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E006C" w14:textId="77777777" w:rsidR="008D286B" w:rsidRPr="0025738B" w:rsidRDefault="0025738B" w:rsidP="001678E5">
      <w:pPr>
        <w:wordWrap/>
        <w:spacing w:line="360" w:lineRule="atLeast"/>
        <w:contextualSpacing/>
        <w:jc w:val="center"/>
        <w:rPr>
          <w:rFonts w:ascii="Times New Roman" w:eastAsiaTheme="minorHAnsi" w:hAnsi="Times New Roman" w:cs="Times New Roman"/>
          <w:b/>
          <w:sz w:val="24"/>
          <w:u w:val="single"/>
        </w:rPr>
      </w:pPr>
      <w:r w:rsidRPr="0025738B">
        <w:rPr>
          <w:rFonts w:ascii="Times New Roman" w:eastAsiaTheme="minorHAnsi" w:hAnsi="Times New Roman" w:cs="Times New Roman"/>
          <w:b/>
          <w:sz w:val="24"/>
          <w:u w:val="single"/>
        </w:rPr>
        <w:t>[</w:t>
      </w:r>
      <w:proofErr w:type="spellStart"/>
      <w:r w:rsidRPr="0025738B">
        <w:rPr>
          <w:rFonts w:ascii="Times New Roman" w:eastAsiaTheme="minorHAnsi" w:hAnsi="Times New Roman" w:cs="Times New Roman" w:hint="eastAsia"/>
          <w:b/>
          <w:sz w:val="24"/>
          <w:u w:val="single"/>
        </w:rPr>
        <w:t>PetDoc</w:t>
      </w:r>
      <w:proofErr w:type="spellEnd"/>
      <w:r w:rsidRPr="0025738B">
        <w:rPr>
          <w:rFonts w:ascii="Times New Roman" w:eastAsiaTheme="minorHAnsi" w:hAnsi="Times New Roman" w:cs="Times New Roman" w:hint="eastAsia"/>
          <w:b/>
          <w:sz w:val="24"/>
          <w:u w:val="single"/>
        </w:rPr>
        <w:t>]</w:t>
      </w:r>
      <w:r w:rsidRPr="0025738B">
        <w:rPr>
          <w:rFonts w:ascii="Times New Roman" w:eastAsiaTheme="minorHAnsi" w:hAnsi="Times New Roman" w:cs="Times New Roman"/>
          <w:b/>
          <w:sz w:val="24"/>
          <w:u w:val="single"/>
        </w:rPr>
        <w:t xml:space="preserve"> </w:t>
      </w:r>
      <w:r w:rsidR="00F54A97" w:rsidRPr="0025738B">
        <w:rPr>
          <w:rFonts w:ascii="Times New Roman" w:eastAsiaTheme="minorHAnsi" w:hAnsi="Times New Roman" w:cs="Times New Roman" w:hint="eastAsia"/>
          <w:b/>
          <w:sz w:val="24"/>
          <w:u w:val="single"/>
        </w:rPr>
        <w:t>주요</w:t>
      </w:r>
      <w:r w:rsidR="00F54A97" w:rsidRPr="0025738B">
        <w:rPr>
          <w:rFonts w:ascii="Times New Roman" w:eastAsiaTheme="minorHAnsi" w:hAnsi="Times New Roman" w:cs="Times New Roman" w:hint="eastAsia"/>
          <w:b/>
          <w:sz w:val="24"/>
          <w:u w:val="single"/>
        </w:rPr>
        <w:t xml:space="preserve"> </w:t>
      </w:r>
      <w:r w:rsidR="00F54A97" w:rsidRPr="0025738B">
        <w:rPr>
          <w:rFonts w:ascii="Times New Roman" w:eastAsiaTheme="minorHAnsi" w:hAnsi="Times New Roman" w:cs="Times New Roman" w:hint="eastAsia"/>
          <w:b/>
          <w:sz w:val="24"/>
          <w:u w:val="single"/>
        </w:rPr>
        <w:t>실사</w:t>
      </w:r>
      <w:r w:rsidR="00F54A97" w:rsidRPr="0025738B">
        <w:rPr>
          <w:rFonts w:ascii="Times New Roman" w:eastAsiaTheme="minorHAnsi" w:hAnsi="Times New Roman" w:cs="Times New Roman" w:hint="eastAsia"/>
          <w:b/>
          <w:sz w:val="24"/>
          <w:u w:val="single"/>
        </w:rPr>
        <w:t xml:space="preserve"> </w:t>
      </w:r>
      <w:r w:rsidR="00F54A97" w:rsidRPr="0025738B">
        <w:rPr>
          <w:rFonts w:ascii="Times New Roman" w:eastAsiaTheme="minorHAnsi" w:hAnsi="Times New Roman" w:cs="Times New Roman" w:hint="eastAsia"/>
          <w:b/>
          <w:sz w:val="24"/>
          <w:u w:val="single"/>
        </w:rPr>
        <w:t>이슈</w:t>
      </w:r>
    </w:p>
    <w:p w14:paraId="0FFE006D" w14:textId="77777777" w:rsidR="008D286B" w:rsidRDefault="008D286B" w:rsidP="001678E5">
      <w:pPr>
        <w:wordWrap/>
        <w:spacing w:line="360" w:lineRule="atLeast"/>
        <w:contextualSpacing/>
        <w:rPr>
          <w:rFonts w:asciiTheme="minorEastAsia" w:eastAsiaTheme="minorEastAsia" w:hAnsiTheme="minorEastAsia" w:cs="Times New Roman"/>
          <w:sz w:val="22"/>
        </w:rPr>
      </w:pPr>
    </w:p>
    <w:tbl>
      <w:tblPr>
        <w:tblStyle w:val="a8"/>
        <w:tblW w:w="0" w:type="auto"/>
        <w:tblLook w:val="04A0" w:firstRow="1" w:lastRow="0" w:firstColumn="1" w:lastColumn="0" w:noHBand="0" w:noVBand="1"/>
      </w:tblPr>
      <w:tblGrid>
        <w:gridCol w:w="9060"/>
      </w:tblGrid>
      <w:tr w:rsidR="00BB1F6D" w14:paraId="0FFE0074" w14:textId="77777777" w:rsidTr="001678E5">
        <w:tc>
          <w:tcPr>
            <w:tcW w:w="9060" w:type="dxa"/>
          </w:tcPr>
          <w:p w14:paraId="0FFE006E" w14:textId="77777777" w:rsidR="00BB1F6D" w:rsidRPr="00850237" w:rsidRDefault="00BB1F6D" w:rsidP="001678E5">
            <w:pPr>
              <w:wordWrap/>
              <w:autoSpaceDE/>
              <w:autoSpaceDN/>
              <w:spacing w:line="360" w:lineRule="atLeast"/>
              <w:rPr>
                <w:rFonts w:asciiTheme="minorEastAsia" w:eastAsiaTheme="minorEastAsia" w:hAnsiTheme="minorEastAsia" w:cs="Times New Roman"/>
                <w:b/>
                <w:sz w:val="22"/>
              </w:rPr>
            </w:pPr>
            <w:r w:rsidRPr="00850237">
              <w:rPr>
                <w:rFonts w:asciiTheme="minorEastAsia" w:eastAsiaTheme="minorEastAsia" w:hAnsiTheme="minorEastAsia" w:cs="Times New Roman" w:hint="eastAsia"/>
                <w:b/>
                <w:sz w:val="22"/>
              </w:rPr>
              <w:t>&lt;범례&gt;</w:t>
            </w:r>
          </w:p>
          <w:p w14:paraId="0FFE006F" w14:textId="77777777" w:rsidR="00BB1F6D" w:rsidRPr="00A11630" w:rsidRDefault="00BB1F6D" w:rsidP="001678E5">
            <w:pPr>
              <w:wordWrap/>
              <w:autoSpaceDE/>
              <w:autoSpaceDN/>
              <w:spacing w:line="360" w:lineRule="atLeast"/>
              <w:rPr>
                <w:rFonts w:asciiTheme="minorEastAsia" w:eastAsiaTheme="minorEastAsia" w:hAnsiTheme="minorEastAsia" w:cs="Times New Roman"/>
                <w:sz w:val="22"/>
              </w:rPr>
            </w:pPr>
            <w:proofErr w:type="spellStart"/>
            <w:r w:rsidRPr="00A11630">
              <w:rPr>
                <w:rFonts w:asciiTheme="minorEastAsia" w:eastAsiaTheme="minorEastAsia" w:hAnsiTheme="minorEastAsia" w:cs="Times New Roman"/>
                <w:sz w:val="22"/>
              </w:rPr>
              <w:t>PetDoc</w:t>
            </w:r>
            <w:proofErr w:type="spellEnd"/>
            <w:r w:rsidRPr="00A11630">
              <w:rPr>
                <w:rFonts w:asciiTheme="minorEastAsia" w:eastAsiaTheme="minorEastAsia" w:hAnsiTheme="minorEastAsia" w:cs="Times New Roman" w:hint="eastAsia"/>
                <w:sz w:val="22"/>
              </w:rPr>
              <w:t xml:space="preserve">: 대상회사(the </w:t>
            </w:r>
            <w:r w:rsidRPr="00A11630">
              <w:rPr>
                <w:rFonts w:asciiTheme="minorEastAsia" w:eastAsiaTheme="minorEastAsia" w:hAnsiTheme="minorEastAsia" w:cs="Times New Roman"/>
                <w:sz w:val="22"/>
              </w:rPr>
              <w:t>“Company”)</w:t>
            </w:r>
          </w:p>
          <w:p w14:paraId="0FFE0070" w14:textId="77777777" w:rsidR="00BB1F6D" w:rsidRPr="00A11630" w:rsidRDefault="00BB1F6D" w:rsidP="001678E5">
            <w:pPr>
              <w:wordWrap/>
              <w:autoSpaceDE/>
              <w:autoSpaceDN/>
              <w:spacing w:line="360" w:lineRule="atLeast"/>
              <w:rPr>
                <w:rFonts w:asciiTheme="minorEastAsia" w:eastAsiaTheme="minorEastAsia" w:hAnsiTheme="minorEastAsia" w:cs="Times New Roman"/>
                <w:sz w:val="22"/>
              </w:rPr>
            </w:pPr>
            <w:r w:rsidRPr="00A11630">
              <w:rPr>
                <w:rFonts w:asciiTheme="minorEastAsia" w:eastAsiaTheme="minorEastAsia" w:hAnsiTheme="minorEastAsia" w:cs="Times New Roman" w:hint="eastAsia"/>
                <w:sz w:val="22"/>
              </w:rPr>
              <w:t>본건 거래:</w:t>
            </w:r>
            <w:r w:rsidRPr="00A11630">
              <w:rPr>
                <w:rFonts w:asciiTheme="minorEastAsia" w:eastAsiaTheme="minorEastAsia" w:hAnsiTheme="minorEastAsia" w:cs="Times New Roman"/>
                <w:sz w:val="22"/>
              </w:rPr>
              <w:t xml:space="preserve"> the “Transaction”</w:t>
            </w:r>
          </w:p>
          <w:p w14:paraId="0FFE0071" w14:textId="77777777" w:rsidR="00BB1F6D" w:rsidRPr="00A11630" w:rsidRDefault="00BB1F6D" w:rsidP="001678E5">
            <w:pPr>
              <w:wordWrap/>
              <w:autoSpaceDE/>
              <w:autoSpaceDN/>
              <w:spacing w:line="360" w:lineRule="atLeast"/>
              <w:rPr>
                <w:rFonts w:asciiTheme="minorEastAsia" w:eastAsiaTheme="minorEastAsia" w:hAnsiTheme="minorEastAsia" w:cs="Times New Roman"/>
                <w:sz w:val="22"/>
              </w:rPr>
            </w:pPr>
            <w:r w:rsidRPr="00A11630">
              <w:rPr>
                <w:rFonts w:asciiTheme="minorEastAsia" w:eastAsiaTheme="minorEastAsia" w:hAnsiTheme="minorEastAsia" w:cs="Times New Roman" w:hint="eastAsia"/>
                <w:sz w:val="22"/>
              </w:rPr>
              <w:t xml:space="preserve">Anchor: 투자자(the </w:t>
            </w:r>
            <w:r w:rsidRPr="00A11630">
              <w:rPr>
                <w:rFonts w:asciiTheme="minorEastAsia" w:eastAsiaTheme="minorEastAsia" w:hAnsiTheme="minorEastAsia" w:cs="Times New Roman"/>
                <w:sz w:val="22"/>
              </w:rPr>
              <w:t>“Investor”)</w:t>
            </w:r>
          </w:p>
          <w:p w14:paraId="0FFE0072" w14:textId="77777777" w:rsidR="00BB1F6D" w:rsidRPr="00A11630" w:rsidRDefault="00BB1F6D" w:rsidP="001678E5">
            <w:pPr>
              <w:wordWrap/>
              <w:autoSpaceDE/>
              <w:autoSpaceDN/>
              <w:spacing w:line="360" w:lineRule="atLeast"/>
              <w:rPr>
                <w:rFonts w:asciiTheme="minorEastAsia" w:eastAsiaTheme="minorEastAsia" w:hAnsiTheme="minorEastAsia" w:cs="Times New Roman"/>
                <w:sz w:val="22"/>
              </w:rPr>
            </w:pPr>
            <w:r w:rsidRPr="00A11630">
              <w:rPr>
                <w:rFonts w:asciiTheme="minorEastAsia" w:eastAsiaTheme="minorEastAsia" w:hAnsiTheme="minorEastAsia" w:cs="Times New Roman" w:hint="eastAsia"/>
                <w:sz w:val="22"/>
              </w:rPr>
              <w:t>최승용:</w:t>
            </w:r>
            <w:r w:rsidRPr="00A11630">
              <w:rPr>
                <w:rFonts w:asciiTheme="minorEastAsia" w:eastAsiaTheme="minorEastAsia" w:hAnsiTheme="minorEastAsia" w:cs="Times New Roman"/>
                <w:sz w:val="22"/>
              </w:rPr>
              <w:t xml:space="preserve"> </w:t>
            </w:r>
            <w:r w:rsidRPr="00A11630">
              <w:rPr>
                <w:rFonts w:asciiTheme="minorEastAsia" w:eastAsiaTheme="minorEastAsia" w:hAnsiTheme="minorEastAsia" w:cs="Times New Roman" w:hint="eastAsia"/>
                <w:sz w:val="22"/>
              </w:rPr>
              <w:t xml:space="preserve">주요주주(the </w:t>
            </w:r>
            <w:r w:rsidRPr="00A11630">
              <w:rPr>
                <w:rFonts w:asciiTheme="minorEastAsia" w:eastAsiaTheme="minorEastAsia" w:hAnsiTheme="minorEastAsia" w:cs="Times New Roman"/>
                <w:sz w:val="22"/>
              </w:rPr>
              <w:t>“</w:t>
            </w:r>
            <w:r w:rsidRPr="00A11630">
              <w:rPr>
                <w:rFonts w:asciiTheme="minorEastAsia" w:eastAsiaTheme="minorEastAsia" w:hAnsiTheme="minorEastAsia" w:cs="Times New Roman" w:hint="eastAsia"/>
                <w:sz w:val="22"/>
              </w:rPr>
              <w:t>Major Shareholder</w:t>
            </w:r>
            <w:r w:rsidRPr="00A11630">
              <w:rPr>
                <w:rFonts w:asciiTheme="minorEastAsia" w:eastAsiaTheme="minorEastAsia" w:hAnsiTheme="minorEastAsia" w:cs="Times New Roman"/>
                <w:sz w:val="22"/>
              </w:rPr>
              <w:t>” or the “</w:t>
            </w:r>
            <w:r w:rsidR="00DB384E" w:rsidRPr="00A11630">
              <w:rPr>
                <w:rFonts w:asciiTheme="minorEastAsia" w:eastAsiaTheme="minorEastAsia" w:hAnsiTheme="minorEastAsia" w:cs="Times New Roman"/>
                <w:sz w:val="22"/>
              </w:rPr>
              <w:t>CEO</w:t>
            </w:r>
            <w:r w:rsidRPr="00A11630">
              <w:rPr>
                <w:rFonts w:asciiTheme="minorEastAsia" w:eastAsiaTheme="minorEastAsia" w:hAnsiTheme="minorEastAsia" w:cs="Times New Roman"/>
                <w:sz w:val="22"/>
              </w:rPr>
              <w:t>”)</w:t>
            </w:r>
          </w:p>
          <w:p w14:paraId="0FFE0073" w14:textId="77777777" w:rsidR="00BB1F6D" w:rsidRDefault="00BB1F6D" w:rsidP="001678E5">
            <w:pPr>
              <w:wordWrap/>
              <w:autoSpaceDE/>
              <w:autoSpaceDN/>
              <w:spacing w:line="360" w:lineRule="atLeast"/>
              <w:rPr>
                <w:rFonts w:asciiTheme="minorEastAsia" w:eastAsiaTheme="minorEastAsia" w:hAnsiTheme="minorEastAsia" w:cs="Times New Roman"/>
                <w:sz w:val="22"/>
              </w:rPr>
            </w:pPr>
            <w:r w:rsidRPr="00A11630">
              <w:rPr>
                <w:rFonts w:asciiTheme="minorEastAsia" w:eastAsiaTheme="minorEastAsia" w:hAnsiTheme="minorEastAsia" w:cs="Times New Roman" w:hint="eastAsia"/>
                <w:sz w:val="22"/>
              </w:rPr>
              <w:t>이태형:</w:t>
            </w:r>
            <w:r w:rsidRPr="00A11630">
              <w:rPr>
                <w:rFonts w:asciiTheme="minorEastAsia" w:eastAsiaTheme="minorEastAsia" w:hAnsiTheme="minorEastAsia" w:cs="Times New Roman"/>
                <w:sz w:val="22"/>
              </w:rPr>
              <w:t xml:space="preserve"> 2</w:t>
            </w:r>
            <w:r w:rsidRPr="00A11630">
              <w:rPr>
                <w:rFonts w:asciiTheme="minorEastAsia" w:eastAsiaTheme="minorEastAsia" w:hAnsiTheme="minorEastAsia" w:cs="Times New Roman" w:hint="eastAsia"/>
                <w:sz w:val="22"/>
              </w:rPr>
              <w:t xml:space="preserve">대주주(the </w:t>
            </w:r>
            <w:r w:rsidRPr="00A11630">
              <w:rPr>
                <w:rFonts w:asciiTheme="minorEastAsia" w:eastAsiaTheme="minorEastAsia" w:hAnsiTheme="minorEastAsia" w:cs="Times New Roman"/>
                <w:sz w:val="22"/>
              </w:rPr>
              <w:t>“Second-largest Shareholder”)</w:t>
            </w:r>
          </w:p>
        </w:tc>
      </w:tr>
    </w:tbl>
    <w:p w14:paraId="0FFE0075" w14:textId="77777777" w:rsidR="00BB1F6D" w:rsidRPr="00BB1F6D" w:rsidRDefault="00BB1F6D" w:rsidP="001678E5">
      <w:pPr>
        <w:wordWrap/>
        <w:spacing w:line="360" w:lineRule="atLeast"/>
        <w:contextualSpacing/>
        <w:rPr>
          <w:rFonts w:asciiTheme="minorEastAsia" w:eastAsiaTheme="minorEastAsia" w:hAnsiTheme="minorEastAsia" w:cs="Times New Roman"/>
          <w:sz w:val="22"/>
        </w:rPr>
      </w:pPr>
    </w:p>
    <w:p w14:paraId="0FFE0076" w14:textId="77777777" w:rsidR="008122D2" w:rsidRDefault="00F54A97" w:rsidP="001678E5">
      <w:pPr>
        <w:pStyle w:val="a5"/>
        <w:numPr>
          <w:ilvl w:val="0"/>
          <w:numId w:val="1"/>
        </w:numPr>
        <w:wordWrap/>
        <w:spacing w:line="360" w:lineRule="atLeast"/>
        <w:ind w:leftChars="0" w:left="357" w:hanging="357"/>
        <w:contextualSpacing/>
        <w:outlineLvl w:val="0"/>
        <w:rPr>
          <w:rFonts w:asciiTheme="minorEastAsia" w:eastAsiaTheme="minorEastAsia" w:hAnsiTheme="minorEastAsia" w:cs="Times New Roman"/>
          <w:b/>
        </w:rPr>
      </w:pPr>
      <w:r w:rsidRPr="00156836">
        <w:rPr>
          <w:rFonts w:asciiTheme="minorEastAsia" w:eastAsiaTheme="minorEastAsia" w:hAnsiTheme="minorEastAsia" w:cs="Times New Roman" w:hint="eastAsia"/>
          <w:b/>
        </w:rPr>
        <w:t>회사 일반</w:t>
      </w:r>
      <w:r w:rsidR="00AA2808">
        <w:rPr>
          <w:rFonts w:asciiTheme="minorEastAsia" w:eastAsiaTheme="minorEastAsia" w:hAnsiTheme="minorEastAsia" w:cs="Times New Roman" w:hint="eastAsia"/>
          <w:b/>
        </w:rPr>
        <w:t xml:space="preserve"> (</w:t>
      </w:r>
      <w:r w:rsidR="00394CB5">
        <w:rPr>
          <w:rFonts w:asciiTheme="minorEastAsia" w:eastAsiaTheme="minorEastAsia" w:hAnsiTheme="minorEastAsia" w:cs="Times New Roman" w:hint="eastAsia"/>
          <w:b/>
        </w:rPr>
        <w:t>박동희</w:t>
      </w:r>
      <w:r w:rsidR="00AA2808">
        <w:rPr>
          <w:rFonts w:asciiTheme="minorEastAsia" w:eastAsiaTheme="minorEastAsia" w:hAnsiTheme="minorEastAsia" w:cs="Times New Roman" w:hint="eastAsia"/>
          <w:b/>
        </w:rPr>
        <w:t>)</w:t>
      </w:r>
    </w:p>
    <w:p w14:paraId="0FFE0077" w14:textId="77777777" w:rsidR="00344C75" w:rsidRDefault="00344C75" w:rsidP="001678E5">
      <w:pPr>
        <w:pStyle w:val="a5"/>
        <w:wordWrap/>
        <w:spacing w:line="360" w:lineRule="atLeast"/>
        <w:ind w:leftChars="0" w:left="360"/>
        <w:contextualSpacing/>
        <w:rPr>
          <w:rFonts w:asciiTheme="minorEastAsia" w:eastAsiaTheme="minorEastAsia" w:hAnsiTheme="minorEastAsia" w:cs="Times New Roman"/>
          <w:b/>
        </w:rPr>
      </w:pPr>
    </w:p>
    <w:p w14:paraId="0FFE0078" w14:textId="77777777" w:rsidR="00917DE2" w:rsidRPr="00F31800" w:rsidRDefault="00901A51" w:rsidP="00917DE2">
      <w:pPr>
        <w:pStyle w:val="a5"/>
        <w:numPr>
          <w:ilvl w:val="0"/>
          <w:numId w:val="3"/>
        </w:numPr>
        <w:wordWrap/>
        <w:spacing w:line="360" w:lineRule="atLeast"/>
        <w:ind w:leftChars="0" w:left="814"/>
        <w:contextualSpacing/>
        <w:rPr>
          <w:rFonts w:asciiTheme="minorEastAsia" w:eastAsiaTheme="minorEastAsia" w:hAnsiTheme="minorEastAsia" w:cs="Times New Roman"/>
          <w:b/>
          <w:highlight w:val="yellow"/>
        </w:rPr>
      </w:pPr>
      <w:r w:rsidRPr="00F31800">
        <w:rPr>
          <w:rFonts w:asciiTheme="minorEastAsia" w:eastAsiaTheme="minorEastAsia" w:hAnsiTheme="minorEastAsia" w:cs="Times New Roman" w:hint="eastAsia"/>
          <w:b/>
          <w:highlight w:val="yellow"/>
        </w:rPr>
        <w:t>자본구조 현황</w:t>
      </w:r>
    </w:p>
    <w:p w14:paraId="0FFE0079" w14:textId="77777777" w:rsidR="00917DE2" w:rsidRPr="00F31800" w:rsidRDefault="00917DE2" w:rsidP="00917DE2">
      <w:pPr>
        <w:pStyle w:val="a5"/>
        <w:numPr>
          <w:ilvl w:val="0"/>
          <w:numId w:val="6"/>
        </w:numPr>
        <w:wordWrap/>
        <w:spacing w:line="360" w:lineRule="atLeast"/>
        <w:ind w:leftChars="0" w:left="1307"/>
        <w:contextualSpacing/>
        <w:rPr>
          <w:rFonts w:asciiTheme="minorEastAsia" w:eastAsiaTheme="minorEastAsia" w:hAnsiTheme="minorEastAsia" w:cs="Times New Roman"/>
          <w:b/>
          <w:highlight w:val="yellow"/>
        </w:rPr>
      </w:pPr>
      <w:r w:rsidRPr="00F31800">
        <w:rPr>
          <w:rFonts w:asciiTheme="minorEastAsia" w:eastAsiaTheme="minorEastAsia" w:hAnsiTheme="minorEastAsia" w:cs="Times New Roman" w:hint="eastAsia"/>
          <w:highlight w:val="yellow"/>
        </w:rPr>
        <w:t>대상회사의 주주현황은 다음과 같음(기준:</w:t>
      </w:r>
      <w:r w:rsidRPr="00F31800">
        <w:rPr>
          <w:rFonts w:asciiTheme="minorEastAsia" w:eastAsiaTheme="minorEastAsia" w:hAnsiTheme="minorEastAsia" w:cs="Times New Roman"/>
          <w:highlight w:val="yellow"/>
        </w:rPr>
        <w:t xml:space="preserve"> 2021. 5. 7.) </w:t>
      </w:r>
    </w:p>
    <w:tbl>
      <w:tblPr>
        <w:tblStyle w:val="a8"/>
        <w:tblW w:w="0" w:type="auto"/>
        <w:tblInd w:w="1307" w:type="dxa"/>
        <w:tblLook w:val="04A0" w:firstRow="1" w:lastRow="0" w:firstColumn="1" w:lastColumn="0" w:noHBand="0" w:noVBand="1"/>
      </w:tblPr>
      <w:tblGrid>
        <w:gridCol w:w="2232"/>
        <w:gridCol w:w="1559"/>
        <w:gridCol w:w="1560"/>
        <w:gridCol w:w="2402"/>
      </w:tblGrid>
      <w:tr w:rsidR="00917DE2" w:rsidRPr="00F31800" w14:paraId="0FFE007E" w14:textId="77777777" w:rsidTr="00284125">
        <w:tc>
          <w:tcPr>
            <w:tcW w:w="2232" w:type="dxa"/>
            <w:shd w:val="clear" w:color="auto" w:fill="D9D9D9" w:themeFill="background1" w:themeFillShade="D9"/>
          </w:tcPr>
          <w:p w14:paraId="0FFE007A"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주주</w:t>
            </w:r>
          </w:p>
        </w:tc>
        <w:tc>
          <w:tcPr>
            <w:tcW w:w="1559" w:type="dxa"/>
            <w:shd w:val="clear" w:color="auto" w:fill="D9D9D9" w:themeFill="background1" w:themeFillShade="D9"/>
          </w:tcPr>
          <w:p w14:paraId="0FFE007B"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주식 수</w:t>
            </w:r>
          </w:p>
        </w:tc>
        <w:tc>
          <w:tcPr>
            <w:tcW w:w="1560" w:type="dxa"/>
            <w:shd w:val="clear" w:color="auto" w:fill="D9D9D9" w:themeFill="background1" w:themeFillShade="D9"/>
          </w:tcPr>
          <w:p w14:paraId="0FFE007C"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지분율</w:t>
            </w:r>
          </w:p>
        </w:tc>
        <w:tc>
          <w:tcPr>
            <w:tcW w:w="2402" w:type="dxa"/>
            <w:shd w:val="clear" w:color="auto" w:fill="D9D9D9" w:themeFill="background1" w:themeFillShade="D9"/>
          </w:tcPr>
          <w:p w14:paraId="0FFE007D"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비고</w:t>
            </w:r>
          </w:p>
        </w:tc>
      </w:tr>
      <w:tr w:rsidR="00917DE2" w:rsidRPr="00F31800" w14:paraId="0FFE0083" w14:textId="77777777" w:rsidTr="00284125">
        <w:tc>
          <w:tcPr>
            <w:tcW w:w="2232" w:type="dxa"/>
          </w:tcPr>
          <w:p w14:paraId="0FFE007F"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최승용</w:t>
            </w:r>
          </w:p>
        </w:tc>
        <w:tc>
          <w:tcPr>
            <w:tcW w:w="1559" w:type="dxa"/>
          </w:tcPr>
          <w:p w14:paraId="0FFE0080"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126,680</w:t>
            </w:r>
          </w:p>
        </w:tc>
        <w:tc>
          <w:tcPr>
            <w:tcW w:w="1560" w:type="dxa"/>
          </w:tcPr>
          <w:p w14:paraId="0FFE0081"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30.424%</w:t>
            </w:r>
          </w:p>
        </w:tc>
        <w:tc>
          <w:tcPr>
            <w:tcW w:w="2402" w:type="dxa"/>
          </w:tcPr>
          <w:p w14:paraId="0FFE0082"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최대주주, 대표이사</w:t>
            </w:r>
          </w:p>
        </w:tc>
      </w:tr>
      <w:tr w:rsidR="00917DE2" w:rsidRPr="00F31800" w14:paraId="0FFE0088" w14:textId="77777777" w:rsidTr="00284125">
        <w:tc>
          <w:tcPr>
            <w:tcW w:w="2232" w:type="dxa"/>
          </w:tcPr>
          <w:p w14:paraId="0FFE0084"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이태형</w:t>
            </w:r>
          </w:p>
        </w:tc>
        <w:tc>
          <w:tcPr>
            <w:tcW w:w="1559" w:type="dxa"/>
          </w:tcPr>
          <w:p w14:paraId="0FFE0085"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55,640</w:t>
            </w:r>
          </w:p>
        </w:tc>
        <w:tc>
          <w:tcPr>
            <w:tcW w:w="1560" w:type="dxa"/>
          </w:tcPr>
          <w:p w14:paraId="0FFE0086"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13.363%</w:t>
            </w:r>
          </w:p>
        </w:tc>
        <w:tc>
          <w:tcPr>
            <w:tcW w:w="2402" w:type="dxa"/>
          </w:tcPr>
          <w:p w14:paraId="0FFE0087"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이사</w:t>
            </w:r>
          </w:p>
        </w:tc>
      </w:tr>
      <w:tr w:rsidR="00917DE2" w:rsidRPr="00F31800" w14:paraId="0FFE008D" w14:textId="77777777" w:rsidTr="00284125">
        <w:tc>
          <w:tcPr>
            <w:tcW w:w="2232" w:type="dxa"/>
          </w:tcPr>
          <w:p w14:paraId="0FFE0089"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한국예탁결제원</w:t>
            </w:r>
          </w:p>
        </w:tc>
        <w:tc>
          <w:tcPr>
            <w:tcW w:w="1559" w:type="dxa"/>
          </w:tcPr>
          <w:p w14:paraId="0FFE008A"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52</w:t>
            </w:r>
            <w:r w:rsidRPr="00F31800">
              <w:rPr>
                <w:rFonts w:hint="eastAsia"/>
                <w:highlight w:val="yellow"/>
              </w:rPr>
              <w:t>,444</w:t>
            </w:r>
          </w:p>
        </w:tc>
        <w:tc>
          <w:tcPr>
            <w:tcW w:w="1560" w:type="dxa"/>
          </w:tcPr>
          <w:p w14:paraId="0FFE008B"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12.595%</w:t>
            </w:r>
          </w:p>
        </w:tc>
        <w:tc>
          <w:tcPr>
            <w:tcW w:w="2402" w:type="dxa"/>
          </w:tcPr>
          <w:p w14:paraId="0FFE008C"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proofErr w:type="spellStart"/>
            <w:r w:rsidRPr="00F31800">
              <w:rPr>
                <w:rFonts w:hint="eastAsia"/>
                <w:highlight w:val="yellow"/>
              </w:rPr>
              <w:t>크라우드펀딩</w:t>
            </w:r>
            <w:proofErr w:type="spellEnd"/>
            <w:r w:rsidRPr="00F31800">
              <w:rPr>
                <w:rFonts w:hint="eastAsia"/>
                <w:highlight w:val="yellow"/>
              </w:rPr>
              <w:t xml:space="preserve"> 소액주주</w:t>
            </w:r>
          </w:p>
        </w:tc>
      </w:tr>
      <w:tr w:rsidR="00917DE2" w:rsidRPr="00F31800" w14:paraId="0FFE0092" w14:textId="77777777" w:rsidTr="00284125">
        <w:tc>
          <w:tcPr>
            <w:tcW w:w="2232" w:type="dxa"/>
          </w:tcPr>
          <w:p w14:paraId="0FFE008E"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임하나</w:t>
            </w:r>
          </w:p>
        </w:tc>
        <w:tc>
          <w:tcPr>
            <w:tcW w:w="1559" w:type="dxa"/>
          </w:tcPr>
          <w:p w14:paraId="0FFE008F"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37,500</w:t>
            </w:r>
          </w:p>
        </w:tc>
        <w:tc>
          <w:tcPr>
            <w:tcW w:w="1560" w:type="dxa"/>
          </w:tcPr>
          <w:p w14:paraId="0FFE0090"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9.006%</w:t>
            </w:r>
          </w:p>
        </w:tc>
        <w:tc>
          <w:tcPr>
            <w:tcW w:w="2402" w:type="dxa"/>
          </w:tcPr>
          <w:p w14:paraId="0FFE0091"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초기 투자자</w:t>
            </w:r>
          </w:p>
        </w:tc>
      </w:tr>
      <w:tr w:rsidR="00917DE2" w:rsidRPr="00F31800" w14:paraId="0FFE0097" w14:textId="77777777" w:rsidTr="00284125">
        <w:tc>
          <w:tcPr>
            <w:tcW w:w="2232" w:type="dxa"/>
          </w:tcPr>
          <w:p w14:paraId="0FFE0093"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조선혜</w:t>
            </w:r>
          </w:p>
        </w:tc>
        <w:tc>
          <w:tcPr>
            <w:tcW w:w="1559" w:type="dxa"/>
          </w:tcPr>
          <w:p w14:paraId="0FFE0094"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32,500</w:t>
            </w:r>
          </w:p>
        </w:tc>
        <w:tc>
          <w:tcPr>
            <w:tcW w:w="1560" w:type="dxa"/>
          </w:tcPr>
          <w:p w14:paraId="0FFE0095"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7.805</w:t>
            </w:r>
            <w:r w:rsidRPr="00F31800">
              <w:rPr>
                <w:rFonts w:hint="eastAsia"/>
                <w:highlight w:val="yellow"/>
              </w:rPr>
              <w:t>%</w:t>
            </w:r>
          </w:p>
        </w:tc>
        <w:tc>
          <w:tcPr>
            <w:tcW w:w="2402" w:type="dxa"/>
          </w:tcPr>
          <w:p w14:paraId="0FFE0096"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C round 투자자</w:t>
            </w:r>
          </w:p>
        </w:tc>
      </w:tr>
      <w:tr w:rsidR="00917DE2" w:rsidRPr="00F31800" w14:paraId="0FFE009C" w14:textId="77777777" w:rsidTr="00284125">
        <w:tc>
          <w:tcPr>
            <w:tcW w:w="2232" w:type="dxa"/>
          </w:tcPr>
          <w:p w14:paraId="0FFE0098"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proofErr w:type="spellStart"/>
            <w:r w:rsidRPr="00F31800">
              <w:rPr>
                <w:rFonts w:asciiTheme="minorEastAsia" w:eastAsiaTheme="minorEastAsia" w:hAnsiTheme="minorEastAsia" w:cs="Times New Roman" w:hint="eastAsia"/>
                <w:highlight w:val="yellow"/>
              </w:rPr>
              <w:t>시몬느피티에프</w:t>
            </w:r>
            <w:proofErr w:type="spellEnd"/>
            <w:r w:rsidRPr="00F31800">
              <w:rPr>
                <w:rFonts w:asciiTheme="minorEastAsia" w:eastAsiaTheme="minorEastAsia" w:hAnsiTheme="minorEastAsia" w:cs="Times New Roman" w:hint="eastAsia"/>
                <w:highlight w:val="yellow"/>
              </w:rPr>
              <w:t>1호사모투자 합자회사</w:t>
            </w:r>
          </w:p>
        </w:tc>
        <w:tc>
          <w:tcPr>
            <w:tcW w:w="1559" w:type="dxa"/>
          </w:tcPr>
          <w:p w14:paraId="0FFE0099"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28,306</w:t>
            </w:r>
          </w:p>
        </w:tc>
        <w:tc>
          <w:tcPr>
            <w:tcW w:w="1560" w:type="dxa"/>
          </w:tcPr>
          <w:p w14:paraId="0FFE009A"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6.798</w:t>
            </w:r>
            <w:r w:rsidRPr="00F31800">
              <w:rPr>
                <w:rFonts w:hint="eastAsia"/>
                <w:highlight w:val="yellow"/>
              </w:rPr>
              <w:t>%</w:t>
            </w:r>
          </w:p>
        </w:tc>
        <w:tc>
          <w:tcPr>
            <w:tcW w:w="2402" w:type="dxa"/>
          </w:tcPr>
          <w:p w14:paraId="0FFE009B"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B round 투자자</w:t>
            </w:r>
          </w:p>
        </w:tc>
      </w:tr>
      <w:tr w:rsidR="00917DE2" w:rsidRPr="00F31800" w14:paraId="0FFE00A1" w14:textId="77777777" w:rsidTr="00284125">
        <w:tc>
          <w:tcPr>
            <w:tcW w:w="2232" w:type="dxa"/>
          </w:tcPr>
          <w:p w14:paraId="0FFE009D"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proofErr w:type="spellStart"/>
            <w:r w:rsidRPr="00F31800">
              <w:rPr>
                <w:rFonts w:asciiTheme="minorEastAsia" w:eastAsiaTheme="minorEastAsia" w:hAnsiTheme="minorEastAsia" w:cs="Times New Roman" w:hint="eastAsia"/>
                <w:highlight w:val="yellow"/>
              </w:rPr>
              <w:t>아르케지투지</w:t>
            </w:r>
            <w:proofErr w:type="spellEnd"/>
            <w:r w:rsidRPr="00F31800">
              <w:rPr>
                <w:rFonts w:asciiTheme="minorEastAsia" w:eastAsiaTheme="minorEastAsia" w:hAnsiTheme="minorEastAsia" w:cs="Times New Roman" w:hint="eastAsia"/>
                <w:highlight w:val="yellow"/>
              </w:rPr>
              <w:t xml:space="preserve"> 신기술투자조합 제1호</w:t>
            </w:r>
          </w:p>
        </w:tc>
        <w:tc>
          <w:tcPr>
            <w:tcW w:w="1559" w:type="dxa"/>
          </w:tcPr>
          <w:p w14:paraId="0FFE009E"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15,000</w:t>
            </w:r>
          </w:p>
        </w:tc>
        <w:tc>
          <w:tcPr>
            <w:tcW w:w="1560" w:type="dxa"/>
          </w:tcPr>
          <w:p w14:paraId="0FFE009F"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3.602%</w:t>
            </w:r>
          </w:p>
        </w:tc>
        <w:tc>
          <w:tcPr>
            <w:tcW w:w="2402" w:type="dxa"/>
          </w:tcPr>
          <w:p w14:paraId="0FFE00A0"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 xml:space="preserve">구주 </w:t>
            </w:r>
            <w:proofErr w:type="spellStart"/>
            <w:r w:rsidRPr="00F31800">
              <w:rPr>
                <w:rFonts w:hint="eastAsia"/>
                <w:highlight w:val="yellow"/>
              </w:rPr>
              <w:t>매입자</w:t>
            </w:r>
            <w:proofErr w:type="spellEnd"/>
          </w:p>
        </w:tc>
      </w:tr>
      <w:tr w:rsidR="00917DE2" w:rsidRPr="00F31800" w14:paraId="0FFE00A6" w14:textId="77777777" w:rsidTr="00284125">
        <w:tc>
          <w:tcPr>
            <w:tcW w:w="2232" w:type="dxa"/>
          </w:tcPr>
          <w:p w14:paraId="0FFE00A2"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w:t>
            </w:r>
            <w:proofErr w:type="spellStart"/>
            <w:r w:rsidRPr="00F31800">
              <w:rPr>
                <w:rFonts w:hint="eastAsia"/>
                <w:highlight w:val="yellow"/>
              </w:rPr>
              <w:t>에이치피오</w:t>
            </w:r>
            <w:proofErr w:type="spellEnd"/>
          </w:p>
        </w:tc>
        <w:tc>
          <w:tcPr>
            <w:tcW w:w="1559" w:type="dxa"/>
          </w:tcPr>
          <w:p w14:paraId="0FFE00A3"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13,761</w:t>
            </w:r>
          </w:p>
        </w:tc>
        <w:tc>
          <w:tcPr>
            <w:tcW w:w="1560" w:type="dxa"/>
          </w:tcPr>
          <w:p w14:paraId="0FFE00A4"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3.305</w:t>
            </w:r>
            <w:r w:rsidRPr="00F31800">
              <w:rPr>
                <w:rFonts w:hint="eastAsia"/>
                <w:highlight w:val="yellow"/>
              </w:rPr>
              <w:t>%</w:t>
            </w:r>
          </w:p>
        </w:tc>
        <w:tc>
          <w:tcPr>
            <w:tcW w:w="2402" w:type="dxa"/>
          </w:tcPr>
          <w:p w14:paraId="0FFE00A5"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C round</w:t>
            </w:r>
            <w:r w:rsidRPr="00F31800">
              <w:rPr>
                <w:highlight w:val="yellow"/>
              </w:rPr>
              <w:t xml:space="preserve"> </w:t>
            </w:r>
            <w:r w:rsidRPr="00F31800">
              <w:rPr>
                <w:rFonts w:hint="eastAsia"/>
                <w:highlight w:val="yellow"/>
              </w:rPr>
              <w:t>투자자</w:t>
            </w:r>
          </w:p>
        </w:tc>
      </w:tr>
      <w:tr w:rsidR="00917DE2" w:rsidRPr="00F31800" w14:paraId="0FFE00AB" w14:textId="77777777" w:rsidTr="00284125">
        <w:tc>
          <w:tcPr>
            <w:tcW w:w="2232" w:type="dxa"/>
          </w:tcPr>
          <w:p w14:paraId="0FFE00A7"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proofErr w:type="spellStart"/>
            <w:r w:rsidRPr="00F31800">
              <w:rPr>
                <w:rFonts w:asciiTheme="minorEastAsia" w:eastAsiaTheme="minorEastAsia" w:hAnsiTheme="minorEastAsia" w:cs="Times New Roman" w:hint="eastAsia"/>
                <w:highlight w:val="yellow"/>
              </w:rPr>
              <w:t>신영밸류신기술사업투자조합</w:t>
            </w:r>
            <w:proofErr w:type="spellEnd"/>
            <w:r w:rsidRPr="00F31800">
              <w:rPr>
                <w:rFonts w:asciiTheme="minorEastAsia" w:eastAsiaTheme="minorEastAsia" w:hAnsiTheme="minorEastAsia" w:cs="Times New Roman" w:hint="eastAsia"/>
                <w:highlight w:val="yellow"/>
              </w:rPr>
              <w:t>2호</w:t>
            </w:r>
          </w:p>
        </w:tc>
        <w:tc>
          <w:tcPr>
            <w:tcW w:w="1559" w:type="dxa"/>
          </w:tcPr>
          <w:p w14:paraId="0FFE00A8"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13,620</w:t>
            </w:r>
          </w:p>
        </w:tc>
        <w:tc>
          <w:tcPr>
            <w:tcW w:w="1560" w:type="dxa"/>
          </w:tcPr>
          <w:p w14:paraId="0FFE00A9"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3.271</w:t>
            </w:r>
            <w:r w:rsidRPr="00F31800">
              <w:rPr>
                <w:rFonts w:hint="eastAsia"/>
                <w:highlight w:val="yellow"/>
              </w:rPr>
              <w:t>%</w:t>
            </w:r>
          </w:p>
        </w:tc>
        <w:tc>
          <w:tcPr>
            <w:tcW w:w="2402" w:type="dxa"/>
          </w:tcPr>
          <w:p w14:paraId="0FFE00AA"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B round 투자자</w:t>
            </w:r>
          </w:p>
        </w:tc>
      </w:tr>
      <w:tr w:rsidR="00917DE2" w:rsidRPr="00F31800" w14:paraId="0FFE00B0" w14:textId="77777777" w:rsidTr="00284125">
        <w:tc>
          <w:tcPr>
            <w:tcW w:w="2232" w:type="dxa"/>
          </w:tcPr>
          <w:p w14:paraId="0FFE00AC"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proofErr w:type="spellStart"/>
            <w:r w:rsidRPr="00F31800">
              <w:rPr>
                <w:rFonts w:asciiTheme="minorEastAsia" w:eastAsiaTheme="minorEastAsia" w:hAnsiTheme="minorEastAsia" w:cs="Times New Roman" w:hint="eastAsia"/>
                <w:highlight w:val="yellow"/>
              </w:rPr>
              <w:t>시몬느자산운용</w:t>
            </w:r>
            <w:proofErr w:type="spellEnd"/>
            <w:r w:rsidRPr="00F31800">
              <w:rPr>
                <w:rFonts w:asciiTheme="minorEastAsia" w:eastAsiaTheme="minorEastAsia" w:hAnsiTheme="minorEastAsia" w:cs="Times New Roman"/>
                <w:highlight w:val="yellow"/>
              </w:rPr>
              <w:t>㈜</w:t>
            </w:r>
          </w:p>
        </w:tc>
        <w:tc>
          <w:tcPr>
            <w:tcW w:w="1559" w:type="dxa"/>
          </w:tcPr>
          <w:p w14:paraId="0FFE00AD"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10,484</w:t>
            </w:r>
          </w:p>
        </w:tc>
        <w:tc>
          <w:tcPr>
            <w:tcW w:w="1560" w:type="dxa"/>
          </w:tcPr>
          <w:p w14:paraId="0FFE00AE"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2.518</w:t>
            </w:r>
            <w:r w:rsidRPr="00F31800">
              <w:rPr>
                <w:rFonts w:hint="eastAsia"/>
                <w:highlight w:val="yellow"/>
              </w:rPr>
              <w:t>%</w:t>
            </w:r>
          </w:p>
        </w:tc>
        <w:tc>
          <w:tcPr>
            <w:tcW w:w="2402" w:type="dxa"/>
          </w:tcPr>
          <w:p w14:paraId="0FFE00AF"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B</w:t>
            </w:r>
            <w:r w:rsidRPr="00F31800">
              <w:rPr>
                <w:highlight w:val="yellow"/>
              </w:rPr>
              <w:t xml:space="preserve"> round </w:t>
            </w:r>
            <w:r w:rsidRPr="00F31800">
              <w:rPr>
                <w:rFonts w:hint="eastAsia"/>
                <w:highlight w:val="yellow"/>
              </w:rPr>
              <w:t>투자자</w:t>
            </w:r>
          </w:p>
        </w:tc>
      </w:tr>
      <w:tr w:rsidR="00917DE2" w:rsidRPr="00F31800" w14:paraId="0FFE00B5" w14:textId="77777777" w:rsidTr="00284125">
        <w:tc>
          <w:tcPr>
            <w:tcW w:w="2232" w:type="dxa"/>
          </w:tcPr>
          <w:p w14:paraId="0FFE00B1"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김재현</w:t>
            </w:r>
          </w:p>
        </w:tc>
        <w:tc>
          <w:tcPr>
            <w:tcW w:w="1559" w:type="dxa"/>
          </w:tcPr>
          <w:p w14:paraId="0FFE00B2"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6,423</w:t>
            </w:r>
          </w:p>
        </w:tc>
        <w:tc>
          <w:tcPr>
            <w:tcW w:w="1560" w:type="dxa"/>
          </w:tcPr>
          <w:p w14:paraId="0FFE00B3"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1.543</w:t>
            </w:r>
            <w:r w:rsidRPr="00F31800">
              <w:rPr>
                <w:highlight w:val="yellow"/>
              </w:rPr>
              <w:t>%</w:t>
            </w:r>
          </w:p>
        </w:tc>
        <w:tc>
          <w:tcPr>
            <w:tcW w:w="2402" w:type="dxa"/>
          </w:tcPr>
          <w:p w14:paraId="0FFE00B4"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C round 투자자</w:t>
            </w:r>
          </w:p>
        </w:tc>
      </w:tr>
      <w:tr w:rsidR="00917DE2" w:rsidRPr="00F31800" w14:paraId="0FFE00BA" w14:textId="77777777" w:rsidTr="00284125">
        <w:tc>
          <w:tcPr>
            <w:tcW w:w="2232" w:type="dxa"/>
          </w:tcPr>
          <w:p w14:paraId="0FFE00B6"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심지혜</w:t>
            </w:r>
          </w:p>
        </w:tc>
        <w:tc>
          <w:tcPr>
            <w:tcW w:w="1559" w:type="dxa"/>
          </w:tcPr>
          <w:p w14:paraId="0FFE00B7"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6,423</w:t>
            </w:r>
          </w:p>
        </w:tc>
        <w:tc>
          <w:tcPr>
            <w:tcW w:w="1560" w:type="dxa"/>
          </w:tcPr>
          <w:p w14:paraId="0FFE00B8"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1.543</w:t>
            </w:r>
            <w:r w:rsidRPr="00F31800">
              <w:rPr>
                <w:highlight w:val="yellow"/>
              </w:rPr>
              <w:t>%</w:t>
            </w:r>
          </w:p>
        </w:tc>
        <w:tc>
          <w:tcPr>
            <w:tcW w:w="2402" w:type="dxa"/>
          </w:tcPr>
          <w:p w14:paraId="0FFE00B9"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C round 투자자</w:t>
            </w:r>
          </w:p>
        </w:tc>
      </w:tr>
      <w:tr w:rsidR="00917DE2" w:rsidRPr="00F31800" w14:paraId="0FFE00BF" w14:textId="77777777" w:rsidTr="00284125">
        <w:tc>
          <w:tcPr>
            <w:tcW w:w="2232" w:type="dxa"/>
          </w:tcPr>
          <w:p w14:paraId="0FFE00BB"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proofErr w:type="spellStart"/>
            <w:r w:rsidRPr="00F31800">
              <w:rPr>
                <w:rFonts w:asciiTheme="minorEastAsia" w:eastAsiaTheme="minorEastAsia" w:hAnsiTheme="minorEastAsia" w:cs="Times New Roman" w:hint="eastAsia"/>
                <w:highlight w:val="yellow"/>
              </w:rPr>
              <w:t>정충모</w:t>
            </w:r>
            <w:proofErr w:type="spellEnd"/>
          </w:p>
        </w:tc>
        <w:tc>
          <w:tcPr>
            <w:tcW w:w="1559" w:type="dxa"/>
          </w:tcPr>
          <w:p w14:paraId="0FFE00BC"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6,423</w:t>
            </w:r>
          </w:p>
        </w:tc>
        <w:tc>
          <w:tcPr>
            <w:tcW w:w="1560" w:type="dxa"/>
          </w:tcPr>
          <w:p w14:paraId="0FFE00BD"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1.543</w:t>
            </w:r>
            <w:r w:rsidRPr="00F31800">
              <w:rPr>
                <w:highlight w:val="yellow"/>
              </w:rPr>
              <w:t>%</w:t>
            </w:r>
          </w:p>
        </w:tc>
        <w:tc>
          <w:tcPr>
            <w:tcW w:w="2402" w:type="dxa"/>
          </w:tcPr>
          <w:p w14:paraId="0FFE00BE"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C round 투자자</w:t>
            </w:r>
          </w:p>
        </w:tc>
      </w:tr>
      <w:tr w:rsidR="00917DE2" w:rsidRPr="00F31800" w14:paraId="0FFE00C4" w14:textId="77777777" w:rsidTr="00284125">
        <w:tc>
          <w:tcPr>
            <w:tcW w:w="2232" w:type="dxa"/>
          </w:tcPr>
          <w:p w14:paraId="0FFE00C0"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proofErr w:type="spellStart"/>
            <w:r w:rsidRPr="00F31800">
              <w:rPr>
                <w:rFonts w:asciiTheme="minorEastAsia" w:eastAsiaTheme="minorEastAsia" w:hAnsiTheme="minorEastAsia" w:cs="Times New Roman" w:hint="eastAsia"/>
                <w:highlight w:val="yellow"/>
              </w:rPr>
              <w:t>케이클라비스하이리챌린지투자조합</w:t>
            </w:r>
            <w:proofErr w:type="spellEnd"/>
          </w:p>
        </w:tc>
        <w:tc>
          <w:tcPr>
            <w:tcW w:w="1559" w:type="dxa"/>
          </w:tcPr>
          <w:p w14:paraId="0FFE00C1"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4,586</w:t>
            </w:r>
          </w:p>
        </w:tc>
        <w:tc>
          <w:tcPr>
            <w:tcW w:w="1560" w:type="dxa"/>
          </w:tcPr>
          <w:p w14:paraId="0FFE00C2"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1.101%</w:t>
            </w:r>
          </w:p>
        </w:tc>
        <w:tc>
          <w:tcPr>
            <w:tcW w:w="2402" w:type="dxa"/>
          </w:tcPr>
          <w:p w14:paraId="0FFE00C3"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C round 투자자</w:t>
            </w:r>
          </w:p>
        </w:tc>
      </w:tr>
      <w:tr w:rsidR="00917DE2" w:rsidRPr="00F31800" w14:paraId="0FFE00C9" w14:textId="77777777" w:rsidTr="00284125">
        <w:tc>
          <w:tcPr>
            <w:tcW w:w="2232" w:type="dxa"/>
          </w:tcPr>
          <w:p w14:paraId="0FFE00C5"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proofErr w:type="spellStart"/>
            <w:r w:rsidRPr="00F31800">
              <w:rPr>
                <w:rFonts w:asciiTheme="minorEastAsia" w:eastAsiaTheme="minorEastAsia" w:hAnsiTheme="minorEastAsia" w:cs="Times New Roman" w:hint="eastAsia"/>
                <w:highlight w:val="yellow"/>
              </w:rPr>
              <w:lastRenderedPageBreak/>
              <w:t>신영밸류신기술사업투자조합</w:t>
            </w:r>
            <w:proofErr w:type="spellEnd"/>
            <w:r w:rsidRPr="00F31800">
              <w:rPr>
                <w:rFonts w:asciiTheme="minorEastAsia" w:eastAsiaTheme="minorEastAsia" w:hAnsiTheme="minorEastAsia" w:cs="Times New Roman" w:hint="eastAsia"/>
                <w:highlight w:val="yellow"/>
              </w:rPr>
              <w:t>1호</w:t>
            </w:r>
          </w:p>
        </w:tc>
        <w:tc>
          <w:tcPr>
            <w:tcW w:w="1559" w:type="dxa"/>
          </w:tcPr>
          <w:p w14:paraId="0FFE00C6"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2,500</w:t>
            </w:r>
          </w:p>
        </w:tc>
        <w:tc>
          <w:tcPr>
            <w:tcW w:w="1560" w:type="dxa"/>
          </w:tcPr>
          <w:p w14:paraId="0FFE00C7"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0.600%</w:t>
            </w:r>
          </w:p>
        </w:tc>
        <w:tc>
          <w:tcPr>
            <w:tcW w:w="2402" w:type="dxa"/>
          </w:tcPr>
          <w:p w14:paraId="0FFE00C8"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A round 투자자</w:t>
            </w:r>
          </w:p>
        </w:tc>
      </w:tr>
      <w:tr w:rsidR="00917DE2" w:rsidRPr="00F31800" w14:paraId="0FFE00CE" w14:textId="77777777" w:rsidTr="00284125">
        <w:tc>
          <w:tcPr>
            <w:tcW w:w="2232" w:type="dxa"/>
          </w:tcPr>
          <w:p w14:paraId="0FFE00CA"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ghlight w:val="yellow"/>
              </w:rPr>
              <w:t>㈜KB</w:t>
            </w:r>
            <w:r w:rsidRPr="00F31800">
              <w:rPr>
                <w:rFonts w:asciiTheme="minorEastAsia" w:eastAsiaTheme="minorEastAsia" w:hAnsiTheme="minorEastAsia" w:cs="Times New Roman" w:hint="eastAsia"/>
                <w:highlight w:val="yellow"/>
              </w:rPr>
              <w:t>국민카드</w:t>
            </w:r>
          </w:p>
        </w:tc>
        <w:tc>
          <w:tcPr>
            <w:tcW w:w="1559" w:type="dxa"/>
          </w:tcPr>
          <w:p w14:paraId="0FFE00CB"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960</w:t>
            </w:r>
          </w:p>
        </w:tc>
        <w:tc>
          <w:tcPr>
            <w:tcW w:w="1560" w:type="dxa"/>
          </w:tcPr>
          <w:p w14:paraId="0FFE00CC"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0.231%</w:t>
            </w:r>
          </w:p>
        </w:tc>
        <w:tc>
          <w:tcPr>
            <w:tcW w:w="2402" w:type="dxa"/>
          </w:tcPr>
          <w:p w14:paraId="0FFE00CD"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A round 투자자</w:t>
            </w:r>
          </w:p>
        </w:tc>
      </w:tr>
      <w:tr w:rsidR="00917DE2" w:rsidRPr="00F31800" w14:paraId="0FFE00D3" w14:textId="77777777" w:rsidTr="00284125">
        <w:tc>
          <w:tcPr>
            <w:tcW w:w="2232" w:type="dxa"/>
          </w:tcPr>
          <w:p w14:paraId="0FFE00CF"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proofErr w:type="spellStart"/>
            <w:r w:rsidRPr="00F31800">
              <w:rPr>
                <w:rFonts w:asciiTheme="minorEastAsia" w:eastAsiaTheme="minorEastAsia" w:hAnsiTheme="minorEastAsia" w:cs="Times New Roman" w:hint="eastAsia"/>
                <w:highlight w:val="yellow"/>
              </w:rPr>
              <w:t>메가존클라우드</w:t>
            </w:r>
            <w:proofErr w:type="spellEnd"/>
            <w:r w:rsidRPr="00F31800">
              <w:rPr>
                <w:rFonts w:asciiTheme="minorEastAsia" w:eastAsiaTheme="minorEastAsia" w:hAnsiTheme="minorEastAsia" w:cs="Times New Roman" w:hint="eastAsia"/>
                <w:highlight w:val="yellow"/>
              </w:rPr>
              <w:t xml:space="preserve"> 주식회사</w:t>
            </w:r>
          </w:p>
        </w:tc>
        <w:tc>
          <w:tcPr>
            <w:tcW w:w="1559" w:type="dxa"/>
          </w:tcPr>
          <w:p w14:paraId="0FFE00D0"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918</w:t>
            </w:r>
          </w:p>
        </w:tc>
        <w:tc>
          <w:tcPr>
            <w:tcW w:w="1560" w:type="dxa"/>
          </w:tcPr>
          <w:p w14:paraId="0FFE00D1"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0.220%</w:t>
            </w:r>
          </w:p>
        </w:tc>
        <w:tc>
          <w:tcPr>
            <w:tcW w:w="2402" w:type="dxa"/>
          </w:tcPr>
          <w:p w14:paraId="0FFE00D2" w14:textId="77777777" w:rsidR="00917DE2" w:rsidRPr="00F31800" w:rsidRDefault="00917DE2" w:rsidP="00284125">
            <w:pPr>
              <w:pStyle w:val="a5"/>
              <w:spacing w:line="400" w:lineRule="atLeast"/>
              <w:ind w:leftChars="0" w:left="0"/>
              <w:contextualSpacing/>
              <w:rPr>
                <w:highlight w:val="yellow"/>
              </w:rPr>
            </w:pPr>
            <w:r w:rsidRPr="00F31800">
              <w:rPr>
                <w:highlight w:val="yellow"/>
              </w:rPr>
              <w:t xml:space="preserve">C </w:t>
            </w:r>
            <w:r w:rsidRPr="00F31800">
              <w:rPr>
                <w:rFonts w:hint="eastAsia"/>
                <w:highlight w:val="yellow"/>
              </w:rPr>
              <w:t>round 투자자</w:t>
            </w:r>
          </w:p>
        </w:tc>
      </w:tr>
      <w:tr w:rsidR="00917DE2" w:rsidRPr="00F31800" w14:paraId="0FFE00D8" w14:textId="77777777" w:rsidTr="00284125">
        <w:tc>
          <w:tcPr>
            <w:tcW w:w="2232" w:type="dxa"/>
          </w:tcPr>
          <w:p w14:paraId="0FFE00D4"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proofErr w:type="spellStart"/>
            <w:r w:rsidRPr="00F31800">
              <w:rPr>
                <w:rFonts w:asciiTheme="minorEastAsia" w:eastAsiaTheme="minorEastAsia" w:hAnsiTheme="minorEastAsia" w:cs="Times New Roman" w:hint="eastAsia"/>
                <w:highlight w:val="yellow"/>
              </w:rPr>
              <w:t>김채윤</w:t>
            </w:r>
            <w:proofErr w:type="spellEnd"/>
          </w:p>
        </w:tc>
        <w:tc>
          <w:tcPr>
            <w:tcW w:w="1559" w:type="dxa"/>
          </w:tcPr>
          <w:p w14:paraId="0FFE00D5"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918</w:t>
            </w:r>
          </w:p>
        </w:tc>
        <w:tc>
          <w:tcPr>
            <w:tcW w:w="1560" w:type="dxa"/>
          </w:tcPr>
          <w:p w14:paraId="0FFE00D6"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0.220%</w:t>
            </w:r>
          </w:p>
        </w:tc>
        <w:tc>
          <w:tcPr>
            <w:tcW w:w="2402" w:type="dxa"/>
          </w:tcPr>
          <w:p w14:paraId="0FFE00D7" w14:textId="77777777" w:rsidR="00917DE2" w:rsidRPr="00F31800" w:rsidRDefault="00917DE2" w:rsidP="00284125">
            <w:pPr>
              <w:pStyle w:val="a5"/>
              <w:spacing w:line="400" w:lineRule="atLeast"/>
              <w:ind w:leftChars="0" w:left="0"/>
              <w:contextualSpacing/>
              <w:rPr>
                <w:highlight w:val="yellow"/>
              </w:rPr>
            </w:pPr>
            <w:r w:rsidRPr="00F31800">
              <w:rPr>
                <w:highlight w:val="yellow"/>
              </w:rPr>
              <w:t xml:space="preserve">C </w:t>
            </w:r>
            <w:r w:rsidRPr="00F31800">
              <w:rPr>
                <w:rFonts w:hint="eastAsia"/>
                <w:highlight w:val="yellow"/>
              </w:rPr>
              <w:t>round 투자자</w:t>
            </w:r>
          </w:p>
        </w:tc>
      </w:tr>
      <w:tr w:rsidR="00917DE2" w:rsidRPr="00F31800" w14:paraId="0FFE00DD" w14:textId="77777777" w:rsidTr="00284125">
        <w:tc>
          <w:tcPr>
            <w:tcW w:w="2232" w:type="dxa"/>
          </w:tcPr>
          <w:p w14:paraId="0FFE00D9"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ghlight w:val="yellow"/>
              </w:rPr>
              <w:t>㈜</w:t>
            </w:r>
            <w:proofErr w:type="spellStart"/>
            <w:r w:rsidRPr="00F31800">
              <w:rPr>
                <w:rFonts w:asciiTheme="minorEastAsia" w:eastAsiaTheme="minorEastAsia" w:hAnsiTheme="minorEastAsia" w:cs="Times New Roman" w:hint="eastAsia"/>
                <w:highlight w:val="yellow"/>
              </w:rPr>
              <w:t>더베스트경영자문</w:t>
            </w:r>
            <w:proofErr w:type="spellEnd"/>
          </w:p>
        </w:tc>
        <w:tc>
          <w:tcPr>
            <w:tcW w:w="1559" w:type="dxa"/>
          </w:tcPr>
          <w:p w14:paraId="0FFE00DA"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516</w:t>
            </w:r>
          </w:p>
        </w:tc>
        <w:tc>
          <w:tcPr>
            <w:tcW w:w="1560" w:type="dxa"/>
          </w:tcPr>
          <w:p w14:paraId="0FFE00DB"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0.124%</w:t>
            </w:r>
          </w:p>
        </w:tc>
        <w:tc>
          <w:tcPr>
            <w:tcW w:w="2402" w:type="dxa"/>
          </w:tcPr>
          <w:p w14:paraId="0FFE00DC"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 xml:space="preserve">구주 </w:t>
            </w:r>
            <w:proofErr w:type="spellStart"/>
            <w:r w:rsidRPr="00F31800">
              <w:rPr>
                <w:rFonts w:hint="eastAsia"/>
                <w:highlight w:val="yellow"/>
              </w:rPr>
              <w:t>매입자</w:t>
            </w:r>
            <w:proofErr w:type="spellEnd"/>
          </w:p>
        </w:tc>
      </w:tr>
      <w:tr w:rsidR="00917DE2" w:rsidRPr="00F31800" w14:paraId="0FFE00E2" w14:textId="77777777" w:rsidTr="00284125">
        <w:tc>
          <w:tcPr>
            <w:tcW w:w="2232" w:type="dxa"/>
          </w:tcPr>
          <w:p w14:paraId="0FFE00DE"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proofErr w:type="spellStart"/>
            <w:r w:rsidRPr="00F31800">
              <w:rPr>
                <w:rFonts w:asciiTheme="minorEastAsia" w:eastAsiaTheme="minorEastAsia" w:hAnsiTheme="minorEastAsia" w:cs="Times New Roman" w:hint="eastAsia"/>
                <w:highlight w:val="yellow"/>
              </w:rPr>
              <w:t>오비트파트너스</w:t>
            </w:r>
            <w:proofErr w:type="spellEnd"/>
            <w:r w:rsidRPr="00F31800">
              <w:rPr>
                <w:rFonts w:asciiTheme="minorEastAsia" w:eastAsiaTheme="minorEastAsia" w:hAnsiTheme="minorEastAsia" w:cs="Times New Roman"/>
                <w:highlight w:val="yellow"/>
              </w:rPr>
              <w:t>㈜</w:t>
            </w:r>
          </w:p>
        </w:tc>
        <w:tc>
          <w:tcPr>
            <w:tcW w:w="1559" w:type="dxa"/>
          </w:tcPr>
          <w:p w14:paraId="0FFE00DF"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480</w:t>
            </w:r>
          </w:p>
        </w:tc>
        <w:tc>
          <w:tcPr>
            <w:tcW w:w="1560" w:type="dxa"/>
          </w:tcPr>
          <w:p w14:paraId="0FFE00E0"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0.115%</w:t>
            </w:r>
          </w:p>
        </w:tc>
        <w:tc>
          <w:tcPr>
            <w:tcW w:w="2402" w:type="dxa"/>
          </w:tcPr>
          <w:p w14:paraId="0FFE00E1"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A round 투자자</w:t>
            </w:r>
          </w:p>
        </w:tc>
      </w:tr>
      <w:tr w:rsidR="00917DE2" w:rsidRPr="00F31800" w14:paraId="0FFE00E7" w14:textId="77777777" w:rsidTr="00284125">
        <w:tc>
          <w:tcPr>
            <w:tcW w:w="2232" w:type="dxa"/>
          </w:tcPr>
          <w:p w14:paraId="0FFE00E3"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ghlight w:val="yellow"/>
              </w:rPr>
              <w:t>㈜</w:t>
            </w:r>
            <w:proofErr w:type="spellStart"/>
            <w:r w:rsidRPr="00F31800">
              <w:rPr>
                <w:rFonts w:asciiTheme="minorEastAsia" w:eastAsiaTheme="minorEastAsia" w:hAnsiTheme="minorEastAsia" w:cs="Times New Roman" w:hint="eastAsia"/>
                <w:highlight w:val="yellow"/>
              </w:rPr>
              <w:t>로아인벤션랩</w:t>
            </w:r>
            <w:proofErr w:type="spellEnd"/>
          </w:p>
        </w:tc>
        <w:tc>
          <w:tcPr>
            <w:tcW w:w="1559" w:type="dxa"/>
          </w:tcPr>
          <w:p w14:paraId="0FFE00E4"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300</w:t>
            </w:r>
          </w:p>
        </w:tc>
        <w:tc>
          <w:tcPr>
            <w:tcW w:w="1560" w:type="dxa"/>
          </w:tcPr>
          <w:p w14:paraId="0FFE00E5"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0.072%</w:t>
            </w:r>
          </w:p>
        </w:tc>
        <w:tc>
          <w:tcPr>
            <w:tcW w:w="2402" w:type="dxa"/>
          </w:tcPr>
          <w:p w14:paraId="0FFE00E6"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초기 투자자</w:t>
            </w:r>
          </w:p>
        </w:tc>
      </w:tr>
    </w:tbl>
    <w:p w14:paraId="0FFE00E8" w14:textId="77777777" w:rsidR="00917DE2" w:rsidRPr="00F31800" w:rsidRDefault="00917DE2" w:rsidP="00917DE2">
      <w:pPr>
        <w:pStyle w:val="a5"/>
        <w:wordWrap/>
        <w:spacing w:line="360" w:lineRule="atLeast"/>
        <w:ind w:leftChars="0" w:left="1307"/>
        <w:contextualSpacing/>
        <w:rPr>
          <w:rFonts w:asciiTheme="minorEastAsia" w:eastAsiaTheme="minorEastAsia" w:hAnsiTheme="minorEastAsia" w:cs="Times New Roman"/>
          <w:b/>
          <w:highlight w:val="yellow"/>
        </w:rPr>
      </w:pPr>
    </w:p>
    <w:p w14:paraId="0FFE00E9" w14:textId="77777777" w:rsidR="00917DE2" w:rsidRPr="00F31800" w:rsidRDefault="00917DE2" w:rsidP="00917DE2">
      <w:pPr>
        <w:pStyle w:val="a5"/>
        <w:numPr>
          <w:ilvl w:val="0"/>
          <w:numId w:val="6"/>
        </w:numPr>
        <w:wordWrap/>
        <w:spacing w:line="360" w:lineRule="atLeast"/>
        <w:ind w:leftChars="0" w:left="1307"/>
        <w:contextualSpacing/>
        <w:rPr>
          <w:rFonts w:asciiTheme="minorEastAsia" w:eastAsiaTheme="minorEastAsia" w:hAnsiTheme="minorEastAsia" w:cs="Times New Roman"/>
          <w:b/>
          <w:highlight w:val="yellow"/>
        </w:rPr>
      </w:pPr>
      <w:r w:rsidRPr="00F31800">
        <w:rPr>
          <w:rFonts w:asciiTheme="minorEastAsia" w:eastAsiaTheme="minorEastAsia" w:hAnsiTheme="minorEastAsia" w:cs="Times New Roman" w:hint="eastAsia"/>
          <w:highlight w:val="yellow"/>
        </w:rPr>
        <w:t>대상회사의 이사회 현황은 다음과 같음</w:t>
      </w:r>
    </w:p>
    <w:tbl>
      <w:tblPr>
        <w:tblStyle w:val="a8"/>
        <w:tblW w:w="0" w:type="auto"/>
        <w:tblInd w:w="1307" w:type="dxa"/>
        <w:tblLook w:val="04A0" w:firstRow="1" w:lastRow="0" w:firstColumn="1" w:lastColumn="0" w:noHBand="0" w:noVBand="1"/>
      </w:tblPr>
      <w:tblGrid>
        <w:gridCol w:w="2568"/>
        <w:gridCol w:w="2216"/>
        <w:gridCol w:w="2969"/>
      </w:tblGrid>
      <w:tr w:rsidR="00917DE2" w:rsidRPr="00F31800" w14:paraId="0FFE00ED" w14:textId="77777777" w:rsidTr="00284125">
        <w:tc>
          <w:tcPr>
            <w:tcW w:w="2568" w:type="dxa"/>
            <w:shd w:val="clear" w:color="auto" w:fill="D9D9D9" w:themeFill="background1" w:themeFillShade="D9"/>
          </w:tcPr>
          <w:p w14:paraId="0FFE00EA"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성명</w:t>
            </w:r>
          </w:p>
        </w:tc>
        <w:tc>
          <w:tcPr>
            <w:tcW w:w="2216" w:type="dxa"/>
            <w:shd w:val="clear" w:color="auto" w:fill="D9D9D9" w:themeFill="background1" w:themeFillShade="D9"/>
          </w:tcPr>
          <w:p w14:paraId="0FFE00EB"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직위</w:t>
            </w:r>
          </w:p>
        </w:tc>
        <w:tc>
          <w:tcPr>
            <w:tcW w:w="2969" w:type="dxa"/>
            <w:shd w:val="clear" w:color="auto" w:fill="D9D9D9" w:themeFill="background1" w:themeFillShade="D9"/>
          </w:tcPr>
          <w:p w14:paraId="0FFE00EC"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임기</w:t>
            </w:r>
          </w:p>
        </w:tc>
      </w:tr>
      <w:tr w:rsidR="00917DE2" w:rsidRPr="00F31800" w14:paraId="0FFE00F1" w14:textId="77777777" w:rsidTr="00284125">
        <w:tc>
          <w:tcPr>
            <w:tcW w:w="2568" w:type="dxa"/>
          </w:tcPr>
          <w:p w14:paraId="0FFE00EE"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최승용</w:t>
            </w:r>
          </w:p>
        </w:tc>
        <w:tc>
          <w:tcPr>
            <w:tcW w:w="2216" w:type="dxa"/>
          </w:tcPr>
          <w:p w14:paraId="0FFE00EF"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대표이사</w:t>
            </w:r>
          </w:p>
        </w:tc>
        <w:tc>
          <w:tcPr>
            <w:tcW w:w="2969" w:type="dxa"/>
          </w:tcPr>
          <w:p w14:paraId="0FFE00F0"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2019. 5. </w:t>
            </w:r>
            <w:r w:rsidRPr="00F31800">
              <w:rPr>
                <w:rFonts w:asciiTheme="minorEastAsia" w:eastAsiaTheme="minorEastAsia" w:hAnsiTheme="minorEastAsia" w:cs="Times New Roman"/>
                <w:highlight w:val="yellow"/>
              </w:rPr>
              <w:t>17. ~ 2022. 5. 16.</w:t>
            </w:r>
          </w:p>
        </w:tc>
      </w:tr>
      <w:tr w:rsidR="00917DE2" w:rsidRPr="00F31800" w14:paraId="0FFE00F5" w14:textId="77777777" w:rsidTr="00284125">
        <w:tc>
          <w:tcPr>
            <w:tcW w:w="2568" w:type="dxa"/>
          </w:tcPr>
          <w:p w14:paraId="0FFE00F2"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이태형</w:t>
            </w:r>
          </w:p>
        </w:tc>
        <w:tc>
          <w:tcPr>
            <w:tcW w:w="2216" w:type="dxa"/>
          </w:tcPr>
          <w:p w14:paraId="0FFE00F3"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사내이사</w:t>
            </w:r>
          </w:p>
        </w:tc>
        <w:tc>
          <w:tcPr>
            <w:tcW w:w="2969" w:type="dxa"/>
          </w:tcPr>
          <w:p w14:paraId="0FFE00F4"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2019. </w:t>
            </w:r>
            <w:r w:rsidRPr="00F31800">
              <w:rPr>
                <w:rFonts w:asciiTheme="minorEastAsia" w:eastAsiaTheme="minorEastAsia" w:hAnsiTheme="minorEastAsia" w:cs="Times New Roman"/>
                <w:highlight w:val="yellow"/>
              </w:rPr>
              <w:t>4</w:t>
            </w:r>
            <w:r w:rsidRPr="00F31800">
              <w:rPr>
                <w:rFonts w:asciiTheme="minorEastAsia" w:eastAsiaTheme="minorEastAsia" w:hAnsiTheme="minorEastAsia" w:cs="Times New Roman" w:hint="eastAsia"/>
                <w:highlight w:val="yellow"/>
              </w:rPr>
              <w:t xml:space="preserve">. </w:t>
            </w:r>
            <w:r w:rsidRPr="00F31800">
              <w:rPr>
                <w:rFonts w:asciiTheme="minorEastAsia" w:eastAsiaTheme="minorEastAsia" w:hAnsiTheme="minorEastAsia" w:cs="Times New Roman"/>
                <w:highlight w:val="yellow"/>
              </w:rPr>
              <w:t>11. ~ 2022. 4. 10.</w:t>
            </w:r>
          </w:p>
        </w:tc>
      </w:tr>
      <w:tr w:rsidR="00917DE2" w:rsidRPr="00F31800" w14:paraId="0FFE00F9" w14:textId="77777777" w:rsidTr="00284125">
        <w:tc>
          <w:tcPr>
            <w:tcW w:w="2568" w:type="dxa"/>
          </w:tcPr>
          <w:p w14:paraId="0FFE00F6"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이동현</w:t>
            </w:r>
          </w:p>
        </w:tc>
        <w:tc>
          <w:tcPr>
            <w:tcW w:w="2216" w:type="dxa"/>
          </w:tcPr>
          <w:p w14:paraId="0FFE00F7"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사내이사</w:t>
            </w:r>
          </w:p>
        </w:tc>
        <w:tc>
          <w:tcPr>
            <w:tcW w:w="2969" w:type="dxa"/>
          </w:tcPr>
          <w:p w14:paraId="0FFE00F8"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2020. </w:t>
            </w:r>
            <w:r w:rsidRPr="00F31800">
              <w:rPr>
                <w:rFonts w:asciiTheme="minorEastAsia" w:eastAsiaTheme="minorEastAsia" w:hAnsiTheme="minorEastAsia" w:cs="Times New Roman"/>
                <w:highlight w:val="yellow"/>
              </w:rPr>
              <w:t>7</w:t>
            </w:r>
            <w:r w:rsidRPr="00F31800">
              <w:rPr>
                <w:rFonts w:asciiTheme="minorEastAsia" w:eastAsiaTheme="minorEastAsia" w:hAnsiTheme="minorEastAsia" w:cs="Times New Roman" w:hint="eastAsia"/>
                <w:highlight w:val="yellow"/>
              </w:rPr>
              <w:t xml:space="preserve">. </w:t>
            </w:r>
            <w:r w:rsidRPr="00F31800">
              <w:rPr>
                <w:rFonts w:asciiTheme="minorEastAsia" w:eastAsiaTheme="minorEastAsia" w:hAnsiTheme="minorEastAsia" w:cs="Times New Roman"/>
                <w:highlight w:val="yellow"/>
              </w:rPr>
              <w:t>10. ~ 2023. 7. 9.</w:t>
            </w:r>
          </w:p>
        </w:tc>
      </w:tr>
      <w:tr w:rsidR="00917DE2" w:rsidRPr="00F31800" w14:paraId="0FFE00FD" w14:textId="77777777" w:rsidTr="00284125">
        <w:tc>
          <w:tcPr>
            <w:tcW w:w="2568" w:type="dxa"/>
          </w:tcPr>
          <w:p w14:paraId="0FFE00FA"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김은진</w:t>
            </w:r>
          </w:p>
        </w:tc>
        <w:tc>
          <w:tcPr>
            <w:tcW w:w="2216" w:type="dxa"/>
          </w:tcPr>
          <w:p w14:paraId="0FFE00FB"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proofErr w:type="spellStart"/>
            <w:r w:rsidRPr="00F31800">
              <w:rPr>
                <w:rFonts w:asciiTheme="minorEastAsia" w:eastAsiaTheme="minorEastAsia" w:hAnsiTheme="minorEastAsia" w:cs="Times New Roman" w:hint="eastAsia"/>
                <w:highlight w:val="yellow"/>
              </w:rPr>
              <w:t>기타비상무이사</w:t>
            </w:r>
            <w:proofErr w:type="spellEnd"/>
          </w:p>
        </w:tc>
        <w:tc>
          <w:tcPr>
            <w:tcW w:w="2969" w:type="dxa"/>
          </w:tcPr>
          <w:p w14:paraId="0FFE00FC"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2020. </w:t>
            </w:r>
            <w:r w:rsidRPr="00F31800">
              <w:rPr>
                <w:rFonts w:asciiTheme="minorEastAsia" w:eastAsiaTheme="minorEastAsia" w:hAnsiTheme="minorEastAsia" w:cs="Times New Roman"/>
                <w:highlight w:val="yellow"/>
              </w:rPr>
              <w:t>8</w:t>
            </w:r>
            <w:r w:rsidRPr="00F31800">
              <w:rPr>
                <w:rFonts w:asciiTheme="minorEastAsia" w:eastAsiaTheme="minorEastAsia" w:hAnsiTheme="minorEastAsia" w:cs="Times New Roman" w:hint="eastAsia"/>
                <w:highlight w:val="yellow"/>
              </w:rPr>
              <w:t xml:space="preserve">. </w:t>
            </w:r>
            <w:r w:rsidRPr="00F31800">
              <w:rPr>
                <w:rFonts w:asciiTheme="minorEastAsia" w:eastAsiaTheme="minorEastAsia" w:hAnsiTheme="minorEastAsia" w:cs="Times New Roman"/>
                <w:highlight w:val="yellow"/>
              </w:rPr>
              <w:t>19. ~ 2023. 8. 18.</w:t>
            </w:r>
          </w:p>
        </w:tc>
      </w:tr>
      <w:tr w:rsidR="00917DE2" w:rsidRPr="00F31800" w14:paraId="0FFE0101" w14:textId="77777777" w:rsidTr="00284125">
        <w:tc>
          <w:tcPr>
            <w:tcW w:w="2568" w:type="dxa"/>
          </w:tcPr>
          <w:p w14:paraId="0FFE00FE"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이상아</w:t>
            </w:r>
          </w:p>
        </w:tc>
        <w:tc>
          <w:tcPr>
            <w:tcW w:w="2216" w:type="dxa"/>
          </w:tcPr>
          <w:p w14:paraId="0FFE00FF"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proofErr w:type="spellStart"/>
            <w:r w:rsidRPr="00F31800">
              <w:rPr>
                <w:rFonts w:asciiTheme="minorEastAsia" w:eastAsiaTheme="minorEastAsia" w:hAnsiTheme="minorEastAsia" w:cs="Times New Roman" w:hint="eastAsia"/>
                <w:highlight w:val="yellow"/>
              </w:rPr>
              <w:t>기타비상무이사</w:t>
            </w:r>
            <w:proofErr w:type="spellEnd"/>
          </w:p>
        </w:tc>
        <w:tc>
          <w:tcPr>
            <w:tcW w:w="2969" w:type="dxa"/>
          </w:tcPr>
          <w:p w14:paraId="0FFE0100"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2021.</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3.</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29.</w:t>
            </w:r>
            <w:r w:rsidRPr="00F31800">
              <w:rPr>
                <w:rFonts w:asciiTheme="minorEastAsia" w:eastAsiaTheme="minorEastAsia" w:hAnsiTheme="minorEastAsia" w:cs="Times New Roman"/>
                <w:highlight w:val="yellow"/>
              </w:rPr>
              <w:t xml:space="preserve"> ~ 2024. 3. 28.</w:t>
            </w:r>
          </w:p>
        </w:tc>
      </w:tr>
      <w:tr w:rsidR="00917DE2" w:rsidRPr="00F31800" w14:paraId="0FFE0105" w14:textId="77777777" w:rsidTr="00284125">
        <w:tc>
          <w:tcPr>
            <w:tcW w:w="2568" w:type="dxa"/>
          </w:tcPr>
          <w:p w14:paraId="0FFE0102"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김용준</w:t>
            </w:r>
          </w:p>
        </w:tc>
        <w:tc>
          <w:tcPr>
            <w:tcW w:w="2216" w:type="dxa"/>
          </w:tcPr>
          <w:p w14:paraId="0FFE0103"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proofErr w:type="spellStart"/>
            <w:r w:rsidRPr="00F31800">
              <w:rPr>
                <w:rFonts w:asciiTheme="minorEastAsia" w:eastAsiaTheme="minorEastAsia" w:hAnsiTheme="minorEastAsia" w:cs="Times New Roman" w:hint="eastAsia"/>
                <w:highlight w:val="yellow"/>
              </w:rPr>
              <w:t>기타비상무이사</w:t>
            </w:r>
            <w:proofErr w:type="spellEnd"/>
          </w:p>
        </w:tc>
        <w:tc>
          <w:tcPr>
            <w:tcW w:w="2969" w:type="dxa"/>
          </w:tcPr>
          <w:p w14:paraId="0FFE0104"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2021. </w:t>
            </w:r>
            <w:r w:rsidRPr="00F31800">
              <w:rPr>
                <w:rFonts w:asciiTheme="minorEastAsia" w:eastAsiaTheme="minorEastAsia" w:hAnsiTheme="minorEastAsia" w:cs="Times New Roman"/>
                <w:highlight w:val="yellow"/>
              </w:rPr>
              <w:t>3. 29. ~ 2024. 3. 28.</w:t>
            </w:r>
          </w:p>
        </w:tc>
      </w:tr>
      <w:tr w:rsidR="00917DE2" w:rsidRPr="00F31800" w14:paraId="0FFE0107" w14:textId="77777777" w:rsidTr="00284125">
        <w:tc>
          <w:tcPr>
            <w:tcW w:w="7753" w:type="dxa"/>
            <w:gridSpan w:val="3"/>
          </w:tcPr>
          <w:p w14:paraId="0FFE0106" w14:textId="77777777" w:rsidR="00917DE2" w:rsidRPr="00F31800" w:rsidRDefault="00917DE2" w:rsidP="00284125">
            <w:pPr>
              <w:wordWrap/>
              <w:spacing w:line="360" w:lineRule="atLeast"/>
              <w:contextualSpacing/>
              <w:rPr>
                <w:rFonts w:asciiTheme="minorEastAsia" w:eastAsiaTheme="minorEastAsia" w:hAnsiTheme="minorEastAsia" w:cs="Times New Roman"/>
                <w:b/>
                <w:highlight w:val="yellow"/>
              </w:rPr>
            </w:pPr>
            <w:r w:rsidRPr="00F31800">
              <w:rPr>
                <w:rFonts w:asciiTheme="minorEastAsia" w:eastAsiaTheme="minorEastAsia" w:hAnsiTheme="minorEastAsia" w:cs="Times New Roman" w:hint="eastAsia"/>
                <w:highlight w:val="yellow"/>
              </w:rPr>
              <w:t xml:space="preserve">대상회사는 자본금 </w:t>
            </w:r>
            <w:r w:rsidRPr="00F31800">
              <w:rPr>
                <w:rFonts w:asciiTheme="minorEastAsia" w:eastAsiaTheme="minorEastAsia" w:hAnsiTheme="minorEastAsia" w:cs="Times New Roman"/>
                <w:highlight w:val="yellow"/>
              </w:rPr>
              <w:t>10</w:t>
            </w:r>
            <w:r w:rsidRPr="00F31800">
              <w:rPr>
                <w:rFonts w:asciiTheme="minorEastAsia" w:eastAsiaTheme="minorEastAsia" w:hAnsiTheme="minorEastAsia" w:cs="Times New Roman" w:hint="eastAsia"/>
                <w:highlight w:val="yellow"/>
              </w:rPr>
              <w:t>억원 미만의 회사로,</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감사를 </w:t>
            </w:r>
            <w:proofErr w:type="spellStart"/>
            <w:proofErr w:type="gramStart"/>
            <w:r w:rsidRPr="00F31800">
              <w:rPr>
                <w:rFonts w:asciiTheme="minorEastAsia" w:eastAsiaTheme="minorEastAsia" w:hAnsiTheme="minorEastAsia" w:cs="Times New Roman" w:hint="eastAsia"/>
                <w:highlight w:val="yellow"/>
              </w:rPr>
              <w:t>두고있지</w:t>
            </w:r>
            <w:proofErr w:type="spellEnd"/>
            <w:proofErr w:type="gramEnd"/>
            <w:r w:rsidRPr="00F31800">
              <w:rPr>
                <w:rFonts w:asciiTheme="minorEastAsia" w:eastAsiaTheme="minorEastAsia" w:hAnsiTheme="minorEastAsia" w:cs="Times New Roman" w:hint="eastAsia"/>
                <w:highlight w:val="yellow"/>
              </w:rPr>
              <w:t xml:space="preserve"> 않음.</w:t>
            </w:r>
          </w:p>
        </w:tc>
      </w:tr>
    </w:tbl>
    <w:p w14:paraId="0FFE0108" w14:textId="77777777" w:rsidR="00917DE2" w:rsidRPr="00F31800" w:rsidRDefault="00917DE2" w:rsidP="00917DE2">
      <w:pPr>
        <w:wordWrap/>
        <w:spacing w:line="360" w:lineRule="atLeast"/>
        <w:contextualSpacing/>
        <w:rPr>
          <w:rFonts w:asciiTheme="minorEastAsia" w:eastAsiaTheme="minorEastAsia" w:hAnsiTheme="minorEastAsia" w:cs="Times New Roman"/>
          <w:highlight w:val="yellow"/>
        </w:rPr>
      </w:pPr>
    </w:p>
    <w:p w14:paraId="0FFE0109" w14:textId="77777777" w:rsidR="00917DE2" w:rsidRPr="00F31800" w:rsidRDefault="00917DE2" w:rsidP="00917DE2">
      <w:pPr>
        <w:pStyle w:val="a5"/>
        <w:numPr>
          <w:ilvl w:val="0"/>
          <w:numId w:val="3"/>
        </w:numPr>
        <w:wordWrap/>
        <w:spacing w:line="360" w:lineRule="atLeast"/>
        <w:ind w:leftChars="0" w:left="814"/>
        <w:contextualSpacing/>
        <w:rPr>
          <w:rFonts w:asciiTheme="minorEastAsia" w:eastAsiaTheme="minorEastAsia" w:hAnsiTheme="minorEastAsia" w:cs="Times New Roman"/>
          <w:b/>
          <w:highlight w:val="yellow"/>
        </w:rPr>
      </w:pPr>
      <w:r w:rsidRPr="00F31800">
        <w:rPr>
          <w:rFonts w:asciiTheme="minorEastAsia" w:eastAsiaTheme="minorEastAsia" w:hAnsiTheme="minorEastAsia" w:cs="Times New Roman" w:hint="eastAsia"/>
          <w:b/>
          <w:highlight w:val="yellow"/>
        </w:rPr>
        <w:t>주권 발행 여부</w:t>
      </w:r>
    </w:p>
    <w:p w14:paraId="0FFE010A" w14:textId="77777777" w:rsidR="00917DE2" w:rsidRPr="00F31800" w:rsidRDefault="00917DE2" w:rsidP="00917DE2">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발견사항</w:t>
      </w:r>
    </w:p>
    <w:p w14:paraId="0FFE010B"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답변에 따르면,</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대상회사의 주식은 이태형 이사가 보유하고 있는 실물 주권 </w:t>
      </w:r>
      <w:r w:rsidRPr="00F31800">
        <w:rPr>
          <w:rFonts w:asciiTheme="minorEastAsia" w:eastAsiaTheme="minorEastAsia" w:hAnsiTheme="minorEastAsia" w:cs="Times New Roman"/>
          <w:highlight w:val="yellow"/>
        </w:rPr>
        <w:t>20</w:t>
      </w:r>
      <w:r w:rsidRPr="00F31800">
        <w:rPr>
          <w:rFonts w:asciiTheme="minorEastAsia" w:eastAsiaTheme="minorEastAsia" w:hAnsiTheme="minorEastAsia" w:cs="Times New Roman" w:hint="eastAsia"/>
          <w:highlight w:val="yellow"/>
        </w:rPr>
        <w:t>주를 제외하면 대부분 전자등록 되어있다고 함.</w:t>
      </w:r>
      <w:r w:rsidRPr="00F31800">
        <w:rPr>
          <w:rFonts w:asciiTheme="minorEastAsia" w:eastAsiaTheme="minorEastAsia" w:hAnsiTheme="minorEastAsia" w:cs="Times New Roman"/>
          <w:highlight w:val="yellow"/>
        </w:rPr>
        <w:t xml:space="preserve"> </w:t>
      </w:r>
    </w:p>
    <w:p w14:paraId="0FFE010C" w14:textId="77777777" w:rsidR="00917DE2" w:rsidRPr="00F31800" w:rsidRDefault="00917DE2" w:rsidP="00917DE2">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분석</w:t>
      </w:r>
    </w:p>
    <w:p w14:paraId="0FFE010D"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본건 거래는 전자등록기관을 통해 대상주식을 계좌간 대체의 전자등록을 하여 전자증권을 증권계좌에 이체 받는 방식으로 진행되어야 함.</w:t>
      </w:r>
    </w:p>
    <w:p w14:paraId="0FFE010E" w14:textId="77777777" w:rsidR="00917DE2" w:rsidRPr="00F31800" w:rsidRDefault="00917DE2" w:rsidP="00917DE2">
      <w:pPr>
        <w:pStyle w:val="a5"/>
        <w:wordWrap/>
        <w:spacing w:line="360" w:lineRule="atLeast"/>
        <w:ind w:leftChars="0" w:left="814"/>
        <w:contextualSpacing/>
        <w:rPr>
          <w:rFonts w:asciiTheme="minorEastAsia" w:eastAsiaTheme="minorEastAsia" w:hAnsiTheme="minorEastAsia" w:cs="Times New Roman"/>
          <w:b/>
          <w:highlight w:val="yellow"/>
        </w:rPr>
      </w:pPr>
    </w:p>
    <w:p w14:paraId="0FFE010F" w14:textId="77777777" w:rsidR="00917DE2" w:rsidRPr="00F31800" w:rsidRDefault="00917DE2" w:rsidP="00917DE2">
      <w:pPr>
        <w:pStyle w:val="a5"/>
        <w:numPr>
          <w:ilvl w:val="0"/>
          <w:numId w:val="3"/>
        </w:numPr>
        <w:wordWrap/>
        <w:spacing w:line="360" w:lineRule="atLeast"/>
        <w:ind w:leftChars="0" w:left="814"/>
        <w:contextualSpacing/>
        <w:rPr>
          <w:rFonts w:asciiTheme="minorEastAsia" w:eastAsiaTheme="minorEastAsia" w:hAnsiTheme="minorEastAsia" w:cs="Times New Roman"/>
          <w:b/>
          <w:highlight w:val="yellow"/>
        </w:rPr>
      </w:pPr>
      <w:r w:rsidRPr="00F31800">
        <w:rPr>
          <w:rFonts w:asciiTheme="minorEastAsia" w:eastAsiaTheme="minorEastAsia" w:hAnsiTheme="minorEastAsia" w:cs="Times New Roman" w:hint="eastAsia"/>
          <w:b/>
          <w:highlight w:val="yellow"/>
        </w:rPr>
        <w:t xml:space="preserve">투자계약상 경영 </w:t>
      </w:r>
      <w:proofErr w:type="spellStart"/>
      <w:r w:rsidRPr="00F31800">
        <w:rPr>
          <w:rFonts w:asciiTheme="minorEastAsia" w:eastAsiaTheme="minorEastAsia" w:hAnsiTheme="minorEastAsia" w:cs="Times New Roman" w:hint="eastAsia"/>
          <w:b/>
          <w:highlight w:val="yellow"/>
        </w:rPr>
        <w:t>동의권</w:t>
      </w:r>
      <w:proofErr w:type="spellEnd"/>
      <w:r w:rsidRPr="00F31800">
        <w:rPr>
          <w:rFonts w:asciiTheme="minorEastAsia" w:eastAsiaTheme="minorEastAsia" w:hAnsiTheme="minorEastAsia" w:cs="Times New Roman" w:hint="eastAsia"/>
          <w:b/>
          <w:highlight w:val="yellow"/>
        </w:rPr>
        <w:t xml:space="preserve"> 등</w:t>
      </w:r>
    </w:p>
    <w:p w14:paraId="0FFE0110" w14:textId="77777777" w:rsidR="00917DE2" w:rsidRPr="00F31800" w:rsidRDefault="00917DE2" w:rsidP="00917DE2">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발견 사항</w:t>
      </w:r>
    </w:p>
    <w:p w14:paraId="0FFE0111"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제공된 자료에 따르면,</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회사는 2019. </w:t>
      </w:r>
      <w:r w:rsidRPr="00F31800">
        <w:rPr>
          <w:rFonts w:asciiTheme="minorEastAsia" w:eastAsiaTheme="minorEastAsia" w:hAnsiTheme="minorEastAsia" w:cs="Times New Roman"/>
          <w:highlight w:val="yellow"/>
        </w:rPr>
        <w:t>3. 14.</w:t>
      </w:r>
      <w:r w:rsidRPr="00F31800">
        <w:rPr>
          <w:rFonts w:asciiTheme="minorEastAsia" w:eastAsiaTheme="minorEastAsia" w:hAnsiTheme="minorEastAsia" w:cs="Times New Roman" w:hint="eastAsia"/>
          <w:highlight w:val="yellow"/>
        </w:rPr>
        <w:t xml:space="preserve"> </w:t>
      </w:r>
      <w:proofErr w:type="spellStart"/>
      <w:r w:rsidRPr="00F31800">
        <w:rPr>
          <w:rFonts w:asciiTheme="minorEastAsia" w:eastAsiaTheme="minorEastAsia" w:hAnsiTheme="minorEastAsia" w:cs="Times New Roman" w:hint="eastAsia"/>
          <w:highlight w:val="yellow"/>
        </w:rPr>
        <w:t>신영밸류신기술투자조합</w:t>
      </w:r>
      <w:proofErr w:type="spellEnd"/>
      <w:r w:rsidRPr="00F31800">
        <w:rPr>
          <w:rFonts w:asciiTheme="minorEastAsia" w:eastAsiaTheme="minorEastAsia" w:hAnsiTheme="minorEastAsia" w:cs="Times New Roman" w:hint="eastAsia"/>
          <w:highlight w:val="yellow"/>
        </w:rPr>
        <w:t xml:space="preserve">2호(이하 </w:t>
      </w:r>
      <w:r w:rsidRPr="00F31800">
        <w:rPr>
          <w:rFonts w:asciiTheme="minorEastAsia" w:eastAsiaTheme="minorEastAsia" w:hAnsiTheme="minorEastAsia" w:cs="Times New Roman"/>
          <w:highlight w:val="yellow"/>
        </w:rPr>
        <w:t>“</w:t>
      </w:r>
      <w:proofErr w:type="spellStart"/>
      <w:r w:rsidRPr="00F31800">
        <w:rPr>
          <w:rFonts w:asciiTheme="minorEastAsia" w:eastAsiaTheme="minorEastAsia" w:hAnsiTheme="minorEastAsia" w:cs="Times New Roman" w:hint="eastAsia"/>
          <w:highlight w:val="yellow"/>
        </w:rPr>
        <w:t>신영제</w:t>
      </w:r>
      <w:proofErr w:type="spellEnd"/>
      <w:r w:rsidRPr="00F31800">
        <w:rPr>
          <w:rFonts w:asciiTheme="minorEastAsia" w:eastAsiaTheme="minorEastAsia" w:hAnsiTheme="minorEastAsia" w:cs="Times New Roman" w:hint="eastAsia"/>
          <w:highlight w:val="yellow"/>
        </w:rPr>
        <w:t>2호</w:t>
      </w:r>
      <w:r w:rsidRPr="00F31800">
        <w:rPr>
          <w:rFonts w:asciiTheme="minorEastAsia" w:eastAsiaTheme="minorEastAsia" w:hAnsiTheme="minorEastAsia" w:cs="Times New Roman"/>
          <w:highlight w:val="yellow"/>
        </w:rPr>
        <w:t>”</w:t>
      </w:r>
      <w:r w:rsidRPr="00F31800">
        <w:rPr>
          <w:rFonts w:asciiTheme="minorEastAsia" w:eastAsiaTheme="minorEastAsia" w:hAnsiTheme="minorEastAsia" w:cs="Times New Roman" w:hint="eastAsia"/>
          <w:highlight w:val="yellow"/>
        </w:rPr>
        <w:t>)와 투자계약서를 체결하였고,</w:t>
      </w:r>
      <w:r w:rsidRPr="00F31800">
        <w:rPr>
          <w:rFonts w:asciiTheme="minorEastAsia" w:eastAsiaTheme="minorEastAsia" w:hAnsiTheme="minorEastAsia" w:cs="Times New Roman"/>
          <w:highlight w:val="yellow"/>
        </w:rPr>
        <w:t xml:space="preserve"> </w:t>
      </w:r>
      <w:proofErr w:type="spellStart"/>
      <w:r w:rsidRPr="00F31800">
        <w:rPr>
          <w:rFonts w:asciiTheme="minorEastAsia" w:eastAsiaTheme="minorEastAsia" w:hAnsiTheme="minorEastAsia" w:cs="Times New Roman" w:hint="eastAsia"/>
          <w:highlight w:val="yellow"/>
        </w:rPr>
        <w:t>신영제</w:t>
      </w:r>
      <w:proofErr w:type="spellEnd"/>
      <w:r w:rsidRPr="00F31800">
        <w:rPr>
          <w:rFonts w:asciiTheme="minorEastAsia" w:eastAsiaTheme="minorEastAsia" w:hAnsiTheme="minorEastAsia" w:cs="Times New Roman" w:hint="eastAsia"/>
          <w:highlight w:val="yellow"/>
        </w:rPr>
        <w:t xml:space="preserve">2호는 회사의 신주 </w:t>
      </w:r>
      <w:r w:rsidRPr="00F31800">
        <w:rPr>
          <w:rFonts w:asciiTheme="minorEastAsia" w:eastAsiaTheme="minorEastAsia" w:hAnsiTheme="minorEastAsia" w:cs="Times New Roman"/>
          <w:highlight w:val="yellow"/>
        </w:rPr>
        <w:t>1,362</w:t>
      </w:r>
      <w:r w:rsidRPr="00F31800">
        <w:rPr>
          <w:rFonts w:asciiTheme="minorEastAsia" w:eastAsiaTheme="minorEastAsia" w:hAnsiTheme="minorEastAsia" w:cs="Times New Roman" w:hint="eastAsia"/>
          <w:highlight w:val="yellow"/>
        </w:rPr>
        <w:t>주를 1,299,121,908원에 인수함.</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투자계약서에 따르면 회사는 제3자에게 기술 등을 양도할 수 없고,</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중요 경영사항에 대해 사전 서면동의를 받아야 하며,</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최승용은 </w:t>
      </w:r>
      <w:proofErr w:type="spellStart"/>
      <w:r w:rsidRPr="00F31800">
        <w:rPr>
          <w:rFonts w:asciiTheme="minorEastAsia" w:eastAsiaTheme="minorEastAsia" w:hAnsiTheme="minorEastAsia" w:cs="Times New Roman" w:hint="eastAsia"/>
          <w:highlight w:val="yellow"/>
        </w:rPr>
        <w:lastRenderedPageBreak/>
        <w:t>신영제</w:t>
      </w:r>
      <w:proofErr w:type="spellEnd"/>
      <w:r w:rsidRPr="00F31800">
        <w:rPr>
          <w:rFonts w:asciiTheme="minorEastAsia" w:eastAsiaTheme="minorEastAsia" w:hAnsiTheme="minorEastAsia" w:cs="Times New Roman" w:hint="eastAsia"/>
          <w:highlight w:val="yellow"/>
        </w:rPr>
        <w:t xml:space="preserve">2호의 동의 없이 주식을 처분할 수 없으며, 처분 시에는 주식인수대금의 </w:t>
      </w:r>
      <w:r w:rsidRPr="00F31800">
        <w:rPr>
          <w:rFonts w:asciiTheme="minorEastAsia" w:eastAsiaTheme="minorEastAsia" w:hAnsiTheme="minorEastAsia" w:cs="Times New Roman"/>
          <w:highlight w:val="yellow"/>
        </w:rPr>
        <w:t>10%</w:t>
      </w:r>
      <w:r w:rsidRPr="00F31800">
        <w:rPr>
          <w:rFonts w:asciiTheme="minorEastAsia" w:eastAsiaTheme="minorEastAsia" w:hAnsiTheme="minorEastAsia" w:cs="Times New Roman" w:hint="eastAsia"/>
          <w:highlight w:val="yellow"/>
        </w:rPr>
        <w:t xml:space="preserve">인 약 </w:t>
      </w:r>
      <w:r w:rsidRPr="00F31800">
        <w:rPr>
          <w:rFonts w:asciiTheme="minorEastAsia" w:eastAsiaTheme="minorEastAsia" w:hAnsiTheme="minorEastAsia" w:cs="Times New Roman"/>
          <w:highlight w:val="yellow"/>
        </w:rPr>
        <w:t>1</w:t>
      </w:r>
      <w:r w:rsidRPr="00F31800">
        <w:rPr>
          <w:rFonts w:asciiTheme="minorEastAsia" w:eastAsiaTheme="minorEastAsia" w:hAnsiTheme="minorEastAsia" w:cs="Times New Roman" w:hint="eastAsia"/>
          <w:highlight w:val="yellow"/>
        </w:rPr>
        <w:t xml:space="preserve">억 </w:t>
      </w:r>
      <w:r w:rsidRPr="00F31800">
        <w:rPr>
          <w:rFonts w:asciiTheme="minorEastAsia" w:eastAsiaTheme="minorEastAsia" w:hAnsiTheme="minorEastAsia" w:cs="Times New Roman"/>
          <w:highlight w:val="yellow"/>
        </w:rPr>
        <w:t>3</w:t>
      </w:r>
      <w:r w:rsidRPr="00F31800">
        <w:rPr>
          <w:rFonts w:asciiTheme="minorEastAsia" w:eastAsiaTheme="minorEastAsia" w:hAnsiTheme="minorEastAsia" w:cs="Times New Roman" w:hint="eastAsia"/>
          <w:highlight w:val="yellow"/>
        </w:rPr>
        <w:t>천만원을 위약벌로 지급하여야 함.</w:t>
      </w:r>
      <w:r w:rsidRPr="00F31800">
        <w:rPr>
          <w:rFonts w:asciiTheme="minorEastAsia" w:eastAsiaTheme="minorEastAsia" w:hAnsiTheme="minorEastAsia" w:cs="Times New Roman"/>
          <w:highlight w:val="yellow"/>
        </w:rPr>
        <w:t xml:space="preserve"> </w:t>
      </w:r>
    </w:p>
    <w:p w14:paraId="0FFE0112"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제공된 자료에 따르면 회사는 </w:t>
      </w:r>
      <w:r w:rsidRPr="00F31800">
        <w:rPr>
          <w:rFonts w:asciiTheme="minorEastAsia" w:eastAsiaTheme="minorEastAsia" w:hAnsiTheme="minorEastAsia" w:cs="Times New Roman"/>
          <w:highlight w:val="yellow"/>
        </w:rPr>
        <w:t xml:space="preserve">2021. 4. 8. </w:t>
      </w:r>
      <w:r w:rsidRPr="00F31800">
        <w:rPr>
          <w:rFonts w:asciiTheme="minorEastAsia" w:eastAsiaTheme="minorEastAsia" w:hAnsiTheme="minorEastAsia" w:cs="Times New Roman" w:hint="eastAsia"/>
          <w:highlight w:val="yellow"/>
        </w:rPr>
        <w:t>김재현,</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심지혜, </w:t>
      </w:r>
      <w:proofErr w:type="spellStart"/>
      <w:r w:rsidRPr="00F31800">
        <w:rPr>
          <w:rFonts w:asciiTheme="minorEastAsia" w:eastAsiaTheme="minorEastAsia" w:hAnsiTheme="minorEastAsia" w:cs="Times New Roman" w:hint="eastAsia"/>
          <w:highlight w:val="yellow"/>
        </w:rPr>
        <w:t>정충모</w:t>
      </w:r>
      <w:proofErr w:type="spellEnd"/>
      <w:r w:rsidRPr="00F31800">
        <w:rPr>
          <w:rFonts w:asciiTheme="minorEastAsia" w:eastAsiaTheme="minorEastAsia" w:hAnsiTheme="minorEastAsia" w:cs="Times New Roman" w:hint="eastAsia"/>
          <w:highlight w:val="yellow"/>
        </w:rPr>
        <w:t xml:space="preserve">(이하 개별적으로 </w:t>
      </w:r>
      <w:r w:rsidRPr="00F31800">
        <w:rPr>
          <w:rFonts w:asciiTheme="minorEastAsia" w:eastAsiaTheme="minorEastAsia" w:hAnsiTheme="minorEastAsia" w:cs="Times New Roman"/>
          <w:highlight w:val="yellow"/>
        </w:rPr>
        <w:t>“</w:t>
      </w:r>
      <w:r w:rsidRPr="00F31800">
        <w:rPr>
          <w:rFonts w:asciiTheme="minorEastAsia" w:eastAsiaTheme="minorEastAsia" w:hAnsiTheme="minorEastAsia" w:cs="Times New Roman" w:hint="eastAsia"/>
          <w:highlight w:val="yellow"/>
        </w:rPr>
        <w:t>개인투자자</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통칭하여 </w:t>
      </w:r>
      <w:r w:rsidRPr="00F31800">
        <w:rPr>
          <w:rFonts w:asciiTheme="minorEastAsia" w:eastAsiaTheme="minorEastAsia" w:hAnsiTheme="minorEastAsia" w:cs="Times New Roman"/>
          <w:highlight w:val="yellow"/>
        </w:rPr>
        <w:t>“</w:t>
      </w:r>
      <w:r w:rsidRPr="00F31800">
        <w:rPr>
          <w:rFonts w:asciiTheme="minorEastAsia" w:eastAsiaTheme="minorEastAsia" w:hAnsiTheme="minorEastAsia" w:cs="Times New Roman" w:hint="eastAsia"/>
          <w:highlight w:val="yellow"/>
        </w:rPr>
        <w:t>개인투자자들</w:t>
      </w:r>
      <w:r w:rsidRPr="00F31800">
        <w:rPr>
          <w:rFonts w:asciiTheme="minorEastAsia" w:eastAsiaTheme="minorEastAsia" w:hAnsiTheme="minorEastAsia" w:cs="Times New Roman"/>
          <w:highlight w:val="yellow"/>
        </w:rPr>
        <w:t>”)</w:t>
      </w:r>
      <w:r w:rsidRPr="00F31800">
        <w:rPr>
          <w:rFonts w:asciiTheme="minorEastAsia" w:eastAsiaTheme="minorEastAsia" w:hAnsiTheme="minorEastAsia" w:cs="Times New Roman" w:hint="eastAsia"/>
          <w:highlight w:val="yellow"/>
        </w:rPr>
        <w:t xml:space="preserve">와 각 같은 내용의 투자계약서를 체결하였으며, 개인투자자들은 각자 회사 신주 </w:t>
      </w:r>
      <w:r w:rsidRPr="00F31800">
        <w:rPr>
          <w:rFonts w:asciiTheme="minorEastAsia" w:eastAsiaTheme="minorEastAsia" w:hAnsiTheme="minorEastAsia" w:cs="Times New Roman"/>
          <w:highlight w:val="yellow"/>
        </w:rPr>
        <w:t>6,423</w:t>
      </w:r>
      <w:r w:rsidRPr="00F31800">
        <w:rPr>
          <w:rFonts w:asciiTheme="minorEastAsia" w:eastAsiaTheme="minorEastAsia" w:hAnsiTheme="minorEastAsia" w:cs="Times New Roman" w:hint="eastAsia"/>
          <w:highlight w:val="yellow"/>
        </w:rPr>
        <w:t xml:space="preserve">주를 </w:t>
      </w:r>
      <w:r w:rsidRPr="00F31800">
        <w:rPr>
          <w:rFonts w:asciiTheme="minorEastAsia" w:eastAsiaTheme="minorEastAsia" w:hAnsiTheme="minorEastAsia" w:cs="Times New Roman"/>
          <w:highlight w:val="yellow"/>
        </w:rPr>
        <w:t>700,107,000</w:t>
      </w:r>
      <w:r w:rsidRPr="00F31800">
        <w:rPr>
          <w:rFonts w:asciiTheme="minorEastAsia" w:eastAsiaTheme="minorEastAsia" w:hAnsiTheme="minorEastAsia" w:cs="Times New Roman" w:hint="eastAsia"/>
          <w:highlight w:val="yellow"/>
        </w:rPr>
        <w:t xml:space="preserve">원에 인수함. 투자계약서의 내용에 따르면, 회사는 가능한 </w:t>
      </w:r>
      <w:r w:rsidRPr="00F31800">
        <w:rPr>
          <w:rFonts w:asciiTheme="minorEastAsia" w:eastAsiaTheme="minorEastAsia" w:hAnsiTheme="minorEastAsia" w:cs="Times New Roman"/>
          <w:highlight w:val="yellow"/>
        </w:rPr>
        <w:t xml:space="preserve">2016. 12. </w:t>
      </w:r>
      <w:proofErr w:type="gramStart"/>
      <w:r w:rsidRPr="00F31800">
        <w:rPr>
          <w:rFonts w:asciiTheme="minorEastAsia" w:eastAsiaTheme="minorEastAsia" w:hAnsiTheme="minorEastAsia" w:cs="Times New Roman"/>
          <w:highlight w:val="yellow"/>
        </w:rPr>
        <w:t>31.</w:t>
      </w:r>
      <w:r w:rsidRPr="00F31800">
        <w:rPr>
          <w:rFonts w:asciiTheme="minorEastAsia" w:eastAsiaTheme="minorEastAsia" w:hAnsiTheme="minorEastAsia" w:cs="Times New Roman" w:hint="eastAsia"/>
          <w:highlight w:val="yellow"/>
        </w:rPr>
        <w:t>까지</w:t>
      </w:r>
      <w:proofErr w:type="gramEnd"/>
      <w:r w:rsidRPr="00F31800">
        <w:rPr>
          <w:rFonts w:asciiTheme="minorEastAsia" w:eastAsiaTheme="minorEastAsia" w:hAnsiTheme="minorEastAsia" w:cs="Times New Roman" w:hint="eastAsia"/>
          <w:highlight w:val="yellow"/>
        </w:rPr>
        <w:t xml:space="preserve"> </w:t>
      </w:r>
      <w:r w:rsidRPr="00F31800">
        <w:rPr>
          <w:rFonts w:asciiTheme="minorEastAsia" w:eastAsiaTheme="minorEastAsia" w:hAnsiTheme="minorEastAsia" w:cs="Times New Roman"/>
          <w:highlight w:val="yellow"/>
        </w:rPr>
        <w:t xml:space="preserve">IPO </w:t>
      </w:r>
      <w:r w:rsidRPr="00F31800">
        <w:rPr>
          <w:rFonts w:asciiTheme="minorEastAsia" w:eastAsiaTheme="minorEastAsia" w:hAnsiTheme="minorEastAsia" w:cs="Times New Roman" w:hint="eastAsia"/>
          <w:highlight w:val="yellow"/>
        </w:rPr>
        <w:t>상장을 추진해야 하며(제1</w:t>
      </w:r>
      <w:r w:rsidRPr="00F31800">
        <w:rPr>
          <w:rFonts w:asciiTheme="minorEastAsia" w:eastAsiaTheme="minorEastAsia" w:hAnsiTheme="minorEastAsia" w:cs="Times New Roman"/>
          <w:highlight w:val="yellow"/>
        </w:rPr>
        <w:t>1</w:t>
      </w:r>
      <w:r w:rsidRPr="00F31800">
        <w:rPr>
          <w:rFonts w:asciiTheme="minorEastAsia" w:eastAsiaTheme="minorEastAsia" w:hAnsiTheme="minorEastAsia" w:cs="Times New Roman" w:hint="eastAsia"/>
          <w:highlight w:val="yellow"/>
        </w:rPr>
        <w:t>조)</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회사의 신규증권 발행 시 개인투자자들은 지분율에 비례하여 우선인수권을 가지며,</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경영권 이전 목적의 신규증권 발행(구주양도 결합된 경우 포함)시에는 개인투자자들에 대한 </w:t>
      </w:r>
      <w:r w:rsidRPr="00F31800">
        <w:rPr>
          <w:rFonts w:asciiTheme="minorEastAsia" w:eastAsiaTheme="minorEastAsia" w:hAnsiTheme="minorEastAsia" w:cs="Times New Roman"/>
          <w:highlight w:val="yellow"/>
        </w:rPr>
        <w:t xml:space="preserve">Tag-along Right </w:t>
      </w:r>
      <w:r w:rsidRPr="00F31800">
        <w:rPr>
          <w:rFonts w:asciiTheme="minorEastAsia" w:eastAsiaTheme="minorEastAsia" w:hAnsiTheme="minorEastAsia" w:cs="Times New Roman" w:hint="eastAsia"/>
          <w:highlight w:val="yellow"/>
        </w:rPr>
        <w:t>보장된 경우에 한하여 신규증권을 발행할 수 있음(제1</w:t>
      </w:r>
      <w:r w:rsidRPr="00F31800">
        <w:rPr>
          <w:rFonts w:asciiTheme="minorEastAsia" w:eastAsiaTheme="minorEastAsia" w:hAnsiTheme="minorEastAsia" w:cs="Times New Roman"/>
          <w:highlight w:val="yellow"/>
        </w:rPr>
        <w:t>2</w:t>
      </w:r>
      <w:r w:rsidRPr="00F31800">
        <w:rPr>
          <w:rFonts w:asciiTheme="minorEastAsia" w:eastAsiaTheme="minorEastAsia" w:hAnsiTheme="minorEastAsia" w:cs="Times New Roman" w:hint="eastAsia"/>
          <w:highlight w:val="yellow"/>
        </w:rPr>
        <w:t>조).</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한편 각 투자계약서 제1</w:t>
      </w:r>
      <w:r w:rsidRPr="00F31800">
        <w:rPr>
          <w:rFonts w:asciiTheme="minorEastAsia" w:eastAsiaTheme="minorEastAsia" w:hAnsiTheme="minorEastAsia" w:cs="Times New Roman"/>
          <w:highlight w:val="yellow"/>
        </w:rPr>
        <w:t>2</w:t>
      </w:r>
      <w:r w:rsidRPr="00F31800">
        <w:rPr>
          <w:rFonts w:asciiTheme="minorEastAsia" w:eastAsiaTheme="minorEastAsia" w:hAnsiTheme="minorEastAsia" w:cs="Times New Roman" w:hint="eastAsia"/>
          <w:highlight w:val="yellow"/>
        </w:rPr>
        <w:t>조 제3항에 따르면,</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경영권 이전 목적의 신규증권 발행시에는 </w:t>
      </w:r>
      <w:r w:rsidRPr="00F31800">
        <w:rPr>
          <w:rFonts w:asciiTheme="minorEastAsia" w:eastAsiaTheme="minorEastAsia" w:hAnsiTheme="minorEastAsia" w:cs="Times New Roman"/>
          <w:highlight w:val="yellow"/>
        </w:rPr>
        <w:t>“</w:t>
      </w:r>
      <w:r w:rsidRPr="00F31800">
        <w:rPr>
          <w:rFonts w:asciiTheme="minorEastAsia" w:eastAsiaTheme="minorEastAsia" w:hAnsiTheme="minorEastAsia" w:cs="Times New Roman" w:hint="eastAsia"/>
          <w:highlight w:val="yellow"/>
        </w:rPr>
        <w:t>제1</w:t>
      </w:r>
      <w:r w:rsidRPr="00F31800">
        <w:rPr>
          <w:rFonts w:asciiTheme="minorEastAsia" w:eastAsiaTheme="minorEastAsia" w:hAnsiTheme="minorEastAsia" w:cs="Times New Roman"/>
          <w:highlight w:val="yellow"/>
        </w:rPr>
        <w:t>3</w:t>
      </w:r>
      <w:r w:rsidRPr="00F31800">
        <w:rPr>
          <w:rFonts w:asciiTheme="minorEastAsia" w:eastAsiaTheme="minorEastAsia" w:hAnsiTheme="minorEastAsia" w:cs="Times New Roman" w:hint="eastAsia"/>
          <w:highlight w:val="yellow"/>
        </w:rPr>
        <w:t>.1조의 사전 서면동의</w:t>
      </w:r>
      <w:r w:rsidRPr="00F31800">
        <w:rPr>
          <w:rFonts w:asciiTheme="minorEastAsia" w:eastAsiaTheme="minorEastAsia" w:hAnsiTheme="minorEastAsia" w:cs="Times New Roman"/>
          <w:highlight w:val="yellow"/>
        </w:rPr>
        <w:t>”</w:t>
      </w:r>
      <w:r w:rsidRPr="00F31800">
        <w:rPr>
          <w:rFonts w:asciiTheme="minorEastAsia" w:eastAsiaTheme="minorEastAsia" w:hAnsiTheme="minorEastAsia" w:cs="Times New Roman" w:hint="eastAsia"/>
          <w:highlight w:val="yellow"/>
        </w:rPr>
        <w:t xml:space="preserve">도 </w:t>
      </w:r>
      <w:proofErr w:type="spellStart"/>
      <w:r w:rsidRPr="00F31800">
        <w:rPr>
          <w:rFonts w:asciiTheme="minorEastAsia" w:eastAsiaTheme="minorEastAsia" w:hAnsiTheme="minorEastAsia" w:cs="Times New Roman" w:hint="eastAsia"/>
          <w:highlight w:val="yellow"/>
        </w:rPr>
        <w:t>받아야한다고</w:t>
      </w:r>
      <w:proofErr w:type="spellEnd"/>
      <w:r w:rsidRPr="00F31800">
        <w:rPr>
          <w:rFonts w:asciiTheme="minorEastAsia" w:eastAsiaTheme="minorEastAsia" w:hAnsiTheme="minorEastAsia" w:cs="Times New Roman" w:hint="eastAsia"/>
          <w:highlight w:val="yellow"/>
        </w:rPr>
        <w:t xml:space="preserve"> 규정되어 있으나,</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제1</w:t>
      </w:r>
      <w:r w:rsidRPr="00F31800">
        <w:rPr>
          <w:rFonts w:asciiTheme="minorEastAsia" w:eastAsiaTheme="minorEastAsia" w:hAnsiTheme="minorEastAsia" w:cs="Times New Roman"/>
          <w:highlight w:val="yellow"/>
        </w:rPr>
        <w:t>3.1</w:t>
      </w:r>
      <w:r w:rsidRPr="00F31800">
        <w:rPr>
          <w:rFonts w:asciiTheme="minorEastAsia" w:eastAsiaTheme="minorEastAsia" w:hAnsiTheme="minorEastAsia" w:cs="Times New Roman" w:hint="eastAsia"/>
          <w:highlight w:val="yellow"/>
        </w:rPr>
        <w:t>조에는 사전 서면동의 규정이 없</w:t>
      </w:r>
      <w:r w:rsidR="00251640">
        <w:rPr>
          <w:rFonts w:asciiTheme="minorEastAsia" w:eastAsiaTheme="minorEastAsia" w:hAnsiTheme="minorEastAsia" w:cs="Times New Roman" w:hint="eastAsia"/>
          <w:highlight w:val="yellow"/>
        </w:rPr>
        <w:t>음</w:t>
      </w:r>
      <w:r w:rsidRPr="00F31800">
        <w:rPr>
          <w:rFonts w:asciiTheme="minorEastAsia" w:eastAsiaTheme="minorEastAsia" w:hAnsiTheme="minorEastAsia" w:cs="Times New Roman" w:hint="eastAsia"/>
          <w:highlight w:val="yellow"/>
        </w:rPr>
        <w:t>.</w:t>
      </w:r>
      <w:r w:rsidRPr="00F31800">
        <w:rPr>
          <w:rFonts w:asciiTheme="minorEastAsia" w:eastAsiaTheme="minorEastAsia" w:hAnsiTheme="minorEastAsia" w:cs="Times New Roman"/>
          <w:highlight w:val="yellow"/>
        </w:rPr>
        <w:t xml:space="preserve"> </w:t>
      </w:r>
    </w:p>
    <w:p w14:paraId="0FFE0113" w14:textId="77777777" w:rsidR="00917DE2" w:rsidRPr="00F31800" w:rsidRDefault="00917DE2" w:rsidP="00917DE2">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분석</w:t>
      </w:r>
    </w:p>
    <w:p w14:paraId="0FFE0114"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본건 거래는 </w:t>
      </w:r>
      <w:proofErr w:type="spellStart"/>
      <w:r w:rsidRPr="00F31800">
        <w:rPr>
          <w:rFonts w:asciiTheme="minorEastAsia" w:eastAsiaTheme="minorEastAsia" w:hAnsiTheme="minorEastAsia" w:cs="Times New Roman" w:hint="eastAsia"/>
          <w:highlight w:val="yellow"/>
        </w:rPr>
        <w:t>신영제</w:t>
      </w:r>
      <w:proofErr w:type="spellEnd"/>
      <w:r w:rsidRPr="00F31800">
        <w:rPr>
          <w:rFonts w:asciiTheme="minorEastAsia" w:eastAsiaTheme="minorEastAsia" w:hAnsiTheme="minorEastAsia" w:cs="Times New Roman" w:hint="eastAsia"/>
          <w:highlight w:val="yellow"/>
        </w:rPr>
        <w:t xml:space="preserve">2호와의 투자계약상 주식양도금지 조항 위반을 구성하여 </w:t>
      </w:r>
      <w:proofErr w:type="spellStart"/>
      <w:r w:rsidRPr="00F31800">
        <w:rPr>
          <w:rFonts w:asciiTheme="minorEastAsia" w:eastAsiaTheme="minorEastAsia" w:hAnsiTheme="minorEastAsia" w:cs="Times New Roman" w:hint="eastAsia"/>
          <w:highlight w:val="yellow"/>
        </w:rPr>
        <w:t>위약벌</w:t>
      </w:r>
      <w:proofErr w:type="spellEnd"/>
      <w:r w:rsidRPr="00F31800">
        <w:rPr>
          <w:rFonts w:asciiTheme="minorEastAsia" w:eastAsiaTheme="minorEastAsia" w:hAnsiTheme="minorEastAsia" w:cs="Times New Roman" w:hint="eastAsia"/>
          <w:highlight w:val="yellow"/>
        </w:rPr>
        <w:t xml:space="preserve"> 지급 의무를 발생시킬 수 있을 것으로 보임.</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나아가 </w:t>
      </w:r>
      <w:proofErr w:type="spellStart"/>
      <w:r w:rsidRPr="00F31800">
        <w:rPr>
          <w:rFonts w:asciiTheme="minorEastAsia" w:eastAsiaTheme="minorEastAsia" w:hAnsiTheme="minorEastAsia" w:cs="Times New Roman" w:hint="eastAsia"/>
          <w:highlight w:val="yellow"/>
        </w:rPr>
        <w:t>신영제</w:t>
      </w:r>
      <w:proofErr w:type="spellEnd"/>
      <w:r w:rsidRPr="00F31800">
        <w:rPr>
          <w:rFonts w:asciiTheme="minorEastAsia" w:eastAsiaTheme="minorEastAsia" w:hAnsiTheme="minorEastAsia" w:cs="Times New Roman" w:hint="eastAsia"/>
          <w:highlight w:val="yellow"/>
        </w:rPr>
        <w:t xml:space="preserve">2호의 경영동의권 등을 침해하는 경우에도 </w:t>
      </w:r>
      <w:proofErr w:type="spellStart"/>
      <w:r w:rsidRPr="00F31800">
        <w:rPr>
          <w:rFonts w:asciiTheme="minorEastAsia" w:eastAsiaTheme="minorEastAsia" w:hAnsiTheme="minorEastAsia" w:cs="Times New Roman" w:hint="eastAsia"/>
          <w:highlight w:val="yellow"/>
        </w:rPr>
        <w:t>위약벌</w:t>
      </w:r>
      <w:proofErr w:type="spellEnd"/>
      <w:r w:rsidRPr="00F31800">
        <w:rPr>
          <w:rFonts w:asciiTheme="minorEastAsia" w:eastAsiaTheme="minorEastAsia" w:hAnsiTheme="minorEastAsia" w:cs="Times New Roman" w:hint="eastAsia"/>
          <w:highlight w:val="yellow"/>
        </w:rPr>
        <w:t xml:space="preserve"> 지급 의무가 발생될 수 있음.</w:t>
      </w:r>
      <w:r w:rsidRPr="00F31800">
        <w:rPr>
          <w:rFonts w:asciiTheme="minorEastAsia" w:eastAsiaTheme="minorEastAsia" w:hAnsiTheme="minorEastAsia" w:cs="Times New Roman"/>
          <w:highlight w:val="yellow"/>
        </w:rPr>
        <w:t xml:space="preserve"> </w:t>
      </w:r>
      <w:proofErr w:type="spellStart"/>
      <w:r w:rsidRPr="00F31800">
        <w:rPr>
          <w:rFonts w:asciiTheme="minorEastAsia" w:eastAsiaTheme="minorEastAsia" w:hAnsiTheme="minorEastAsia" w:cs="Times New Roman" w:hint="eastAsia"/>
          <w:highlight w:val="yellow"/>
        </w:rPr>
        <w:t>위약벌</w:t>
      </w:r>
      <w:proofErr w:type="spellEnd"/>
      <w:r w:rsidRPr="00F31800">
        <w:rPr>
          <w:rFonts w:asciiTheme="minorEastAsia" w:eastAsiaTheme="minorEastAsia" w:hAnsiTheme="minorEastAsia" w:cs="Times New Roman" w:hint="eastAsia"/>
          <w:highlight w:val="yellow"/>
        </w:rPr>
        <w:t xml:space="preserve"> 약정은 공서양속에 반하여 무효라고 보지 않는 이상 일반적으로 유효하다고 보므로,</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회사의 자율적인 경영을 위해서는 </w:t>
      </w:r>
      <w:proofErr w:type="spellStart"/>
      <w:r w:rsidRPr="00F31800">
        <w:rPr>
          <w:rFonts w:asciiTheme="minorEastAsia" w:eastAsiaTheme="minorEastAsia" w:hAnsiTheme="minorEastAsia" w:cs="Times New Roman" w:hint="eastAsia"/>
          <w:highlight w:val="yellow"/>
        </w:rPr>
        <w:t>신영제</w:t>
      </w:r>
      <w:proofErr w:type="spellEnd"/>
      <w:r w:rsidRPr="00F31800">
        <w:rPr>
          <w:rFonts w:asciiTheme="minorEastAsia" w:eastAsiaTheme="minorEastAsia" w:hAnsiTheme="minorEastAsia" w:cs="Times New Roman" w:hint="eastAsia"/>
          <w:highlight w:val="yellow"/>
        </w:rPr>
        <w:t>2호와의 투자계약서상 제한을 해소하는 것이 타당한 것으로 보임.</w:t>
      </w:r>
    </w:p>
    <w:p w14:paraId="0FFE0115"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한편,</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본건 거래와 관련하여 회사가 신규증권을 발행할 시에는,</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개인투자자들에게 </w:t>
      </w:r>
      <w:r w:rsidRPr="00F31800">
        <w:rPr>
          <w:rFonts w:asciiTheme="minorEastAsia" w:eastAsiaTheme="minorEastAsia" w:hAnsiTheme="minorEastAsia" w:cs="Times New Roman"/>
          <w:highlight w:val="yellow"/>
        </w:rPr>
        <w:t>Tag-along Right</w:t>
      </w:r>
      <w:r w:rsidRPr="00F31800">
        <w:rPr>
          <w:rFonts w:asciiTheme="minorEastAsia" w:eastAsiaTheme="minorEastAsia" w:hAnsiTheme="minorEastAsia" w:cs="Times New Roman" w:hint="eastAsia"/>
          <w:highlight w:val="yellow"/>
        </w:rPr>
        <w:t>이 있음을 고지하고 사전 서면동의를 받는 방향이 타당함.</w:t>
      </w:r>
    </w:p>
    <w:p w14:paraId="0FFE0116" w14:textId="77777777" w:rsidR="00917DE2" w:rsidRPr="00F31800" w:rsidRDefault="00917DE2" w:rsidP="00917DE2">
      <w:pPr>
        <w:wordWrap/>
        <w:spacing w:line="360" w:lineRule="atLeast"/>
        <w:contextualSpacing/>
        <w:rPr>
          <w:rFonts w:asciiTheme="minorEastAsia" w:eastAsiaTheme="minorEastAsia" w:hAnsiTheme="minorEastAsia" w:cs="Times New Roman"/>
          <w:b/>
          <w:highlight w:val="yellow"/>
        </w:rPr>
      </w:pPr>
    </w:p>
    <w:p w14:paraId="0FFE0117" w14:textId="77777777" w:rsidR="00917DE2" w:rsidRPr="00F31800" w:rsidRDefault="00917DE2" w:rsidP="00917DE2">
      <w:pPr>
        <w:pStyle w:val="a5"/>
        <w:numPr>
          <w:ilvl w:val="0"/>
          <w:numId w:val="3"/>
        </w:numPr>
        <w:wordWrap/>
        <w:spacing w:line="360" w:lineRule="atLeast"/>
        <w:ind w:leftChars="0" w:left="814"/>
        <w:contextualSpacing/>
        <w:rPr>
          <w:rFonts w:asciiTheme="minorEastAsia" w:eastAsiaTheme="minorEastAsia" w:hAnsiTheme="minorEastAsia" w:cs="Times New Roman"/>
          <w:b/>
          <w:highlight w:val="yellow"/>
        </w:rPr>
      </w:pPr>
      <w:r w:rsidRPr="00F31800">
        <w:rPr>
          <w:rFonts w:asciiTheme="minorEastAsia" w:eastAsiaTheme="minorEastAsia" w:hAnsiTheme="minorEastAsia" w:cs="Times New Roman" w:hint="eastAsia"/>
          <w:b/>
          <w:highlight w:val="yellow"/>
        </w:rPr>
        <w:t xml:space="preserve">회사 </w:t>
      </w:r>
      <w:proofErr w:type="spellStart"/>
      <w:r w:rsidRPr="00F31800">
        <w:rPr>
          <w:rFonts w:asciiTheme="minorEastAsia" w:eastAsiaTheme="minorEastAsia" w:hAnsiTheme="minorEastAsia" w:cs="Times New Roman" w:hint="eastAsia"/>
          <w:b/>
          <w:highlight w:val="yellow"/>
        </w:rPr>
        <w:t>설립시</w:t>
      </w:r>
      <w:proofErr w:type="spellEnd"/>
      <w:r w:rsidRPr="00F31800">
        <w:rPr>
          <w:rFonts w:asciiTheme="minorEastAsia" w:eastAsiaTheme="minorEastAsia" w:hAnsiTheme="minorEastAsia" w:cs="Times New Roman" w:hint="eastAsia"/>
          <w:b/>
          <w:highlight w:val="yellow"/>
        </w:rPr>
        <w:t xml:space="preserve"> 허위의 임대차보증금 현물출자</w:t>
      </w:r>
    </w:p>
    <w:p w14:paraId="0FFE0118" w14:textId="77777777" w:rsidR="00917DE2" w:rsidRPr="00F31800" w:rsidRDefault="00917DE2" w:rsidP="00917DE2">
      <w:pPr>
        <w:pStyle w:val="a5"/>
        <w:numPr>
          <w:ilvl w:val="0"/>
          <w:numId w:val="6"/>
        </w:numPr>
        <w:wordWrap/>
        <w:spacing w:line="360" w:lineRule="atLeast"/>
        <w:ind w:leftChars="0" w:left="1307"/>
        <w:contextualSpacing/>
        <w:rPr>
          <w:rFonts w:asciiTheme="minorEastAsia" w:eastAsiaTheme="minorEastAsia" w:hAnsiTheme="minorEastAsia" w:cs="Times New Roman"/>
          <w:b/>
          <w:highlight w:val="yellow"/>
        </w:rPr>
      </w:pPr>
      <w:r w:rsidRPr="00F31800">
        <w:rPr>
          <w:rFonts w:asciiTheme="minorEastAsia" w:eastAsiaTheme="minorEastAsia" w:hAnsiTheme="minorEastAsia" w:cs="Times New Roman" w:hint="eastAsia"/>
          <w:highlight w:val="yellow"/>
        </w:rPr>
        <w:t>발견 사항</w:t>
      </w:r>
    </w:p>
    <w:p w14:paraId="0FFE0119"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인터뷰에 따르면 회사는 </w:t>
      </w:r>
      <w:r w:rsidRPr="00F31800">
        <w:rPr>
          <w:rFonts w:asciiTheme="minorEastAsia" w:eastAsiaTheme="minorEastAsia" w:hAnsiTheme="minorEastAsia" w:cs="Times New Roman"/>
          <w:highlight w:val="yellow"/>
        </w:rPr>
        <w:t xml:space="preserve">2016. 3. 28. </w:t>
      </w:r>
      <w:r w:rsidRPr="00F31800">
        <w:rPr>
          <w:rFonts w:asciiTheme="minorEastAsia" w:eastAsiaTheme="minorEastAsia" w:hAnsiTheme="minorEastAsia" w:cs="Times New Roman" w:hint="eastAsia"/>
          <w:highlight w:val="yellow"/>
        </w:rPr>
        <w:t xml:space="preserve">당시 </w:t>
      </w:r>
      <w:r w:rsidRPr="00F31800">
        <w:rPr>
          <w:rFonts w:asciiTheme="minorEastAsia" w:eastAsiaTheme="minorEastAsia" w:hAnsiTheme="minorEastAsia" w:cs="Times New Roman"/>
          <w:highlight w:val="yellow"/>
        </w:rPr>
        <w:t>발</w:t>
      </w:r>
      <w:r w:rsidRPr="00F31800">
        <w:rPr>
          <w:rFonts w:asciiTheme="minorEastAsia" w:eastAsiaTheme="minorEastAsia" w:hAnsiTheme="minorEastAsia" w:cs="Times New Roman" w:hint="eastAsia"/>
          <w:highlight w:val="yellow"/>
        </w:rPr>
        <w:t xml:space="preserve">기인 천지용과 이후 회사 </w:t>
      </w:r>
      <w:r w:rsidRPr="00F31800">
        <w:rPr>
          <w:rFonts w:asciiTheme="minorEastAsia" w:eastAsiaTheme="minorEastAsia" w:hAnsiTheme="minorEastAsia" w:cs="Times New Roman"/>
          <w:highlight w:val="yellow"/>
        </w:rPr>
        <w:t>CTO</w:t>
      </w:r>
      <w:r w:rsidRPr="00F31800">
        <w:rPr>
          <w:rFonts w:asciiTheme="minorEastAsia" w:eastAsiaTheme="minorEastAsia" w:hAnsiTheme="minorEastAsia" w:cs="Times New Roman" w:hint="eastAsia"/>
          <w:highlight w:val="yellow"/>
        </w:rPr>
        <w:t>를 역임한 박홍성이 주도하여 설립하였다고 함.</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당시 박홍성이 허위의 임대차보증금반환채권 약 </w:t>
      </w:r>
      <w:r w:rsidRPr="00F31800">
        <w:rPr>
          <w:rFonts w:asciiTheme="minorEastAsia" w:eastAsiaTheme="minorEastAsia" w:hAnsiTheme="minorEastAsia" w:cs="Times New Roman"/>
          <w:highlight w:val="yellow"/>
        </w:rPr>
        <w:t>20,000,000</w:t>
      </w:r>
      <w:r w:rsidRPr="00F31800">
        <w:rPr>
          <w:rFonts w:asciiTheme="minorEastAsia" w:eastAsiaTheme="minorEastAsia" w:hAnsiTheme="minorEastAsia" w:cs="Times New Roman" w:hint="eastAsia"/>
          <w:highlight w:val="yellow"/>
        </w:rPr>
        <w:t xml:space="preserve">원을 현물출자 하는 방식으로 설립 당시 인수가액 </w:t>
      </w:r>
      <w:r w:rsidRPr="00F31800">
        <w:rPr>
          <w:rFonts w:asciiTheme="minorEastAsia" w:eastAsiaTheme="minorEastAsia" w:hAnsiTheme="minorEastAsia" w:cs="Times New Roman"/>
          <w:highlight w:val="yellow"/>
        </w:rPr>
        <w:t>20,000,000</w:t>
      </w:r>
      <w:r w:rsidRPr="00F31800">
        <w:rPr>
          <w:rFonts w:asciiTheme="minorEastAsia" w:eastAsiaTheme="minorEastAsia" w:hAnsiTheme="minorEastAsia" w:cs="Times New Roman" w:hint="eastAsia"/>
          <w:highlight w:val="yellow"/>
        </w:rPr>
        <w:t xml:space="preserve">원을 납입하였으며, </w:t>
      </w:r>
      <w:proofErr w:type="spellStart"/>
      <w:r w:rsidRPr="00F31800">
        <w:rPr>
          <w:rFonts w:asciiTheme="minorEastAsia" w:eastAsiaTheme="minorEastAsia" w:hAnsiTheme="minorEastAsia" w:cs="Times New Roman" w:hint="eastAsia"/>
          <w:highlight w:val="yellow"/>
        </w:rPr>
        <w:t>보통주</w:t>
      </w:r>
      <w:proofErr w:type="spellEnd"/>
      <w:r w:rsidRPr="00F31800">
        <w:rPr>
          <w:rFonts w:asciiTheme="minorEastAsia" w:eastAsiaTheme="minorEastAsia" w:hAnsiTheme="minorEastAsia" w:cs="Times New Roman" w:hint="eastAsia"/>
          <w:highlight w:val="yellow"/>
        </w:rPr>
        <w:t xml:space="preserve"> </w:t>
      </w:r>
      <w:r w:rsidRPr="00F31800">
        <w:rPr>
          <w:rFonts w:asciiTheme="minorEastAsia" w:eastAsiaTheme="minorEastAsia" w:hAnsiTheme="minorEastAsia" w:cs="Times New Roman"/>
          <w:highlight w:val="yellow"/>
        </w:rPr>
        <w:t>4,000</w:t>
      </w:r>
      <w:r w:rsidRPr="00F31800">
        <w:rPr>
          <w:rFonts w:asciiTheme="minorEastAsia" w:eastAsiaTheme="minorEastAsia" w:hAnsiTheme="minorEastAsia" w:cs="Times New Roman" w:hint="eastAsia"/>
          <w:highlight w:val="yellow"/>
        </w:rPr>
        <w:t>주가 발행됨)</w:t>
      </w:r>
      <w:r w:rsidRPr="00F31800">
        <w:rPr>
          <w:rFonts w:asciiTheme="minorEastAsia" w:eastAsiaTheme="minorEastAsia" w:hAnsiTheme="minorEastAsia" w:cs="Times New Roman"/>
          <w:highlight w:val="yellow"/>
        </w:rPr>
        <w:t xml:space="preserve">. </w:t>
      </w:r>
    </w:p>
    <w:p w14:paraId="0FFE011A" w14:textId="77777777" w:rsidR="00917DE2" w:rsidRPr="00F31800" w:rsidRDefault="00917DE2" w:rsidP="00917DE2">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분석</w:t>
      </w:r>
    </w:p>
    <w:p w14:paraId="0FFE011B"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실질적으로는 </w:t>
      </w:r>
      <w:proofErr w:type="spellStart"/>
      <w:r w:rsidRPr="00F31800">
        <w:rPr>
          <w:rFonts w:asciiTheme="minorEastAsia" w:eastAsiaTheme="minorEastAsia" w:hAnsiTheme="minorEastAsia" w:cs="Times New Roman" w:hint="eastAsia"/>
          <w:highlight w:val="yellow"/>
        </w:rPr>
        <w:t>주금</w:t>
      </w:r>
      <w:proofErr w:type="spellEnd"/>
      <w:r w:rsidRPr="00F31800">
        <w:rPr>
          <w:rFonts w:asciiTheme="minorEastAsia" w:eastAsiaTheme="minorEastAsia" w:hAnsiTheme="minorEastAsia" w:cs="Times New Roman" w:hint="eastAsia"/>
          <w:highlight w:val="yellow"/>
        </w:rPr>
        <w:t xml:space="preserve"> 납입 또는 현물출자의 이행이 되지 않았으나,</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형식적으로 </w:t>
      </w:r>
      <w:proofErr w:type="spellStart"/>
      <w:r w:rsidRPr="00F31800">
        <w:rPr>
          <w:rFonts w:asciiTheme="minorEastAsia" w:eastAsiaTheme="minorEastAsia" w:hAnsiTheme="minorEastAsia" w:cs="Times New Roman" w:hint="eastAsia"/>
          <w:highlight w:val="yellow"/>
        </w:rPr>
        <w:t>주금이</w:t>
      </w:r>
      <w:proofErr w:type="spellEnd"/>
      <w:r w:rsidRPr="00F31800">
        <w:rPr>
          <w:rFonts w:asciiTheme="minorEastAsia" w:eastAsiaTheme="minorEastAsia" w:hAnsiTheme="minorEastAsia" w:cs="Times New Roman" w:hint="eastAsia"/>
          <w:highlight w:val="yellow"/>
        </w:rPr>
        <w:t xml:space="preserve"> 납입 또는 현물출자가 이행된 외양을 가장하고 설립등기를 마치는 경우 그러한 행위를 한 발기인, 업무집행사원,</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이사 등은 </w:t>
      </w:r>
      <w:r w:rsidRPr="00F31800">
        <w:rPr>
          <w:rFonts w:asciiTheme="minorEastAsia" w:eastAsiaTheme="minorEastAsia" w:hAnsiTheme="minorEastAsia" w:cs="Times New Roman"/>
          <w:highlight w:val="yellow"/>
        </w:rPr>
        <w:t>5</w:t>
      </w:r>
      <w:r w:rsidRPr="00F31800">
        <w:rPr>
          <w:rFonts w:asciiTheme="minorEastAsia" w:eastAsiaTheme="minorEastAsia" w:hAnsiTheme="minorEastAsia" w:cs="Times New Roman" w:hint="eastAsia"/>
          <w:highlight w:val="yellow"/>
        </w:rPr>
        <w:t xml:space="preserve">년 이하의 징역 또는 </w:t>
      </w:r>
      <w:r w:rsidRPr="00F31800">
        <w:rPr>
          <w:rFonts w:asciiTheme="minorEastAsia" w:eastAsiaTheme="minorEastAsia" w:hAnsiTheme="minorEastAsia" w:cs="Times New Roman"/>
          <w:highlight w:val="yellow"/>
        </w:rPr>
        <w:t>1</w:t>
      </w:r>
      <w:r w:rsidRPr="00F31800">
        <w:rPr>
          <w:rFonts w:asciiTheme="minorEastAsia" w:eastAsiaTheme="minorEastAsia" w:hAnsiTheme="minorEastAsia" w:cs="Times New Roman" w:hint="eastAsia"/>
          <w:highlight w:val="yellow"/>
        </w:rPr>
        <w:t>천만원 이하의 벌금에 처할 수 있음(상법 제6</w:t>
      </w:r>
      <w:r w:rsidRPr="00F31800">
        <w:rPr>
          <w:rFonts w:asciiTheme="minorEastAsia" w:eastAsiaTheme="minorEastAsia" w:hAnsiTheme="minorEastAsia" w:cs="Times New Roman"/>
          <w:highlight w:val="yellow"/>
        </w:rPr>
        <w:t>28</w:t>
      </w:r>
      <w:r w:rsidRPr="00F31800">
        <w:rPr>
          <w:rFonts w:asciiTheme="minorEastAsia" w:eastAsiaTheme="minorEastAsia" w:hAnsiTheme="minorEastAsia" w:cs="Times New Roman" w:hint="eastAsia"/>
          <w:highlight w:val="yellow"/>
        </w:rPr>
        <w:t>조).</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원칙적으로 설립 당시 회사의 발기인이었던 천지용 및 회사의 이사들 중 현물출자 행위에 가담한 자들은 형사 처벌 대상이 될 수 있음.</w:t>
      </w:r>
      <w:r w:rsidRPr="00F31800">
        <w:rPr>
          <w:rFonts w:asciiTheme="minorEastAsia" w:eastAsiaTheme="minorEastAsia" w:hAnsiTheme="minorEastAsia" w:cs="Times New Roman"/>
          <w:highlight w:val="yellow"/>
        </w:rPr>
        <w:t xml:space="preserve"> </w:t>
      </w:r>
    </w:p>
    <w:p w14:paraId="0FFE011C"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lastRenderedPageBreak/>
        <w:t>허위의 채권을 현물출자 하는 경우 발기인의 손해배상 책임 등으로 그 하자가 치유되지 않는 한 현물출자를 무효로 볼 수 있으며,</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그 정도가 심한 경우에는 회사설립무효, 취소소송의 원인이 될 수도 있음.</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그러나, 회사의 설립의 무효, 취소는 회사 성립의 날로부터 </w:t>
      </w:r>
      <w:r w:rsidRPr="00F31800">
        <w:rPr>
          <w:rFonts w:asciiTheme="minorEastAsia" w:eastAsiaTheme="minorEastAsia" w:hAnsiTheme="minorEastAsia" w:cs="Times New Roman"/>
          <w:highlight w:val="yellow"/>
        </w:rPr>
        <w:t>2</w:t>
      </w:r>
      <w:r w:rsidRPr="00F31800">
        <w:rPr>
          <w:rFonts w:asciiTheme="minorEastAsia" w:eastAsiaTheme="minorEastAsia" w:hAnsiTheme="minorEastAsia" w:cs="Times New Roman" w:hint="eastAsia"/>
          <w:highlight w:val="yellow"/>
        </w:rPr>
        <w:t>년내에 소만으로 주장할 수 있으며,</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신주발행무효의 소 또한 신주를 발행한 날로부터 </w:t>
      </w:r>
      <w:r w:rsidRPr="00F31800">
        <w:rPr>
          <w:rFonts w:asciiTheme="minorEastAsia" w:eastAsiaTheme="minorEastAsia" w:hAnsiTheme="minorEastAsia" w:cs="Times New Roman"/>
          <w:highlight w:val="yellow"/>
        </w:rPr>
        <w:t>6</w:t>
      </w:r>
      <w:r w:rsidRPr="00F31800">
        <w:rPr>
          <w:rFonts w:asciiTheme="minorEastAsia" w:eastAsiaTheme="minorEastAsia" w:hAnsiTheme="minorEastAsia" w:cs="Times New Roman" w:hint="eastAsia"/>
          <w:highlight w:val="yellow"/>
        </w:rPr>
        <w:t>월내에 소만으로 주장할 수 있음.</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현재 회사 설립일로부터 약 </w:t>
      </w:r>
      <w:r w:rsidRPr="00F31800">
        <w:rPr>
          <w:rFonts w:asciiTheme="minorEastAsia" w:eastAsiaTheme="minorEastAsia" w:hAnsiTheme="minorEastAsia" w:cs="Times New Roman"/>
          <w:highlight w:val="yellow"/>
        </w:rPr>
        <w:t>5</w:t>
      </w:r>
      <w:r w:rsidRPr="00F31800">
        <w:rPr>
          <w:rFonts w:asciiTheme="minorEastAsia" w:eastAsiaTheme="minorEastAsia" w:hAnsiTheme="minorEastAsia" w:cs="Times New Roman" w:hint="eastAsia"/>
          <w:highlight w:val="yellow"/>
        </w:rPr>
        <w:t xml:space="preserve">년이 </w:t>
      </w:r>
      <w:proofErr w:type="gramStart"/>
      <w:r w:rsidRPr="00F31800">
        <w:rPr>
          <w:rFonts w:asciiTheme="minorEastAsia" w:eastAsiaTheme="minorEastAsia" w:hAnsiTheme="minorEastAsia" w:cs="Times New Roman" w:hint="eastAsia"/>
          <w:highlight w:val="yellow"/>
        </w:rPr>
        <w:t>경과 하였으므로</w:t>
      </w:r>
      <w:proofErr w:type="gramEnd"/>
      <w:r w:rsidRPr="00F31800">
        <w:rPr>
          <w:rFonts w:asciiTheme="minorEastAsia" w:eastAsiaTheme="minorEastAsia" w:hAnsiTheme="minorEastAsia" w:cs="Times New Roman" w:hint="eastAsia"/>
          <w:highlight w:val="yellow"/>
        </w:rPr>
        <w:t>,</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위 사유로 인해 회사 설립이 무효,</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취소 되거나 당시 발행된 주식 </w:t>
      </w:r>
      <w:r w:rsidRPr="00F31800">
        <w:rPr>
          <w:rFonts w:asciiTheme="minorEastAsia" w:eastAsiaTheme="minorEastAsia" w:hAnsiTheme="minorEastAsia" w:cs="Times New Roman"/>
          <w:highlight w:val="yellow"/>
        </w:rPr>
        <w:t>4,000</w:t>
      </w:r>
      <w:r w:rsidRPr="00F31800">
        <w:rPr>
          <w:rFonts w:asciiTheme="minorEastAsia" w:eastAsiaTheme="minorEastAsia" w:hAnsiTheme="minorEastAsia" w:cs="Times New Roman" w:hint="eastAsia"/>
          <w:highlight w:val="yellow"/>
        </w:rPr>
        <w:t>주가 무효로 될 가능성은 낮다고 보임.</w:t>
      </w:r>
    </w:p>
    <w:p w14:paraId="0FFE011D"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한편,</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허위의 채권을 현물출자 하는 방식으로 회사 </w:t>
      </w:r>
      <w:proofErr w:type="spellStart"/>
      <w:r w:rsidRPr="00F31800">
        <w:rPr>
          <w:rFonts w:asciiTheme="minorEastAsia" w:eastAsiaTheme="minorEastAsia" w:hAnsiTheme="minorEastAsia" w:cs="Times New Roman" w:hint="eastAsia"/>
          <w:highlight w:val="yellow"/>
        </w:rPr>
        <w:t>설립시</w:t>
      </w:r>
      <w:proofErr w:type="spellEnd"/>
      <w:r w:rsidRPr="00F31800">
        <w:rPr>
          <w:rFonts w:asciiTheme="minorEastAsia" w:eastAsiaTheme="minorEastAsia" w:hAnsiTheme="minorEastAsia" w:cs="Times New Roman" w:hint="eastAsia"/>
          <w:highlight w:val="yellow"/>
        </w:rPr>
        <w:t xml:space="preserve"> 인수대금을 납입한 경우, 현실적인 납입이 없으므로 납입의 효력이 없다고 볼 것임.</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이 경우, 가장납입을 공모하거나 알고 있었던 발기인은 회사에게 손해배상책임을 부담하므로(상법 제3</w:t>
      </w:r>
      <w:r w:rsidRPr="00F31800">
        <w:rPr>
          <w:rFonts w:asciiTheme="minorEastAsia" w:eastAsiaTheme="minorEastAsia" w:hAnsiTheme="minorEastAsia" w:cs="Times New Roman"/>
          <w:highlight w:val="yellow"/>
        </w:rPr>
        <w:t>22</w:t>
      </w:r>
      <w:r w:rsidRPr="00F31800">
        <w:rPr>
          <w:rFonts w:asciiTheme="minorEastAsia" w:eastAsiaTheme="minorEastAsia" w:hAnsiTheme="minorEastAsia" w:cs="Times New Roman" w:hint="eastAsia"/>
          <w:highlight w:val="yellow"/>
        </w:rPr>
        <w:t>조 제1항)</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당시 발기인 천지용이 허위채권의 현물출자와 관련된 사정을 알았다면, 회사는 천지용에게 </w:t>
      </w:r>
      <w:r w:rsidRPr="00F31800">
        <w:rPr>
          <w:rFonts w:asciiTheme="minorEastAsia" w:eastAsiaTheme="minorEastAsia" w:hAnsiTheme="minorEastAsia" w:cs="Times New Roman"/>
          <w:highlight w:val="yellow"/>
        </w:rPr>
        <w:t>20,000,000</w:t>
      </w:r>
      <w:r w:rsidRPr="00F31800">
        <w:rPr>
          <w:rFonts w:asciiTheme="minorEastAsia" w:eastAsiaTheme="minorEastAsia" w:hAnsiTheme="minorEastAsia" w:cs="Times New Roman" w:hint="eastAsia"/>
          <w:highlight w:val="yellow"/>
        </w:rPr>
        <w:t>원 상당의 손해를 배상할 것을 청구할 수 있을 것임.</w:t>
      </w:r>
    </w:p>
    <w:p w14:paraId="0FFE011E" w14:textId="77777777" w:rsidR="00917DE2" w:rsidRPr="00F31800" w:rsidRDefault="00917DE2" w:rsidP="00917DE2">
      <w:pPr>
        <w:pStyle w:val="a5"/>
        <w:wordWrap/>
        <w:spacing w:line="360" w:lineRule="atLeast"/>
        <w:ind w:leftChars="0" w:left="814"/>
        <w:contextualSpacing/>
        <w:rPr>
          <w:rFonts w:asciiTheme="minorEastAsia" w:eastAsiaTheme="minorEastAsia" w:hAnsiTheme="minorEastAsia" w:cs="Times New Roman"/>
          <w:b/>
          <w:highlight w:val="yellow"/>
        </w:rPr>
      </w:pPr>
    </w:p>
    <w:p w14:paraId="0FFE011F" w14:textId="77777777" w:rsidR="00917DE2" w:rsidRPr="00F31800" w:rsidRDefault="00917DE2" w:rsidP="00917DE2">
      <w:pPr>
        <w:pStyle w:val="a5"/>
        <w:numPr>
          <w:ilvl w:val="0"/>
          <w:numId w:val="3"/>
        </w:numPr>
        <w:wordWrap/>
        <w:spacing w:line="360" w:lineRule="atLeast"/>
        <w:ind w:leftChars="0" w:left="814"/>
        <w:contextualSpacing/>
        <w:rPr>
          <w:rFonts w:asciiTheme="minorEastAsia" w:eastAsiaTheme="minorEastAsia" w:hAnsiTheme="minorEastAsia" w:cs="Times New Roman"/>
          <w:b/>
          <w:highlight w:val="yellow"/>
        </w:rPr>
      </w:pPr>
      <w:r w:rsidRPr="00F31800">
        <w:rPr>
          <w:rFonts w:asciiTheme="minorEastAsia" w:eastAsiaTheme="minorEastAsia" w:hAnsiTheme="minorEastAsia" w:cs="Times New Roman" w:hint="eastAsia"/>
          <w:b/>
          <w:highlight w:val="yellow"/>
        </w:rPr>
        <w:t>제3자 신주 배정</w:t>
      </w:r>
    </w:p>
    <w:p w14:paraId="0FFE0120" w14:textId="77777777" w:rsidR="00917DE2" w:rsidRPr="00F31800" w:rsidRDefault="00917DE2" w:rsidP="00917DE2">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발견 사항</w:t>
      </w:r>
    </w:p>
    <w:p w14:paraId="0FFE0121"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회사의 정관에 따르면,</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회사는</w:t>
      </w:r>
      <w:r w:rsidRPr="00F31800">
        <w:rPr>
          <w:rFonts w:asciiTheme="minorEastAsia" w:eastAsiaTheme="minorEastAsia" w:hAnsiTheme="minorEastAsia" w:cs="Times New Roman"/>
          <w:highlight w:val="yellow"/>
        </w:rPr>
        <w:t xml:space="preserve"> 발행주식총수의 30%를 초과하지 않는 범위에서 FI, SI, 외국인투자자, 신기술사업금융 및 창업투자업무를 영위하는 국내법인 등에게 </w:t>
      </w:r>
      <w:r w:rsidRPr="00F31800">
        <w:rPr>
          <w:rFonts w:asciiTheme="minorEastAsia" w:eastAsiaTheme="minorEastAsia" w:hAnsiTheme="minorEastAsia" w:cs="Times New Roman" w:hint="eastAsia"/>
          <w:highlight w:val="yellow"/>
        </w:rPr>
        <w:t xml:space="preserve">제3자 배정 </w:t>
      </w:r>
      <w:r w:rsidRPr="00F31800">
        <w:rPr>
          <w:rFonts w:asciiTheme="minorEastAsia" w:eastAsiaTheme="minorEastAsia" w:hAnsiTheme="minorEastAsia" w:cs="Times New Roman"/>
          <w:highlight w:val="yellow"/>
        </w:rPr>
        <w:t>신주 발행</w:t>
      </w:r>
      <w:r w:rsidRPr="00F31800">
        <w:rPr>
          <w:rFonts w:asciiTheme="minorEastAsia" w:eastAsiaTheme="minorEastAsia" w:hAnsiTheme="minorEastAsia" w:cs="Times New Roman" w:hint="eastAsia"/>
          <w:highlight w:val="yellow"/>
        </w:rPr>
        <w:t>을 할</w:t>
      </w:r>
      <w:r w:rsidRPr="00F31800">
        <w:rPr>
          <w:rFonts w:asciiTheme="minorEastAsia" w:eastAsiaTheme="minorEastAsia" w:hAnsiTheme="minorEastAsia" w:cs="Times New Roman"/>
          <w:highlight w:val="yellow"/>
        </w:rPr>
        <w:t xml:space="preserve"> 수 있음(제9조 제2항).</w:t>
      </w:r>
    </w:p>
    <w:p w14:paraId="0FFE0122"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회사의 </w:t>
      </w:r>
      <w:r w:rsidRPr="00F31800">
        <w:rPr>
          <w:rFonts w:asciiTheme="minorEastAsia" w:eastAsiaTheme="minorEastAsia" w:hAnsiTheme="minorEastAsia" w:cs="Times New Roman"/>
          <w:highlight w:val="yellow"/>
        </w:rPr>
        <w:t xml:space="preserve">2021. 5. 12. </w:t>
      </w:r>
      <w:r w:rsidRPr="00F31800">
        <w:rPr>
          <w:rFonts w:asciiTheme="minorEastAsia" w:eastAsiaTheme="minorEastAsia" w:hAnsiTheme="minorEastAsia" w:cs="Times New Roman" w:hint="eastAsia"/>
          <w:highlight w:val="yellow"/>
        </w:rPr>
        <w:t>등기사항전부증명서에 따르면 회사의</w:t>
      </w:r>
      <w:r w:rsidRPr="00F31800">
        <w:rPr>
          <w:rFonts w:asciiTheme="minorEastAsia" w:eastAsiaTheme="minorEastAsia" w:hAnsiTheme="minorEastAsia" w:cs="Times New Roman"/>
          <w:highlight w:val="yellow"/>
        </w:rPr>
        <w:t xml:space="preserve"> 현재 발행주식총수는 416,382주임(발행할 주식의 총수는 10,000,000주임). </w:t>
      </w:r>
    </w:p>
    <w:p w14:paraId="0FFE0123"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제공된 자료와 답변에 따르면,</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회사는 설립 당시 </w:t>
      </w:r>
      <w:proofErr w:type="spellStart"/>
      <w:r w:rsidRPr="00F31800">
        <w:rPr>
          <w:rFonts w:asciiTheme="minorEastAsia" w:eastAsiaTheme="minorEastAsia" w:hAnsiTheme="minorEastAsia" w:cs="Times New Roman" w:hint="eastAsia"/>
          <w:highlight w:val="yellow"/>
        </w:rPr>
        <w:t>보통주</w:t>
      </w:r>
      <w:proofErr w:type="spellEnd"/>
      <w:r w:rsidRPr="00F31800">
        <w:rPr>
          <w:rFonts w:asciiTheme="minorEastAsia" w:eastAsiaTheme="minorEastAsia" w:hAnsiTheme="minorEastAsia" w:cs="Times New Roman" w:hint="eastAsia"/>
          <w:highlight w:val="yellow"/>
        </w:rPr>
        <w:t xml:space="preserve"> 4,000주를 발행하였으며,</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이후 </w:t>
      </w:r>
      <w:r w:rsidRPr="00F31800">
        <w:rPr>
          <w:rFonts w:asciiTheme="minorEastAsia" w:eastAsiaTheme="minorEastAsia" w:hAnsiTheme="minorEastAsia" w:cs="Times New Roman"/>
          <w:highlight w:val="yellow"/>
        </w:rPr>
        <w:t>16</w:t>
      </w:r>
      <w:r w:rsidRPr="00F31800">
        <w:rPr>
          <w:rFonts w:asciiTheme="minorEastAsia" w:eastAsiaTheme="minorEastAsia" w:hAnsiTheme="minorEastAsia" w:cs="Times New Roman" w:hint="eastAsia"/>
          <w:highlight w:val="yellow"/>
        </w:rPr>
        <w:t>차례에 거친 제3자배정 신주 발행을 거쳤고,</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주주배정 증자 또는 전환사채의 </w:t>
      </w:r>
      <w:proofErr w:type="spellStart"/>
      <w:r w:rsidRPr="00F31800">
        <w:rPr>
          <w:rFonts w:asciiTheme="minorEastAsia" w:eastAsiaTheme="minorEastAsia" w:hAnsiTheme="minorEastAsia" w:cs="Times New Roman" w:hint="eastAsia"/>
          <w:highlight w:val="yellow"/>
        </w:rPr>
        <w:t>보통주</w:t>
      </w:r>
      <w:proofErr w:type="spellEnd"/>
      <w:r w:rsidRPr="00F31800">
        <w:rPr>
          <w:rFonts w:asciiTheme="minorEastAsia" w:eastAsiaTheme="minorEastAsia" w:hAnsiTheme="minorEastAsia" w:cs="Times New Roman" w:hint="eastAsia"/>
          <w:highlight w:val="yellow"/>
        </w:rPr>
        <w:t xml:space="preserve"> 전환 등 기타 자본금 증가 사유는 없었음.</w:t>
      </w:r>
      <w:r w:rsidRPr="00F31800">
        <w:rPr>
          <w:rFonts w:asciiTheme="minorEastAsia" w:eastAsiaTheme="minorEastAsia" w:hAnsiTheme="minorEastAsia" w:cs="Times New Roman"/>
          <w:highlight w:val="yellow"/>
        </w:rPr>
        <w:t xml:space="preserve"> </w:t>
      </w:r>
    </w:p>
    <w:p w14:paraId="0FFE0124" w14:textId="77777777" w:rsidR="00917DE2" w:rsidRPr="00F31800" w:rsidRDefault="00917DE2" w:rsidP="00917DE2">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분석</w:t>
      </w:r>
    </w:p>
    <w:p w14:paraId="0FFE0125"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회사의</w:t>
      </w:r>
      <w:r w:rsidRPr="00F31800">
        <w:rPr>
          <w:rFonts w:asciiTheme="minorEastAsia" w:eastAsiaTheme="minorEastAsia" w:hAnsiTheme="minorEastAsia" w:cs="Times New Roman"/>
          <w:highlight w:val="yellow"/>
        </w:rPr>
        <w:t xml:space="preserve"> 현 정관상 제3자 배정은 발행주식총수의 30%를 초과하지 않는 범위에서 FI, SI, 외국인투자자, 신기술사업금융 및 창업투자업무를 영위하는 국내법인 등에게 신주를 발행할 수 있음(제9조 제2항).</w:t>
      </w:r>
    </w:p>
    <w:p w14:paraId="0FFE0126"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여기서</w:t>
      </w:r>
      <w:r w:rsidRPr="00F31800">
        <w:rPr>
          <w:rFonts w:asciiTheme="minorEastAsia" w:eastAsiaTheme="minorEastAsia" w:hAnsiTheme="minorEastAsia" w:cs="Times New Roman"/>
          <w:highlight w:val="yellow"/>
        </w:rPr>
        <w:t xml:space="preserve"> “발행주식총수의 30%”는 회사가 달리 정하지 않는 한 실제 신주를 발행하는 시점의 발행주식총수를 기준으로 판단하는 것이 일반적이며, 제3자배정을 통해 발행할 신주와 기발행주식총수를 합산하여 계산함. 나아가 이미 제3자배정으로 발행된 주식은 다음 발행한도 </w:t>
      </w:r>
      <w:proofErr w:type="spellStart"/>
      <w:r w:rsidRPr="00F31800">
        <w:rPr>
          <w:rFonts w:asciiTheme="minorEastAsia" w:eastAsiaTheme="minorEastAsia" w:hAnsiTheme="minorEastAsia" w:cs="Times New Roman"/>
          <w:highlight w:val="yellow"/>
        </w:rPr>
        <w:t>계산시</w:t>
      </w:r>
      <w:proofErr w:type="spellEnd"/>
      <w:r w:rsidRPr="00F31800">
        <w:rPr>
          <w:rFonts w:asciiTheme="minorEastAsia" w:eastAsiaTheme="minorEastAsia" w:hAnsiTheme="minorEastAsia" w:cs="Times New Roman"/>
          <w:highlight w:val="yellow"/>
        </w:rPr>
        <w:t xml:space="preserve"> 한도에서 차감하는 누적적 방식에 의해 계산함. </w:t>
      </w:r>
    </w:p>
    <w:p w14:paraId="0FFE0127"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현재 회사의 발행주식총수 </w:t>
      </w:r>
      <w:r w:rsidRPr="00F31800">
        <w:rPr>
          <w:rFonts w:asciiTheme="minorEastAsia" w:eastAsiaTheme="minorEastAsia" w:hAnsiTheme="minorEastAsia" w:cs="Times New Roman"/>
          <w:highlight w:val="yellow"/>
        </w:rPr>
        <w:t>416,382</w:t>
      </w:r>
      <w:r w:rsidRPr="00F31800">
        <w:rPr>
          <w:rFonts w:asciiTheme="minorEastAsia" w:eastAsiaTheme="minorEastAsia" w:hAnsiTheme="minorEastAsia" w:cs="Times New Roman" w:hint="eastAsia"/>
          <w:highlight w:val="yellow"/>
        </w:rPr>
        <w:t xml:space="preserve">주 중 </w:t>
      </w:r>
      <w:proofErr w:type="spellStart"/>
      <w:r w:rsidRPr="00F31800">
        <w:rPr>
          <w:rFonts w:asciiTheme="minorEastAsia" w:eastAsiaTheme="minorEastAsia" w:hAnsiTheme="minorEastAsia" w:cs="Times New Roman" w:hint="eastAsia"/>
          <w:highlight w:val="yellow"/>
        </w:rPr>
        <w:t>보통주</w:t>
      </w:r>
      <w:proofErr w:type="spellEnd"/>
      <w:r w:rsidRPr="00F31800">
        <w:rPr>
          <w:rFonts w:asciiTheme="minorEastAsia" w:eastAsiaTheme="minorEastAsia" w:hAnsiTheme="minorEastAsia" w:cs="Times New Roman" w:hint="eastAsia"/>
          <w:highlight w:val="yellow"/>
        </w:rPr>
        <w:t xml:space="preserve"> </w:t>
      </w:r>
      <w:r w:rsidRPr="00F31800">
        <w:rPr>
          <w:rFonts w:asciiTheme="minorEastAsia" w:eastAsiaTheme="minorEastAsia" w:hAnsiTheme="minorEastAsia" w:cs="Times New Roman"/>
          <w:highlight w:val="yellow"/>
        </w:rPr>
        <w:t>4,000</w:t>
      </w:r>
      <w:r w:rsidRPr="00F31800">
        <w:rPr>
          <w:rFonts w:asciiTheme="minorEastAsia" w:eastAsiaTheme="minorEastAsia" w:hAnsiTheme="minorEastAsia" w:cs="Times New Roman" w:hint="eastAsia"/>
          <w:highlight w:val="yellow"/>
        </w:rPr>
        <w:t xml:space="preserve">주를 제외한 </w:t>
      </w:r>
      <w:r w:rsidRPr="00F31800">
        <w:rPr>
          <w:rFonts w:asciiTheme="minorEastAsia" w:eastAsiaTheme="minorEastAsia" w:hAnsiTheme="minorEastAsia" w:cs="Times New Roman"/>
          <w:highlight w:val="yellow"/>
        </w:rPr>
        <w:t>412,382</w:t>
      </w:r>
      <w:r w:rsidRPr="00F31800">
        <w:rPr>
          <w:rFonts w:asciiTheme="minorEastAsia" w:eastAsiaTheme="minorEastAsia" w:hAnsiTheme="minorEastAsia" w:cs="Times New Roman" w:hint="eastAsia"/>
          <w:highlight w:val="yellow"/>
        </w:rPr>
        <w:t>주가 제3자배정으로 발행된 주식이므로,</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회사는 현재 정관 상으로는 제3자 배정 신주 발행을 할 수 없음.</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이 경우 정관 개정 없이 제3자 배정 신주 발행을 </w:t>
      </w:r>
      <w:r w:rsidRPr="00F31800">
        <w:rPr>
          <w:rFonts w:asciiTheme="minorEastAsia" w:eastAsiaTheme="minorEastAsia" w:hAnsiTheme="minorEastAsia" w:cs="Times New Roman" w:hint="eastAsia"/>
          <w:highlight w:val="yellow"/>
        </w:rPr>
        <w:lastRenderedPageBreak/>
        <w:t>한다면</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원칙적으로 발행된 신주는 신주발행무효소송의 대상이 될 수 있으므로,</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본건 거래와 함께 신주발행을 예정하고 있다면 본건 거래종결전 선행조건으로 제3자 배정 한도를 없애는 방식의 정관 개정을 포함할 필요가 있음.</w:t>
      </w:r>
      <w:r w:rsidRPr="00F31800">
        <w:rPr>
          <w:rFonts w:asciiTheme="minorEastAsia" w:eastAsiaTheme="minorEastAsia" w:hAnsiTheme="minorEastAsia" w:cs="Times New Roman"/>
          <w:highlight w:val="yellow"/>
        </w:rPr>
        <w:t xml:space="preserve"> </w:t>
      </w:r>
    </w:p>
    <w:p w14:paraId="0FFE0128" w14:textId="77777777" w:rsidR="00917DE2" w:rsidRPr="00F31800" w:rsidRDefault="00917DE2" w:rsidP="00917DE2">
      <w:pPr>
        <w:pStyle w:val="a5"/>
        <w:wordWrap/>
        <w:spacing w:line="360" w:lineRule="atLeast"/>
        <w:ind w:leftChars="0" w:left="1160"/>
        <w:contextualSpacing/>
        <w:rPr>
          <w:rFonts w:asciiTheme="minorEastAsia" w:eastAsiaTheme="minorEastAsia" w:hAnsiTheme="minorEastAsia" w:cs="Times New Roman"/>
          <w:highlight w:val="yellow"/>
        </w:rPr>
      </w:pPr>
    </w:p>
    <w:p w14:paraId="0FFE0129" w14:textId="77777777" w:rsidR="00917DE2" w:rsidRPr="00F31800" w:rsidRDefault="00917DE2" w:rsidP="00917DE2">
      <w:pPr>
        <w:pStyle w:val="a5"/>
        <w:numPr>
          <w:ilvl w:val="0"/>
          <w:numId w:val="3"/>
        </w:numPr>
        <w:wordWrap/>
        <w:spacing w:line="360" w:lineRule="atLeast"/>
        <w:ind w:leftChars="0" w:left="814"/>
        <w:contextualSpacing/>
        <w:rPr>
          <w:rFonts w:asciiTheme="minorEastAsia" w:eastAsiaTheme="minorEastAsia" w:hAnsiTheme="minorEastAsia" w:cs="Times New Roman"/>
          <w:b/>
          <w:highlight w:val="yellow"/>
        </w:rPr>
      </w:pPr>
      <w:r w:rsidRPr="00F31800">
        <w:rPr>
          <w:rFonts w:asciiTheme="minorEastAsia" w:eastAsiaTheme="minorEastAsia" w:hAnsiTheme="minorEastAsia" w:cs="Times New Roman" w:hint="eastAsia"/>
          <w:b/>
          <w:highlight w:val="yellow"/>
        </w:rPr>
        <w:t xml:space="preserve">주식회사 </w:t>
      </w:r>
      <w:proofErr w:type="spellStart"/>
      <w:r w:rsidRPr="00F31800">
        <w:rPr>
          <w:rFonts w:asciiTheme="minorEastAsia" w:eastAsiaTheme="minorEastAsia" w:hAnsiTheme="minorEastAsia" w:cs="Times New Roman" w:hint="eastAsia"/>
          <w:b/>
          <w:highlight w:val="yellow"/>
        </w:rPr>
        <w:t>닥터펫스타</w:t>
      </w:r>
      <w:proofErr w:type="spellEnd"/>
    </w:p>
    <w:p w14:paraId="0FFE012A" w14:textId="77777777" w:rsidR="00917DE2" w:rsidRPr="00F31800" w:rsidRDefault="00917DE2" w:rsidP="00917DE2">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ghlight w:val="yellow"/>
        </w:rPr>
        <w:t>발견 사항</w:t>
      </w:r>
    </w:p>
    <w:p w14:paraId="0FFE012B"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회사는</w:t>
      </w:r>
      <w:r w:rsidRPr="00F31800">
        <w:rPr>
          <w:rFonts w:asciiTheme="minorEastAsia" w:eastAsiaTheme="minorEastAsia" w:hAnsiTheme="minorEastAsia" w:cs="Times New Roman"/>
          <w:highlight w:val="yellow"/>
        </w:rPr>
        <w:t xml:space="preserve"> 2019. 12. 2. </w:t>
      </w:r>
      <w:proofErr w:type="spellStart"/>
      <w:r w:rsidRPr="00F31800">
        <w:rPr>
          <w:rFonts w:asciiTheme="minorEastAsia" w:eastAsiaTheme="minorEastAsia" w:hAnsiTheme="minorEastAsia" w:cs="Times New Roman" w:hint="eastAsia"/>
          <w:highlight w:val="yellow"/>
        </w:rPr>
        <w:t>닥터펫스타와</w:t>
      </w:r>
      <w:proofErr w:type="spellEnd"/>
      <w:r w:rsidRPr="00F31800">
        <w:rPr>
          <w:rFonts w:asciiTheme="minorEastAsia" w:eastAsiaTheme="minorEastAsia" w:hAnsiTheme="minorEastAsia" w:cs="Times New Roman" w:hint="eastAsia"/>
          <w:highlight w:val="yellow"/>
        </w:rPr>
        <w:t xml:space="preserve"> 상환전환우선 종류주식 인수계약을 체결하여 </w:t>
      </w:r>
      <w:proofErr w:type="spellStart"/>
      <w:r w:rsidRPr="00F31800">
        <w:rPr>
          <w:rFonts w:asciiTheme="minorEastAsia" w:eastAsiaTheme="minorEastAsia" w:hAnsiTheme="minorEastAsia" w:cs="Times New Roman"/>
          <w:highlight w:val="yellow"/>
        </w:rPr>
        <w:t>닥터펫스타의</w:t>
      </w:r>
      <w:proofErr w:type="spellEnd"/>
      <w:r w:rsidRPr="00F31800">
        <w:rPr>
          <w:rFonts w:asciiTheme="minorEastAsia" w:eastAsiaTheme="minorEastAsia" w:hAnsiTheme="minorEastAsia" w:cs="Times New Roman"/>
          <w:highlight w:val="yellow"/>
        </w:rPr>
        <w:t xml:space="preserve"> 발행주식총수 12,245주 중 상환전환우선주(보통주와 동일한 의결권</w:t>
      </w:r>
      <w:r w:rsidRPr="00F31800">
        <w:rPr>
          <w:rFonts w:asciiTheme="minorEastAsia" w:eastAsiaTheme="minorEastAsia" w:hAnsiTheme="minorEastAsia" w:cs="Times New Roman" w:hint="eastAsia"/>
          <w:highlight w:val="yellow"/>
        </w:rPr>
        <w:t>을 가짐</w:t>
      </w:r>
      <w:r w:rsidRPr="00F31800">
        <w:rPr>
          <w:rFonts w:asciiTheme="minorEastAsia" w:eastAsiaTheme="minorEastAsia" w:hAnsiTheme="minorEastAsia" w:cs="Times New Roman"/>
          <w:highlight w:val="yellow"/>
        </w:rPr>
        <w:t>) 6,245주를 제3자 배정방식으로 배정받아 보유하고 있</w:t>
      </w:r>
      <w:r w:rsidRPr="00F31800">
        <w:rPr>
          <w:rFonts w:asciiTheme="minorEastAsia" w:eastAsiaTheme="minorEastAsia" w:hAnsiTheme="minorEastAsia" w:cs="Times New Roman" w:hint="eastAsia"/>
          <w:highlight w:val="yellow"/>
        </w:rPr>
        <w:t>음</w:t>
      </w:r>
      <w:r w:rsidRPr="00F31800">
        <w:rPr>
          <w:rFonts w:asciiTheme="minorEastAsia" w:eastAsiaTheme="minorEastAsia" w:hAnsiTheme="minorEastAsia" w:cs="Times New Roman"/>
          <w:highlight w:val="yellow"/>
        </w:rPr>
        <w:t>.</w:t>
      </w:r>
    </w:p>
    <w:p w14:paraId="0FFE012C"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답변에 따르면,</w:t>
      </w:r>
      <w:r w:rsidRPr="00F31800">
        <w:rPr>
          <w:rFonts w:asciiTheme="minorEastAsia" w:eastAsiaTheme="minorEastAsia" w:hAnsiTheme="minorEastAsia" w:cs="Times New Roman"/>
          <w:highlight w:val="yellow"/>
        </w:rPr>
        <w:t xml:space="preserve"> </w:t>
      </w:r>
      <w:proofErr w:type="spellStart"/>
      <w:r w:rsidRPr="00F31800">
        <w:rPr>
          <w:rFonts w:asciiTheme="minorEastAsia" w:eastAsiaTheme="minorEastAsia" w:hAnsiTheme="minorEastAsia" w:cs="Times New Roman" w:hint="eastAsia"/>
          <w:highlight w:val="yellow"/>
        </w:rPr>
        <w:t>닥터펫스타는</w:t>
      </w:r>
      <w:proofErr w:type="spellEnd"/>
      <w:r w:rsidRPr="00F31800">
        <w:rPr>
          <w:rFonts w:asciiTheme="minorEastAsia" w:eastAsiaTheme="minorEastAsia" w:hAnsiTheme="minorEastAsia" w:cs="Times New Roman" w:hint="eastAsia"/>
          <w:highlight w:val="yellow"/>
        </w:rPr>
        <w:t xml:space="preserve"> </w:t>
      </w:r>
      <w:proofErr w:type="spellStart"/>
      <w:r w:rsidRPr="00F31800">
        <w:rPr>
          <w:rFonts w:asciiTheme="minorEastAsia" w:eastAsiaTheme="minorEastAsia" w:hAnsiTheme="minorEastAsia" w:cs="Times New Roman" w:hint="eastAsia"/>
          <w:highlight w:val="yellow"/>
        </w:rPr>
        <w:t>슬개골보정의류를</w:t>
      </w:r>
      <w:proofErr w:type="spellEnd"/>
      <w:r w:rsidRPr="00F31800">
        <w:rPr>
          <w:rFonts w:asciiTheme="minorEastAsia" w:eastAsiaTheme="minorEastAsia" w:hAnsiTheme="minorEastAsia" w:cs="Times New Roman" w:hint="eastAsia"/>
          <w:highlight w:val="yellow"/>
        </w:rPr>
        <w:t xml:space="preserve"> 제작하는 회사이며,</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회사가 </w:t>
      </w:r>
      <w:proofErr w:type="spellStart"/>
      <w:r w:rsidRPr="00F31800">
        <w:rPr>
          <w:rFonts w:asciiTheme="minorEastAsia" w:eastAsiaTheme="minorEastAsia" w:hAnsiTheme="minorEastAsia" w:cs="Times New Roman" w:hint="eastAsia"/>
          <w:highlight w:val="yellow"/>
        </w:rPr>
        <w:t>닥터펫스타로부터</w:t>
      </w:r>
      <w:proofErr w:type="spellEnd"/>
      <w:r w:rsidRPr="00F31800">
        <w:rPr>
          <w:rFonts w:asciiTheme="minorEastAsia" w:eastAsiaTheme="minorEastAsia" w:hAnsiTheme="minorEastAsia" w:cs="Times New Roman" w:hint="eastAsia"/>
          <w:highlight w:val="yellow"/>
        </w:rPr>
        <w:t xml:space="preserve"> </w:t>
      </w:r>
      <w:proofErr w:type="spellStart"/>
      <w:r w:rsidRPr="00F31800">
        <w:rPr>
          <w:rFonts w:asciiTheme="minorEastAsia" w:eastAsiaTheme="minorEastAsia" w:hAnsiTheme="minorEastAsia" w:cs="Times New Roman" w:hint="eastAsia"/>
          <w:highlight w:val="yellow"/>
        </w:rPr>
        <w:t>슬개골보정의류를</w:t>
      </w:r>
      <w:proofErr w:type="spellEnd"/>
      <w:r w:rsidRPr="00F31800">
        <w:rPr>
          <w:rFonts w:asciiTheme="minorEastAsia" w:eastAsiaTheme="minorEastAsia" w:hAnsiTheme="minorEastAsia" w:cs="Times New Roman" w:hint="eastAsia"/>
          <w:highlight w:val="yellow"/>
        </w:rPr>
        <w:t xml:space="preserve"> 원가에 취득하는 것을 조건으로 지분을 확보하였다고 함.</w:t>
      </w:r>
    </w:p>
    <w:p w14:paraId="0FFE012D"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회사는 </w:t>
      </w:r>
      <w:r w:rsidRPr="00F31800">
        <w:rPr>
          <w:rFonts w:asciiTheme="minorEastAsia" w:eastAsiaTheme="minorEastAsia" w:hAnsiTheme="minorEastAsia" w:cs="Times New Roman"/>
          <w:highlight w:val="yellow"/>
        </w:rPr>
        <w:t xml:space="preserve">2019. 12. 2. </w:t>
      </w:r>
      <w:r w:rsidRPr="00F31800">
        <w:rPr>
          <w:rFonts w:asciiTheme="minorEastAsia" w:eastAsiaTheme="minorEastAsia" w:hAnsiTheme="minorEastAsia" w:cs="Times New Roman" w:hint="eastAsia"/>
          <w:highlight w:val="yellow"/>
        </w:rPr>
        <w:t xml:space="preserve">주식회사 </w:t>
      </w:r>
      <w:proofErr w:type="spellStart"/>
      <w:r w:rsidRPr="00F31800">
        <w:rPr>
          <w:rFonts w:asciiTheme="minorEastAsia" w:eastAsiaTheme="minorEastAsia" w:hAnsiTheme="minorEastAsia" w:cs="Times New Roman" w:hint="eastAsia"/>
          <w:highlight w:val="yellow"/>
        </w:rPr>
        <w:t>닥터펫스타</w:t>
      </w:r>
      <w:proofErr w:type="spellEnd"/>
      <w:r w:rsidRPr="00F31800">
        <w:rPr>
          <w:rFonts w:asciiTheme="minorEastAsia" w:eastAsiaTheme="minorEastAsia" w:hAnsiTheme="minorEastAsia" w:cs="Times New Roman" w:hint="eastAsia"/>
          <w:highlight w:val="yellow"/>
        </w:rPr>
        <w:t>, 한재웅(</w:t>
      </w:r>
      <w:proofErr w:type="spellStart"/>
      <w:r w:rsidRPr="00F31800">
        <w:rPr>
          <w:rFonts w:asciiTheme="minorEastAsia" w:eastAsiaTheme="minorEastAsia" w:hAnsiTheme="minorEastAsia" w:cs="Times New Roman" w:hint="eastAsia"/>
          <w:highlight w:val="yellow"/>
        </w:rPr>
        <w:t>닥터펫스타</w:t>
      </w:r>
      <w:proofErr w:type="spellEnd"/>
      <w:r w:rsidRPr="00F31800">
        <w:rPr>
          <w:rFonts w:asciiTheme="minorEastAsia" w:eastAsiaTheme="minorEastAsia" w:hAnsiTheme="minorEastAsia" w:cs="Times New Roman" w:hint="eastAsia"/>
          <w:highlight w:val="yellow"/>
        </w:rPr>
        <w:t xml:space="preserve"> 최대주주)</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박동석(운영이사)과 주주간 계약을 체결함.</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주주간 계약에 따르면 회사는 </w:t>
      </w:r>
      <w:proofErr w:type="spellStart"/>
      <w:r w:rsidRPr="00F31800">
        <w:rPr>
          <w:rFonts w:asciiTheme="minorEastAsia" w:eastAsiaTheme="minorEastAsia" w:hAnsiTheme="minorEastAsia" w:cs="Times New Roman" w:hint="eastAsia"/>
          <w:highlight w:val="yellow"/>
        </w:rPr>
        <w:t>닥터펫스타의</w:t>
      </w:r>
      <w:proofErr w:type="spellEnd"/>
      <w:r w:rsidRPr="00F31800">
        <w:rPr>
          <w:rFonts w:asciiTheme="minorEastAsia" w:eastAsiaTheme="minorEastAsia" w:hAnsiTheme="minorEastAsia" w:cs="Times New Roman" w:hint="eastAsia"/>
          <w:highlight w:val="yellow"/>
        </w:rPr>
        <w:t xml:space="preserve"> 이사 </w:t>
      </w:r>
      <w:r w:rsidRPr="00F31800">
        <w:rPr>
          <w:rFonts w:asciiTheme="minorEastAsia" w:eastAsiaTheme="minorEastAsia" w:hAnsiTheme="minorEastAsia" w:cs="Times New Roman"/>
          <w:highlight w:val="yellow"/>
        </w:rPr>
        <w:t>1</w:t>
      </w:r>
      <w:r w:rsidRPr="00F31800">
        <w:rPr>
          <w:rFonts w:asciiTheme="minorEastAsia" w:eastAsiaTheme="minorEastAsia" w:hAnsiTheme="minorEastAsia" w:cs="Times New Roman" w:hint="eastAsia"/>
          <w:highlight w:val="yellow"/>
        </w:rPr>
        <w:t>인 지명권(제4조), 경영동의권(제7조)</w:t>
      </w:r>
      <w:r w:rsidRPr="00F31800">
        <w:rPr>
          <w:rFonts w:asciiTheme="minorEastAsia" w:eastAsiaTheme="minorEastAsia" w:hAnsiTheme="minorEastAsia" w:cs="Times New Roman"/>
          <w:highlight w:val="yellow"/>
        </w:rPr>
        <w:t xml:space="preserve">, </w:t>
      </w:r>
      <w:proofErr w:type="spellStart"/>
      <w:r w:rsidRPr="00F31800">
        <w:rPr>
          <w:rFonts w:asciiTheme="minorEastAsia" w:eastAsiaTheme="minorEastAsia" w:hAnsiTheme="minorEastAsia" w:cs="Times New Roman" w:hint="eastAsia"/>
          <w:highlight w:val="yellow"/>
        </w:rPr>
        <w:t>풋옵션</w:t>
      </w:r>
      <w:proofErr w:type="spellEnd"/>
      <w:r w:rsidRPr="00F31800">
        <w:rPr>
          <w:rFonts w:asciiTheme="minorEastAsia" w:eastAsiaTheme="minorEastAsia" w:hAnsiTheme="minorEastAsia" w:cs="Times New Roman" w:hint="eastAsia"/>
          <w:highlight w:val="yellow"/>
        </w:rPr>
        <w:t>(제13조)</w:t>
      </w:r>
      <w:r w:rsidRPr="00F31800">
        <w:rPr>
          <w:rFonts w:asciiTheme="minorEastAsia" w:eastAsiaTheme="minorEastAsia" w:hAnsiTheme="minorEastAsia" w:cs="Times New Roman"/>
          <w:highlight w:val="yellow"/>
        </w:rPr>
        <w:t>, Tag-along Right(</w:t>
      </w:r>
      <w:r w:rsidRPr="00F31800">
        <w:rPr>
          <w:rFonts w:asciiTheme="minorEastAsia" w:eastAsiaTheme="minorEastAsia" w:hAnsiTheme="minorEastAsia" w:cs="Times New Roman" w:hint="eastAsia"/>
          <w:highlight w:val="yellow"/>
        </w:rPr>
        <w:t>제1</w:t>
      </w:r>
      <w:r w:rsidRPr="00F31800">
        <w:rPr>
          <w:rFonts w:asciiTheme="minorEastAsia" w:eastAsiaTheme="minorEastAsia" w:hAnsiTheme="minorEastAsia" w:cs="Times New Roman"/>
          <w:highlight w:val="yellow"/>
        </w:rPr>
        <w:t>4</w:t>
      </w:r>
      <w:r w:rsidRPr="00F31800">
        <w:rPr>
          <w:rFonts w:asciiTheme="minorEastAsia" w:eastAsiaTheme="minorEastAsia" w:hAnsiTheme="minorEastAsia" w:cs="Times New Roman" w:hint="eastAsia"/>
          <w:highlight w:val="yellow"/>
        </w:rPr>
        <w:t>조)</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등을 가지며,</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한재웅은 위 상환전환우선 종류주식 인수계약의 거래종결일로부터 </w:t>
      </w:r>
      <w:r w:rsidRPr="00F31800">
        <w:rPr>
          <w:rFonts w:asciiTheme="minorEastAsia" w:eastAsiaTheme="minorEastAsia" w:hAnsiTheme="minorEastAsia" w:cs="Times New Roman"/>
          <w:highlight w:val="yellow"/>
        </w:rPr>
        <w:t>1</w:t>
      </w:r>
      <w:r w:rsidRPr="00F31800">
        <w:rPr>
          <w:rFonts w:asciiTheme="minorEastAsia" w:eastAsiaTheme="minorEastAsia" w:hAnsiTheme="minorEastAsia" w:cs="Times New Roman" w:hint="eastAsia"/>
          <w:highlight w:val="yellow"/>
        </w:rPr>
        <w:t xml:space="preserve">년이 </w:t>
      </w:r>
      <w:proofErr w:type="spellStart"/>
      <w:r w:rsidRPr="00F31800">
        <w:rPr>
          <w:rFonts w:asciiTheme="minorEastAsia" w:eastAsiaTheme="minorEastAsia" w:hAnsiTheme="minorEastAsia" w:cs="Times New Roman" w:hint="eastAsia"/>
          <w:highlight w:val="yellow"/>
        </w:rPr>
        <w:t>도과한</w:t>
      </w:r>
      <w:proofErr w:type="spellEnd"/>
      <w:r w:rsidRPr="00F31800">
        <w:rPr>
          <w:rFonts w:asciiTheme="minorEastAsia" w:eastAsiaTheme="minorEastAsia" w:hAnsiTheme="minorEastAsia" w:cs="Times New Roman" w:hint="eastAsia"/>
          <w:highlight w:val="yellow"/>
        </w:rPr>
        <w:t xml:space="preserve"> 날 이후 </w:t>
      </w:r>
      <w:r w:rsidRPr="00F31800">
        <w:rPr>
          <w:rFonts w:asciiTheme="minorEastAsia" w:eastAsiaTheme="minorEastAsia" w:hAnsiTheme="minorEastAsia" w:cs="Times New Roman"/>
          <w:highlight w:val="yellow"/>
        </w:rPr>
        <w:t>2</w:t>
      </w:r>
      <w:r w:rsidRPr="00F31800">
        <w:rPr>
          <w:rFonts w:asciiTheme="minorEastAsia" w:eastAsiaTheme="minorEastAsia" w:hAnsiTheme="minorEastAsia" w:cs="Times New Roman" w:hint="eastAsia"/>
          <w:highlight w:val="yellow"/>
        </w:rPr>
        <w:t xml:space="preserve">년 </w:t>
      </w:r>
      <w:r w:rsidRPr="00F31800">
        <w:rPr>
          <w:rFonts w:asciiTheme="minorEastAsia" w:eastAsiaTheme="minorEastAsia" w:hAnsiTheme="minorEastAsia" w:cs="Times New Roman"/>
          <w:highlight w:val="yellow"/>
        </w:rPr>
        <w:t>6</w:t>
      </w:r>
      <w:r w:rsidRPr="00F31800">
        <w:rPr>
          <w:rFonts w:asciiTheme="minorEastAsia" w:eastAsiaTheme="minorEastAsia" w:hAnsiTheme="minorEastAsia" w:cs="Times New Roman" w:hint="eastAsia"/>
          <w:highlight w:val="yellow"/>
        </w:rPr>
        <w:t xml:space="preserve">개월 동안 회사가 보유한 </w:t>
      </w:r>
      <w:proofErr w:type="spellStart"/>
      <w:r w:rsidRPr="00F31800">
        <w:rPr>
          <w:rFonts w:asciiTheme="minorEastAsia" w:eastAsiaTheme="minorEastAsia" w:hAnsiTheme="minorEastAsia" w:cs="Times New Roman" w:hint="eastAsia"/>
          <w:highlight w:val="yellow"/>
        </w:rPr>
        <w:t>닥터펫스타</w:t>
      </w:r>
      <w:proofErr w:type="spellEnd"/>
      <w:r w:rsidRPr="00F31800">
        <w:rPr>
          <w:rFonts w:asciiTheme="minorEastAsia" w:eastAsiaTheme="minorEastAsia" w:hAnsiTheme="minorEastAsia" w:cs="Times New Roman" w:hint="eastAsia"/>
          <w:highlight w:val="yellow"/>
        </w:rPr>
        <w:t xml:space="preserve"> 주식의 </w:t>
      </w:r>
      <w:r w:rsidRPr="00F31800">
        <w:rPr>
          <w:rFonts w:asciiTheme="minorEastAsia" w:eastAsiaTheme="minorEastAsia" w:hAnsiTheme="minorEastAsia" w:cs="Times New Roman"/>
          <w:highlight w:val="yellow"/>
        </w:rPr>
        <w:t>25%</w:t>
      </w:r>
      <w:r w:rsidRPr="00F31800">
        <w:rPr>
          <w:rFonts w:asciiTheme="minorEastAsia" w:eastAsiaTheme="minorEastAsia" w:hAnsiTheme="minorEastAsia" w:cs="Times New Roman" w:hint="eastAsia"/>
          <w:highlight w:val="yellow"/>
        </w:rPr>
        <w:t>에 대해 콜옵션을 가짐.</w:t>
      </w:r>
    </w:p>
    <w:p w14:paraId="0FFE012E"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한편,</w:t>
      </w:r>
      <w:r w:rsidRPr="00F31800">
        <w:rPr>
          <w:rFonts w:asciiTheme="minorEastAsia" w:eastAsiaTheme="minorEastAsia" w:hAnsiTheme="minorEastAsia" w:cs="Times New Roman"/>
          <w:highlight w:val="yellow"/>
        </w:rPr>
        <w:t xml:space="preserve"> 2020. 10. 28.</w:t>
      </w:r>
      <w:r w:rsidRPr="00F31800">
        <w:rPr>
          <w:rFonts w:asciiTheme="minorEastAsia" w:eastAsiaTheme="minorEastAsia" w:hAnsiTheme="minorEastAsia" w:cs="Times New Roman" w:hint="eastAsia"/>
          <w:highlight w:val="yellow"/>
        </w:rPr>
        <w:t xml:space="preserve"> 기준 </w:t>
      </w:r>
      <w:proofErr w:type="spellStart"/>
      <w:r w:rsidRPr="00F31800">
        <w:rPr>
          <w:rFonts w:asciiTheme="minorEastAsia" w:eastAsiaTheme="minorEastAsia" w:hAnsiTheme="minorEastAsia" w:cs="Times New Roman" w:hint="eastAsia"/>
          <w:highlight w:val="yellow"/>
        </w:rPr>
        <w:t>닥터펫스타의</w:t>
      </w:r>
      <w:proofErr w:type="spellEnd"/>
      <w:r w:rsidRPr="00F31800">
        <w:rPr>
          <w:rFonts w:asciiTheme="minorEastAsia" w:eastAsiaTheme="minorEastAsia" w:hAnsiTheme="minorEastAsia" w:cs="Times New Roman" w:hint="eastAsia"/>
          <w:highlight w:val="yellow"/>
        </w:rPr>
        <w:t xml:space="preserve"> 주주는 다음과 같음</w:t>
      </w:r>
    </w:p>
    <w:tbl>
      <w:tblPr>
        <w:tblStyle w:val="a8"/>
        <w:tblW w:w="0" w:type="auto"/>
        <w:tblInd w:w="1696" w:type="dxa"/>
        <w:tblLook w:val="04A0" w:firstRow="1" w:lastRow="0" w:firstColumn="1" w:lastColumn="0" w:noHBand="0" w:noVBand="1"/>
      </w:tblPr>
      <w:tblGrid>
        <w:gridCol w:w="1843"/>
        <w:gridCol w:w="1559"/>
        <w:gridCol w:w="2268"/>
        <w:gridCol w:w="1694"/>
      </w:tblGrid>
      <w:tr w:rsidR="00917DE2" w:rsidRPr="00F31800" w14:paraId="0FFE0133" w14:textId="77777777" w:rsidTr="00284125">
        <w:tc>
          <w:tcPr>
            <w:tcW w:w="1843" w:type="dxa"/>
            <w:shd w:val="clear" w:color="auto" w:fill="D9D9D9" w:themeFill="background1" w:themeFillShade="D9"/>
          </w:tcPr>
          <w:p w14:paraId="0FFE012F"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주주</w:t>
            </w:r>
          </w:p>
        </w:tc>
        <w:tc>
          <w:tcPr>
            <w:tcW w:w="1559" w:type="dxa"/>
            <w:shd w:val="clear" w:color="auto" w:fill="D9D9D9" w:themeFill="background1" w:themeFillShade="D9"/>
          </w:tcPr>
          <w:p w14:paraId="0FFE0130"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주식 수</w:t>
            </w:r>
          </w:p>
        </w:tc>
        <w:tc>
          <w:tcPr>
            <w:tcW w:w="2268" w:type="dxa"/>
            <w:shd w:val="clear" w:color="auto" w:fill="D9D9D9" w:themeFill="background1" w:themeFillShade="D9"/>
          </w:tcPr>
          <w:p w14:paraId="0FFE0131"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지분율(상환전환우선주 포함)</w:t>
            </w:r>
          </w:p>
        </w:tc>
        <w:tc>
          <w:tcPr>
            <w:tcW w:w="1694" w:type="dxa"/>
            <w:shd w:val="clear" w:color="auto" w:fill="D9D9D9" w:themeFill="background1" w:themeFillShade="D9"/>
          </w:tcPr>
          <w:p w14:paraId="0FFE0132" w14:textId="77777777" w:rsidR="00917DE2" w:rsidRPr="00F31800" w:rsidRDefault="00917DE2"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비고</w:t>
            </w:r>
          </w:p>
        </w:tc>
      </w:tr>
      <w:tr w:rsidR="00917DE2" w:rsidRPr="00F31800" w14:paraId="0FFE0138" w14:textId="77777777" w:rsidTr="00284125">
        <w:tc>
          <w:tcPr>
            <w:tcW w:w="1843" w:type="dxa"/>
          </w:tcPr>
          <w:p w14:paraId="0FFE0134"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한재웅</w:t>
            </w:r>
          </w:p>
        </w:tc>
        <w:tc>
          <w:tcPr>
            <w:tcW w:w="1559" w:type="dxa"/>
          </w:tcPr>
          <w:p w14:paraId="0FFE0135"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2,640</w:t>
            </w:r>
          </w:p>
        </w:tc>
        <w:tc>
          <w:tcPr>
            <w:tcW w:w="2268" w:type="dxa"/>
          </w:tcPr>
          <w:p w14:paraId="0FFE0136"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21.559%</w:t>
            </w:r>
          </w:p>
        </w:tc>
        <w:tc>
          <w:tcPr>
            <w:tcW w:w="1694" w:type="dxa"/>
          </w:tcPr>
          <w:p w14:paraId="0FFE0137"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대표이사</w:t>
            </w:r>
          </w:p>
        </w:tc>
      </w:tr>
      <w:tr w:rsidR="00917DE2" w:rsidRPr="00F31800" w14:paraId="0FFE013D" w14:textId="77777777" w:rsidTr="00284125">
        <w:tc>
          <w:tcPr>
            <w:tcW w:w="1843" w:type="dxa"/>
          </w:tcPr>
          <w:p w14:paraId="0FFE0139"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박동석</w:t>
            </w:r>
          </w:p>
        </w:tc>
        <w:tc>
          <w:tcPr>
            <w:tcW w:w="1559" w:type="dxa"/>
          </w:tcPr>
          <w:p w14:paraId="0FFE013A"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1,860</w:t>
            </w:r>
          </w:p>
        </w:tc>
        <w:tc>
          <w:tcPr>
            <w:tcW w:w="2268" w:type="dxa"/>
          </w:tcPr>
          <w:p w14:paraId="0FFE013B"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15.189%</w:t>
            </w:r>
          </w:p>
        </w:tc>
        <w:tc>
          <w:tcPr>
            <w:tcW w:w="1694" w:type="dxa"/>
          </w:tcPr>
          <w:p w14:paraId="0FFE013C"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이사</w:t>
            </w:r>
          </w:p>
        </w:tc>
      </w:tr>
      <w:tr w:rsidR="00917DE2" w:rsidRPr="00F31800" w14:paraId="0FFE0142" w14:textId="77777777" w:rsidTr="00284125">
        <w:tc>
          <w:tcPr>
            <w:tcW w:w="1843" w:type="dxa"/>
          </w:tcPr>
          <w:p w14:paraId="0FFE013E"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김민지</w:t>
            </w:r>
          </w:p>
        </w:tc>
        <w:tc>
          <w:tcPr>
            <w:tcW w:w="1559" w:type="dxa"/>
          </w:tcPr>
          <w:p w14:paraId="0FFE013F"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1,200</w:t>
            </w:r>
          </w:p>
        </w:tc>
        <w:tc>
          <w:tcPr>
            <w:tcW w:w="2268" w:type="dxa"/>
          </w:tcPr>
          <w:p w14:paraId="0FFE0140"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9.</w:t>
            </w:r>
            <w:r w:rsidRPr="00F31800">
              <w:rPr>
                <w:highlight w:val="yellow"/>
              </w:rPr>
              <w:t>799</w:t>
            </w:r>
            <w:r w:rsidRPr="00F31800">
              <w:rPr>
                <w:rFonts w:hint="eastAsia"/>
                <w:highlight w:val="yellow"/>
              </w:rPr>
              <w:t>%</w:t>
            </w:r>
          </w:p>
        </w:tc>
        <w:tc>
          <w:tcPr>
            <w:tcW w:w="1694" w:type="dxa"/>
          </w:tcPr>
          <w:p w14:paraId="0FFE0141"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rFonts w:hint="eastAsia"/>
                <w:highlight w:val="yellow"/>
              </w:rPr>
              <w:t>박동석 이사 배우자</w:t>
            </w:r>
          </w:p>
        </w:tc>
      </w:tr>
      <w:tr w:rsidR="00917DE2" w:rsidRPr="00F31800" w14:paraId="0FFE0147" w14:textId="77777777" w:rsidTr="00284125">
        <w:tc>
          <w:tcPr>
            <w:tcW w:w="1843" w:type="dxa"/>
          </w:tcPr>
          <w:p w14:paraId="0FFE0143"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proofErr w:type="spellStart"/>
            <w:r w:rsidRPr="00F31800">
              <w:rPr>
                <w:rFonts w:hint="eastAsia"/>
                <w:highlight w:val="yellow"/>
              </w:rPr>
              <w:t>이승태</w:t>
            </w:r>
            <w:proofErr w:type="spellEnd"/>
          </w:p>
        </w:tc>
        <w:tc>
          <w:tcPr>
            <w:tcW w:w="1559" w:type="dxa"/>
          </w:tcPr>
          <w:p w14:paraId="0FFE0144"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300</w:t>
            </w:r>
          </w:p>
        </w:tc>
        <w:tc>
          <w:tcPr>
            <w:tcW w:w="2268" w:type="dxa"/>
          </w:tcPr>
          <w:p w14:paraId="0FFE0145"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r w:rsidRPr="00F31800">
              <w:rPr>
                <w:highlight w:val="yellow"/>
              </w:rPr>
              <w:t>2.449%</w:t>
            </w:r>
          </w:p>
        </w:tc>
        <w:tc>
          <w:tcPr>
            <w:tcW w:w="1694" w:type="dxa"/>
          </w:tcPr>
          <w:p w14:paraId="0FFE0146" w14:textId="77777777" w:rsidR="00917DE2" w:rsidRPr="00F31800" w:rsidRDefault="00917DE2" w:rsidP="00284125">
            <w:pPr>
              <w:pStyle w:val="a5"/>
              <w:spacing w:line="400" w:lineRule="atLeast"/>
              <w:ind w:leftChars="0" w:left="0"/>
              <w:contextualSpacing/>
              <w:rPr>
                <w:rFonts w:asciiTheme="minorEastAsia" w:eastAsiaTheme="minorEastAsia" w:hAnsiTheme="minorEastAsia" w:cs="Times New Roman"/>
                <w:highlight w:val="yellow"/>
              </w:rPr>
            </w:pPr>
          </w:p>
        </w:tc>
      </w:tr>
      <w:tr w:rsidR="00917DE2" w:rsidRPr="00F31800" w14:paraId="0FFE014C" w14:textId="77777777" w:rsidTr="00284125">
        <w:tc>
          <w:tcPr>
            <w:tcW w:w="1843" w:type="dxa"/>
          </w:tcPr>
          <w:p w14:paraId="0FFE0148"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 xml:space="preserve">주식회사 </w:t>
            </w:r>
            <w:proofErr w:type="spellStart"/>
            <w:r w:rsidRPr="00F31800">
              <w:rPr>
                <w:rFonts w:hint="eastAsia"/>
                <w:highlight w:val="yellow"/>
              </w:rPr>
              <w:t>펫닥</w:t>
            </w:r>
            <w:proofErr w:type="spellEnd"/>
          </w:p>
        </w:tc>
        <w:tc>
          <w:tcPr>
            <w:tcW w:w="1559" w:type="dxa"/>
          </w:tcPr>
          <w:p w14:paraId="0FFE0149" w14:textId="77777777" w:rsidR="00917DE2" w:rsidRPr="00F31800" w:rsidRDefault="00917DE2" w:rsidP="00284125">
            <w:pPr>
              <w:pStyle w:val="a5"/>
              <w:spacing w:line="400" w:lineRule="atLeast"/>
              <w:ind w:leftChars="0" w:left="0"/>
              <w:contextualSpacing/>
              <w:rPr>
                <w:highlight w:val="yellow"/>
              </w:rPr>
            </w:pPr>
            <w:r w:rsidRPr="00F31800">
              <w:rPr>
                <w:highlight w:val="yellow"/>
              </w:rPr>
              <w:t>6,245(</w:t>
            </w:r>
            <w:r w:rsidRPr="00F31800">
              <w:rPr>
                <w:rFonts w:hint="eastAsia"/>
                <w:highlight w:val="yellow"/>
              </w:rPr>
              <w:t>상환전환우선주</w:t>
            </w:r>
            <w:r w:rsidRPr="00F31800">
              <w:rPr>
                <w:highlight w:val="yellow"/>
              </w:rPr>
              <w:t>)</w:t>
            </w:r>
          </w:p>
        </w:tc>
        <w:tc>
          <w:tcPr>
            <w:tcW w:w="2268" w:type="dxa"/>
          </w:tcPr>
          <w:p w14:paraId="0FFE014A" w14:textId="77777777" w:rsidR="00917DE2" w:rsidRPr="00F31800" w:rsidRDefault="00917DE2" w:rsidP="00284125">
            <w:pPr>
              <w:pStyle w:val="a5"/>
              <w:spacing w:line="400" w:lineRule="atLeast"/>
              <w:ind w:leftChars="0" w:left="0"/>
              <w:contextualSpacing/>
              <w:rPr>
                <w:highlight w:val="yellow"/>
              </w:rPr>
            </w:pPr>
            <w:r w:rsidRPr="00F31800">
              <w:rPr>
                <w:rFonts w:hint="eastAsia"/>
                <w:highlight w:val="yellow"/>
              </w:rPr>
              <w:t>51%</w:t>
            </w:r>
          </w:p>
        </w:tc>
        <w:tc>
          <w:tcPr>
            <w:tcW w:w="1694" w:type="dxa"/>
          </w:tcPr>
          <w:p w14:paraId="0FFE014B" w14:textId="77777777" w:rsidR="00917DE2" w:rsidRPr="00F31800" w:rsidRDefault="00917DE2" w:rsidP="00284125">
            <w:pPr>
              <w:pStyle w:val="a5"/>
              <w:spacing w:line="400" w:lineRule="atLeast"/>
              <w:ind w:leftChars="0" w:left="0"/>
              <w:contextualSpacing/>
              <w:rPr>
                <w:highlight w:val="yellow"/>
              </w:rPr>
            </w:pPr>
          </w:p>
        </w:tc>
      </w:tr>
    </w:tbl>
    <w:p w14:paraId="0FFE014D" w14:textId="77777777" w:rsidR="00AA48F3" w:rsidRPr="00F31800" w:rsidRDefault="00AA48F3" w:rsidP="00AA48F3">
      <w:pPr>
        <w:pStyle w:val="a5"/>
        <w:numPr>
          <w:ilvl w:val="0"/>
          <w:numId w:val="7"/>
        </w:numPr>
        <w:wordWrap/>
        <w:spacing w:line="360" w:lineRule="atLeast"/>
        <w:ind w:leftChars="0" w:left="1761"/>
        <w:contextualSpacing/>
        <w:rPr>
          <w:highlight w:val="yellow"/>
        </w:rPr>
      </w:pPr>
      <w:r w:rsidRPr="00F31800">
        <w:rPr>
          <w:rFonts w:hint="eastAsia"/>
          <w:highlight w:val="yellow"/>
        </w:rPr>
        <w:t xml:space="preserve">답변에 따르면 </w:t>
      </w:r>
      <w:proofErr w:type="spellStart"/>
      <w:r w:rsidRPr="00F31800">
        <w:rPr>
          <w:rFonts w:hint="eastAsia"/>
          <w:highlight w:val="yellow"/>
        </w:rPr>
        <w:t>닥터펫스타는</w:t>
      </w:r>
      <w:proofErr w:type="spellEnd"/>
      <w:r>
        <w:rPr>
          <w:rFonts w:hint="eastAsia"/>
          <w:highlight w:val="yellow"/>
        </w:rPr>
        <w:t xml:space="preserve"> 현재</w:t>
      </w:r>
      <w:r w:rsidRPr="00F31800">
        <w:rPr>
          <w:rFonts w:hint="eastAsia"/>
          <w:highlight w:val="yellow"/>
        </w:rPr>
        <w:t xml:space="preserve"> 재정난을 겪고 있으며,</w:t>
      </w:r>
      <w:r w:rsidRPr="00F31800">
        <w:rPr>
          <w:highlight w:val="yellow"/>
        </w:rPr>
        <w:t xml:space="preserve"> </w:t>
      </w:r>
      <w:proofErr w:type="spellStart"/>
      <w:r w:rsidRPr="00F31800">
        <w:rPr>
          <w:rFonts w:hint="eastAsia"/>
          <w:highlight w:val="yellow"/>
        </w:rPr>
        <w:t>닥터펫스타의</w:t>
      </w:r>
      <w:proofErr w:type="spellEnd"/>
      <w:r w:rsidRPr="00F31800">
        <w:rPr>
          <w:rFonts w:hint="eastAsia"/>
          <w:highlight w:val="yellow"/>
        </w:rPr>
        <w:t xml:space="preserve"> 주주들은 회사가 </w:t>
      </w:r>
      <w:proofErr w:type="spellStart"/>
      <w:r w:rsidRPr="00F31800">
        <w:rPr>
          <w:rFonts w:hint="eastAsia"/>
          <w:highlight w:val="yellow"/>
        </w:rPr>
        <w:t>닥터펫스타의</w:t>
      </w:r>
      <w:proofErr w:type="spellEnd"/>
      <w:r w:rsidRPr="00F31800">
        <w:rPr>
          <w:rFonts w:hint="eastAsia"/>
          <w:highlight w:val="yellow"/>
        </w:rPr>
        <w:t xml:space="preserve"> 잔존채무를 해결해주는 조건으로 </w:t>
      </w:r>
      <w:proofErr w:type="spellStart"/>
      <w:r w:rsidRPr="00F31800">
        <w:rPr>
          <w:rFonts w:hint="eastAsia"/>
          <w:highlight w:val="yellow"/>
        </w:rPr>
        <w:t>닥터펫스타의</w:t>
      </w:r>
      <w:proofErr w:type="spellEnd"/>
      <w:r w:rsidRPr="00F31800">
        <w:rPr>
          <w:rFonts w:hint="eastAsia"/>
          <w:highlight w:val="yellow"/>
        </w:rPr>
        <w:t xml:space="preserve"> 지분 일체를 회사에 양도하고자 한다고 함.</w:t>
      </w:r>
      <w:r w:rsidRPr="00F31800">
        <w:rPr>
          <w:highlight w:val="yellow"/>
        </w:rPr>
        <w:t xml:space="preserve"> </w:t>
      </w:r>
    </w:p>
    <w:p w14:paraId="0FFE014E" w14:textId="77777777" w:rsidR="00917DE2" w:rsidRPr="00AA48F3" w:rsidRDefault="00917DE2" w:rsidP="00917DE2">
      <w:pPr>
        <w:pStyle w:val="a5"/>
        <w:wordWrap/>
        <w:spacing w:line="360" w:lineRule="atLeast"/>
        <w:ind w:leftChars="0" w:left="1761"/>
        <w:contextualSpacing/>
        <w:rPr>
          <w:rFonts w:asciiTheme="minorEastAsia" w:eastAsiaTheme="minorEastAsia" w:hAnsiTheme="minorEastAsia" w:cs="Times New Roman"/>
          <w:highlight w:val="yellow"/>
        </w:rPr>
      </w:pPr>
    </w:p>
    <w:p w14:paraId="0FFE014F" w14:textId="77777777" w:rsidR="00917DE2" w:rsidRPr="00F31800" w:rsidRDefault="00917DE2" w:rsidP="00917DE2">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ghlight w:val="yellow"/>
        </w:rPr>
        <w:t>분석</w:t>
      </w:r>
    </w:p>
    <w:p w14:paraId="0FFE0150" w14:textId="77777777" w:rsidR="00917DE2" w:rsidRPr="00F31800" w:rsidRDefault="00917DE2" w:rsidP="00917DE2">
      <w:pPr>
        <w:pStyle w:val="a5"/>
        <w:numPr>
          <w:ilvl w:val="0"/>
          <w:numId w:val="7"/>
        </w:numPr>
        <w:wordWrap/>
        <w:spacing w:line="360" w:lineRule="atLeast"/>
        <w:ind w:leftChars="0" w:left="1761"/>
        <w:contextualSpacing/>
        <w:rPr>
          <w:highlight w:val="yellow"/>
        </w:rPr>
      </w:pPr>
      <w:proofErr w:type="spellStart"/>
      <w:r w:rsidRPr="00F31800">
        <w:rPr>
          <w:rFonts w:hint="eastAsia"/>
          <w:highlight w:val="yellow"/>
        </w:rPr>
        <w:t>닥터펫스타를</w:t>
      </w:r>
      <w:proofErr w:type="spellEnd"/>
      <w:r w:rsidRPr="00F31800">
        <w:rPr>
          <w:rFonts w:hint="eastAsia"/>
          <w:highlight w:val="yellow"/>
        </w:rPr>
        <w:t xml:space="preserve"> 청산하는 방안을 고려하기 위해 우선 주주들로부터 </w:t>
      </w:r>
      <w:proofErr w:type="spellStart"/>
      <w:r w:rsidRPr="00F31800">
        <w:rPr>
          <w:rFonts w:hint="eastAsia"/>
          <w:highlight w:val="yellow"/>
        </w:rPr>
        <w:t>닥터펫스타의</w:t>
      </w:r>
      <w:proofErr w:type="spellEnd"/>
      <w:r w:rsidRPr="00F31800">
        <w:rPr>
          <w:rFonts w:hint="eastAsia"/>
          <w:highlight w:val="yellow"/>
        </w:rPr>
        <w:t xml:space="preserve"> 지분을 매수하고,</w:t>
      </w:r>
      <w:r w:rsidRPr="00F31800">
        <w:rPr>
          <w:highlight w:val="yellow"/>
        </w:rPr>
        <w:t xml:space="preserve"> </w:t>
      </w:r>
      <w:r w:rsidRPr="00F31800">
        <w:rPr>
          <w:rFonts w:hint="eastAsia"/>
          <w:highlight w:val="yellow"/>
        </w:rPr>
        <w:t xml:space="preserve">아래 </w:t>
      </w:r>
      <w:r w:rsidRPr="00F31800">
        <w:rPr>
          <w:highlight w:val="yellow"/>
        </w:rPr>
        <w:t>“</w:t>
      </w:r>
      <w:proofErr w:type="spellStart"/>
      <w:r w:rsidRPr="00F31800">
        <w:rPr>
          <w:rFonts w:hint="eastAsia"/>
          <w:b/>
          <w:highlight w:val="yellow"/>
        </w:rPr>
        <w:t>닥터펫스타와</w:t>
      </w:r>
      <w:proofErr w:type="spellEnd"/>
      <w:r w:rsidRPr="00F31800">
        <w:rPr>
          <w:rFonts w:hint="eastAsia"/>
          <w:b/>
          <w:highlight w:val="yellow"/>
        </w:rPr>
        <w:t xml:space="preserve"> 공동보유 이슈</w:t>
      </w:r>
      <w:r w:rsidRPr="00F31800">
        <w:rPr>
          <w:highlight w:val="yellow"/>
        </w:rPr>
        <w:t>”</w:t>
      </w:r>
      <w:r w:rsidRPr="00F31800">
        <w:rPr>
          <w:rFonts w:hint="eastAsia"/>
          <w:highlight w:val="yellow"/>
        </w:rPr>
        <w:t xml:space="preserve">에서 설명하는 바와 같이 </w:t>
      </w:r>
      <w:proofErr w:type="spellStart"/>
      <w:r w:rsidRPr="00F31800">
        <w:rPr>
          <w:rFonts w:hint="eastAsia"/>
          <w:highlight w:val="yellow"/>
        </w:rPr>
        <w:lastRenderedPageBreak/>
        <w:t>닥터펫스타</w:t>
      </w:r>
      <w:proofErr w:type="spellEnd"/>
      <w:r w:rsidRPr="00F31800">
        <w:rPr>
          <w:rFonts w:hint="eastAsia"/>
          <w:highlight w:val="yellow"/>
        </w:rPr>
        <w:t>, 박동석,</w:t>
      </w:r>
      <w:r w:rsidRPr="00F31800">
        <w:rPr>
          <w:highlight w:val="yellow"/>
        </w:rPr>
        <w:t xml:space="preserve"> </w:t>
      </w:r>
      <w:r w:rsidRPr="00F31800">
        <w:rPr>
          <w:rFonts w:hint="eastAsia"/>
          <w:highlight w:val="yellow"/>
        </w:rPr>
        <w:t>김민지와 특허권 관련 합의서를 체결하여 특허권 관련 법률관계를 정리할 필요가 있을 것임.</w:t>
      </w:r>
    </w:p>
    <w:p w14:paraId="0FFE0151" w14:textId="77777777" w:rsidR="00917DE2" w:rsidRPr="00F31800" w:rsidRDefault="00917DE2" w:rsidP="00917DE2">
      <w:pPr>
        <w:wordWrap/>
        <w:spacing w:line="360" w:lineRule="atLeast"/>
        <w:contextualSpacing/>
        <w:rPr>
          <w:rFonts w:asciiTheme="minorEastAsia" w:eastAsiaTheme="minorEastAsia" w:hAnsiTheme="minorEastAsia" w:cs="Times New Roman"/>
          <w:highlight w:val="yellow"/>
        </w:rPr>
      </w:pPr>
    </w:p>
    <w:p w14:paraId="0FFE0152" w14:textId="77777777" w:rsidR="00917DE2" w:rsidRPr="00F31800" w:rsidRDefault="00917DE2" w:rsidP="00917DE2">
      <w:pPr>
        <w:pStyle w:val="a5"/>
        <w:numPr>
          <w:ilvl w:val="0"/>
          <w:numId w:val="3"/>
        </w:numPr>
        <w:wordWrap/>
        <w:spacing w:line="360" w:lineRule="atLeast"/>
        <w:ind w:leftChars="0" w:left="814"/>
        <w:contextualSpacing/>
        <w:rPr>
          <w:rFonts w:asciiTheme="minorEastAsia" w:eastAsiaTheme="minorEastAsia" w:hAnsiTheme="minorEastAsia" w:cs="Times New Roman"/>
          <w:b/>
          <w:highlight w:val="yellow"/>
        </w:rPr>
      </w:pPr>
      <w:r w:rsidRPr="00F31800">
        <w:rPr>
          <w:rFonts w:asciiTheme="minorEastAsia" w:eastAsiaTheme="minorEastAsia" w:hAnsiTheme="minorEastAsia" w:cs="Times New Roman" w:hint="eastAsia"/>
          <w:b/>
          <w:highlight w:val="yellow"/>
        </w:rPr>
        <w:t>특수관계인 거래</w:t>
      </w:r>
    </w:p>
    <w:p w14:paraId="0FFE0153" w14:textId="77777777" w:rsidR="00917DE2" w:rsidRPr="00F31800" w:rsidRDefault="00917DE2" w:rsidP="00917DE2">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발견 사항</w:t>
      </w:r>
    </w:p>
    <w:p w14:paraId="0FFE0154"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제공된 자료에 따르면 회사는 </w:t>
      </w:r>
      <w:r w:rsidRPr="00F31800">
        <w:rPr>
          <w:rFonts w:asciiTheme="minorEastAsia" w:eastAsiaTheme="minorEastAsia" w:hAnsiTheme="minorEastAsia" w:cs="Times New Roman"/>
          <w:highlight w:val="yellow"/>
        </w:rPr>
        <w:t xml:space="preserve">2020. 2. </w:t>
      </w:r>
      <w:proofErr w:type="gramStart"/>
      <w:r w:rsidRPr="00F31800">
        <w:rPr>
          <w:rFonts w:asciiTheme="minorEastAsia" w:eastAsiaTheme="minorEastAsia" w:hAnsiTheme="minorEastAsia" w:cs="Times New Roman"/>
          <w:highlight w:val="yellow"/>
        </w:rPr>
        <w:t>1.</w:t>
      </w:r>
      <w:proofErr w:type="spellStart"/>
      <w:r w:rsidRPr="00F31800">
        <w:rPr>
          <w:rFonts w:asciiTheme="minorEastAsia" w:eastAsiaTheme="minorEastAsia" w:hAnsiTheme="minorEastAsia" w:cs="Times New Roman" w:hint="eastAsia"/>
          <w:highlight w:val="yellow"/>
        </w:rPr>
        <w:t>부터</w:t>
      </w:r>
      <w:proofErr w:type="spellEnd"/>
      <w:proofErr w:type="gramEnd"/>
      <w:r w:rsidRPr="00F31800">
        <w:rPr>
          <w:rFonts w:asciiTheme="minorEastAsia" w:eastAsiaTheme="minorEastAsia" w:hAnsiTheme="minorEastAsia" w:cs="Times New Roman" w:hint="eastAsia"/>
          <w:highlight w:val="yellow"/>
        </w:rPr>
        <w:t xml:space="preserve"> </w:t>
      </w:r>
      <w:r w:rsidRPr="00F31800">
        <w:rPr>
          <w:rFonts w:asciiTheme="minorEastAsia" w:eastAsiaTheme="minorEastAsia" w:hAnsiTheme="minorEastAsia" w:cs="Times New Roman"/>
          <w:highlight w:val="yellow"/>
        </w:rPr>
        <w:t xml:space="preserve">2020. 11. </w:t>
      </w:r>
      <w:proofErr w:type="gramStart"/>
      <w:r w:rsidRPr="00F31800">
        <w:rPr>
          <w:rFonts w:asciiTheme="minorEastAsia" w:eastAsiaTheme="minorEastAsia" w:hAnsiTheme="minorEastAsia" w:cs="Times New Roman"/>
          <w:highlight w:val="yellow"/>
        </w:rPr>
        <w:t>1.</w:t>
      </w:r>
      <w:r w:rsidRPr="00F31800">
        <w:rPr>
          <w:rFonts w:asciiTheme="minorEastAsia" w:eastAsiaTheme="minorEastAsia" w:hAnsiTheme="minorEastAsia" w:cs="Times New Roman" w:hint="eastAsia"/>
          <w:highlight w:val="yellow"/>
        </w:rPr>
        <w:t>까지</w:t>
      </w:r>
      <w:proofErr w:type="gramEnd"/>
      <w:r w:rsidRPr="00F31800">
        <w:rPr>
          <w:rFonts w:asciiTheme="minorEastAsia" w:eastAsiaTheme="minorEastAsia" w:hAnsiTheme="minorEastAsia" w:cs="Times New Roman" w:hint="eastAsia"/>
          <w:highlight w:val="yellow"/>
        </w:rPr>
        <w:t xml:space="preserve"> 최승용 대표로부터 총 9회, 이태형 </w:t>
      </w:r>
      <w:proofErr w:type="spellStart"/>
      <w:r w:rsidRPr="00F31800">
        <w:rPr>
          <w:rFonts w:asciiTheme="minorEastAsia" w:eastAsiaTheme="minorEastAsia" w:hAnsiTheme="minorEastAsia" w:cs="Times New Roman" w:hint="eastAsia"/>
          <w:highlight w:val="yellow"/>
        </w:rPr>
        <w:t>원장으로부터는</w:t>
      </w:r>
      <w:proofErr w:type="spellEnd"/>
      <w:r w:rsidRPr="00F31800">
        <w:rPr>
          <w:rFonts w:asciiTheme="minorEastAsia" w:eastAsiaTheme="minorEastAsia" w:hAnsiTheme="minorEastAsia" w:cs="Times New Roman" w:hint="eastAsia"/>
          <w:highlight w:val="yellow"/>
        </w:rPr>
        <w:t xml:space="preserve"> 총 </w:t>
      </w:r>
      <w:r w:rsidRPr="00F31800">
        <w:rPr>
          <w:rFonts w:asciiTheme="minorEastAsia" w:eastAsiaTheme="minorEastAsia" w:hAnsiTheme="minorEastAsia" w:cs="Times New Roman"/>
          <w:highlight w:val="yellow"/>
        </w:rPr>
        <w:t>7</w:t>
      </w:r>
      <w:r w:rsidRPr="00F31800">
        <w:rPr>
          <w:rFonts w:asciiTheme="minorEastAsia" w:eastAsiaTheme="minorEastAsia" w:hAnsiTheme="minorEastAsia" w:cs="Times New Roman" w:hint="eastAsia"/>
          <w:highlight w:val="yellow"/>
        </w:rPr>
        <w:t>회 금전차입계약을 체결하여 금전을 차입하였음.</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모두 이자를 지급하지 않기로 하는 무이자 약정을 하였음.</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2</w:t>
      </w:r>
      <w:r w:rsidRPr="00F31800">
        <w:rPr>
          <w:rFonts w:asciiTheme="minorEastAsia" w:eastAsiaTheme="minorEastAsia" w:hAnsiTheme="minorEastAsia" w:cs="Times New Roman"/>
          <w:highlight w:val="yellow"/>
        </w:rPr>
        <w:t xml:space="preserve">021. 5. 4. </w:t>
      </w:r>
      <w:r w:rsidRPr="00F31800">
        <w:rPr>
          <w:rFonts w:asciiTheme="minorEastAsia" w:eastAsiaTheme="minorEastAsia" w:hAnsiTheme="minorEastAsia" w:cs="Times New Roman" w:hint="eastAsia"/>
          <w:highlight w:val="yellow"/>
        </w:rPr>
        <w:t xml:space="preserve">기준으로 잔존채무는 최승용 대표에 대해 </w:t>
      </w:r>
      <w:r w:rsidR="0078249C" w:rsidRPr="00F31800">
        <w:rPr>
          <w:rFonts w:asciiTheme="minorEastAsia" w:eastAsiaTheme="minorEastAsia" w:hAnsiTheme="minorEastAsia" w:cs="Times New Roman"/>
          <w:highlight w:val="yellow"/>
        </w:rPr>
        <w:t>65</w:t>
      </w:r>
      <w:r w:rsidRPr="00F31800">
        <w:rPr>
          <w:rFonts w:asciiTheme="minorEastAsia" w:eastAsiaTheme="minorEastAsia" w:hAnsiTheme="minorEastAsia" w:cs="Times New Roman"/>
          <w:highlight w:val="yellow"/>
        </w:rPr>
        <w:t>8,700,000</w:t>
      </w:r>
      <w:r w:rsidRPr="00F31800">
        <w:rPr>
          <w:rFonts w:asciiTheme="minorEastAsia" w:eastAsiaTheme="minorEastAsia" w:hAnsiTheme="minorEastAsia" w:cs="Times New Roman" w:hint="eastAsia"/>
          <w:highlight w:val="yellow"/>
        </w:rPr>
        <w:t xml:space="preserve">원, 이태형 이사에 대해 </w:t>
      </w:r>
      <w:r w:rsidRPr="00F31800">
        <w:rPr>
          <w:rFonts w:asciiTheme="minorEastAsia" w:eastAsiaTheme="minorEastAsia" w:hAnsiTheme="minorEastAsia" w:cs="Times New Roman"/>
          <w:highlight w:val="yellow"/>
        </w:rPr>
        <w:t>262,300,000</w:t>
      </w:r>
      <w:r w:rsidRPr="00F31800">
        <w:rPr>
          <w:rFonts w:asciiTheme="minorEastAsia" w:eastAsiaTheme="minorEastAsia" w:hAnsiTheme="minorEastAsia" w:cs="Times New Roman" w:hint="eastAsia"/>
          <w:highlight w:val="yellow"/>
        </w:rPr>
        <w:t>원이 있다고 함.</w:t>
      </w:r>
    </w:p>
    <w:p w14:paraId="0FFE0155"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제공된 자료와 답변에 따르면 과거 회사는 대표이사 최승용이 대표로 있는 </w:t>
      </w:r>
      <w:proofErr w:type="spellStart"/>
      <w:r w:rsidRPr="00F31800">
        <w:rPr>
          <w:rFonts w:asciiTheme="minorEastAsia" w:eastAsiaTheme="minorEastAsia" w:hAnsiTheme="minorEastAsia" w:cs="Times New Roman" w:hint="eastAsia"/>
          <w:highlight w:val="yellow"/>
        </w:rPr>
        <w:t>한국반려동물원이나</w:t>
      </w:r>
      <w:proofErr w:type="spellEnd"/>
      <w:r w:rsidRPr="00F31800">
        <w:rPr>
          <w:rFonts w:asciiTheme="minorEastAsia" w:eastAsiaTheme="minorEastAsia" w:hAnsiTheme="minorEastAsia" w:cs="Times New Roman" w:hint="eastAsia"/>
          <w:highlight w:val="yellow"/>
        </w:rPr>
        <w:t xml:space="preserve"> 회사의 이사 이동현으로부터 연리 </w:t>
      </w:r>
      <w:r w:rsidRPr="00F31800">
        <w:rPr>
          <w:rFonts w:asciiTheme="minorEastAsia" w:eastAsiaTheme="minorEastAsia" w:hAnsiTheme="minorEastAsia" w:cs="Times New Roman"/>
          <w:highlight w:val="yellow"/>
        </w:rPr>
        <w:t>4.6%</w:t>
      </w:r>
      <w:r w:rsidRPr="00F31800">
        <w:rPr>
          <w:rFonts w:asciiTheme="minorEastAsia" w:eastAsiaTheme="minorEastAsia" w:hAnsiTheme="minorEastAsia" w:cs="Times New Roman" w:hint="eastAsia"/>
          <w:highlight w:val="yellow"/>
        </w:rPr>
        <w:t>에 금전을 차입하기도 하였지만,</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현재는 모두 상환된 상태라고 함.</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나아가,</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회사는 </w:t>
      </w:r>
      <w:r w:rsidRPr="00F31800">
        <w:rPr>
          <w:rFonts w:asciiTheme="minorEastAsia" w:eastAsiaTheme="minorEastAsia" w:hAnsiTheme="minorEastAsia" w:cs="Times New Roman"/>
          <w:highlight w:val="yellow"/>
        </w:rPr>
        <w:t xml:space="preserve">2020. 6. 2. </w:t>
      </w:r>
      <w:r w:rsidRPr="00F31800">
        <w:rPr>
          <w:rFonts w:asciiTheme="minorEastAsia" w:eastAsiaTheme="minorEastAsia" w:hAnsiTheme="minorEastAsia" w:cs="Times New Roman" w:hint="eastAsia"/>
          <w:highlight w:val="yellow"/>
        </w:rPr>
        <w:t xml:space="preserve">자회사인 </w:t>
      </w:r>
      <w:proofErr w:type="spellStart"/>
      <w:r w:rsidRPr="00F31800">
        <w:rPr>
          <w:rFonts w:asciiTheme="minorEastAsia" w:eastAsiaTheme="minorEastAsia" w:hAnsiTheme="minorEastAsia" w:cs="Times New Roman" w:hint="eastAsia"/>
          <w:highlight w:val="yellow"/>
        </w:rPr>
        <w:t>닥터펫스타와</w:t>
      </w:r>
      <w:proofErr w:type="spellEnd"/>
      <w:r w:rsidRPr="00F31800">
        <w:rPr>
          <w:rFonts w:asciiTheme="minorEastAsia" w:eastAsiaTheme="minorEastAsia" w:hAnsiTheme="minorEastAsia" w:cs="Times New Roman" w:hint="eastAsia"/>
          <w:highlight w:val="yellow"/>
        </w:rPr>
        <w:t xml:space="preserve"> 계속적 매매거래계약서를 체결하여 반려동물 </w:t>
      </w:r>
      <w:proofErr w:type="spellStart"/>
      <w:r w:rsidRPr="00F31800">
        <w:rPr>
          <w:rFonts w:asciiTheme="minorEastAsia" w:eastAsiaTheme="minorEastAsia" w:hAnsiTheme="minorEastAsia" w:cs="Times New Roman" w:hint="eastAsia"/>
          <w:highlight w:val="yellow"/>
        </w:rPr>
        <w:t>슬개골보정의류</w:t>
      </w:r>
      <w:proofErr w:type="spellEnd"/>
      <w:r w:rsidRPr="00F31800">
        <w:rPr>
          <w:rFonts w:asciiTheme="minorEastAsia" w:eastAsiaTheme="minorEastAsia" w:hAnsiTheme="minorEastAsia" w:cs="Times New Roman" w:hint="eastAsia"/>
          <w:highlight w:val="yellow"/>
        </w:rPr>
        <w:t xml:space="preserve"> 납품</w:t>
      </w:r>
      <w:r w:rsidR="005F1112" w:rsidRPr="00F31800">
        <w:rPr>
          <w:rFonts w:asciiTheme="minorEastAsia" w:eastAsiaTheme="minorEastAsia" w:hAnsiTheme="minorEastAsia" w:cs="Times New Roman" w:hint="eastAsia"/>
          <w:highlight w:val="yellow"/>
        </w:rPr>
        <w:t xml:space="preserve"> </w:t>
      </w:r>
      <w:r w:rsidRPr="00F31800">
        <w:rPr>
          <w:rFonts w:asciiTheme="minorEastAsia" w:eastAsiaTheme="minorEastAsia" w:hAnsiTheme="minorEastAsia" w:cs="Times New Roman" w:hint="eastAsia"/>
          <w:highlight w:val="yellow"/>
        </w:rPr>
        <w:t>받고 있고,</w:t>
      </w:r>
      <w:r w:rsidRPr="00F31800">
        <w:rPr>
          <w:rFonts w:asciiTheme="minorEastAsia" w:eastAsiaTheme="minorEastAsia" w:hAnsiTheme="minorEastAsia" w:cs="Times New Roman"/>
          <w:highlight w:val="yellow"/>
        </w:rPr>
        <w:t xml:space="preserve"> </w:t>
      </w:r>
      <w:r w:rsidR="00F25876" w:rsidRPr="00F31800">
        <w:rPr>
          <w:rFonts w:asciiTheme="minorEastAsia" w:eastAsiaTheme="minorEastAsia" w:hAnsiTheme="minorEastAsia" w:cs="Times New Roman" w:hint="eastAsia"/>
          <w:highlight w:val="yellow"/>
        </w:rPr>
        <w:t xml:space="preserve">총 </w:t>
      </w:r>
      <w:r w:rsidRPr="00F31800">
        <w:rPr>
          <w:rFonts w:asciiTheme="minorEastAsia" w:eastAsiaTheme="minorEastAsia" w:hAnsiTheme="minorEastAsia" w:cs="Times New Roman" w:hint="eastAsia"/>
          <w:highlight w:val="yellow"/>
        </w:rPr>
        <w:t xml:space="preserve">거래가액은 </w:t>
      </w:r>
      <w:r w:rsidRPr="00F31800">
        <w:rPr>
          <w:rFonts w:asciiTheme="minorEastAsia" w:eastAsiaTheme="minorEastAsia" w:hAnsiTheme="minorEastAsia" w:cs="Times New Roman"/>
          <w:highlight w:val="yellow"/>
        </w:rPr>
        <w:t>30,000,000</w:t>
      </w:r>
      <w:proofErr w:type="gramStart"/>
      <w:r w:rsidRPr="00F31800">
        <w:rPr>
          <w:rFonts w:asciiTheme="minorEastAsia" w:eastAsiaTheme="minorEastAsia" w:hAnsiTheme="minorEastAsia" w:cs="Times New Roman" w:hint="eastAsia"/>
          <w:highlight w:val="yellow"/>
        </w:rPr>
        <w:t>원 가량임</w:t>
      </w:r>
      <w:proofErr w:type="gramEnd"/>
      <w:r w:rsidRPr="00F31800">
        <w:rPr>
          <w:rFonts w:asciiTheme="minorEastAsia" w:eastAsiaTheme="minorEastAsia" w:hAnsiTheme="minorEastAsia" w:cs="Times New Roman" w:hint="eastAsia"/>
          <w:highlight w:val="yellow"/>
        </w:rPr>
        <w:t>.</w:t>
      </w:r>
    </w:p>
    <w:p w14:paraId="0FFE0156" w14:textId="77777777" w:rsidR="00917DE2" w:rsidRPr="00F31800" w:rsidRDefault="00917DE2" w:rsidP="00917DE2">
      <w:pPr>
        <w:pStyle w:val="a5"/>
        <w:numPr>
          <w:ilvl w:val="0"/>
          <w:numId w:val="7"/>
        </w:numPr>
        <w:wordWrap/>
        <w:spacing w:line="360" w:lineRule="atLeast"/>
        <w:ind w:leftChars="0" w:left="1761"/>
        <w:contextualSpacing/>
        <w:rPr>
          <w:b/>
          <w:highlight w:val="yellow"/>
        </w:rPr>
      </w:pPr>
      <w:r w:rsidRPr="00F31800">
        <w:rPr>
          <w:rFonts w:asciiTheme="minorEastAsia" w:eastAsiaTheme="minorEastAsia" w:hAnsiTheme="minorEastAsia" w:cs="Times New Roman" w:hint="eastAsia"/>
          <w:highlight w:val="yellow"/>
        </w:rPr>
        <w:t>인터뷰에 따르면, 회사는 현재까지 위 거래들을 포함한 특수관계인과의 거래에 대해 자기거래로서 이사회에서 승인한 사실이 없으며, 특수관계인과의 거래의 경우에도 거래의 규모가 크지 않다면 이사회 결의가 필요하지 않다고 보고 있는 것으로 보임.</w:t>
      </w:r>
      <w:r w:rsidRPr="00F31800">
        <w:rPr>
          <w:rFonts w:asciiTheme="minorEastAsia" w:eastAsiaTheme="minorEastAsia" w:hAnsiTheme="minorEastAsia" w:cs="Times New Roman"/>
          <w:highlight w:val="yellow"/>
        </w:rPr>
        <w:t xml:space="preserve"> </w:t>
      </w:r>
    </w:p>
    <w:p w14:paraId="0FFE0157" w14:textId="77777777" w:rsidR="00917DE2" w:rsidRPr="00F31800" w:rsidRDefault="00917DE2" w:rsidP="00917DE2">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분석</w:t>
      </w:r>
    </w:p>
    <w:p w14:paraId="0FFE0158" w14:textId="77777777" w:rsidR="00917DE2" w:rsidRPr="00F31800" w:rsidRDefault="00917DE2" w:rsidP="00917DE2">
      <w:pPr>
        <w:pStyle w:val="a5"/>
        <w:numPr>
          <w:ilvl w:val="0"/>
          <w:numId w:val="7"/>
        </w:numPr>
        <w:ind w:leftChars="0"/>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상법</w:t>
      </w:r>
      <w:r w:rsidRPr="00F31800">
        <w:rPr>
          <w:rFonts w:asciiTheme="minorEastAsia" w:eastAsiaTheme="minorEastAsia" w:hAnsiTheme="minorEastAsia" w:cs="Times New Roman"/>
          <w:highlight w:val="yellow"/>
        </w:rPr>
        <w:t xml:space="preserve"> 제398조는 이사, 주요주주 및 그 특수관계인이 자기 또는 제3자의 계산으로 회사와 거래를 하기 위해서는 미리 이사회에서 해당 거래에 관한 중요사실을 밝히고 이사회의 승인을 받아야 하며, 이 경우 이사회의 결의는 이사 3분의 2 이상의 수로 하여야 하고, 그 거래의 내용과 절차는 공정하여야 한다고 규정하고 있음. </w:t>
      </w:r>
      <w:r w:rsidRPr="00F31800">
        <w:rPr>
          <w:rFonts w:asciiTheme="minorEastAsia" w:eastAsiaTheme="minorEastAsia" w:hAnsiTheme="minorEastAsia" w:cs="Times New Roman" w:hint="eastAsia"/>
          <w:highlight w:val="yellow"/>
        </w:rPr>
        <w:t xml:space="preserve">판례에 따르면 </w:t>
      </w:r>
      <w:r w:rsidRPr="00F31800">
        <w:rPr>
          <w:rFonts w:asciiTheme="minorEastAsia" w:eastAsiaTheme="minorEastAsia" w:hAnsiTheme="minorEastAsia" w:cs="Times New Roman"/>
          <w:highlight w:val="yellow"/>
        </w:rPr>
        <w:t xml:space="preserve">동 규정 위반 </w:t>
      </w:r>
      <w:r w:rsidRPr="00F31800">
        <w:rPr>
          <w:rFonts w:asciiTheme="minorEastAsia" w:eastAsiaTheme="minorEastAsia" w:hAnsiTheme="minorEastAsia" w:cs="Times New Roman" w:hint="eastAsia"/>
          <w:highlight w:val="yellow"/>
        </w:rPr>
        <w:t>시</w:t>
      </w:r>
      <w:r w:rsidRPr="00F31800">
        <w:rPr>
          <w:rFonts w:asciiTheme="minorEastAsia" w:eastAsiaTheme="minorEastAsia" w:hAnsiTheme="minorEastAsia" w:cs="Times New Roman"/>
          <w:highlight w:val="yellow"/>
        </w:rPr>
        <w:t xml:space="preserve"> 해당 자기거래는 회사와 이사</w:t>
      </w:r>
      <w:r w:rsidRPr="00F31800">
        <w:rPr>
          <w:rFonts w:asciiTheme="minorEastAsia" w:eastAsiaTheme="minorEastAsia" w:hAnsiTheme="minorEastAsia" w:cs="Times New Roman" w:hint="eastAsia"/>
          <w:highlight w:val="yellow"/>
        </w:rPr>
        <w:t xml:space="preserve"> 또는 특수관계인</w:t>
      </w:r>
      <w:r w:rsidRPr="00F31800">
        <w:rPr>
          <w:rFonts w:asciiTheme="minorEastAsia" w:eastAsiaTheme="minorEastAsia" w:hAnsiTheme="minorEastAsia" w:cs="Times New Roman"/>
          <w:highlight w:val="yellow"/>
        </w:rPr>
        <w:t xml:space="preserve"> 간에는 무효이며, 이와 관련되는 선의의 제3자의 사이에서는 </w:t>
      </w:r>
      <w:r w:rsidRPr="00F31800">
        <w:rPr>
          <w:rFonts w:asciiTheme="minorEastAsia" w:eastAsiaTheme="minorEastAsia" w:hAnsiTheme="minorEastAsia" w:cs="Times New Roman" w:hint="eastAsia"/>
          <w:highlight w:val="yellow"/>
        </w:rPr>
        <w:t>유효로 봄.</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단,</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그 거래가 무효라는 주장은 특별한 사정이 없는 한 회사만 할 수 있음.</w:t>
      </w:r>
    </w:p>
    <w:p w14:paraId="0FFE0159" w14:textId="77777777" w:rsidR="00917DE2" w:rsidRPr="00F31800" w:rsidRDefault="00917DE2" w:rsidP="00917DE2">
      <w:pPr>
        <w:pStyle w:val="a5"/>
        <w:numPr>
          <w:ilvl w:val="0"/>
          <w:numId w:val="7"/>
        </w:numPr>
        <w:ind w:leftChars="0"/>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특수관계인 거래인 최승용,</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이태형, 이동현, </w:t>
      </w:r>
      <w:proofErr w:type="spellStart"/>
      <w:r w:rsidRPr="00F31800">
        <w:rPr>
          <w:rFonts w:asciiTheme="minorEastAsia" w:eastAsiaTheme="minorEastAsia" w:hAnsiTheme="minorEastAsia" w:cs="Times New Roman" w:hint="eastAsia"/>
          <w:highlight w:val="yellow"/>
        </w:rPr>
        <w:t>한국반려동물원과의</w:t>
      </w:r>
      <w:proofErr w:type="spellEnd"/>
      <w:r w:rsidRPr="00F31800">
        <w:rPr>
          <w:rFonts w:asciiTheme="minorEastAsia" w:eastAsiaTheme="minorEastAsia" w:hAnsiTheme="minorEastAsia" w:cs="Times New Roman" w:hint="eastAsia"/>
          <w:highlight w:val="yellow"/>
        </w:rPr>
        <w:t xml:space="preserve"> 금전차입계약 </w:t>
      </w:r>
      <w:proofErr w:type="spellStart"/>
      <w:r w:rsidRPr="00F31800">
        <w:rPr>
          <w:rFonts w:asciiTheme="minorEastAsia" w:eastAsiaTheme="minorEastAsia" w:hAnsiTheme="minorEastAsia" w:cs="Times New Roman" w:hint="eastAsia"/>
          <w:highlight w:val="yellow"/>
        </w:rPr>
        <w:t>닥터펫스타와의</w:t>
      </w:r>
      <w:proofErr w:type="spellEnd"/>
      <w:r w:rsidRPr="00F31800">
        <w:rPr>
          <w:rFonts w:asciiTheme="minorEastAsia" w:eastAsiaTheme="minorEastAsia" w:hAnsiTheme="minorEastAsia" w:cs="Times New Roman" w:hint="eastAsia"/>
          <w:highlight w:val="yellow"/>
        </w:rPr>
        <w:t xml:space="preserve"> 매매계약의 무효를 주장하지 않는 한 특별한 사정이 없으면 위 거래들이 무효로 될 가능성은 낮음.</w:t>
      </w:r>
      <w:r w:rsidRPr="00F31800">
        <w:rPr>
          <w:rFonts w:asciiTheme="minorEastAsia" w:eastAsiaTheme="minorEastAsia" w:hAnsiTheme="minorEastAsia" w:cs="Times New Roman"/>
          <w:highlight w:val="yellow"/>
        </w:rPr>
        <w:t xml:space="preserve"> </w:t>
      </w:r>
    </w:p>
    <w:p w14:paraId="0FFE015A" w14:textId="77777777" w:rsidR="00917DE2" w:rsidRPr="00F31800" w:rsidRDefault="00917DE2" w:rsidP="00917DE2">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단,</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앞으로 회사를 운영함에 있어서는 특수관계인과의 거래를 이사회에서 자기거래로 승인하는 것이 타당함.</w:t>
      </w:r>
      <w:r w:rsidRPr="00F31800">
        <w:rPr>
          <w:rFonts w:asciiTheme="minorEastAsia" w:eastAsiaTheme="minorEastAsia" w:hAnsiTheme="minorEastAsia" w:cs="Times New Roman"/>
          <w:highlight w:val="yellow"/>
        </w:rPr>
        <w:t xml:space="preserve"> </w:t>
      </w:r>
    </w:p>
    <w:p w14:paraId="0FFE015B" w14:textId="77777777" w:rsidR="00EF2A7E" w:rsidRPr="00917DE2" w:rsidRDefault="00EF2A7E" w:rsidP="00D0319E">
      <w:pPr>
        <w:wordWrap/>
        <w:spacing w:line="360" w:lineRule="atLeast"/>
        <w:contextualSpacing/>
        <w:rPr>
          <w:rFonts w:asciiTheme="minorEastAsia" w:eastAsiaTheme="minorEastAsia" w:hAnsiTheme="minorEastAsia" w:cs="Times New Roman"/>
        </w:rPr>
      </w:pPr>
    </w:p>
    <w:p w14:paraId="0FFE015C" w14:textId="77777777" w:rsidR="00917DE2" w:rsidRDefault="00917DE2" w:rsidP="00D0319E">
      <w:pPr>
        <w:wordWrap/>
        <w:spacing w:line="360" w:lineRule="atLeast"/>
        <w:contextualSpacing/>
        <w:rPr>
          <w:rFonts w:asciiTheme="minorEastAsia" w:eastAsiaTheme="minorEastAsia" w:hAnsiTheme="minorEastAsia" w:cs="Times New Roman"/>
        </w:rPr>
      </w:pPr>
    </w:p>
    <w:p w14:paraId="0FFE015D" w14:textId="77777777" w:rsidR="00917DE2" w:rsidRPr="00D0319E" w:rsidRDefault="00917DE2" w:rsidP="00D0319E">
      <w:pPr>
        <w:wordWrap/>
        <w:spacing w:line="360" w:lineRule="atLeast"/>
        <w:contextualSpacing/>
        <w:rPr>
          <w:rFonts w:asciiTheme="minorEastAsia" w:eastAsiaTheme="minorEastAsia" w:hAnsiTheme="minorEastAsia" w:cs="Times New Roman"/>
        </w:rPr>
      </w:pPr>
    </w:p>
    <w:p w14:paraId="0FFE015E" w14:textId="77777777" w:rsidR="00F54A97" w:rsidRPr="00156836" w:rsidRDefault="00EB52B0" w:rsidP="001678E5">
      <w:pPr>
        <w:pStyle w:val="a5"/>
        <w:numPr>
          <w:ilvl w:val="0"/>
          <w:numId w:val="1"/>
        </w:numPr>
        <w:wordWrap/>
        <w:spacing w:line="360" w:lineRule="atLeast"/>
        <w:ind w:leftChars="0" w:left="357" w:hanging="357"/>
        <w:contextualSpacing/>
        <w:outlineLvl w:val="0"/>
        <w:rPr>
          <w:rFonts w:asciiTheme="minorEastAsia" w:eastAsiaTheme="minorEastAsia" w:hAnsiTheme="minorEastAsia" w:cs="Times New Roman"/>
          <w:b/>
        </w:rPr>
      </w:pPr>
      <w:r>
        <w:rPr>
          <w:rFonts w:asciiTheme="minorEastAsia" w:eastAsiaTheme="minorEastAsia" w:hAnsiTheme="minorEastAsia" w:cs="Times New Roman" w:hint="eastAsia"/>
          <w:b/>
        </w:rPr>
        <w:t>법령준수/</w:t>
      </w:r>
      <w:r w:rsidR="00F54A97" w:rsidRPr="00156836">
        <w:rPr>
          <w:rFonts w:asciiTheme="minorEastAsia" w:eastAsiaTheme="minorEastAsia" w:hAnsiTheme="minorEastAsia" w:cs="Times New Roman" w:hint="eastAsia"/>
          <w:b/>
        </w:rPr>
        <w:t>인허가</w:t>
      </w:r>
      <w:r w:rsidR="0026084D">
        <w:rPr>
          <w:rFonts w:asciiTheme="minorEastAsia" w:eastAsiaTheme="minorEastAsia" w:hAnsiTheme="minorEastAsia" w:cs="Times New Roman" w:hint="eastAsia"/>
          <w:b/>
        </w:rPr>
        <w:t xml:space="preserve"> (</w:t>
      </w:r>
      <w:r>
        <w:rPr>
          <w:rFonts w:asciiTheme="minorEastAsia" w:eastAsiaTheme="minorEastAsia" w:hAnsiTheme="minorEastAsia" w:cs="Times New Roman" w:hint="eastAsia"/>
          <w:b/>
        </w:rPr>
        <w:t>정다연</w:t>
      </w:r>
      <w:r w:rsidR="0026084D">
        <w:rPr>
          <w:rFonts w:asciiTheme="minorEastAsia" w:eastAsiaTheme="minorEastAsia" w:hAnsiTheme="minorEastAsia" w:cs="Times New Roman" w:hint="eastAsia"/>
          <w:b/>
        </w:rPr>
        <w:t>)</w:t>
      </w:r>
    </w:p>
    <w:p w14:paraId="0FFE015F" w14:textId="77777777" w:rsidR="00DA0091" w:rsidRPr="00EB52B0" w:rsidRDefault="00DA0091" w:rsidP="001678E5">
      <w:pPr>
        <w:pStyle w:val="a5"/>
        <w:wordWrap/>
        <w:spacing w:line="360" w:lineRule="atLeast"/>
        <w:contextualSpacing/>
        <w:rPr>
          <w:rFonts w:asciiTheme="minorEastAsia" w:eastAsiaTheme="minorEastAsia" w:hAnsiTheme="minorEastAsia" w:cs="Times New Roman"/>
        </w:rPr>
      </w:pPr>
    </w:p>
    <w:p w14:paraId="0FFE0160" w14:textId="77777777" w:rsidR="00DF3EB1" w:rsidRPr="00F31800" w:rsidRDefault="00DF3EB1" w:rsidP="001678E5">
      <w:pPr>
        <w:pStyle w:val="a5"/>
        <w:numPr>
          <w:ilvl w:val="0"/>
          <w:numId w:val="8"/>
        </w:numPr>
        <w:wordWrap/>
        <w:spacing w:line="360" w:lineRule="atLeast"/>
        <w:ind w:leftChars="0" w:left="814"/>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b/>
          <w:highlight w:val="yellow"/>
        </w:rPr>
        <w:t>인허가 관련</w:t>
      </w:r>
    </w:p>
    <w:p w14:paraId="0FFE0161" w14:textId="77777777" w:rsidR="00EF0672" w:rsidRPr="00F31800" w:rsidRDefault="00EF0672" w:rsidP="001678E5">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ghlight w:val="yellow"/>
        </w:rPr>
        <w:t>발견 사항</w:t>
      </w:r>
    </w:p>
    <w:p w14:paraId="0FFE0162" w14:textId="77777777" w:rsidR="00AB76F8" w:rsidRPr="003273F9" w:rsidDel="000066CF" w:rsidRDefault="000066CF" w:rsidP="00AB76F8">
      <w:pPr>
        <w:pStyle w:val="a5"/>
        <w:numPr>
          <w:ilvl w:val="0"/>
          <w:numId w:val="7"/>
        </w:numPr>
        <w:wordWrap/>
        <w:spacing w:line="360" w:lineRule="atLeast"/>
        <w:ind w:leftChars="0" w:left="1761"/>
        <w:contextualSpacing/>
        <w:rPr>
          <w:del w:id="0" w:author="만든 이"/>
          <w:rFonts w:asciiTheme="minorEastAsia" w:eastAsiaTheme="minorEastAsia" w:hAnsiTheme="minorEastAsia" w:cs="Times New Roman"/>
          <w:highlight w:val="cyan"/>
        </w:rPr>
      </w:pPr>
      <w:ins w:id="1" w:author="만든 이">
        <w:r w:rsidRPr="003273F9">
          <w:rPr>
            <w:rFonts w:asciiTheme="minorEastAsia" w:eastAsiaTheme="minorEastAsia" w:hAnsiTheme="minorEastAsia" w:cs="Times New Roman" w:hint="eastAsia"/>
            <w:highlight w:val="cyan"/>
          </w:rPr>
          <w:t>부가통신사업자 신고 미비 관련</w:t>
        </w:r>
        <w:r w:rsidRPr="003273F9">
          <w:rPr>
            <w:rFonts w:asciiTheme="minorEastAsia" w:eastAsiaTheme="minorEastAsia" w:hAnsiTheme="minorEastAsia" w:cs="Times New Roman" w:hint="eastAsia"/>
            <w:b/>
            <w:highlight w:val="cyan"/>
          </w:rPr>
          <w:t>:</w:t>
        </w:r>
        <w:r w:rsidRPr="003273F9">
          <w:rPr>
            <w:rFonts w:asciiTheme="minorEastAsia" w:eastAsiaTheme="minorEastAsia" w:hAnsiTheme="minorEastAsia" w:cs="Times New Roman"/>
            <w:b/>
            <w:highlight w:val="cyan"/>
          </w:rPr>
          <w:t xml:space="preserve"> </w:t>
        </w:r>
        <w:r w:rsidR="00D36FAA" w:rsidRPr="003273F9">
          <w:rPr>
            <w:rFonts w:asciiTheme="minorEastAsia" w:eastAsiaTheme="minorEastAsia" w:hAnsiTheme="minorEastAsia" w:cs="Times New Roman" w:hint="eastAsia"/>
            <w:highlight w:val="cyan"/>
          </w:rPr>
          <w:t>제공된 자료에 따르면,</w:t>
        </w:r>
        <w:r w:rsidR="00D36FAA" w:rsidRPr="003273F9">
          <w:rPr>
            <w:rFonts w:asciiTheme="minorEastAsia" w:eastAsiaTheme="minorEastAsia" w:hAnsiTheme="minorEastAsia" w:cs="Times New Roman"/>
            <w:highlight w:val="cyan"/>
          </w:rPr>
          <w:t xml:space="preserve"> </w:t>
        </w:r>
      </w:ins>
      <w:proofErr w:type="spellStart"/>
      <w:r w:rsidR="00EF0672" w:rsidRPr="003273F9">
        <w:rPr>
          <w:rFonts w:asciiTheme="minorEastAsia" w:eastAsiaTheme="minorEastAsia" w:hAnsiTheme="minorEastAsia" w:cs="Times New Roman"/>
          <w:highlight w:val="cyan"/>
        </w:rPr>
        <w:t>PetDoc</w:t>
      </w:r>
      <w:proofErr w:type="spellEnd"/>
      <w:r w:rsidR="00EF0672" w:rsidRPr="003273F9">
        <w:rPr>
          <w:rFonts w:asciiTheme="minorEastAsia" w:eastAsiaTheme="minorEastAsia" w:hAnsiTheme="minorEastAsia" w:cs="Times New Roman"/>
          <w:highlight w:val="cyan"/>
        </w:rPr>
        <w:t xml:space="preserve">은 </w:t>
      </w:r>
      <w:proofErr w:type="spellStart"/>
      <w:r w:rsidR="00EF0672" w:rsidRPr="003273F9">
        <w:rPr>
          <w:rFonts w:asciiTheme="minorEastAsia" w:eastAsiaTheme="minorEastAsia" w:hAnsiTheme="minorEastAsia" w:cs="Times New Roman"/>
          <w:highlight w:val="cyan"/>
        </w:rPr>
        <w:t>브이랩</w:t>
      </w:r>
      <w:proofErr w:type="spellEnd"/>
      <w:r w:rsidR="00EF0672" w:rsidRPr="003273F9">
        <w:rPr>
          <w:rFonts w:asciiTheme="minorEastAsia" w:eastAsiaTheme="minorEastAsia" w:hAnsiTheme="minorEastAsia" w:cs="Times New Roman"/>
          <w:highlight w:val="cyan"/>
        </w:rPr>
        <w:t xml:space="preserve"> 홈페이지(https://www.vlab.kr/)를 통해 동물용 간식, 영양제</w:t>
      </w:r>
      <w:r w:rsidR="00EF0672" w:rsidRPr="003273F9">
        <w:rPr>
          <w:rFonts w:asciiTheme="minorEastAsia" w:eastAsiaTheme="minorEastAsia" w:hAnsiTheme="minorEastAsia" w:cs="Times New Roman" w:hint="eastAsia"/>
          <w:highlight w:val="cyan"/>
        </w:rPr>
        <w:t>, 용품</w:t>
      </w:r>
      <w:r w:rsidR="00EF0672" w:rsidRPr="003273F9">
        <w:rPr>
          <w:rFonts w:asciiTheme="minorEastAsia" w:eastAsiaTheme="minorEastAsia" w:hAnsiTheme="minorEastAsia" w:cs="Times New Roman"/>
          <w:highlight w:val="cyan"/>
        </w:rPr>
        <w:t xml:space="preserve"> 등 각종 펫 관련 물품을 판매하고 있</w:t>
      </w:r>
      <w:r w:rsidR="00AB76F8" w:rsidRPr="003273F9">
        <w:rPr>
          <w:rFonts w:asciiTheme="minorEastAsia" w:eastAsiaTheme="minorEastAsia" w:hAnsiTheme="minorEastAsia" w:cs="Times New Roman" w:hint="eastAsia"/>
          <w:highlight w:val="cyan"/>
        </w:rPr>
        <w:t>고,</w:t>
      </w:r>
      <w:r w:rsidR="00AB76F8" w:rsidRPr="003273F9">
        <w:rPr>
          <w:rFonts w:asciiTheme="minorEastAsia" w:eastAsiaTheme="minorEastAsia" w:hAnsiTheme="minorEastAsia" w:cs="Times New Roman"/>
          <w:highlight w:val="cyan"/>
        </w:rPr>
        <w:t xml:space="preserve"> </w:t>
      </w:r>
      <w:r w:rsidR="00AB76F8" w:rsidRPr="003273F9">
        <w:rPr>
          <w:rFonts w:asciiTheme="minorEastAsia" w:eastAsiaTheme="minorEastAsia" w:hAnsiTheme="minorEastAsia" w:cs="Times New Roman" w:hint="eastAsia"/>
          <w:highlight w:val="cyan"/>
        </w:rPr>
        <w:t>이외 동물병원에</w:t>
      </w:r>
      <w:r w:rsidR="00AB76F8" w:rsidRPr="003273F9">
        <w:rPr>
          <w:rFonts w:asciiTheme="minorEastAsia" w:eastAsiaTheme="minorEastAsia" w:hAnsiTheme="minorEastAsia" w:cs="Times New Roman"/>
          <w:highlight w:val="cyan"/>
        </w:rPr>
        <w:t xml:space="preserve"> 제공하는 차트 관련 서비스(</w:t>
      </w:r>
      <w:proofErr w:type="spellStart"/>
      <w:r w:rsidR="00AB76F8" w:rsidRPr="003273F9">
        <w:rPr>
          <w:rFonts w:asciiTheme="minorEastAsia" w:eastAsiaTheme="minorEastAsia" w:hAnsiTheme="minorEastAsia" w:cs="Times New Roman"/>
          <w:highlight w:val="cyan"/>
        </w:rPr>
        <w:t>브이차트</w:t>
      </w:r>
      <w:proofErr w:type="spellEnd"/>
      <w:r w:rsidR="00AB76F8" w:rsidRPr="003273F9">
        <w:rPr>
          <w:rFonts w:asciiTheme="minorEastAsia" w:eastAsiaTheme="minorEastAsia" w:hAnsiTheme="minorEastAsia" w:cs="Times New Roman"/>
          <w:highlight w:val="cyan"/>
        </w:rPr>
        <w:t>)</w:t>
      </w:r>
      <w:r w:rsidR="00AB76F8" w:rsidRPr="003273F9">
        <w:rPr>
          <w:rFonts w:asciiTheme="minorEastAsia" w:eastAsiaTheme="minorEastAsia" w:hAnsiTheme="minorEastAsia" w:cs="Times New Roman" w:hint="eastAsia"/>
          <w:highlight w:val="cyan"/>
        </w:rPr>
        <w:t xml:space="preserve">를 </w:t>
      </w:r>
      <w:r w:rsidR="00AB76F8" w:rsidRPr="003273F9">
        <w:rPr>
          <w:rFonts w:asciiTheme="minorEastAsia" w:eastAsiaTheme="minorEastAsia" w:hAnsiTheme="minorEastAsia" w:cs="Times New Roman"/>
          <w:highlight w:val="cyan"/>
        </w:rPr>
        <w:t>웹</w:t>
      </w:r>
      <w:r w:rsidR="00AB76F8" w:rsidRPr="003273F9">
        <w:rPr>
          <w:rFonts w:asciiTheme="minorEastAsia" w:eastAsiaTheme="minorEastAsia" w:hAnsiTheme="minorEastAsia" w:cs="Times New Roman" w:hint="eastAsia"/>
          <w:highlight w:val="cyan"/>
        </w:rPr>
        <w:t xml:space="preserve"> 기반으로 제공하기 위하여 현재 개발 중에 있음.</w:t>
      </w:r>
      <w:r w:rsidR="00AB76F8" w:rsidRPr="003273F9">
        <w:rPr>
          <w:rFonts w:asciiTheme="minorEastAsia" w:eastAsiaTheme="minorEastAsia" w:hAnsiTheme="minorEastAsia" w:cs="Times New Roman"/>
          <w:highlight w:val="cyan"/>
        </w:rPr>
        <w:t xml:space="preserve"> </w:t>
      </w:r>
    </w:p>
    <w:p w14:paraId="0FFE0163" w14:textId="77777777" w:rsidR="00BF5078" w:rsidRPr="003273F9" w:rsidRDefault="00E77EEE" w:rsidP="000066CF">
      <w:pPr>
        <w:pStyle w:val="a5"/>
        <w:numPr>
          <w:ilvl w:val="0"/>
          <w:numId w:val="7"/>
        </w:numPr>
        <w:wordWrap/>
        <w:spacing w:line="360" w:lineRule="atLeast"/>
        <w:ind w:leftChars="0" w:left="1761"/>
        <w:contextualSpacing/>
        <w:rPr>
          <w:rFonts w:asciiTheme="minorEastAsia" w:eastAsiaTheme="minorEastAsia" w:hAnsiTheme="minorEastAsia" w:cs="Times New Roman"/>
          <w:highlight w:val="cyan"/>
        </w:rPr>
      </w:pPr>
      <w:r w:rsidRPr="003273F9">
        <w:rPr>
          <w:rFonts w:asciiTheme="minorEastAsia" w:eastAsiaTheme="minorEastAsia" w:hAnsiTheme="minorEastAsia" w:cs="Times New Roman" w:hint="eastAsia"/>
          <w:highlight w:val="cyan"/>
        </w:rPr>
        <w:t xml:space="preserve">인터뷰에 따르면 회사는 </w:t>
      </w:r>
      <w:r w:rsidR="00EF0672" w:rsidRPr="003273F9">
        <w:rPr>
          <w:rFonts w:asciiTheme="minorEastAsia" w:eastAsiaTheme="minorEastAsia" w:hAnsiTheme="minorEastAsia" w:cs="Times New Roman" w:hint="eastAsia"/>
          <w:highlight w:val="cyan"/>
        </w:rPr>
        <w:t xml:space="preserve">부가통신사업자 </w:t>
      </w:r>
      <w:r w:rsidR="00355E53" w:rsidRPr="003273F9">
        <w:rPr>
          <w:rFonts w:asciiTheme="minorEastAsia" w:eastAsiaTheme="minorEastAsia" w:hAnsiTheme="minorEastAsia" w:cs="Times New Roman" w:hint="eastAsia"/>
          <w:highlight w:val="cyan"/>
        </w:rPr>
        <w:t>신고</w:t>
      </w:r>
      <w:r w:rsidR="002B1B12" w:rsidRPr="003273F9">
        <w:rPr>
          <w:rFonts w:asciiTheme="minorEastAsia" w:eastAsiaTheme="minorEastAsia" w:hAnsiTheme="minorEastAsia" w:cs="Times New Roman" w:hint="eastAsia"/>
          <w:highlight w:val="cyan"/>
        </w:rPr>
        <w:t>를 하지 않았으며</w:t>
      </w:r>
      <w:r w:rsidR="00355E53" w:rsidRPr="003273F9">
        <w:rPr>
          <w:rFonts w:asciiTheme="minorEastAsia" w:eastAsiaTheme="minorEastAsia" w:hAnsiTheme="minorEastAsia" w:cs="Times New Roman" w:hint="eastAsia"/>
          <w:highlight w:val="cyan"/>
        </w:rPr>
        <w:t xml:space="preserve">, </w:t>
      </w:r>
      <w:r w:rsidR="007225CE" w:rsidRPr="003273F9">
        <w:rPr>
          <w:rFonts w:asciiTheme="minorEastAsia" w:eastAsiaTheme="minorEastAsia" w:hAnsiTheme="minorEastAsia" w:cs="Times New Roman" w:hint="eastAsia"/>
          <w:highlight w:val="cyan"/>
        </w:rPr>
        <w:t xml:space="preserve">그 이유는 </w:t>
      </w:r>
      <w:r w:rsidR="00355E53" w:rsidRPr="003273F9">
        <w:rPr>
          <w:rFonts w:asciiTheme="minorEastAsia" w:eastAsiaTheme="minorEastAsia" w:hAnsiTheme="minorEastAsia" w:cs="Times New Roman" w:hint="eastAsia"/>
          <w:highlight w:val="cyan"/>
        </w:rPr>
        <w:t>부가통신사업자 신고 대상</w:t>
      </w:r>
      <w:r w:rsidR="00FF15A2" w:rsidRPr="003273F9">
        <w:rPr>
          <w:rFonts w:asciiTheme="minorEastAsia" w:eastAsiaTheme="minorEastAsia" w:hAnsiTheme="minorEastAsia" w:cs="Times New Roman" w:hint="eastAsia"/>
          <w:highlight w:val="cyan"/>
        </w:rPr>
        <w:t xml:space="preserve">인지 여부를 </w:t>
      </w:r>
      <w:r w:rsidR="00AA097F" w:rsidRPr="003273F9">
        <w:rPr>
          <w:rFonts w:asciiTheme="minorEastAsia" w:eastAsiaTheme="minorEastAsia" w:hAnsiTheme="minorEastAsia" w:cs="Times New Roman" w:hint="eastAsia"/>
          <w:highlight w:val="cyan"/>
        </w:rPr>
        <w:t xml:space="preserve">인지하지 못하고 </w:t>
      </w:r>
      <w:r w:rsidR="007225CE" w:rsidRPr="003273F9">
        <w:rPr>
          <w:rFonts w:asciiTheme="minorEastAsia" w:eastAsiaTheme="minorEastAsia" w:hAnsiTheme="minorEastAsia" w:cs="Times New Roman" w:hint="eastAsia"/>
          <w:highlight w:val="cyan"/>
        </w:rPr>
        <w:t>있었기 때문이라고 함</w:t>
      </w:r>
      <w:r w:rsidR="00F66018" w:rsidRPr="003273F9">
        <w:rPr>
          <w:rFonts w:asciiTheme="minorEastAsia" w:eastAsiaTheme="minorEastAsia" w:hAnsiTheme="minorEastAsia" w:cs="Times New Roman" w:hint="eastAsia"/>
          <w:highlight w:val="cyan"/>
        </w:rPr>
        <w:t>.</w:t>
      </w:r>
    </w:p>
    <w:p w14:paraId="0FFE0164" w14:textId="77777777" w:rsidR="000066CF" w:rsidRPr="003273F9" w:rsidRDefault="00ED12EE" w:rsidP="001678E5">
      <w:pPr>
        <w:pStyle w:val="a5"/>
        <w:numPr>
          <w:ilvl w:val="0"/>
          <w:numId w:val="7"/>
        </w:numPr>
        <w:wordWrap/>
        <w:spacing w:line="360" w:lineRule="atLeast"/>
        <w:ind w:leftChars="0" w:left="1761"/>
        <w:contextualSpacing/>
        <w:rPr>
          <w:ins w:id="2" w:author="만든 이"/>
          <w:rFonts w:asciiTheme="minorEastAsia" w:eastAsiaTheme="minorEastAsia" w:hAnsiTheme="minorEastAsia" w:cs="Times New Roman"/>
          <w:highlight w:val="cyan"/>
        </w:rPr>
      </w:pPr>
      <w:ins w:id="3" w:author="만든 이">
        <w:r w:rsidRPr="003273F9">
          <w:rPr>
            <w:rFonts w:asciiTheme="minorEastAsia" w:eastAsiaTheme="minorEastAsia" w:hAnsiTheme="minorEastAsia" w:cs="Times New Roman" w:hint="eastAsia"/>
            <w:highlight w:val="cyan"/>
          </w:rPr>
          <w:t>의료기기 판매업 신고 관련:</w:t>
        </w:r>
        <w:r w:rsidRPr="003273F9">
          <w:rPr>
            <w:rFonts w:asciiTheme="minorEastAsia" w:eastAsiaTheme="minorEastAsia" w:hAnsiTheme="minorEastAsia" w:cs="Times New Roman"/>
            <w:highlight w:val="cyan"/>
          </w:rPr>
          <w:t xml:space="preserve"> </w:t>
        </w:r>
        <w:r w:rsidR="00D36FAA" w:rsidRPr="003273F9">
          <w:rPr>
            <w:rFonts w:asciiTheme="minorEastAsia" w:eastAsiaTheme="minorEastAsia" w:hAnsiTheme="minorEastAsia" w:cs="Times New Roman" w:hint="eastAsia"/>
            <w:highlight w:val="cyan"/>
          </w:rPr>
          <w:t>제공된 자료 및 답변에 따르면,</w:t>
        </w:r>
        <w:r w:rsidR="00D36FAA" w:rsidRPr="003273F9">
          <w:rPr>
            <w:rFonts w:asciiTheme="minorEastAsia" w:eastAsiaTheme="minorEastAsia" w:hAnsiTheme="minorEastAsia" w:cs="Times New Roman"/>
            <w:highlight w:val="cyan"/>
          </w:rPr>
          <w:t xml:space="preserve"> </w:t>
        </w:r>
        <w:r w:rsidR="000066CF" w:rsidRPr="003273F9">
          <w:rPr>
            <w:rFonts w:asciiTheme="minorEastAsia" w:eastAsiaTheme="minorEastAsia" w:hAnsiTheme="minorEastAsia" w:cs="Times New Roman" w:hint="eastAsia"/>
            <w:highlight w:val="cyan"/>
          </w:rPr>
          <w:t xml:space="preserve">회사는 반려동물의 체온 및 귀 상태를 측정하는 </w:t>
        </w:r>
        <w:proofErr w:type="spellStart"/>
        <w:r w:rsidR="000066CF" w:rsidRPr="003273F9">
          <w:rPr>
            <w:rFonts w:asciiTheme="minorEastAsia" w:eastAsiaTheme="minorEastAsia" w:hAnsiTheme="minorEastAsia" w:cs="Times New Roman" w:hint="eastAsia"/>
            <w:highlight w:val="cyan"/>
          </w:rPr>
          <w:t>펫닥</w:t>
        </w:r>
        <w:proofErr w:type="spellEnd"/>
        <w:r w:rsidR="000066CF" w:rsidRPr="003273F9">
          <w:rPr>
            <w:rFonts w:asciiTheme="minorEastAsia" w:eastAsiaTheme="minorEastAsia" w:hAnsiTheme="minorEastAsia" w:cs="Times New Roman" w:hint="eastAsia"/>
            <w:highlight w:val="cyan"/>
          </w:rPr>
          <w:t xml:space="preserve"> 스캐너를 주식회사 </w:t>
        </w:r>
        <w:proofErr w:type="spellStart"/>
        <w:r w:rsidR="000066CF" w:rsidRPr="003273F9">
          <w:rPr>
            <w:rFonts w:asciiTheme="minorEastAsia" w:eastAsiaTheme="minorEastAsia" w:hAnsiTheme="minorEastAsia" w:cs="Times New Roman" w:hint="eastAsia"/>
            <w:highlight w:val="cyan"/>
          </w:rPr>
          <w:t>아람휴비스로부터</w:t>
        </w:r>
        <w:proofErr w:type="spellEnd"/>
        <w:r w:rsidR="000066CF" w:rsidRPr="003273F9">
          <w:rPr>
            <w:rFonts w:asciiTheme="minorEastAsia" w:eastAsiaTheme="minorEastAsia" w:hAnsiTheme="minorEastAsia" w:cs="Times New Roman" w:hint="eastAsia"/>
            <w:highlight w:val="cyan"/>
          </w:rPr>
          <w:t xml:space="preserve"> </w:t>
        </w:r>
        <w:r w:rsidR="000066CF" w:rsidRPr="003273F9">
          <w:rPr>
            <w:rFonts w:asciiTheme="minorEastAsia" w:eastAsiaTheme="minorEastAsia" w:hAnsiTheme="minorEastAsia" w:cs="Times New Roman"/>
            <w:highlight w:val="cyan"/>
          </w:rPr>
          <w:t xml:space="preserve">OEM </w:t>
        </w:r>
        <w:r w:rsidR="000066CF" w:rsidRPr="003273F9">
          <w:rPr>
            <w:rFonts w:asciiTheme="minorEastAsia" w:eastAsiaTheme="minorEastAsia" w:hAnsiTheme="minorEastAsia" w:cs="Times New Roman" w:hint="eastAsia"/>
            <w:highlight w:val="cyan"/>
          </w:rPr>
          <w:t xml:space="preserve">방식으로 공급받아 </w:t>
        </w:r>
        <w:r w:rsidR="00D36FAA" w:rsidRPr="003273F9">
          <w:rPr>
            <w:rFonts w:asciiTheme="minorEastAsia" w:eastAsiaTheme="minorEastAsia" w:hAnsiTheme="minorEastAsia" w:cs="Times New Roman" w:hint="eastAsia"/>
            <w:highlight w:val="cyan"/>
          </w:rPr>
          <w:t>판매하</w:t>
        </w:r>
        <w:r w:rsidR="004F756A" w:rsidRPr="003273F9">
          <w:rPr>
            <w:rFonts w:asciiTheme="minorEastAsia" w:eastAsiaTheme="minorEastAsia" w:hAnsiTheme="minorEastAsia" w:cs="Times New Roman" w:hint="eastAsia"/>
            <w:highlight w:val="cyan"/>
          </w:rPr>
          <w:t>고 있으며,</w:t>
        </w:r>
        <w:r w:rsidR="004F756A" w:rsidRPr="003273F9">
          <w:rPr>
            <w:rFonts w:asciiTheme="minorEastAsia" w:eastAsiaTheme="minorEastAsia" w:hAnsiTheme="minorEastAsia" w:cs="Times New Roman"/>
            <w:highlight w:val="cyan"/>
          </w:rPr>
          <w:t xml:space="preserve"> </w:t>
        </w:r>
        <w:r w:rsidR="004F756A" w:rsidRPr="003273F9">
          <w:rPr>
            <w:rFonts w:asciiTheme="minorEastAsia" w:eastAsiaTheme="minorEastAsia" w:hAnsiTheme="minorEastAsia" w:cs="Times New Roman" w:hint="eastAsia"/>
            <w:highlight w:val="cyan"/>
          </w:rPr>
          <w:t>이를 위해</w:t>
        </w:r>
        <w:del w:id="4" w:author="만든 이">
          <w:r w:rsidR="00D36FAA" w:rsidRPr="003273F9" w:rsidDel="00ED12EE">
            <w:rPr>
              <w:rFonts w:asciiTheme="minorEastAsia" w:eastAsiaTheme="minorEastAsia" w:hAnsiTheme="minorEastAsia" w:cs="Times New Roman" w:hint="eastAsia"/>
              <w:highlight w:val="cyan"/>
            </w:rPr>
            <w:delText>고 있음</w:delText>
          </w:r>
          <w:r w:rsidR="00D36FAA" w:rsidRPr="003273F9" w:rsidDel="004F756A">
            <w:rPr>
              <w:rFonts w:asciiTheme="minorEastAsia" w:eastAsiaTheme="minorEastAsia" w:hAnsiTheme="minorEastAsia" w:cs="Times New Roman" w:hint="eastAsia"/>
              <w:highlight w:val="cyan"/>
            </w:rPr>
            <w:delText>.</w:delText>
          </w:r>
          <w:r w:rsidR="00D36FAA" w:rsidRPr="003273F9" w:rsidDel="004F756A">
            <w:rPr>
              <w:rFonts w:asciiTheme="minorEastAsia" w:eastAsiaTheme="minorEastAsia" w:hAnsiTheme="minorEastAsia" w:cs="Times New Roman"/>
              <w:highlight w:val="cyan"/>
            </w:rPr>
            <w:delText xml:space="preserve"> </w:delText>
          </w:r>
          <w:r w:rsidR="00D36FAA" w:rsidRPr="003273F9" w:rsidDel="00ED12EE">
            <w:rPr>
              <w:rFonts w:asciiTheme="minorEastAsia" w:eastAsiaTheme="minorEastAsia" w:hAnsiTheme="minorEastAsia" w:cs="Times New Roman" w:hint="eastAsia"/>
              <w:highlight w:val="cyan"/>
            </w:rPr>
            <w:delText>향후 펫닥 스캐너를 통해 수집된 데이터를 바탕으로 간편한 수의사 상담이 가능한 시스템을 구축하고자 함.</w:delText>
          </w:r>
        </w:del>
        <w:r w:rsidR="00BC485D" w:rsidRPr="003273F9">
          <w:rPr>
            <w:rFonts w:asciiTheme="minorEastAsia" w:eastAsiaTheme="minorEastAsia" w:hAnsiTheme="minorEastAsia" w:cs="Times New Roman" w:hint="eastAsia"/>
            <w:highlight w:val="cyan"/>
          </w:rPr>
          <w:t xml:space="preserve"> </w:t>
        </w:r>
        <w:r w:rsidR="004F756A" w:rsidRPr="003273F9">
          <w:rPr>
            <w:rFonts w:asciiTheme="minorEastAsia" w:eastAsiaTheme="minorEastAsia" w:hAnsiTheme="minorEastAsia" w:cs="Times New Roman"/>
            <w:highlight w:val="cyan"/>
          </w:rPr>
          <w:t>2021. 6</w:t>
        </w:r>
        <w:r w:rsidR="00BC485D" w:rsidRPr="003273F9">
          <w:rPr>
            <w:rFonts w:asciiTheme="minorEastAsia" w:eastAsiaTheme="minorEastAsia" w:hAnsiTheme="minorEastAsia" w:cs="Times New Roman"/>
            <w:highlight w:val="cyan"/>
          </w:rPr>
          <w:t>.</w:t>
        </w:r>
        <w:r w:rsidR="004F756A" w:rsidRPr="003273F9">
          <w:rPr>
            <w:rFonts w:asciiTheme="minorEastAsia" w:eastAsiaTheme="minorEastAsia" w:hAnsiTheme="minorEastAsia" w:cs="Times New Roman"/>
            <w:highlight w:val="cyan"/>
          </w:rPr>
          <w:t xml:space="preserve"> 5.</w:t>
        </w:r>
        <w:r w:rsidR="00BC485D" w:rsidRPr="003273F9">
          <w:rPr>
            <w:rFonts w:asciiTheme="minorEastAsia" w:eastAsiaTheme="minorEastAsia" w:hAnsiTheme="minorEastAsia" w:cs="Times New Roman" w:hint="eastAsia"/>
            <w:highlight w:val="cyan"/>
          </w:rPr>
          <w:t xml:space="preserve"> 의료기기 판매업 신고를</w:t>
        </w:r>
        <w:r w:rsidRPr="003273F9">
          <w:rPr>
            <w:rFonts w:asciiTheme="minorEastAsia" w:eastAsiaTheme="minorEastAsia" w:hAnsiTheme="minorEastAsia" w:cs="Times New Roman" w:hint="eastAsia"/>
            <w:highlight w:val="cyan"/>
          </w:rPr>
          <w:t xml:space="preserve"> 경료 하였음.</w:t>
        </w:r>
        <w:r w:rsidR="006603C2">
          <w:rPr>
            <w:rFonts w:asciiTheme="minorEastAsia" w:eastAsiaTheme="minorEastAsia" w:hAnsiTheme="minorEastAsia" w:cs="Times New Roman"/>
            <w:highlight w:val="cyan"/>
          </w:rPr>
          <w:t xml:space="preserve"> </w:t>
        </w:r>
        <w:r w:rsidR="006603C2">
          <w:rPr>
            <w:rFonts w:asciiTheme="minorEastAsia" w:eastAsiaTheme="minorEastAsia" w:hAnsiTheme="minorEastAsia" w:cs="Times New Roman" w:hint="eastAsia"/>
            <w:highlight w:val="cyan"/>
          </w:rPr>
          <w:t>한편,</w:t>
        </w:r>
        <w:r w:rsidR="006603C2">
          <w:rPr>
            <w:rFonts w:asciiTheme="minorEastAsia" w:eastAsiaTheme="minorEastAsia" w:hAnsiTheme="minorEastAsia" w:cs="Times New Roman"/>
            <w:highlight w:val="cyan"/>
          </w:rPr>
          <w:t xml:space="preserve"> </w:t>
        </w:r>
        <w:r w:rsidR="006603C2">
          <w:rPr>
            <w:rFonts w:asciiTheme="minorEastAsia" w:eastAsiaTheme="minorEastAsia" w:hAnsiTheme="minorEastAsia" w:cs="Times New Roman" w:hint="eastAsia"/>
            <w:highlight w:val="cyan"/>
          </w:rPr>
          <w:t xml:space="preserve">회사는 자회사인 주식회사 </w:t>
        </w:r>
        <w:proofErr w:type="spellStart"/>
        <w:r w:rsidR="006603C2">
          <w:rPr>
            <w:rFonts w:asciiTheme="minorEastAsia" w:eastAsiaTheme="minorEastAsia" w:hAnsiTheme="minorEastAsia" w:cs="Times New Roman" w:hint="eastAsia"/>
            <w:highlight w:val="cyan"/>
          </w:rPr>
          <w:t>닥터펫스타로부터</w:t>
        </w:r>
        <w:proofErr w:type="spellEnd"/>
        <w:r w:rsidR="006603C2">
          <w:rPr>
            <w:rFonts w:asciiTheme="minorEastAsia" w:eastAsiaTheme="minorEastAsia" w:hAnsiTheme="minorEastAsia" w:cs="Times New Roman" w:hint="eastAsia"/>
            <w:highlight w:val="cyan"/>
          </w:rPr>
          <w:t xml:space="preserve"> </w:t>
        </w:r>
        <w:r w:rsidR="006603C2">
          <w:rPr>
            <w:rFonts w:asciiTheme="minorEastAsia" w:eastAsiaTheme="minorEastAsia" w:hAnsiTheme="minorEastAsia" w:cs="Times New Roman"/>
            <w:highlight w:val="cyan"/>
          </w:rPr>
          <w:t xml:space="preserve">2020. 5. </w:t>
        </w:r>
        <w:r w:rsidR="006603C2">
          <w:rPr>
            <w:rFonts w:asciiTheme="minorEastAsia" w:eastAsiaTheme="minorEastAsia" w:hAnsiTheme="minorEastAsia" w:cs="Times New Roman" w:hint="eastAsia"/>
            <w:highlight w:val="cyan"/>
          </w:rPr>
          <w:t xml:space="preserve">경부터 슬개골 보정의류를 </w:t>
        </w:r>
        <w:proofErr w:type="spellStart"/>
        <w:r w:rsidR="006603C2">
          <w:rPr>
            <w:rFonts w:asciiTheme="minorEastAsia" w:eastAsiaTheme="minorEastAsia" w:hAnsiTheme="minorEastAsia" w:cs="Times New Roman" w:hint="eastAsia"/>
            <w:highlight w:val="cyan"/>
          </w:rPr>
          <w:t>납품받아</w:t>
        </w:r>
        <w:proofErr w:type="spellEnd"/>
        <w:r w:rsidR="006603C2">
          <w:rPr>
            <w:rFonts w:asciiTheme="minorEastAsia" w:eastAsiaTheme="minorEastAsia" w:hAnsiTheme="minorEastAsia" w:cs="Times New Roman" w:hint="eastAsia"/>
            <w:highlight w:val="cyan"/>
          </w:rPr>
          <w:t xml:space="preserve"> 판매하고 있는데,</w:t>
        </w:r>
        <w:r w:rsidR="006603C2">
          <w:rPr>
            <w:rFonts w:asciiTheme="minorEastAsia" w:eastAsiaTheme="minorEastAsia" w:hAnsiTheme="minorEastAsia" w:cs="Times New Roman"/>
            <w:highlight w:val="cyan"/>
          </w:rPr>
          <w:t xml:space="preserve"> </w:t>
        </w:r>
        <w:r w:rsidR="006603C2">
          <w:rPr>
            <w:rFonts w:asciiTheme="minorEastAsia" w:eastAsiaTheme="minorEastAsia" w:hAnsiTheme="minorEastAsia" w:cs="Times New Roman" w:hint="eastAsia"/>
            <w:highlight w:val="cyan"/>
          </w:rPr>
          <w:t xml:space="preserve">위 의료기기 판매업 신고 경료 전 </w:t>
        </w:r>
        <w:r w:rsidR="006603C2">
          <w:rPr>
            <w:rFonts w:asciiTheme="minorEastAsia" w:eastAsiaTheme="minorEastAsia" w:hAnsiTheme="minorEastAsia" w:cs="Times New Roman"/>
            <w:highlight w:val="cyan"/>
          </w:rPr>
          <w:t>18</w:t>
        </w:r>
        <w:r w:rsidR="006603C2">
          <w:rPr>
            <w:rFonts w:asciiTheme="minorEastAsia" w:eastAsiaTheme="minorEastAsia" w:hAnsiTheme="minorEastAsia" w:cs="Times New Roman" w:hint="eastAsia"/>
            <w:highlight w:val="cyan"/>
          </w:rPr>
          <w:t>개의 제품을 판매하였다고 함.</w:t>
        </w:r>
      </w:ins>
    </w:p>
    <w:p w14:paraId="0FFE0165" w14:textId="77777777" w:rsidR="00F82336" w:rsidRPr="003273F9" w:rsidRDefault="00A06248" w:rsidP="001678E5">
      <w:pPr>
        <w:pStyle w:val="a5"/>
        <w:numPr>
          <w:ilvl w:val="0"/>
          <w:numId w:val="7"/>
        </w:numPr>
        <w:wordWrap/>
        <w:spacing w:line="360" w:lineRule="atLeast"/>
        <w:ind w:leftChars="0" w:left="1761"/>
        <w:contextualSpacing/>
        <w:rPr>
          <w:ins w:id="5" w:author="만든 이"/>
          <w:rFonts w:asciiTheme="minorEastAsia" w:eastAsiaTheme="minorEastAsia" w:hAnsiTheme="minorEastAsia" w:cs="Times New Roman"/>
          <w:highlight w:val="cyan"/>
        </w:rPr>
      </w:pPr>
      <w:r w:rsidRPr="003273F9">
        <w:rPr>
          <w:rFonts w:asciiTheme="minorEastAsia" w:eastAsiaTheme="minorEastAsia" w:hAnsiTheme="minorEastAsia" w:cs="Times New Roman" w:hint="eastAsia"/>
          <w:highlight w:val="cyan"/>
        </w:rPr>
        <w:t>답변에</w:t>
      </w:r>
      <w:r w:rsidR="00F82336" w:rsidRPr="003273F9">
        <w:rPr>
          <w:rFonts w:asciiTheme="minorEastAsia" w:eastAsiaTheme="minorEastAsia" w:hAnsiTheme="minorEastAsia" w:cs="Times New Roman" w:hint="eastAsia"/>
          <w:highlight w:val="cyan"/>
        </w:rPr>
        <w:t xml:space="preserve"> 따르면 부가통신사업자 신고가 누락된 외에는 회사의 사업에 필요한 인허가는 모두 보유하고 있다</w:t>
      </w:r>
      <w:r w:rsidR="00E138EE" w:rsidRPr="003273F9">
        <w:rPr>
          <w:rFonts w:asciiTheme="minorEastAsia" w:eastAsiaTheme="minorEastAsia" w:hAnsiTheme="minorEastAsia" w:cs="Times New Roman" w:hint="eastAsia"/>
          <w:highlight w:val="cyan"/>
        </w:rPr>
        <w:t>고 함.</w:t>
      </w:r>
    </w:p>
    <w:p w14:paraId="0FFE0166" w14:textId="77777777" w:rsidR="00BC485D" w:rsidRPr="003273F9" w:rsidDel="006C17B4" w:rsidRDefault="00BC485D" w:rsidP="001678E5">
      <w:pPr>
        <w:pStyle w:val="a5"/>
        <w:numPr>
          <w:ilvl w:val="0"/>
          <w:numId w:val="7"/>
        </w:numPr>
        <w:wordWrap/>
        <w:spacing w:line="360" w:lineRule="atLeast"/>
        <w:ind w:leftChars="0" w:left="1761"/>
        <w:contextualSpacing/>
        <w:rPr>
          <w:del w:id="6" w:author="만든 이"/>
          <w:rFonts w:asciiTheme="minorEastAsia" w:eastAsiaTheme="minorEastAsia" w:hAnsiTheme="minorEastAsia" w:cs="Times New Roman"/>
          <w:highlight w:val="cyan"/>
        </w:rPr>
      </w:pPr>
      <w:ins w:id="7" w:author="만든 이">
        <w:del w:id="8" w:author="만든 이">
          <w:r w:rsidRPr="003273F9" w:rsidDel="006C17B4">
            <w:rPr>
              <w:rFonts w:asciiTheme="minorEastAsia" w:eastAsiaTheme="minorEastAsia" w:hAnsiTheme="minorEastAsia" w:cs="Times New Roman" w:hint="eastAsia"/>
              <w:highlight w:val="cyan"/>
            </w:rPr>
            <w:delText>변경신고</w:delText>
          </w:r>
        </w:del>
      </w:ins>
    </w:p>
    <w:p w14:paraId="0FFE0167" w14:textId="77777777" w:rsidR="00EF0672" w:rsidRPr="00F31800" w:rsidRDefault="00EF0672" w:rsidP="001678E5">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ghlight w:val="yellow"/>
        </w:rPr>
        <w:t>분석</w:t>
      </w:r>
    </w:p>
    <w:p w14:paraId="0FFE0168" w14:textId="77777777" w:rsidR="007225CE" w:rsidRPr="00F31800" w:rsidRDefault="006E4586"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ins w:id="9" w:author="만든 이">
        <w:r w:rsidRPr="00F266E4">
          <w:rPr>
            <w:rFonts w:asciiTheme="minorEastAsia" w:eastAsiaTheme="minorEastAsia" w:hAnsiTheme="minorEastAsia" w:cs="Times New Roman" w:hint="eastAsia"/>
            <w:highlight w:val="cyan"/>
          </w:rPr>
          <w:t>부가통신사업자 신고 미비 관련:</w:t>
        </w:r>
        <w:r>
          <w:rPr>
            <w:rFonts w:asciiTheme="minorEastAsia" w:eastAsiaTheme="minorEastAsia" w:hAnsiTheme="minorEastAsia" w:cs="Times New Roman"/>
            <w:highlight w:val="yellow"/>
          </w:rPr>
          <w:t xml:space="preserve"> </w:t>
        </w:r>
      </w:ins>
      <w:r w:rsidR="00DD0045" w:rsidRPr="00F31800">
        <w:rPr>
          <w:rFonts w:asciiTheme="minorEastAsia" w:eastAsiaTheme="minorEastAsia" w:hAnsiTheme="minorEastAsia" w:cs="Times New Roman" w:hint="eastAsia"/>
          <w:highlight w:val="yellow"/>
        </w:rPr>
        <w:t xml:space="preserve">대상회사는 </w:t>
      </w:r>
      <w:r w:rsidR="00EF0672" w:rsidRPr="00F31800">
        <w:rPr>
          <w:rFonts w:asciiTheme="minorEastAsia" w:eastAsiaTheme="minorEastAsia" w:hAnsiTheme="minorEastAsia" w:cs="Times New Roman" w:hint="eastAsia"/>
          <w:highlight w:val="yellow"/>
        </w:rPr>
        <w:t xml:space="preserve">온라인 쇼핑몰 및 앱을 운영하고 있으며 자본금이 </w:t>
      </w:r>
      <w:r w:rsidR="00EF0672" w:rsidRPr="00F31800">
        <w:rPr>
          <w:rFonts w:asciiTheme="minorEastAsia" w:eastAsiaTheme="minorEastAsia" w:hAnsiTheme="minorEastAsia" w:cs="Times New Roman"/>
          <w:highlight w:val="yellow"/>
        </w:rPr>
        <w:t>1</w:t>
      </w:r>
      <w:r w:rsidR="00EF0672" w:rsidRPr="00F31800">
        <w:rPr>
          <w:rFonts w:asciiTheme="minorEastAsia" w:eastAsiaTheme="minorEastAsia" w:hAnsiTheme="minorEastAsia" w:cs="Times New Roman" w:hint="eastAsia"/>
          <w:highlight w:val="yellow"/>
        </w:rPr>
        <w:t>억원을 초과하므로 부가통신사업자신고를 하였어야 하는데,</w:t>
      </w:r>
      <w:r w:rsidR="00EF0672" w:rsidRPr="00F31800">
        <w:rPr>
          <w:rFonts w:asciiTheme="minorEastAsia" w:eastAsiaTheme="minorEastAsia" w:hAnsiTheme="minorEastAsia" w:cs="Times New Roman"/>
          <w:highlight w:val="yellow"/>
        </w:rPr>
        <w:t xml:space="preserve"> </w:t>
      </w:r>
      <w:r w:rsidR="00DD0045" w:rsidRPr="00F31800">
        <w:rPr>
          <w:rFonts w:asciiTheme="minorEastAsia" w:eastAsiaTheme="minorEastAsia" w:hAnsiTheme="minorEastAsia" w:cs="Times New Roman" w:hint="eastAsia"/>
          <w:highlight w:val="yellow"/>
        </w:rPr>
        <w:t>이를 이행하지 아니하였음.</w:t>
      </w:r>
      <w:r w:rsidR="00DD0045" w:rsidRPr="00F31800">
        <w:rPr>
          <w:rFonts w:asciiTheme="minorEastAsia" w:eastAsiaTheme="minorEastAsia" w:hAnsiTheme="minorEastAsia" w:cs="Times New Roman"/>
          <w:highlight w:val="yellow"/>
        </w:rPr>
        <w:t xml:space="preserve"> </w:t>
      </w:r>
      <w:r w:rsidR="00DD0045" w:rsidRPr="00F31800">
        <w:rPr>
          <w:rFonts w:asciiTheme="minorEastAsia" w:eastAsiaTheme="minorEastAsia" w:hAnsiTheme="minorEastAsia" w:cs="Times New Roman" w:hint="eastAsia"/>
          <w:highlight w:val="yellow"/>
        </w:rPr>
        <w:t>전기통신사업법 시행령 제3</w:t>
      </w:r>
      <w:r w:rsidR="00DD0045" w:rsidRPr="00F31800">
        <w:rPr>
          <w:rFonts w:asciiTheme="minorEastAsia" w:eastAsiaTheme="minorEastAsia" w:hAnsiTheme="minorEastAsia" w:cs="Times New Roman"/>
          <w:highlight w:val="yellow"/>
        </w:rPr>
        <w:t>0</w:t>
      </w:r>
      <w:r w:rsidR="00DD0045" w:rsidRPr="00F31800">
        <w:rPr>
          <w:rFonts w:asciiTheme="minorEastAsia" w:eastAsiaTheme="minorEastAsia" w:hAnsiTheme="minorEastAsia" w:cs="Times New Roman" w:hint="eastAsia"/>
          <w:highlight w:val="yellow"/>
        </w:rPr>
        <w:t xml:space="preserve">조는 자본금 </w:t>
      </w:r>
      <w:r w:rsidR="00DD0045" w:rsidRPr="00F31800">
        <w:rPr>
          <w:rFonts w:asciiTheme="minorEastAsia" w:eastAsiaTheme="minorEastAsia" w:hAnsiTheme="minorEastAsia" w:cs="Times New Roman"/>
          <w:highlight w:val="yellow"/>
        </w:rPr>
        <w:t>1</w:t>
      </w:r>
      <w:r w:rsidR="00DD0045" w:rsidRPr="00F31800">
        <w:rPr>
          <w:rFonts w:asciiTheme="minorEastAsia" w:eastAsiaTheme="minorEastAsia" w:hAnsiTheme="minorEastAsia" w:cs="Times New Roman" w:hint="eastAsia"/>
          <w:highlight w:val="yellow"/>
        </w:rPr>
        <w:t>억원 이하의 부가통신사업자는 부가통신사업</w:t>
      </w:r>
      <w:r w:rsidR="00F263B5" w:rsidRPr="00F31800">
        <w:rPr>
          <w:rFonts w:asciiTheme="minorEastAsia" w:eastAsiaTheme="minorEastAsia" w:hAnsiTheme="minorEastAsia" w:cs="Times New Roman" w:hint="eastAsia"/>
          <w:highlight w:val="yellow"/>
        </w:rPr>
        <w:t>자 신고가 면제되는데,</w:t>
      </w:r>
      <w:r w:rsidR="00F263B5" w:rsidRPr="00F31800">
        <w:rPr>
          <w:rFonts w:asciiTheme="minorEastAsia" w:eastAsiaTheme="minorEastAsia" w:hAnsiTheme="minorEastAsia" w:cs="Times New Roman"/>
          <w:highlight w:val="yellow"/>
        </w:rPr>
        <w:t xml:space="preserve"> </w:t>
      </w:r>
      <w:r w:rsidR="00F263B5" w:rsidRPr="00F31800">
        <w:rPr>
          <w:rFonts w:asciiTheme="minorEastAsia" w:eastAsiaTheme="minorEastAsia" w:hAnsiTheme="minorEastAsia" w:cs="Times New Roman" w:hint="eastAsia"/>
          <w:highlight w:val="yellow"/>
        </w:rPr>
        <w:t xml:space="preserve">자본금이 </w:t>
      </w:r>
      <w:r w:rsidR="00F263B5" w:rsidRPr="00F31800">
        <w:rPr>
          <w:rFonts w:asciiTheme="minorEastAsia" w:eastAsiaTheme="minorEastAsia" w:hAnsiTheme="minorEastAsia" w:cs="Times New Roman"/>
          <w:highlight w:val="yellow"/>
        </w:rPr>
        <w:t>1</w:t>
      </w:r>
      <w:r w:rsidR="00F263B5" w:rsidRPr="00F31800">
        <w:rPr>
          <w:rFonts w:asciiTheme="minorEastAsia" w:eastAsiaTheme="minorEastAsia" w:hAnsiTheme="minorEastAsia" w:cs="Times New Roman" w:hint="eastAsia"/>
          <w:highlight w:val="yellow"/>
        </w:rPr>
        <w:t xml:space="preserve">억원을 초과하게 된 경우에는 그 사유가 발생한 날부터 </w:t>
      </w:r>
      <w:r w:rsidR="00F263B5" w:rsidRPr="00F31800">
        <w:rPr>
          <w:rFonts w:asciiTheme="minorEastAsia" w:eastAsiaTheme="minorEastAsia" w:hAnsiTheme="minorEastAsia" w:cs="Times New Roman"/>
          <w:highlight w:val="yellow"/>
        </w:rPr>
        <w:t>1</w:t>
      </w:r>
      <w:r w:rsidR="00F263B5" w:rsidRPr="00F31800">
        <w:rPr>
          <w:rFonts w:asciiTheme="minorEastAsia" w:eastAsiaTheme="minorEastAsia" w:hAnsiTheme="minorEastAsia" w:cs="Times New Roman" w:hint="eastAsia"/>
          <w:highlight w:val="yellow"/>
        </w:rPr>
        <w:t>개월 이내에 신고를 하여야 함.</w:t>
      </w:r>
      <w:r w:rsidR="00F263B5" w:rsidRPr="00F31800">
        <w:rPr>
          <w:rFonts w:asciiTheme="minorEastAsia" w:eastAsiaTheme="minorEastAsia" w:hAnsiTheme="minorEastAsia" w:cs="Times New Roman"/>
          <w:highlight w:val="yellow"/>
        </w:rPr>
        <w:t xml:space="preserve"> </w:t>
      </w:r>
      <w:r w:rsidR="00F263B5" w:rsidRPr="00F31800">
        <w:rPr>
          <w:rFonts w:asciiTheme="minorEastAsia" w:eastAsiaTheme="minorEastAsia" w:hAnsiTheme="minorEastAsia" w:cs="Times New Roman" w:hint="eastAsia"/>
          <w:highlight w:val="yellow"/>
        </w:rPr>
        <w:t>부가통신사업자신고 없이 부가통신사업을 한 것이 적발되는 경우 전기통신사업법 제9</w:t>
      </w:r>
      <w:r w:rsidR="00F263B5" w:rsidRPr="00F31800">
        <w:rPr>
          <w:rFonts w:asciiTheme="minorEastAsia" w:eastAsiaTheme="minorEastAsia" w:hAnsiTheme="minorEastAsia" w:cs="Times New Roman"/>
          <w:highlight w:val="yellow"/>
        </w:rPr>
        <w:t>6</w:t>
      </w:r>
      <w:r w:rsidR="00F263B5" w:rsidRPr="00F31800">
        <w:rPr>
          <w:rFonts w:asciiTheme="minorEastAsia" w:eastAsiaTheme="minorEastAsia" w:hAnsiTheme="minorEastAsia" w:cs="Times New Roman" w:hint="eastAsia"/>
          <w:highlight w:val="yellow"/>
        </w:rPr>
        <w:t xml:space="preserve">조 제5호에 따라 </w:t>
      </w:r>
      <w:r w:rsidR="00F263B5" w:rsidRPr="00F31800">
        <w:rPr>
          <w:rFonts w:asciiTheme="minorEastAsia" w:eastAsiaTheme="minorEastAsia" w:hAnsiTheme="minorEastAsia" w:cs="Times New Roman"/>
          <w:highlight w:val="yellow"/>
        </w:rPr>
        <w:t>2</w:t>
      </w:r>
      <w:r w:rsidR="00F263B5" w:rsidRPr="00F31800">
        <w:rPr>
          <w:rFonts w:asciiTheme="minorEastAsia" w:eastAsiaTheme="minorEastAsia" w:hAnsiTheme="minorEastAsia" w:cs="Times New Roman" w:hint="eastAsia"/>
          <w:highlight w:val="yellow"/>
        </w:rPr>
        <w:t xml:space="preserve">년 이하의 징역 또는 </w:t>
      </w:r>
      <w:r w:rsidR="00F263B5" w:rsidRPr="00F31800">
        <w:rPr>
          <w:rFonts w:asciiTheme="minorEastAsia" w:eastAsiaTheme="minorEastAsia" w:hAnsiTheme="minorEastAsia" w:cs="Times New Roman"/>
          <w:highlight w:val="yellow"/>
        </w:rPr>
        <w:t>1</w:t>
      </w:r>
      <w:r w:rsidR="00F263B5" w:rsidRPr="00F31800">
        <w:rPr>
          <w:rFonts w:asciiTheme="minorEastAsia" w:eastAsiaTheme="minorEastAsia" w:hAnsiTheme="minorEastAsia" w:cs="Times New Roman" w:hint="eastAsia"/>
          <w:highlight w:val="yellow"/>
        </w:rPr>
        <w:t>억원 이하의 벌금에 처해질 수 있음.</w:t>
      </w:r>
      <w:r w:rsidR="00E065BB" w:rsidRPr="00F31800">
        <w:rPr>
          <w:rFonts w:asciiTheme="minorEastAsia" w:eastAsiaTheme="minorEastAsia" w:hAnsiTheme="minorEastAsia" w:cs="Times New Roman"/>
          <w:highlight w:val="yellow"/>
        </w:rPr>
        <w:t xml:space="preserve">  </w:t>
      </w:r>
    </w:p>
    <w:p w14:paraId="0FFE0169" w14:textId="77777777" w:rsidR="00EF0672" w:rsidRDefault="00E065BB" w:rsidP="001678E5">
      <w:pPr>
        <w:pStyle w:val="a5"/>
        <w:numPr>
          <w:ilvl w:val="0"/>
          <w:numId w:val="7"/>
        </w:numPr>
        <w:wordWrap/>
        <w:spacing w:line="360" w:lineRule="atLeast"/>
        <w:ind w:leftChars="0" w:left="1761"/>
        <w:contextualSpacing/>
        <w:rPr>
          <w:ins w:id="10" w:author="만든 이"/>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대상회사의 법인등기부에 따르며 대상회사는 </w:t>
      </w:r>
      <w:r w:rsidRPr="00F31800">
        <w:rPr>
          <w:rFonts w:asciiTheme="minorEastAsia" w:eastAsiaTheme="minorEastAsia" w:hAnsiTheme="minorEastAsia" w:cs="Times New Roman"/>
          <w:highlight w:val="yellow"/>
        </w:rPr>
        <w:t xml:space="preserve">2018. 1. </w:t>
      </w:r>
      <w:proofErr w:type="gramStart"/>
      <w:r w:rsidRPr="00F31800">
        <w:rPr>
          <w:rFonts w:asciiTheme="minorEastAsia" w:eastAsiaTheme="minorEastAsia" w:hAnsiTheme="minorEastAsia" w:cs="Times New Roman"/>
          <w:highlight w:val="yellow"/>
        </w:rPr>
        <w:t>5.</w:t>
      </w:r>
      <w:r w:rsidRPr="00F31800">
        <w:rPr>
          <w:rFonts w:asciiTheme="minorEastAsia" w:eastAsiaTheme="minorEastAsia" w:hAnsiTheme="minorEastAsia" w:cs="Times New Roman" w:hint="eastAsia"/>
          <w:highlight w:val="yellow"/>
        </w:rPr>
        <w:t>자로</w:t>
      </w:r>
      <w:proofErr w:type="gramEnd"/>
      <w:r w:rsidRPr="00F31800">
        <w:rPr>
          <w:rFonts w:asciiTheme="minorEastAsia" w:eastAsiaTheme="minorEastAsia" w:hAnsiTheme="minorEastAsia" w:cs="Times New Roman" w:hint="eastAsia"/>
          <w:highlight w:val="yellow"/>
        </w:rPr>
        <w:t xml:space="preserve"> 자본금이 </w:t>
      </w:r>
      <w:r w:rsidRPr="00F31800">
        <w:rPr>
          <w:rFonts w:asciiTheme="minorEastAsia" w:eastAsiaTheme="minorEastAsia" w:hAnsiTheme="minorEastAsia" w:cs="Times New Roman"/>
          <w:highlight w:val="yellow"/>
        </w:rPr>
        <w:t>1</w:t>
      </w:r>
      <w:r w:rsidRPr="00F31800">
        <w:rPr>
          <w:rFonts w:asciiTheme="minorEastAsia" w:eastAsiaTheme="minorEastAsia" w:hAnsiTheme="minorEastAsia" w:cs="Times New Roman" w:hint="eastAsia"/>
          <w:highlight w:val="yellow"/>
        </w:rPr>
        <w:t xml:space="preserve">억원을 초과하게 </w:t>
      </w:r>
      <w:proofErr w:type="spellStart"/>
      <w:r w:rsidRPr="00F31800">
        <w:rPr>
          <w:rFonts w:asciiTheme="minorEastAsia" w:eastAsiaTheme="minorEastAsia" w:hAnsiTheme="minorEastAsia" w:cs="Times New Roman" w:hint="eastAsia"/>
          <w:highlight w:val="yellow"/>
        </w:rPr>
        <w:t>되었는바</w:t>
      </w:r>
      <w:proofErr w:type="spellEnd"/>
      <w:r w:rsidRPr="00F31800">
        <w:rPr>
          <w:rFonts w:asciiTheme="minorEastAsia" w:eastAsiaTheme="minorEastAsia" w:hAnsiTheme="minorEastAsia" w:cs="Times New Roman" w:hint="eastAsia"/>
          <w:highlight w:val="yellow"/>
        </w:rPr>
        <w:t xml:space="preserve"> </w:t>
      </w:r>
      <w:r w:rsidR="00F82336" w:rsidRPr="00F31800">
        <w:rPr>
          <w:rFonts w:asciiTheme="minorEastAsia" w:eastAsiaTheme="minorEastAsia" w:hAnsiTheme="minorEastAsia" w:cs="Times New Roman" w:hint="eastAsia"/>
          <w:highlight w:val="yellow"/>
        </w:rPr>
        <w:t xml:space="preserve">이미 신고 기한을 </w:t>
      </w:r>
      <w:proofErr w:type="spellStart"/>
      <w:r w:rsidR="00F82336" w:rsidRPr="00F31800">
        <w:rPr>
          <w:rFonts w:asciiTheme="minorEastAsia" w:eastAsiaTheme="minorEastAsia" w:hAnsiTheme="minorEastAsia" w:cs="Times New Roman" w:hint="eastAsia"/>
          <w:highlight w:val="yellow"/>
        </w:rPr>
        <w:t>도과하여</w:t>
      </w:r>
      <w:proofErr w:type="spellEnd"/>
      <w:r w:rsidR="00F82336" w:rsidRPr="00F31800">
        <w:rPr>
          <w:rFonts w:asciiTheme="minorEastAsia" w:eastAsiaTheme="minorEastAsia" w:hAnsiTheme="minorEastAsia" w:cs="Times New Roman" w:hint="eastAsia"/>
          <w:highlight w:val="yellow"/>
        </w:rPr>
        <w:t xml:space="preserve"> </w:t>
      </w:r>
      <w:r w:rsidRPr="00F31800">
        <w:rPr>
          <w:rFonts w:asciiTheme="minorEastAsia" w:eastAsiaTheme="minorEastAsia" w:hAnsiTheme="minorEastAsia" w:cs="Times New Roman" w:hint="eastAsia"/>
          <w:highlight w:val="yellow"/>
        </w:rPr>
        <w:t>가급적 빨리 부가통신사업자신고가 이루어질 필요가 있</w:t>
      </w:r>
      <w:r w:rsidR="00F82336" w:rsidRPr="00F31800">
        <w:rPr>
          <w:rFonts w:asciiTheme="minorEastAsia" w:eastAsiaTheme="minorEastAsia" w:hAnsiTheme="minorEastAsia" w:cs="Times New Roman" w:hint="eastAsia"/>
          <w:highlight w:val="yellow"/>
        </w:rPr>
        <w:t>음.</w:t>
      </w:r>
      <w:r w:rsidR="00F82336" w:rsidRPr="00F31800">
        <w:rPr>
          <w:rFonts w:asciiTheme="minorEastAsia" w:eastAsiaTheme="minorEastAsia" w:hAnsiTheme="minorEastAsia" w:cs="Times New Roman"/>
          <w:highlight w:val="yellow"/>
        </w:rPr>
        <w:t xml:space="preserve"> </w:t>
      </w:r>
      <w:r w:rsidR="00F82336" w:rsidRPr="00F31800">
        <w:rPr>
          <w:rFonts w:asciiTheme="minorEastAsia" w:eastAsiaTheme="minorEastAsia" w:hAnsiTheme="minorEastAsia" w:cs="Times New Roman" w:hint="eastAsia"/>
          <w:highlight w:val="yellow"/>
        </w:rPr>
        <w:t xml:space="preserve">다만 </w:t>
      </w:r>
      <w:r w:rsidRPr="00F31800">
        <w:rPr>
          <w:rFonts w:asciiTheme="minorEastAsia" w:eastAsiaTheme="minorEastAsia" w:hAnsiTheme="minorEastAsia" w:cs="Times New Roman" w:hint="eastAsia"/>
          <w:highlight w:val="yellow"/>
        </w:rPr>
        <w:t xml:space="preserve">실무상 </w:t>
      </w:r>
      <w:r w:rsidR="00F82336" w:rsidRPr="00F31800">
        <w:rPr>
          <w:rFonts w:asciiTheme="minorEastAsia" w:eastAsiaTheme="minorEastAsia" w:hAnsiTheme="minorEastAsia" w:cs="Times New Roman" w:hint="eastAsia"/>
          <w:highlight w:val="yellow"/>
        </w:rPr>
        <w:t xml:space="preserve">신고가 기한을 </w:t>
      </w:r>
      <w:proofErr w:type="spellStart"/>
      <w:r w:rsidR="00F82336" w:rsidRPr="00F31800">
        <w:rPr>
          <w:rFonts w:asciiTheme="minorEastAsia" w:eastAsiaTheme="minorEastAsia" w:hAnsiTheme="minorEastAsia" w:cs="Times New Roman" w:hint="eastAsia"/>
          <w:highlight w:val="yellow"/>
        </w:rPr>
        <w:t>도과하여</w:t>
      </w:r>
      <w:proofErr w:type="spellEnd"/>
      <w:r w:rsidR="00F82336" w:rsidRPr="00F31800">
        <w:rPr>
          <w:rFonts w:asciiTheme="minorEastAsia" w:eastAsiaTheme="minorEastAsia" w:hAnsiTheme="minorEastAsia" w:cs="Times New Roman" w:hint="eastAsia"/>
          <w:highlight w:val="yellow"/>
        </w:rPr>
        <w:t xml:space="preserve"> 늦게 이루어졌더라도, 이용자에게 위험이 발생하는 등의 상황이 발생하여 미신고가 적발된 상황이 아닌 이상 늦게 신고를 하였다고 하여 신고 시점에 벌칙조항을 적용할 가능성은 낮음</w:t>
      </w:r>
      <w:r w:rsidR="002200B2" w:rsidRPr="00F31800">
        <w:rPr>
          <w:rFonts w:asciiTheme="minorEastAsia" w:eastAsiaTheme="minorEastAsia" w:hAnsiTheme="minorEastAsia" w:cs="Times New Roman" w:hint="eastAsia"/>
          <w:highlight w:val="yellow"/>
        </w:rPr>
        <w:t>.</w:t>
      </w:r>
    </w:p>
    <w:p w14:paraId="0FFE016A" w14:textId="77777777" w:rsidR="006E4586" w:rsidRPr="00F266E4" w:rsidRDefault="00D751E2"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cyan"/>
        </w:rPr>
      </w:pPr>
      <w:ins w:id="11" w:author="만든 이">
        <w:r w:rsidRPr="00F266E4">
          <w:rPr>
            <w:rFonts w:asciiTheme="minorEastAsia" w:eastAsiaTheme="minorEastAsia" w:hAnsiTheme="minorEastAsia" w:cs="Times New Roman" w:hint="eastAsia"/>
            <w:highlight w:val="cyan"/>
          </w:rPr>
          <w:t>의료기기 판매업 신고 관련:</w:t>
        </w:r>
        <w:r w:rsidRPr="00F266E4">
          <w:rPr>
            <w:rFonts w:asciiTheme="minorEastAsia" w:eastAsiaTheme="minorEastAsia" w:hAnsiTheme="minorEastAsia" w:cs="Times New Roman"/>
            <w:highlight w:val="cyan"/>
          </w:rPr>
          <w:t xml:space="preserve"> </w:t>
        </w:r>
        <w:r w:rsidR="00814172">
          <w:rPr>
            <w:rFonts w:asciiTheme="minorEastAsia" w:eastAsiaTheme="minorEastAsia" w:hAnsiTheme="minorEastAsia" w:cs="Times New Roman"/>
            <w:highlight w:val="cyan"/>
          </w:rPr>
          <w:t>“</w:t>
        </w:r>
        <w:r w:rsidR="00814172">
          <w:rPr>
            <w:rFonts w:asciiTheme="minorEastAsia" w:eastAsiaTheme="minorEastAsia" w:hAnsiTheme="minorEastAsia" w:cs="Times New Roman" w:hint="eastAsia"/>
            <w:highlight w:val="cyan"/>
          </w:rPr>
          <w:t>의료기기</w:t>
        </w:r>
        <w:r w:rsidR="00814172">
          <w:rPr>
            <w:rFonts w:asciiTheme="minorEastAsia" w:eastAsiaTheme="minorEastAsia" w:hAnsiTheme="minorEastAsia" w:cs="Times New Roman"/>
            <w:highlight w:val="cyan"/>
          </w:rPr>
          <w:t>”</w:t>
        </w:r>
        <w:r w:rsidR="00814172">
          <w:rPr>
            <w:rFonts w:asciiTheme="minorEastAsia" w:eastAsiaTheme="minorEastAsia" w:hAnsiTheme="minorEastAsia" w:cs="Times New Roman" w:hint="eastAsia"/>
            <w:highlight w:val="cyan"/>
          </w:rPr>
          <w:t xml:space="preserve">란 사람이나 동물의 </w:t>
        </w:r>
        <w:r w:rsidR="00814172">
          <w:rPr>
            <w:rFonts w:asciiTheme="minorEastAsia" w:eastAsiaTheme="minorEastAsia" w:hAnsiTheme="minorEastAsia" w:cs="Times New Roman"/>
            <w:highlight w:val="cyan"/>
          </w:rPr>
          <w:t xml:space="preserve">(1) </w:t>
        </w:r>
        <w:r w:rsidR="00814172">
          <w:rPr>
            <w:rFonts w:asciiTheme="minorEastAsia" w:eastAsiaTheme="minorEastAsia" w:hAnsiTheme="minorEastAsia" w:cs="Times New Roman" w:hint="eastAsia"/>
            <w:highlight w:val="cyan"/>
          </w:rPr>
          <w:t>질병을 진단,</w:t>
        </w:r>
        <w:r w:rsidR="00814172">
          <w:rPr>
            <w:rFonts w:asciiTheme="minorEastAsia" w:eastAsiaTheme="minorEastAsia" w:hAnsiTheme="minorEastAsia" w:cs="Times New Roman"/>
            <w:highlight w:val="cyan"/>
          </w:rPr>
          <w:t xml:space="preserve"> </w:t>
        </w:r>
        <w:r w:rsidR="00814172">
          <w:rPr>
            <w:rFonts w:asciiTheme="minorEastAsia" w:eastAsiaTheme="minorEastAsia" w:hAnsiTheme="minorEastAsia" w:cs="Times New Roman" w:hint="eastAsia"/>
            <w:highlight w:val="cyan"/>
          </w:rPr>
          <w:t>치료,</w:t>
        </w:r>
        <w:r w:rsidR="00814172">
          <w:rPr>
            <w:rFonts w:asciiTheme="minorEastAsia" w:eastAsiaTheme="minorEastAsia" w:hAnsiTheme="minorEastAsia" w:cs="Times New Roman"/>
            <w:highlight w:val="cyan"/>
          </w:rPr>
          <w:t xml:space="preserve"> </w:t>
        </w:r>
        <w:r w:rsidR="00814172">
          <w:rPr>
            <w:rFonts w:asciiTheme="minorEastAsia" w:eastAsiaTheme="minorEastAsia" w:hAnsiTheme="minorEastAsia" w:cs="Times New Roman" w:hint="eastAsia"/>
            <w:highlight w:val="cyan"/>
          </w:rPr>
          <w:t>경감, 처치 또는 예방할 목적으로 사용되는 제품,</w:t>
        </w:r>
        <w:r w:rsidR="00814172">
          <w:rPr>
            <w:rFonts w:asciiTheme="minorEastAsia" w:eastAsiaTheme="minorEastAsia" w:hAnsiTheme="minorEastAsia" w:cs="Times New Roman"/>
            <w:highlight w:val="cyan"/>
          </w:rPr>
          <w:t xml:space="preserve"> (2) </w:t>
        </w:r>
        <w:r w:rsidR="00814172">
          <w:rPr>
            <w:rFonts w:asciiTheme="minorEastAsia" w:eastAsiaTheme="minorEastAsia" w:hAnsiTheme="minorEastAsia" w:cs="Times New Roman" w:hint="eastAsia"/>
            <w:highlight w:val="cyan"/>
          </w:rPr>
          <w:t>상해 또는 진단,</w:t>
        </w:r>
        <w:r w:rsidR="00814172">
          <w:rPr>
            <w:rFonts w:asciiTheme="minorEastAsia" w:eastAsiaTheme="minorEastAsia" w:hAnsiTheme="minorEastAsia" w:cs="Times New Roman"/>
            <w:highlight w:val="cyan"/>
          </w:rPr>
          <w:t xml:space="preserve"> </w:t>
        </w:r>
        <w:r w:rsidR="00814172">
          <w:rPr>
            <w:rFonts w:asciiTheme="minorEastAsia" w:eastAsiaTheme="minorEastAsia" w:hAnsiTheme="minorEastAsia" w:cs="Times New Roman" w:hint="eastAsia"/>
            <w:highlight w:val="cyan"/>
          </w:rPr>
          <w:lastRenderedPageBreak/>
          <w:t>치료,</w:t>
        </w:r>
        <w:r w:rsidR="00814172">
          <w:rPr>
            <w:rFonts w:asciiTheme="minorEastAsia" w:eastAsiaTheme="minorEastAsia" w:hAnsiTheme="minorEastAsia" w:cs="Times New Roman"/>
            <w:highlight w:val="cyan"/>
          </w:rPr>
          <w:t xml:space="preserve"> </w:t>
        </w:r>
        <w:r w:rsidR="00814172">
          <w:rPr>
            <w:rFonts w:asciiTheme="minorEastAsia" w:eastAsiaTheme="minorEastAsia" w:hAnsiTheme="minorEastAsia" w:cs="Times New Roman" w:hint="eastAsia"/>
            <w:highlight w:val="cyan"/>
          </w:rPr>
          <w:t>경감 또는 보정할 목적으로 사용되는 제품, (3) 구조 또는 기능을 검사,</w:t>
        </w:r>
        <w:r w:rsidR="00814172">
          <w:rPr>
            <w:rFonts w:asciiTheme="minorEastAsia" w:eastAsiaTheme="minorEastAsia" w:hAnsiTheme="minorEastAsia" w:cs="Times New Roman"/>
            <w:highlight w:val="cyan"/>
          </w:rPr>
          <w:t xml:space="preserve"> </w:t>
        </w:r>
        <w:r w:rsidR="00814172">
          <w:rPr>
            <w:rFonts w:asciiTheme="minorEastAsia" w:eastAsiaTheme="minorEastAsia" w:hAnsiTheme="minorEastAsia" w:cs="Times New Roman" w:hint="eastAsia"/>
            <w:highlight w:val="cyan"/>
          </w:rPr>
          <w:t>대체 또는 변형할 목적으로 사용되는 제품을 의미함(의료기기법 제2조)</w:t>
        </w:r>
        <w:r w:rsidR="00814172">
          <w:rPr>
            <w:rFonts w:asciiTheme="minorEastAsia" w:eastAsiaTheme="minorEastAsia" w:hAnsiTheme="minorEastAsia" w:cs="Times New Roman"/>
            <w:highlight w:val="cyan"/>
          </w:rPr>
          <w:t xml:space="preserve">. </w:t>
        </w:r>
        <w:r w:rsidR="00814172">
          <w:rPr>
            <w:rFonts w:asciiTheme="minorEastAsia" w:eastAsiaTheme="minorEastAsia" w:hAnsiTheme="minorEastAsia" w:cs="Times New Roman" w:hint="eastAsia"/>
            <w:highlight w:val="cyan"/>
          </w:rPr>
          <w:t xml:space="preserve">회사가 </w:t>
        </w:r>
        <w:proofErr w:type="spellStart"/>
        <w:r w:rsidR="00814172">
          <w:rPr>
            <w:rFonts w:asciiTheme="minorEastAsia" w:eastAsiaTheme="minorEastAsia" w:hAnsiTheme="minorEastAsia" w:cs="Times New Roman" w:hint="eastAsia"/>
            <w:highlight w:val="cyan"/>
          </w:rPr>
          <w:t>닥터펫스타로부터</w:t>
        </w:r>
        <w:proofErr w:type="spellEnd"/>
        <w:r w:rsidR="00814172">
          <w:rPr>
            <w:rFonts w:asciiTheme="minorEastAsia" w:eastAsiaTheme="minorEastAsia" w:hAnsiTheme="minorEastAsia" w:cs="Times New Roman" w:hint="eastAsia"/>
            <w:highlight w:val="cyan"/>
          </w:rPr>
          <w:t xml:space="preserve"> 공급받아 판매하는 슬개골 보정의류는 </w:t>
        </w:r>
        <w:r w:rsidR="007C718E">
          <w:rPr>
            <w:rFonts w:asciiTheme="minorEastAsia" w:eastAsiaTheme="minorEastAsia" w:hAnsiTheme="minorEastAsia" w:cs="Times New Roman" w:hint="eastAsia"/>
            <w:highlight w:val="cyan"/>
          </w:rPr>
          <w:t xml:space="preserve">디스크와 </w:t>
        </w:r>
        <w:proofErr w:type="spellStart"/>
        <w:r w:rsidR="007C718E">
          <w:rPr>
            <w:rFonts w:asciiTheme="minorEastAsia" w:eastAsiaTheme="minorEastAsia" w:hAnsiTheme="minorEastAsia" w:cs="Times New Roman" w:hint="eastAsia"/>
            <w:highlight w:val="cyan"/>
          </w:rPr>
          <w:t>슬관절</w:t>
        </w:r>
        <w:proofErr w:type="spellEnd"/>
        <w:r w:rsidR="007C718E">
          <w:rPr>
            <w:rFonts w:asciiTheme="minorEastAsia" w:eastAsiaTheme="minorEastAsia" w:hAnsiTheme="minorEastAsia" w:cs="Times New Roman" w:hint="eastAsia"/>
            <w:highlight w:val="cyan"/>
          </w:rPr>
          <w:t xml:space="preserve"> 등을 보정하기 위한 제품으로 소개되고 있는 바,</w:t>
        </w:r>
        <w:r w:rsidR="007C718E">
          <w:rPr>
            <w:rFonts w:asciiTheme="minorEastAsia" w:eastAsiaTheme="minorEastAsia" w:hAnsiTheme="minorEastAsia" w:cs="Times New Roman"/>
            <w:highlight w:val="cyan"/>
          </w:rPr>
          <w:t xml:space="preserve"> </w:t>
        </w:r>
        <w:r w:rsidR="007C718E">
          <w:rPr>
            <w:rFonts w:asciiTheme="minorEastAsia" w:eastAsiaTheme="minorEastAsia" w:hAnsiTheme="minorEastAsia" w:cs="Times New Roman" w:hint="eastAsia"/>
            <w:highlight w:val="cyan"/>
          </w:rPr>
          <w:t>의료기기에 해당할 여지가 있음.</w:t>
        </w:r>
        <w:r w:rsidR="007C718E">
          <w:rPr>
            <w:rFonts w:asciiTheme="minorEastAsia" w:eastAsiaTheme="minorEastAsia" w:hAnsiTheme="minorEastAsia" w:cs="Times New Roman"/>
            <w:highlight w:val="cyan"/>
          </w:rPr>
          <w:t xml:space="preserve"> </w:t>
        </w:r>
        <w:r w:rsidR="00D02397">
          <w:rPr>
            <w:rFonts w:asciiTheme="minorEastAsia" w:eastAsiaTheme="minorEastAsia" w:hAnsiTheme="minorEastAsia" w:cs="Times New Roman" w:hint="eastAsia"/>
            <w:highlight w:val="cyan"/>
          </w:rPr>
          <w:t xml:space="preserve">그런데 답변에 따르면 회사는 </w:t>
        </w:r>
        <w:proofErr w:type="spellStart"/>
        <w:r w:rsidR="00D02397">
          <w:rPr>
            <w:rFonts w:asciiTheme="minorEastAsia" w:eastAsiaTheme="minorEastAsia" w:hAnsiTheme="minorEastAsia" w:cs="Times New Roman" w:hint="eastAsia"/>
            <w:highlight w:val="cyan"/>
          </w:rPr>
          <w:t>동물용의료기기판매업</w:t>
        </w:r>
        <w:proofErr w:type="spellEnd"/>
        <w:r w:rsidR="00D02397">
          <w:rPr>
            <w:rFonts w:asciiTheme="minorEastAsia" w:eastAsiaTheme="minorEastAsia" w:hAnsiTheme="minorEastAsia" w:cs="Times New Roman" w:hint="eastAsia"/>
            <w:highlight w:val="cyan"/>
          </w:rPr>
          <w:t xml:space="preserve"> 신고를 </w:t>
        </w:r>
        <w:proofErr w:type="spellStart"/>
        <w:r w:rsidR="00D02397">
          <w:rPr>
            <w:rFonts w:asciiTheme="minorEastAsia" w:eastAsiaTheme="minorEastAsia" w:hAnsiTheme="minorEastAsia" w:cs="Times New Roman" w:hint="eastAsia"/>
            <w:highlight w:val="cyan"/>
          </w:rPr>
          <w:t>경료하기</w:t>
        </w:r>
        <w:proofErr w:type="spellEnd"/>
        <w:r w:rsidR="00D02397">
          <w:rPr>
            <w:rFonts w:asciiTheme="minorEastAsia" w:eastAsiaTheme="minorEastAsia" w:hAnsiTheme="minorEastAsia" w:cs="Times New Roman" w:hint="eastAsia"/>
            <w:highlight w:val="cyan"/>
          </w:rPr>
          <w:t xml:space="preserve"> 이전에 이미 슬개골 관절의류를 </w:t>
        </w:r>
        <w:proofErr w:type="spellStart"/>
        <w:r w:rsidR="00D02397">
          <w:rPr>
            <w:rFonts w:asciiTheme="minorEastAsia" w:eastAsiaTheme="minorEastAsia" w:hAnsiTheme="minorEastAsia" w:cs="Times New Roman" w:hint="eastAsia"/>
            <w:highlight w:val="cyan"/>
          </w:rPr>
          <w:t>판매하였는</w:t>
        </w:r>
        <w:proofErr w:type="spellEnd"/>
        <w:r w:rsidR="00D02397">
          <w:rPr>
            <w:rFonts w:asciiTheme="minorEastAsia" w:eastAsiaTheme="minorEastAsia" w:hAnsiTheme="minorEastAsia" w:cs="Times New Roman" w:hint="eastAsia"/>
            <w:highlight w:val="cyan"/>
          </w:rPr>
          <w:t xml:space="preserve"> 바,</w:t>
        </w:r>
        <w:r w:rsidR="00D02397">
          <w:rPr>
            <w:rFonts w:asciiTheme="minorEastAsia" w:eastAsiaTheme="minorEastAsia" w:hAnsiTheme="minorEastAsia" w:cs="Times New Roman"/>
            <w:highlight w:val="cyan"/>
          </w:rPr>
          <w:t xml:space="preserve"> </w:t>
        </w:r>
        <w:r w:rsidR="00D02397">
          <w:rPr>
            <w:rFonts w:asciiTheme="minorEastAsia" w:eastAsiaTheme="minorEastAsia" w:hAnsiTheme="minorEastAsia" w:cs="Times New Roman" w:hint="eastAsia"/>
            <w:highlight w:val="cyan"/>
          </w:rPr>
          <w:t xml:space="preserve">원칙적으로는 </w:t>
        </w:r>
        <w:r w:rsidR="002B6BAE">
          <w:rPr>
            <w:rFonts w:asciiTheme="minorEastAsia" w:eastAsiaTheme="minorEastAsia" w:hAnsiTheme="minorEastAsia" w:cs="Times New Roman" w:hint="eastAsia"/>
            <w:highlight w:val="cyan"/>
          </w:rPr>
          <w:t xml:space="preserve">의료기기법 위반으로 </w:t>
        </w:r>
        <w:r w:rsidR="002B6BAE">
          <w:rPr>
            <w:rFonts w:asciiTheme="minorEastAsia" w:eastAsiaTheme="minorEastAsia" w:hAnsiTheme="minorEastAsia" w:cs="Times New Roman"/>
            <w:highlight w:val="cyan"/>
          </w:rPr>
          <w:t>3</w:t>
        </w:r>
        <w:r w:rsidR="002B6BAE">
          <w:rPr>
            <w:rFonts w:asciiTheme="minorEastAsia" w:eastAsiaTheme="minorEastAsia" w:hAnsiTheme="minorEastAsia" w:cs="Times New Roman" w:hint="eastAsia"/>
            <w:highlight w:val="cyan"/>
          </w:rPr>
          <w:t xml:space="preserve">년 이하의 징역 또는 </w:t>
        </w:r>
        <w:r w:rsidR="002B6BAE">
          <w:rPr>
            <w:rFonts w:asciiTheme="minorEastAsia" w:eastAsiaTheme="minorEastAsia" w:hAnsiTheme="minorEastAsia" w:cs="Times New Roman"/>
            <w:highlight w:val="cyan"/>
          </w:rPr>
          <w:t>3</w:t>
        </w:r>
        <w:r w:rsidR="002B6BAE">
          <w:rPr>
            <w:rFonts w:asciiTheme="minorEastAsia" w:eastAsiaTheme="minorEastAsia" w:hAnsiTheme="minorEastAsia" w:cs="Times New Roman" w:hint="eastAsia"/>
            <w:highlight w:val="cyan"/>
          </w:rPr>
          <w:t>천만원 이하의 벌금형에 처해질 수 있음</w:t>
        </w:r>
        <w:r w:rsidR="00D02397">
          <w:rPr>
            <w:rFonts w:asciiTheme="minorEastAsia" w:eastAsiaTheme="minorEastAsia" w:hAnsiTheme="minorEastAsia" w:cs="Times New Roman" w:hint="eastAsia"/>
            <w:highlight w:val="cyan"/>
          </w:rPr>
          <w:t>(의료기기법 제5</w:t>
        </w:r>
        <w:r w:rsidR="00D02397">
          <w:rPr>
            <w:rFonts w:asciiTheme="minorEastAsia" w:eastAsiaTheme="minorEastAsia" w:hAnsiTheme="minorEastAsia" w:cs="Times New Roman"/>
            <w:highlight w:val="cyan"/>
          </w:rPr>
          <w:t>2</w:t>
        </w:r>
        <w:r w:rsidR="00D02397">
          <w:rPr>
            <w:rFonts w:asciiTheme="minorEastAsia" w:eastAsiaTheme="minorEastAsia" w:hAnsiTheme="minorEastAsia" w:cs="Times New Roman" w:hint="eastAsia"/>
            <w:highlight w:val="cyan"/>
          </w:rPr>
          <w:t>조,</w:t>
        </w:r>
        <w:r w:rsidR="00D02397">
          <w:rPr>
            <w:rFonts w:asciiTheme="minorEastAsia" w:eastAsiaTheme="minorEastAsia" w:hAnsiTheme="minorEastAsia" w:cs="Times New Roman"/>
            <w:highlight w:val="cyan"/>
          </w:rPr>
          <w:t xml:space="preserve"> </w:t>
        </w:r>
        <w:r w:rsidR="00D02397">
          <w:rPr>
            <w:rFonts w:asciiTheme="minorEastAsia" w:eastAsiaTheme="minorEastAsia" w:hAnsiTheme="minorEastAsia" w:cs="Times New Roman" w:hint="eastAsia"/>
            <w:highlight w:val="cyan"/>
          </w:rPr>
          <w:t xml:space="preserve">제17조 제1항, 동물용 </w:t>
        </w:r>
        <w:proofErr w:type="spellStart"/>
        <w:r w:rsidR="00D02397">
          <w:rPr>
            <w:rFonts w:asciiTheme="minorEastAsia" w:eastAsiaTheme="minorEastAsia" w:hAnsiTheme="minorEastAsia" w:cs="Times New Roman" w:hint="eastAsia"/>
            <w:highlight w:val="cyan"/>
          </w:rPr>
          <w:t>의약품등</w:t>
        </w:r>
        <w:proofErr w:type="spellEnd"/>
        <w:r w:rsidR="00D02397">
          <w:rPr>
            <w:rFonts w:asciiTheme="minorEastAsia" w:eastAsiaTheme="minorEastAsia" w:hAnsiTheme="minorEastAsia" w:cs="Times New Roman" w:hint="eastAsia"/>
            <w:highlight w:val="cyan"/>
          </w:rPr>
          <w:t xml:space="preserve"> 취급규칙 제4조)</w:t>
        </w:r>
        <w:r w:rsidR="004236CF">
          <w:rPr>
            <w:rFonts w:asciiTheme="minorEastAsia" w:eastAsiaTheme="minorEastAsia" w:hAnsiTheme="minorEastAsia" w:cs="Times New Roman"/>
            <w:highlight w:val="cyan"/>
          </w:rPr>
          <w:t xml:space="preserve">. </w:t>
        </w:r>
        <w:r w:rsidR="004236CF">
          <w:rPr>
            <w:rFonts w:asciiTheme="minorEastAsia" w:eastAsiaTheme="minorEastAsia" w:hAnsiTheme="minorEastAsia" w:cs="Times New Roman" w:hint="eastAsia"/>
            <w:highlight w:val="cyan"/>
          </w:rPr>
          <w:t xml:space="preserve">그러나 위반행위가 슬개골 보정의류 </w:t>
        </w:r>
        <w:r w:rsidR="004236CF">
          <w:rPr>
            <w:rFonts w:asciiTheme="minorEastAsia" w:eastAsiaTheme="minorEastAsia" w:hAnsiTheme="minorEastAsia" w:cs="Times New Roman"/>
            <w:highlight w:val="cyan"/>
          </w:rPr>
          <w:t>18</w:t>
        </w:r>
        <w:r w:rsidR="004236CF">
          <w:rPr>
            <w:rFonts w:asciiTheme="minorEastAsia" w:eastAsiaTheme="minorEastAsia" w:hAnsiTheme="minorEastAsia" w:cs="Times New Roman" w:hint="eastAsia"/>
            <w:highlight w:val="cyan"/>
          </w:rPr>
          <w:t>개를 신고 직전 판매한 정도로 경미하므로,</w:t>
        </w:r>
        <w:r w:rsidR="004236CF">
          <w:rPr>
            <w:rFonts w:asciiTheme="minorEastAsia" w:eastAsiaTheme="minorEastAsia" w:hAnsiTheme="minorEastAsia" w:cs="Times New Roman"/>
            <w:highlight w:val="cyan"/>
          </w:rPr>
          <w:t xml:space="preserve"> </w:t>
        </w:r>
        <w:r w:rsidR="004236CF">
          <w:rPr>
            <w:rFonts w:asciiTheme="minorEastAsia" w:eastAsiaTheme="minorEastAsia" w:hAnsiTheme="minorEastAsia" w:cs="Times New Roman" w:hint="eastAsia"/>
            <w:highlight w:val="cyan"/>
          </w:rPr>
          <w:t>실질적인 리스크는 높지 않은 것으로 이해됨.</w:t>
        </w:r>
        <w:del w:id="12" w:author="만든 이">
          <w:r w:rsidR="00D02397" w:rsidDel="004236CF">
            <w:rPr>
              <w:rFonts w:asciiTheme="minorEastAsia" w:eastAsiaTheme="minorEastAsia" w:hAnsiTheme="minorEastAsia" w:cs="Times New Roman"/>
              <w:highlight w:val="cyan"/>
            </w:rPr>
            <w:delText xml:space="preserve">, </w:delText>
          </w:r>
        </w:del>
      </w:ins>
    </w:p>
    <w:p w14:paraId="0FFE016B" w14:textId="77777777" w:rsidR="00EF0672" w:rsidRPr="004236CF" w:rsidRDefault="00EF0672" w:rsidP="001678E5">
      <w:pPr>
        <w:pStyle w:val="a5"/>
        <w:wordWrap/>
        <w:spacing w:line="360" w:lineRule="atLeast"/>
        <w:ind w:leftChars="0" w:left="814"/>
        <w:contextualSpacing/>
        <w:rPr>
          <w:rFonts w:asciiTheme="minorEastAsia" w:eastAsiaTheme="minorEastAsia" w:hAnsiTheme="minorEastAsia" w:cs="Times New Roman"/>
          <w:b/>
        </w:rPr>
      </w:pPr>
    </w:p>
    <w:p w14:paraId="0FFE016C" w14:textId="77777777" w:rsidR="00EF0672" w:rsidRPr="00633F86" w:rsidRDefault="00EF0672" w:rsidP="001678E5">
      <w:pPr>
        <w:pStyle w:val="a5"/>
        <w:numPr>
          <w:ilvl w:val="0"/>
          <w:numId w:val="8"/>
        </w:numPr>
        <w:wordWrap/>
        <w:spacing w:line="360" w:lineRule="atLeast"/>
        <w:ind w:leftChars="0" w:left="814"/>
        <w:contextualSpacing/>
        <w:rPr>
          <w:rFonts w:asciiTheme="minorEastAsia" w:eastAsiaTheme="minorEastAsia" w:hAnsiTheme="minorEastAsia" w:cs="Times New Roman"/>
          <w:b/>
        </w:rPr>
      </w:pPr>
      <w:r w:rsidRPr="00633F86">
        <w:rPr>
          <w:rFonts w:asciiTheme="minorEastAsia" w:eastAsiaTheme="minorEastAsia" w:hAnsiTheme="minorEastAsia" w:cs="Times New Roman" w:hint="eastAsia"/>
          <w:b/>
        </w:rPr>
        <w:t>통신판매업</w:t>
      </w:r>
      <w:r>
        <w:rPr>
          <w:rFonts w:asciiTheme="minorEastAsia" w:eastAsiaTheme="minorEastAsia" w:hAnsiTheme="minorEastAsia" w:cs="Times New Roman" w:hint="eastAsia"/>
          <w:b/>
        </w:rPr>
        <w:t>(전자상거래)</w:t>
      </w:r>
    </w:p>
    <w:p w14:paraId="0FFE016D" w14:textId="77777777" w:rsidR="00EF0672" w:rsidRDefault="00EF0672" w:rsidP="001678E5">
      <w:pPr>
        <w:pStyle w:val="a5"/>
        <w:numPr>
          <w:ilvl w:val="0"/>
          <w:numId w:val="6"/>
        </w:numPr>
        <w:wordWrap/>
        <w:spacing w:line="360" w:lineRule="atLeast"/>
        <w:ind w:leftChars="0" w:left="1307"/>
        <w:contextualSpacing/>
        <w:rPr>
          <w:rFonts w:asciiTheme="minorEastAsia" w:eastAsiaTheme="minorEastAsia" w:hAnsiTheme="minorEastAsia" w:cs="Times New Roman"/>
        </w:rPr>
      </w:pPr>
      <w:r w:rsidRPr="008B0FB9">
        <w:rPr>
          <w:rFonts w:asciiTheme="minorEastAsia" w:eastAsiaTheme="minorEastAsia" w:hAnsiTheme="minorEastAsia" w:cs="Times New Roman"/>
        </w:rPr>
        <w:t>발견 사항</w:t>
      </w:r>
    </w:p>
    <w:p w14:paraId="0FFE016E" w14:textId="77777777" w:rsidR="00EF0672" w:rsidRDefault="00EF0672" w:rsidP="001678E5">
      <w:pPr>
        <w:pStyle w:val="a5"/>
        <w:numPr>
          <w:ilvl w:val="0"/>
          <w:numId w:val="7"/>
        </w:numPr>
        <w:wordWrap/>
        <w:spacing w:line="360" w:lineRule="atLeast"/>
        <w:ind w:leftChars="0" w:left="1761"/>
        <w:contextualSpacing/>
        <w:rPr>
          <w:rFonts w:asciiTheme="minorEastAsia" w:eastAsiaTheme="minorEastAsia" w:hAnsiTheme="minorEastAsia" w:cs="Times New Roman"/>
        </w:rPr>
      </w:pPr>
      <w:proofErr w:type="spellStart"/>
      <w:r w:rsidRPr="002154BD">
        <w:rPr>
          <w:rFonts w:asciiTheme="minorEastAsia" w:eastAsiaTheme="minorEastAsia" w:hAnsiTheme="minorEastAsia" w:cs="Times New Roman"/>
        </w:rPr>
        <w:t>PetDoc</w:t>
      </w:r>
      <w:proofErr w:type="spellEnd"/>
      <w:r w:rsidRPr="002154BD">
        <w:rPr>
          <w:rFonts w:asciiTheme="minorEastAsia" w:eastAsiaTheme="minorEastAsia" w:hAnsiTheme="minorEastAsia" w:cs="Times New Roman"/>
        </w:rPr>
        <w:t xml:space="preserve">은 </w:t>
      </w:r>
      <w:proofErr w:type="spellStart"/>
      <w:r w:rsidRPr="002154BD">
        <w:rPr>
          <w:rFonts w:asciiTheme="minorEastAsia" w:eastAsiaTheme="minorEastAsia" w:hAnsiTheme="minorEastAsia" w:cs="Times New Roman"/>
        </w:rPr>
        <w:t>브이랩</w:t>
      </w:r>
      <w:proofErr w:type="spellEnd"/>
      <w:r w:rsidRPr="002154BD">
        <w:rPr>
          <w:rFonts w:asciiTheme="minorEastAsia" w:eastAsiaTheme="minorEastAsia" w:hAnsiTheme="minorEastAsia" w:cs="Times New Roman"/>
        </w:rPr>
        <w:t xml:space="preserve"> 홈페이지(https://www.vlab.kr/)를 통해 동물용 간식, 영양제</w:t>
      </w:r>
      <w:r>
        <w:rPr>
          <w:rFonts w:asciiTheme="minorEastAsia" w:eastAsiaTheme="minorEastAsia" w:hAnsiTheme="minorEastAsia" w:cs="Times New Roman" w:hint="eastAsia"/>
        </w:rPr>
        <w:t>, 용품</w:t>
      </w:r>
      <w:r w:rsidRPr="002154BD">
        <w:rPr>
          <w:rFonts w:asciiTheme="minorEastAsia" w:eastAsiaTheme="minorEastAsia" w:hAnsiTheme="minorEastAsia" w:cs="Times New Roman"/>
        </w:rPr>
        <w:t xml:space="preserve"> 등 각종 펫 관련 물품을 판매하고 있음</w:t>
      </w:r>
      <w:r w:rsidR="002200B2">
        <w:rPr>
          <w:rFonts w:asciiTheme="minorEastAsia" w:eastAsiaTheme="minorEastAsia" w:hAnsiTheme="minorEastAsia" w:cs="Times New Roman" w:hint="eastAsia"/>
        </w:rPr>
        <w:t>.</w:t>
      </w:r>
    </w:p>
    <w:p w14:paraId="0FFE016F" w14:textId="77777777" w:rsidR="00EF0672" w:rsidRDefault="00E96571" w:rsidP="001678E5">
      <w:pPr>
        <w:pStyle w:val="a5"/>
        <w:numPr>
          <w:ilvl w:val="0"/>
          <w:numId w:val="7"/>
        </w:numPr>
        <w:wordWrap/>
        <w:spacing w:line="360" w:lineRule="atLeast"/>
        <w:ind w:leftChars="0" w:left="1761"/>
        <w:contextualSpacing/>
        <w:rPr>
          <w:rFonts w:asciiTheme="minorEastAsia" w:eastAsiaTheme="minorEastAsia" w:hAnsiTheme="minorEastAsia" w:cs="Times New Roman"/>
        </w:rPr>
      </w:pPr>
      <w:r>
        <w:rPr>
          <w:rFonts w:asciiTheme="minorEastAsia" w:eastAsiaTheme="minorEastAsia" w:hAnsiTheme="minorEastAsia" w:cs="Times New Roman" w:hint="eastAsia"/>
        </w:rPr>
        <w:t>2019. 11. 7.자 서초구청을 관할 행정청으로 하여 통신판매업신고증을 보유하고 있음</w:t>
      </w:r>
      <w:r w:rsidR="002200B2">
        <w:rPr>
          <w:rFonts w:asciiTheme="minorEastAsia" w:eastAsiaTheme="minorEastAsia" w:hAnsiTheme="minorEastAsia" w:cs="Times New Roman" w:hint="eastAsia"/>
        </w:rPr>
        <w:t>.</w:t>
      </w:r>
    </w:p>
    <w:p w14:paraId="0FFE0170" w14:textId="77777777" w:rsidR="00504356" w:rsidRPr="002154BD" w:rsidRDefault="00CD520C" w:rsidP="001678E5">
      <w:pPr>
        <w:pStyle w:val="a5"/>
        <w:numPr>
          <w:ilvl w:val="0"/>
          <w:numId w:val="7"/>
        </w:numPr>
        <w:wordWrap/>
        <w:spacing w:line="360" w:lineRule="atLeast"/>
        <w:ind w:leftChars="0" w:left="1761"/>
        <w:contextualSpacing/>
        <w:rPr>
          <w:rFonts w:asciiTheme="minorEastAsia" w:eastAsiaTheme="minorEastAsia" w:hAnsiTheme="minorEastAsia" w:cs="Times New Roman"/>
        </w:rPr>
      </w:pPr>
      <w:r>
        <w:rPr>
          <w:rFonts w:asciiTheme="minorEastAsia" w:eastAsiaTheme="minorEastAsia" w:hAnsiTheme="minorEastAsia" w:cs="Times New Roman" w:hint="eastAsia"/>
        </w:rPr>
        <w:t>제공된 자료와 답변에 따르면</w:t>
      </w:r>
      <w:r w:rsidR="00504356">
        <w:rPr>
          <w:rFonts w:asciiTheme="minorEastAsia" w:eastAsiaTheme="minorEastAsia" w:hAnsiTheme="minorEastAsia" w:cs="Times New Roman" w:hint="eastAsia"/>
        </w:rPr>
        <w:t xml:space="preserve"> 통신판매업과 관련하여 법령 위반 등으로 적발되거나 제재가 된 사실은 없</w:t>
      </w:r>
      <w:r w:rsidR="002200B2">
        <w:rPr>
          <w:rFonts w:asciiTheme="minorEastAsia" w:eastAsiaTheme="minorEastAsia" w:hAnsiTheme="minorEastAsia" w:cs="Times New Roman" w:hint="eastAsia"/>
        </w:rPr>
        <w:t>다고 함.</w:t>
      </w:r>
    </w:p>
    <w:p w14:paraId="0FFE0171" w14:textId="77777777" w:rsidR="00EF0672" w:rsidRDefault="00EF0672" w:rsidP="001678E5">
      <w:pPr>
        <w:pStyle w:val="a5"/>
        <w:numPr>
          <w:ilvl w:val="0"/>
          <w:numId w:val="6"/>
        </w:numPr>
        <w:wordWrap/>
        <w:spacing w:line="360" w:lineRule="atLeast"/>
        <w:ind w:leftChars="0" w:left="1307"/>
        <w:contextualSpacing/>
        <w:rPr>
          <w:rFonts w:asciiTheme="minorEastAsia" w:eastAsiaTheme="minorEastAsia" w:hAnsiTheme="minorEastAsia" w:cs="Times New Roman"/>
        </w:rPr>
      </w:pPr>
      <w:r w:rsidRPr="008B0FB9">
        <w:rPr>
          <w:rFonts w:asciiTheme="minorEastAsia" w:eastAsiaTheme="minorEastAsia" w:hAnsiTheme="minorEastAsia" w:cs="Times New Roman"/>
        </w:rPr>
        <w:t>분석</w:t>
      </w:r>
    </w:p>
    <w:p w14:paraId="0FFE0172" w14:textId="77777777" w:rsidR="00EF0672" w:rsidRDefault="00EF0672" w:rsidP="001678E5">
      <w:pPr>
        <w:pStyle w:val="a5"/>
        <w:numPr>
          <w:ilvl w:val="0"/>
          <w:numId w:val="7"/>
        </w:numPr>
        <w:wordWrap/>
        <w:spacing w:line="360" w:lineRule="atLeast"/>
        <w:ind w:leftChars="0" w:left="1761"/>
        <w:contextualSpacing/>
        <w:rPr>
          <w:rFonts w:asciiTheme="minorEastAsia" w:eastAsiaTheme="minorEastAsia" w:hAnsiTheme="minorEastAsia" w:cs="Times New Roman"/>
        </w:rPr>
      </w:pPr>
      <w:proofErr w:type="spellStart"/>
      <w:r w:rsidRPr="00405685">
        <w:rPr>
          <w:rFonts w:asciiTheme="minorEastAsia" w:eastAsiaTheme="minorEastAsia" w:hAnsiTheme="minorEastAsia" w:cs="Times New Roman" w:hint="eastAsia"/>
        </w:rPr>
        <w:t>브이랩</w:t>
      </w:r>
      <w:proofErr w:type="spellEnd"/>
      <w:r w:rsidRPr="00405685">
        <w:rPr>
          <w:rFonts w:asciiTheme="minorEastAsia" w:eastAsiaTheme="minorEastAsia" w:hAnsiTheme="minorEastAsia" w:cs="Times New Roman" w:hint="eastAsia"/>
        </w:rPr>
        <w:t xml:space="preserve"> 홈페이지</w:t>
      </w:r>
      <w:r w:rsidR="00E96571">
        <w:rPr>
          <w:rFonts w:asciiTheme="minorEastAsia" w:eastAsiaTheme="minorEastAsia" w:hAnsiTheme="minorEastAsia" w:cs="Times New Roman" w:hint="eastAsia"/>
        </w:rPr>
        <w:t>상</w:t>
      </w:r>
      <w:r w:rsidRPr="00405685">
        <w:rPr>
          <w:rFonts w:asciiTheme="minorEastAsia" w:eastAsiaTheme="minorEastAsia" w:hAnsiTheme="minorEastAsia" w:cs="Times New Roman" w:hint="eastAsia"/>
        </w:rPr>
        <w:t xml:space="preserve"> 약관이 적의 </w:t>
      </w:r>
      <w:proofErr w:type="spellStart"/>
      <w:r w:rsidRPr="00405685">
        <w:rPr>
          <w:rFonts w:asciiTheme="minorEastAsia" w:eastAsiaTheme="minorEastAsia" w:hAnsiTheme="minorEastAsia" w:cs="Times New Roman" w:hint="eastAsia"/>
        </w:rPr>
        <w:t>게시되어있고</w:t>
      </w:r>
      <w:proofErr w:type="spellEnd"/>
      <w:r w:rsidRPr="00405685">
        <w:rPr>
          <w:rFonts w:asciiTheme="minorEastAsia" w:eastAsiaTheme="minorEastAsia" w:hAnsiTheme="minorEastAsia" w:cs="Times New Roman" w:hint="eastAsia"/>
        </w:rPr>
        <w:t>,</w:t>
      </w:r>
      <w:r w:rsidRPr="00405685">
        <w:rPr>
          <w:rFonts w:asciiTheme="minorEastAsia" w:eastAsiaTheme="minorEastAsia" w:hAnsiTheme="minorEastAsia" w:cs="Times New Roman"/>
        </w:rPr>
        <w:t xml:space="preserve"> </w:t>
      </w:r>
      <w:r w:rsidRPr="00405685">
        <w:rPr>
          <w:rFonts w:asciiTheme="minorEastAsia" w:eastAsiaTheme="minorEastAsia" w:hAnsiTheme="minorEastAsia" w:cs="Times New Roman" w:hint="eastAsia"/>
        </w:rPr>
        <w:t>일반적으로 필요한 내용은 모두 포함하고 있는 것으로 보</w:t>
      </w:r>
      <w:r>
        <w:rPr>
          <w:rFonts w:asciiTheme="minorEastAsia" w:eastAsiaTheme="minorEastAsia" w:hAnsiTheme="minorEastAsia" w:cs="Times New Roman" w:hint="eastAsia"/>
        </w:rPr>
        <w:t>임.</w:t>
      </w:r>
      <w:r>
        <w:rPr>
          <w:rFonts w:asciiTheme="minorEastAsia" w:eastAsiaTheme="minorEastAsia" w:hAnsiTheme="minorEastAsia" w:cs="Times New Roman"/>
        </w:rPr>
        <w:t xml:space="preserve"> </w:t>
      </w:r>
      <w:r w:rsidRPr="00405685">
        <w:rPr>
          <w:rFonts w:asciiTheme="minorEastAsia" w:eastAsiaTheme="minorEastAsia" w:hAnsiTheme="minorEastAsia" w:cs="Times New Roman" w:hint="eastAsia"/>
        </w:rPr>
        <w:t>반품에 관한 사항은 이용규정/교환 및 반품 안내로 별도 분리하여 게시하고 있고,</w:t>
      </w:r>
      <w:r w:rsidRPr="00405685">
        <w:rPr>
          <w:rFonts w:asciiTheme="minorEastAsia" w:eastAsiaTheme="minorEastAsia" w:hAnsiTheme="minorEastAsia" w:cs="Times New Roman"/>
        </w:rPr>
        <w:t xml:space="preserve"> </w:t>
      </w:r>
      <w:r w:rsidRPr="00405685">
        <w:rPr>
          <w:rFonts w:asciiTheme="minorEastAsia" w:eastAsiaTheme="minorEastAsia" w:hAnsiTheme="minorEastAsia" w:cs="Times New Roman" w:hint="eastAsia"/>
        </w:rPr>
        <w:t xml:space="preserve">전자상거래법상 정하는 </w:t>
      </w:r>
      <w:r w:rsidRPr="00405685">
        <w:rPr>
          <w:rFonts w:asciiTheme="minorEastAsia" w:eastAsiaTheme="minorEastAsia" w:hAnsiTheme="minorEastAsia" w:cs="Times New Roman"/>
        </w:rPr>
        <w:t>7</w:t>
      </w:r>
      <w:r w:rsidRPr="00405685">
        <w:rPr>
          <w:rFonts w:asciiTheme="minorEastAsia" w:eastAsiaTheme="minorEastAsia" w:hAnsiTheme="minorEastAsia" w:cs="Times New Roman" w:hint="eastAsia"/>
        </w:rPr>
        <w:t>일내 반품</w:t>
      </w:r>
      <w:r w:rsidR="00E96571">
        <w:rPr>
          <w:rFonts w:asciiTheme="minorEastAsia" w:eastAsiaTheme="minorEastAsia" w:hAnsiTheme="minorEastAsia" w:cs="Times New Roman" w:hint="eastAsia"/>
        </w:rPr>
        <w:t xml:space="preserve"> </w:t>
      </w:r>
      <w:r w:rsidRPr="00405685">
        <w:rPr>
          <w:rFonts w:asciiTheme="minorEastAsia" w:eastAsiaTheme="minorEastAsia" w:hAnsiTheme="minorEastAsia" w:cs="Times New Roman" w:hint="eastAsia"/>
        </w:rPr>
        <w:t>규정을 준수하고 있음</w:t>
      </w:r>
      <w:r w:rsidR="005B512F">
        <w:rPr>
          <w:rFonts w:asciiTheme="minorEastAsia" w:eastAsiaTheme="minorEastAsia" w:hAnsiTheme="minorEastAsia" w:cs="Times New Roman" w:hint="eastAsia"/>
        </w:rPr>
        <w:t>.</w:t>
      </w:r>
    </w:p>
    <w:p w14:paraId="0FFE0173" w14:textId="77777777" w:rsidR="00EF0672" w:rsidRPr="00405685" w:rsidRDefault="00EF0672" w:rsidP="001678E5">
      <w:pPr>
        <w:pStyle w:val="a5"/>
        <w:numPr>
          <w:ilvl w:val="0"/>
          <w:numId w:val="7"/>
        </w:numPr>
        <w:wordWrap/>
        <w:spacing w:line="360" w:lineRule="atLeast"/>
        <w:ind w:leftChars="0" w:left="1761"/>
        <w:contextualSpacing/>
        <w:rPr>
          <w:rFonts w:asciiTheme="minorEastAsia" w:eastAsiaTheme="minorEastAsia" w:hAnsiTheme="minorEastAsia" w:cs="Times New Roman"/>
        </w:rPr>
      </w:pPr>
      <w:r w:rsidRPr="00405685">
        <w:rPr>
          <w:rFonts w:asciiTheme="minorEastAsia" w:eastAsiaTheme="minorEastAsia" w:hAnsiTheme="minorEastAsia" w:cs="Times New Roman" w:hint="eastAsia"/>
        </w:rPr>
        <w:t>홈페이지상 상품정보 제공을 항목을 구분하여 적절히 게시하고 있는 것으로 보임</w:t>
      </w:r>
      <w:r w:rsidR="005B512F">
        <w:rPr>
          <w:rFonts w:asciiTheme="minorEastAsia" w:eastAsiaTheme="minorEastAsia" w:hAnsiTheme="minorEastAsia" w:cs="Times New Roman" w:hint="eastAsia"/>
        </w:rPr>
        <w:t>.</w:t>
      </w:r>
    </w:p>
    <w:p w14:paraId="0FFE0174" w14:textId="77777777" w:rsidR="00EF0672" w:rsidRDefault="00EF0672" w:rsidP="001678E5">
      <w:pPr>
        <w:pStyle w:val="a5"/>
        <w:wordWrap/>
        <w:spacing w:line="360" w:lineRule="atLeast"/>
        <w:ind w:leftChars="0" w:left="814"/>
        <w:contextualSpacing/>
        <w:rPr>
          <w:rFonts w:asciiTheme="minorEastAsia" w:eastAsiaTheme="minorEastAsia" w:hAnsiTheme="minorEastAsia" w:cs="Times New Roman"/>
          <w:b/>
        </w:rPr>
      </w:pPr>
    </w:p>
    <w:p w14:paraId="0FFE0175" w14:textId="77777777" w:rsidR="00EF0672" w:rsidRPr="00AA48F3" w:rsidRDefault="00EF0672" w:rsidP="001678E5">
      <w:pPr>
        <w:pStyle w:val="a5"/>
        <w:numPr>
          <w:ilvl w:val="0"/>
          <w:numId w:val="8"/>
        </w:numPr>
        <w:wordWrap/>
        <w:spacing w:line="360" w:lineRule="atLeast"/>
        <w:ind w:leftChars="0" w:left="814"/>
        <w:contextualSpacing/>
        <w:rPr>
          <w:rFonts w:asciiTheme="minorEastAsia" w:eastAsiaTheme="minorEastAsia" w:hAnsiTheme="minorEastAsia" w:cs="Times New Roman"/>
          <w:b/>
          <w:highlight w:val="yellow"/>
        </w:rPr>
      </w:pPr>
      <w:r w:rsidRPr="00AA48F3">
        <w:rPr>
          <w:rFonts w:asciiTheme="minorEastAsia" w:eastAsiaTheme="minorEastAsia" w:hAnsiTheme="minorEastAsia" w:cs="Times New Roman" w:hint="eastAsia"/>
          <w:b/>
          <w:highlight w:val="yellow"/>
        </w:rPr>
        <w:t>리베이트</w:t>
      </w:r>
    </w:p>
    <w:p w14:paraId="0FFE0176" w14:textId="77777777" w:rsidR="00EF0672" w:rsidRPr="00AA48F3" w:rsidRDefault="00EF0672" w:rsidP="001678E5">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AA48F3">
        <w:rPr>
          <w:rFonts w:asciiTheme="minorEastAsia" w:eastAsiaTheme="minorEastAsia" w:hAnsiTheme="minorEastAsia" w:cs="Times New Roman"/>
          <w:highlight w:val="yellow"/>
        </w:rPr>
        <w:t>발견 사항</w:t>
      </w:r>
    </w:p>
    <w:p w14:paraId="0FFE0177" w14:textId="77777777" w:rsidR="00EF0672" w:rsidRPr="00AA48F3" w:rsidRDefault="00EF0672"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AA48F3">
        <w:rPr>
          <w:rFonts w:asciiTheme="minorEastAsia" w:eastAsiaTheme="minorEastAsia" w:hAnsiTheme="minorEastAsia" w:cs="Times New Roman" w:hint="eastAsia"/>
          <w:highlight w:val="yellow"/>
        </w:rPr>
        <w:t>LDD</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제공자료상으로는 리베이트성 이면계약의 성질을 가지는 것으로 보이는 항목은 확인되지 않음</w:t>
      </w:r>
      <w:r w:rsidR="005B512F" w:rsidRPr="00AA48F3">
        <w:rPr>
          <w:rFonts w:asciiTheme="minorEastAsia" w:eastAsiaTheme="minorEastAsia" w:hAnsiTheme="minorEastAsia" w:cs="Times New Roman" w:hint="eastAsia"/>
          <w:highlight w:val="yellow"/>
        </w:rPr>
        <w:t>.</w:t>
      </w:r>
    </w:p>
    <w:p w14:paraId="0FFE0178" w14:textId="77777777" w:rsidR="00EF0672" w:rsidRPr="00AA48F3" w:rsidRDefault="005B512F"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AA48F3">
        <w:rPr>
          <w:rFonts w:asciiTheme="minorEastAsia" w:eastAsiaTheme="minorEastAsia" w:hAnsiTheme="minorEastAsia" w:cs="Times New Roman" w:hint="eastAsia"/>
          <w:highlight w:val="yellow"/>
        </w:rPr>
        <w:t>제공된 자료에 따르면,</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회사가</w:t>
      </w:r>
      <w:r w:rsidR="00EF0672" w:rsidRPr="00AA48F3">
        <w:rPr>
          <w:rFonts w:asciiTheme="minorEastAsia" w:eastAsiaTheme="minorEastAsia" w:hAnsiTheme="minorEastAsia" w:cs="Times New Roman" w:hint="eastAsia"/>
          <w:highlight w:val="yellow"/>
        </w:rPr>
        <w:t xml:space="preserve"> 수의사협회 연말 송년회 대금</w:t>
      </w:r>
      <w:r w:rsidRPr="00AA48F3">
        <w:rPr>
          <w:rFonts w:asciiTheme="minorEastAsia" w:eastAsiaTheme="minorEastAsia" w:hAnsiTheme="minorEastAsia" w:cs="Times New Roman" w:hint="eastAsia"/>
          <w:highlight w:val="yellow"/>
        </w:rPr>
        <w:t>을</w:t>
      </w:r>
      <w:r w:rsidR="00EF0672" w:rsidRPr="00AA48F3">
        <w:rPr>
          <w:rFonts w:asciiTheme="minorEastAsia" w:eastAsiaTheme="minorEastAsia" w:hAnsiTheme="minorEastAsia" w:cs="Times New Roman" w:hint="eastAsia"/>
          <w:highlight w:val="yellow"/>
        </w:rPr>
        <w:t xml:space="preserve"> 지급</w:t>
      </w:r>
      <w:r w:rsidRPr="00AA48F3">
        <w:rPr>
          <w:rFonts w:asciiTheme="minorEastAsia" w:eastAsiaTheme="minorEastAsia" w:hAnsiTheme="minorEastAsia" w:cs="Times New Roman" w:hint="eastAsia"/>
          <w:highlight w:val="yellow"/>
        </w:rPr>
        <w:t>하거나</w:t>
      </w:r>
      <w:r w:rsidR="00EF0672" w:rsidRPr="00AA48F3">
        <w:rPr>
          <w:rFonts w:asciiTheme="minorEastAsia" w:eastAsiaTheme="minorEastAsia" w:hAnsiTheme="minorEastAsia" w:cs="Times New Roman" w:hint="eastAsia"/>
          <w:highlight w:val="yellow"/>
        </w:rPr>
        <w:t xml:space="preserve"> 회사 건물</w:t>
      </w:r>
      <w:r w:rsidRPr="00AA48F3">
        <w:rPr>
          <w:rFonts w:asciiTheme="minorEastAsia" w:eastAsiaTheme="minorEastAsia" w:hAnsiTheme="minorEastAsia" w:cs="Times New Roman" w:hint="eastAsia"/>
          <w:highlight w:val="yellow"/>
        </w:rPr>
        <w:t>을</w:t>
      </w:r>
      <w:r w:rsidR="00EF0672" w:rsidRPr="00AA48F3">
        <w:rPr>
          <w:rFonts w:asciiTheme="minorEastAsia" w:eastAsiaTheme="minorEastAsia" w:hAnsiTheme="minorEastAsia" w:cs="Times New Roman" w:hint="eastAsia"/>
          <w:highlight w:val="yellow"/>
        </w:rPr>
        <w:t xml:space="preserve"> 전대차</w:t>
      </w:r>
      <w:r w:rsidRPr="00AA48F3">
        <w:rPr>
          <w:rFonts w:asciiTheme="minorEastAsia" w:eastAsiaTheme="minorEastAsia" w:hAnsiTheme="minorEastAsia" w:cs="Times New Roman" w:hint="eastAsia"/>
          <w:highlight w:val="yellow"/>
        </w:rPr>
        <w:t xml:space="preserve"> 해주는</w:t>
      </w:r>
      <w:r w:rsidR="00EF0672" w:rsidRPr="00AA48F3">
        <w:rPr>
          <w:rFonts w:asciiTheme="minorEastAsia" w:eastAsiaTheme="minorEastAsia" w:hAnsiTheme="minorEastAsia" w:cs="Times New Roman" w:hint="eastAsia"/>
          <w:highlight w:val="yellow"/>
        </w:rPr>
        <w:t xml:space="preserve"> 등 다양한 거래 내역</w:t>
      </w:r>
      <w:r w:rsidR="007A2DF5" w:rsidRPr="00AA48F3">
        <w:rPr>
          <w:rFonts w:asciiTheme="minorEastAsia" w:eastAsiaTheme="minorEastAsia" w:hAnsiTheme="minorEastAsia" w:cs="Times New Roman" w:hint="eastAsia"/>
          <w:highlight w:val="yellow"/>
        </w:rPr>
        <w:t>이 있는 것으로 보임.</w:t>
      </w:r>
    </w:p>
    <w:p w14:paraId="0FFE0179" w14:textId="77777777" w:rsidR="00EF0672" w:rsidRPr="00AA48F3" w:rsidRDefault="00EF0672" w:rsidP="001678E5">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AA48F3">
        <w:rPr>
          <w:rFonts w:asciiTheme="minorEastAsia" w:eastAsiaTheme="minorEastAsia" w:hAnsiTheme="minorEastAsia" w:cs="Times New Roman"/>
          <w:highlight w:val="yellow"/>
        </w:rPr>
        <w:t>분석</w:t>
      </w:r>
    </w:p>
    <w:p w14:paraId="0FFE017A" w14:textId="77777777" w:rsidR="00EF0672" w:rsidRPr="00AA48F3" w:rsidRDefault="00C0168D"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AA48F3">
        <w:rPr>
          <w:rFonts w:asciiTheme="minorEastAsia" w:eastAsiaTheme="minorEastAsia" w:hAnsiTheme="minorEastAsia" w:cs="Times New Roman" w:hint="eastAsia"/>
          <w:highlight w:val="yellow"/>
        </w:rPr>
        <w:t>회사는</w:t>
      </w:r>
      <w:r w:rsidR="00EF0672" w:rsidRPr="00AA48F3">
        <w:rPr>
          <w:rFonts w:asciiTheme="minorEastAsia" w:eastAsiaTheme="minorEastAsia" w:hAnsiTheme="minorEastAsia" w:cs="Times New Roman" w:hint="eastAsia"/>
          <w:highlight w:val="yellow"/>
        </w:rPr>
        <w:t xml:space="preserve"> 의약품을 취급하고 있지 않고,</w:t>
      </w:r>
      <w:r w:rsidR="00EF0672" w:rsidRPr="00AA48F3">
        <w:rPr>
          <w:rFonts w:asciiTheme="minorEastAsia" w:eastAsiaTheme="minorEastAsia" w:hAnsiTheme="minorEastAsia" w:cs="Times New Roman"/>
          <w:highlight w:val="yellow"/>
        </w:rPr>
        <w:t xml:space="preserve"> </w:t>
      </w:r>
      <w:r w:rsidR="00EF0672" w:rsidRPr="00AA48F3">
        <w:rPr>
          <w:rFonts w:asciiTheme="minorEastAsia" w:eastAsiaTheme="minorEastAsia" w:hAnsiTheme="minorEastAsia" w:cs="Times New Roman" w:hint="eastAsia"/>
          <w:highlight w:val="yellow"/>
        </w:rPr>
        <w:t xml:space="preserve">사료/용품만을 취급하고 있어 </w:t>
      </w:r>
      <w:r w:rsidR="00355E53" w:rsidRPr="00AA48F3">
        <w:rPr>
          <w:rFonts w:asciiTheme="minorEastAsia" w:eastAsiaTheme="minorEastAsia" w:hAnsiTheme="minorEastAsia" w:cs="Times New Roman" w:hint="eastAsia"/>
          <w:highlight w:val="yellow"/>
        </w:rPr>
        <w:t xml:space="preserve">약사법이 </w:t>
      </w:r>
      <w:r w:rsidR="00EF0672" w:rsidRPr="00AA48F3">
        <w:rPr>
          <w:rFonts w:asciiTheme="minorEastAsia" w:eastAsiaTheme="minorEastAsia" w:hAnsiTheme="minorEastAsia" w:cs="Times New Roman" w:hint="eastAsia"/>
          <w:highlight w:val="yellow"/>
        </w:rPr>
        <w:t>금지</w:t>
      </w:r>
      <w:r w:rsidR="00355E53" w:rsidRPr="00AA48F3">
        <w:rPr>
          <w:rFonts w:asciiTheme="minorEastAsia" w:eastAsiaTheme="minorEastAsia" w:hAnsiTheme="minorEastAsia" w:cs="Times New Roman" w:hint="eastAsia"/>
          <w:highlight w:val="yellow"/>
        </w:rPr>
        <w:t>하는</w:t>
      </w:r>
      <w:r w:rsidR="00EF0672" w:rsidRPr="00AA48F3">
        <w:rPr>
          <w:rFonts w:asciiTheme="minorEastAsia" w:eastAsiaTheme="minorEastAsia" w:hAnsiTheme="minorEastAsia" w:cs="Times New Roman" w:hint="eastAsia"/>
          <w:highlight w:val="yellow"/>
        </w:rPr>
        <w:t xml:space="preserve"> 경제적 이익제공이 문제될 소지는 낮은 것으로 보임</w:t>
      </w:r>
    </w:p>
    <w:p w14:paraId="0FFE017B" w14:textId="77777777" w:rsidR="00EF0672" w:rsidRPr="00AA48F3" w:rsidRDefault="00EF0672"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AA48F3">
        <w:rPr>
          <w:rFonts w:asciiTheme="minorEastAsia" w:eastAsiaTheme="minorEastAsia" w:hAnsiTheme="minorEastAsia" w:cs="Times New Roman" w:hint="eastAsia"/>
          <w:highlight w:val="yellow"/>
        </w:rPr>
        <w:lastRenderedPageBreak/>
        <w:t>수의사협회에 지원을 한다 하더라도,</w:t>
      </w:r>
      <w:r w:rsidRPr="00AA48F3">
        <w:rPr>
          <w:rFonts w:asciiTheme="minorEastAsia" w:eastAsiaTheme="minorEastAsia" w:hAnsiTheme="minorEastAsia" w:cs="Times New Roman"/>
          <w:highlight w:val="yellow"/>
        </w:rPr>
        <w:t xml:space="preserve"> </w:t>
      </w:r>
      <w:r w:rsidR="00C80711" w:rsidRPr="00AA48F3">
        <w:rPr>
          <w:rFonts w:asciiTheme="minorEastAsia" w:eastAsiaTheme="minorEastAsia" w:hAnsiTheme="minorEastAsia" w:cs="Times New Roman" w:hint="eastAsia"/>
          <w:highlight w:val="yellow"/>
        </w:rPr>
        <w:t>회사</w:t>
      </w:r>
      <w:r w:rsidRPr="00AA48F3">
        <w:rPr>
          <w:rFonts w:asciiTheme="minorEastAsia" w:eastAsiaTheme="minorEastAsia" w:hAnsiTheme="minorEastAsia" w:cs="Times New Roman" w:hint="eastAsia"/>
          <w:highlight w:val="yellow"/>
        </w:rPr>
        <w:t xml:space="preserve">의 거래구조상 </w:t>
      </w:r>
      <w:r w:rsidR="00C80711" w:rsidRPr="00AA48F3">
        <w:rPr>
          <w:rFonts w:asciiTheme="minorEastAsia" w:eastAsiaTheme="minorEastAsia" w:hAnsiTheme="minorEastAsia" w:cs="Times New Roman" w:hint="eastAsia"/>
          <w:highlight w:val="yellow"/>
        </w:rPr>
        <w:t>회사가</w:t>
      </w:r>
      <w:r w:rsidRPr="00AA48F3">
        <w:rPr>
          <w:rFonts w:asciiTheme="minorEastAsia" w:eastAsiaTheme="minorEastAsia" w:hAnsiTheme="minorEastAsia" w:cs="Times New Roman" w:hint="eastAsia"/>
          <w:highlight w:val="yellow"/>
        </w:rPr>
        <w:t xml:space="preserve"> 유통하는 제품을 수의사들에게 납품하는 거래구조가 아닌 전자상거래를 통한 대소비자 판매를 하고 있는 것으로 이해되어 부당고객유인에 해당될 여지는 낮을 것으로 보임</w:t>
      </w:r>
    </w:p>
    <w:p w14:paraId="0FFE017C" w14:textId="77777777" w:rsidR="008E6286" w:rsidRDefault="008E6286" w:rsidP="001678E5">
      <w:pPr>
        <w:pStyle w:val="a5"/>
        <w:wordWrap/>
        <w:spacing w:line="360" w:lineRule="atLeast"/>
        <w:ind w:leftChars="0" w:left="720"/>
        <w:contextualSpacing/>
        <w:rPr>
          <w:ins w:id="13" w:author="만든 이"/>
          <w:rFonts w:asciiTheme="minorEastAsia" w:eastAsiaTheme="minorEastAsia" w:hAnsiTheme="minorEastAsia" w:cs="Times New Roman"/>
          <w:b/>
        </w:rPr>
      </w:pPr>
    </w:p>
    <w:p w14:paraId="0FFE017D" w14:textId="77777777" w:rsidR="007404B2" w:rsidRDefault="007404B2" w:rsidP="007404B2">
      <w:pPr>
        <w:pStyle w:val="a5"/>
        <w:numPr>
          <w:ilvl w:val="0"/>
          <w:numId w:val="8"/>
        </w:numPr>
        <w:wordWrap/>
        <w:spacing w:line="360" w:lineRule="atLeast"/>
        <w:ind w:leftChars="0" w:left="814"/>
        <w:contextualSpacing/>
        <w:rPr>
          <w:ins w:id="14" w:author="만든 이"/>
          <w:rFonts w:asciiTheme="minorEastAsia" w:eastAsiaTheme="minorEastAsia" w:hAnsiTheme="minorEastAsia" w:cs="Times New Roman"/>
          <w:b/>
        </w:rPr>
      </w:pPr>
      <w:ins w:id="15" w:author="만든 이">
        <w:r>
          <w:rPr>
            <w:rFonts w:asciiTheme="minorEastAsia" w:eastAsiaTheme="minorEastAsia" w:hAnsiTheme="minorEastAsia" w:cs="Times New Roman" w:hint="eastAsia"/>
            <w:b/>
          </w:rPr>
          <w:t xml:space="preserve">회사 </w:t>
        </w:r>
        <w:proofErr w:type="spellStart"/>
        <w:r>
          <w:rPr>
            <w:rFonts w:asciiTheme="minorEastAsia" w:eastAsiaTheme="minorEastAsia" w:hAnsiTheme="minorEastAsia" w:cs="Times New Roman" w:hint="eastAsia"/>
            <w:b/>
          </w:rPr>
          <w:t>브이랩</w:t>
        </w:r>
        <w:proofErr w:type="spellEnd"/>
        <w:r>
          <w:rPr>
            <w:rFonts w:asciiTheme="minorEastAsia" w:eastAsiaTheme="minorEastAsia" w:hAnsiTheme="minorEastAsia" w:cs="Times New Roman" w:hint="eastAsia"/>
            <w:b/>
          </w:rPr>
          <w:t xml:space="preserve"> 제품(사료,</w:t>
        </w:r>
        <w:r>
          <w:rPr>
            <w:rFonts w:asciiTheme="minorEastAsia" w:eastAsiaTheme="minorEastAsia" w:hAnsiTheme="minorEastAsia" w:cs="Times New Roman"/>
            <w:b/>
          </w:rPr>
          <w:t xml:space="preserve"> </w:t>
        </w:r>
        <w:r>
          <w:rPr>
            <w:rFonts w:asciiTheme="minorEastAsia" w:eastAsiaTheme="minorEastAsia" w:hAnsiTheme="minorEastAsia" w:cs="Times New Roman" w:hint="eastAsia"/>
            <w:b/>
          </w:rPr>
          <w:t>영양제 등)</w:t>
        </w:r>
        <w:r>
          <w:rPr>
            <w:rFonts w:asciiTheme="minorEastAsia" w:eastAsiaTheme="minorEastAsia" w:hAnsiTheme="minorEastAsia" w:cs="Times New Roman"/>
            <w:b/>
          </w:rPr>
          <w:t xml:space="preserve"> </w:t>
        </w:r>
        <w:r>
          <w:rPr>
            <w:rFonts w:asciiTheme="minorEastAsia" w:eastAsiaTheme="minorEastAsia" w:hAnsiTheme="minorEastAsia" w:cs="Times New Roman" w:hint="eastAsia"/>
            <w:b/>
          </w:rPr>
          <w:t>관련</w:t>
        </w:r>
      </w:ins>
    </w:p>
    <w:p w14:paraId="0FFE017E" w14:textId="77777777" w:rsidR="007404B2" w:rsidRPr="009A1C03" w:rsidRDefault="007404B2" w:rsidP="007404B2">
      <w:pPr>
        <w:pStyle w:val="a5"/>
        <w:numPr>
          <w:ilvl w:val="0"/>
          <w:numId w:val="6"/>
        </w:numPr>
        <w:wordWrap/>
        <w:spacing w:line="360" w:lineRule="atLeast"/>
        <w:ind w:leftChars="0" w:left="1307"/>
        <w:contextualSpacing/>
        <w:rPr>
          <w:ins w:id="16" w:author="만든 이"/>
          <w:rFonts w:asciiTheme="minorEastAsia" w:eastAsiaTheme="minorEastAsia" w:hAnsiTheme="minorEastAsia" w:cs="Times New Roman"/>
          <w:highlight w:val="cyan"/>
        </w:rPr>
      </w:pPr>
      <w:ins w:id="17" w:author="만든 이">
        <w:r w:rsidRPr="009A1C03">
          <w:rPr>
            <w:rFonts w:asciiTheme="minorEastAsia" w:eastAsiaTheme="minorEastAsia" w:hAnsiTheme="minorEastAsia" w:cs="Times New Roman" w:hint="eastAsia"/>
            <w:highlight w:val="cyan"/>
          </w:rPr>
          <w:t>발견사항</w:t>
        </w:r>
      </w:ins>
    </w:p>
    <w:p w14:paraId="0FFE017F" w14:textId="77777777" w:rsidR="00913E2A" w:rsidRPr="009A1C03" w:rsidRDefault="005B4CEC" w:rsidP="00913E2A">
      <w:pPr>
        <w:pStyle w:val="a5"/>
        <w:numPr>
          <w:ilvl w:val="0"/>
          <w:numId w:val="7"/>
        </w:numPr>
        <w:wordWrap/>
        <w:spacing w:line="360" w:lineRule="atLeast"/>
        <w:ind w:leftChars="0" w:left="1761"/>
        <w:contextualSpacing/>
        <w:rPr>
          <w:ins w:id="18" w:author="만든 이"/>
          <w:rFonts w:asciiTheme="minorEastAsia" w:eastAsiaTheme="minorEastAsia" w:hAnsiTheme="minorEastAsia" w:cs="Times New Roman"/>
          <w:highlight w:val="cyan"/>
        </w:rPr>
      </w:pPr>
      <w:ins w:id="19" w:author="만든 이">
        <w:r w:rsidRPr="009A1C03">
          <w:rPr>
            <w:rFonts w:asciiTheme="minorEastAsia" w:eastAsiaTheme="minorEastAsia" w:hAnsiTheme="minorEastAsia" w:cs="Times New Roman" w:hint="eastAsia"/>
            <w:highlight w:val="cyan"/>
          </w:rPr>
          <w:t xml:space="preserve">제공된 자료와 답변에 따르면 </w:t>
        </w:r>
        <w:r w:rsidR="007404B2" w:rsidRPr="009A1C03">
          <w:rPr>
            <w:rFonts w:asciiTheme="minorEastAsia" w:eastAsiaTheme="minorEastAsia" w:hAnsiTheme="minorEastAsia" w:cs="Times New Roman" w:hint="eastAsia"/>
            <w:highlight w:val="cyan"/>
          </w:rPr>
          <w:t>회사는</w:t>
        </w:r>
        <w:r w:rsidR="003E001D" w:rsidRPr="009A1C03">
          <w:rPr>
            <w:rFonts w:asciiTheme="minorEastAsia" w:eastAsiaTheme="minorEastAsia" w:hAnsiTheme="minorEastAsia" w:cs="Times New Roman" w:hint="eastAsia"/>
            <w:highlight w:val="cyan"/>
          </w:rPr>
          <w:t xml:space="preserve"> </w:t>
        </w:r>
        <w:proofErr w:type="spellStart"/>
        <w:r w:rsidR="003E001D" w:rsidRPr="009A1C03">
          <w:rPr>
            <w:rFonts w:asciiTheme="minorEastAsia" w:eastAsiaTheme="minorEastAsia" w:hAnsiTheme="minorEastAsia" w:cs="Times New Roman"/>
            <w:highlight w:val="cyan"/>
          </w:rPr>
          <w:t>V+Lab</w:t>
        </w:r>
        <w:proofErr w:type="spellEnd"/>
        <w:r w:rsidR="003E001D" w:rsidRPr="009A1C03">
          <w:rPr>
            <w:rFonts w:asciiTheme="minorEastAsia" w:eastAsiaTheme="minorEastAsia" w:hAnsiTheme="minorEastAsia" w:cs="Times New Roman"/>
            <w:highlight w:val="cyan"/>
          </w:rPr>
          <w:t xml:space="preserve"> </w:t>
        </w:r>
        <w:r w:rsidR="003E001D" w:rsidRPr="009A1C03">
          <w:rPr>
            <w:rFonts w:asciiTheme="minorEastAsia" w:eastAsiaTheme="minorEastAsia" w:hAnsiTheme="minorEastAsia" w:cs="Times New Roman" w:hint="eastAsia"/>
            <w:highlight w:val="cyan"/>
          </w:rPr>
          <w:t>사이트에서 반려동물용 (</w:t>
        </w:r>
        <w:proofErr w:type="spellStart"/>
        <w:r w:rsidR="003E001D" w:rsidRPr="009A1C03">
          <w:rPr>
            <w:rFonts w:asciiTheme="minorEastAsia" w:eastAsiaTheme="minorEastAsia" w:hAnsiTheme="minorEastAsia" w:cs="Times New Roman"/>
            <w:highlight w:val="cyan"/>
          </w:rPr>
          <w:t>i</w:t>
        </w:r>
        <w:proofErr w:type="spellEnd"/>
        <w:r w:rsidR="003E001D" w:rsidRPr="009A1C03">
          <w:rPr>
            <w:rFonts w:asciiTheme="minorEastAsia" w:eastAsiaTheme="minorEastAsia" w:hAnsiTheme="minorEastAsia" w:cs="Times New Roman"/>
            <w:highlight w:val="cyan"/>
          </w:rPr>
          <w:t xml:space="preserve">) </w:t>
        </w:r>
        <w:r w:rsidR="003E001D" w:rsidRPr="009A1C03">
          <w:rPr>
            <w:rFonts w:asciiTheme="minorEastAsia" w:eastAsiaTheme="minorEastAsia" w:hAnsiTheme="minorEastAsia" w:cs="Times New Roman" w:hint="eastAsia"/>
            <w:highlight w:val="cyan"/>
          </w:rPr>
          <w:t>사료,</w:t>
        </w:r>
        <w:r w:rsidR="003E001D" w:rsidRPr="009A1C03">
          <w:rPr>
            <w:rFonts w:asciiTheme="minorEastAsia" w:eastAsiaTheme="minorEastAsia" w:hAnsiTheme="minorEastAsia" w:cs="Times New Roman"/>
            <w:highlight w:val="cyan"/>
          </w:rPr>
          <w:t xml:space="preserve"> (ii) </w:t>
        </w:r>
        <w:r w:rsidR="003E001D" w:rsidRPr="009A1C03">
          <w:rPr>
            <w:rFonts w:asciiTheme="minorEastAsia" w:eastAsiaTheme="minorEastAsia" w:hAnsiTheme="minorEastAsia" w:cs="Times New Roman" w:hint="eastAsia"/>
            <w:highlight w:val="cyan"/>
          </w:rPr>
          <w:t>영양제,</w:t>
        </w:r>
        <w:r w:rsidR="003E001D" w:rsidRPr="009A1C03">
          <w:rPr>
            <w:rFonts w:asciiTheme="minorEastAsia" w:eastAsiaTheme="minorEastAsia" w:hAnsiTheme="minorEastAsia" w:cs="Times New Roman"/>
            <w:highlight w:val="cyan"/>
          </w:rPr>
          <w:t xml:space="preserve"> (iii) </w:t>
        </w:r>
        <w:r w:rsidR="003E001D" w:rsidRPr="009A1C03">
          <w:rPr>
            <w:rFonts w:asciiTheme="minorEastAsia" w:eastAsiaTheme="minorEastAsia" w:hAnsiTheme="minorEastAsia" w:cs="Times New Roman" w:hint="eastAsia"/>
            <w:highlight w:val="cyan"/>
          </w:rPr>
          <w:t>유산균, (</w:t>
        </w:r>
        <w:r w:rsidR="003E001D" w:rsidRPr="009A1C03">
          <w:rPr>
            <w:rFonts w:asciiTheme="minorEastAsia" w:eastAsiaTheme="minorEastAsia" w:hAnsiTheme="minorEastAsia" w:cs="Times New Roman"/>
            <w:highlight w:val="cyan"/>
          </w:rPr>
          <w:t xml:space="preserve">iv) </w:t>
        </w:r>
        <w:r w:rsidR="003E001D" w:rsidRPr="009A1C03">
          <w:rPr>
            <w:rFonts w:asciiTheme="minorEastAsia" w:eastAsiaTheme="minorEastAsia" w:hAnsiTheme="minorEastAsia" w:cs="Times New Roman" w:hint="eastAsia"/>
            <w:highlight w:val="cyan"/>
          </w:rPr>
          <w:t>다이어트 간식,</w:t>
        </w:r>
        <w:r w:rsidR="003E001D" w:rsidRPr="009A1C03">
          <w:rPr>
            <w:rFonts w:asciiTheme="minorEastAsia" w:eastAsiaTheme="minorEastAsia" w:hAnsiTheme="minorEastAsia" w:cs="Times New Roman"/>
            <w:highlight w:val="cyan"/>
          </w:rPr>
          <w:t xml:space="preserve"> (v) </w:t>
        </w:r>
        <w:r w:rsidR="003E001D" w:rsidRPr="009A1C03">
          <w:rPr>
            <w:rFonts w:asciiTheme="minorEastAsia" w:eastAsiaTheme="minorEastAsia" w:hAnsiTheme="minorEastAsia" w:cs="Times New Roman" w:hint="eastAsia"/>
            <w:highlight w:val="cyan"/>
          </w:rPr>
          <w:t>껌 등을 판매하고 있음.</w:t>
        </w:r>
        <w:r w:rsidR="003E001D" w:rsidRPr="009A1C03">
          <w:rPr>
            <w:rFonts w:asciiTheme="minorEastAsia" w:eastAsiaTheme="minorEastAsia" w:hAnsiTheme="minorEastAsia" w:cs="Times New Roman"/>
            <w:highlight w:val="cyan"/>
          </w:rPr>
          <w:t xml:space="preserve"> </w:t>
        </w:r>
        <w:r w:rsidR="002B58E4" w:rsidRPr="009A1C03">
          <w:rPr>
            <w:rFonts w:asciiTheme="minorEastAsia" w:eastAsiaTheme="minorEastAsia" w:hAnsiTheme="minorEastAsia" w:cs="Times New Roman" w:hint="eastAsia"/>
            <w:highlight w:val="cyan"/>
          </w:rPr>
          <w:t>답변에 따르면,</w:t>
        </w:r>
        <w:r w:rsidR="002B58E4" w:rsidRPr="009A1C03">
          <w:rPr>
            <w:rFonts w:asciiTheme="minorEastAsia" w:eastAsiaTheme="minorEastAsia" w:hAnsiTheme="minorEastAsia" w:cs="Times New Roman"/>
            <w:highlight w:val="cyan"/>
          </w:rPr>
          <w:t xml:space="preserve"> </w:t>
        </w:r>
        <w:r w:rsidR="002B58E4" w:rsidRPr="009A1C03">
          <w:rPr>
            <w:rFonts w:asciiTheme="minorEastAsia" w:eastAsiaTheme="minorEastAsia" w:hAnsiTheme="minorEastAsia" w:cs="Times New Roman" w:hint="eastAsia"/>
            <w:highlight w:val="cyan"/>
          </w:rPr>
          <w:t xml:space="preserve">이러한 제품의 대부분은 배합사료로 등록되어 있으며, </w:t>
        </w:r>
        <w:r w:rsidR="00520118" w:rsidRPr="009A1C03">
          <w:rPr>
            <w:rFonts w:asciiTheme="minorEastAsia" w:eastAsiaTheme="minorEastAsia" w:hAnsiTheme="minorEastAsia" w:cs="Times New Roman" w:hint="eastAsia"/>
            <w:highlight w:val="cyan"/>
          </w:rPr>
          <w:t>유산균 제품은 보조사료로 등록되어 있다고 함.</w:t>
        </w:r>
        <w:r w:rsidR="00520118" w:rsidRPr="009A1C03">
          <w:rPr>
            <w:rFonts w:asciiTheme="minorEastAsia" w:eastAsiaTheme="minorEastAsia" w:hAnsiTheme="minorEastAsia" w:cs="Times New Roman"/>
            <w:highlight w:val="cyan"/>
          </w:rPr>
          <w:t xml:space="preserve"> </w:t>
        </w:r>
        <w:r w:rsidR="00520118" w:rsidRPr="009A1C03">
          <w:rPr>
            <w:rFonts w:asciiTheme="minorEastAsia" w:eastAsiaTheme="minorEastAsia" w:hAnsiTheme="minorEastAsia" w:cs="Times New Roman" w:hint="eastAsia"/>
            <w:highlight w:val="cyan"/>
          </w:rPr>
          <w:t xml:space="preserve">회사가 판매하는 위 제품들 중 </w:t>
        </w:r>
        <w:r w:rsidR="002B58E4" w:rsidRPr="009A1C03">
          <w:rPr>
            <w:rFonts w:asciiTheme="minorEastAsia" w:eastAsiaTheme="minorEastAsia" w:hAnsiTheme="minorEastAsia" w:cs="Times New Roman" w:hint="eastAsia"/>
            <w:highlight w:val="cyan"/>
          </w:rPr>
          <w:t>의약품 성분이 포함된 것은 없다고 함.</w:t>
        </w:r>
        <w:r w:rsidR="002B58E4" w:rsidRPr="009A1C03">
          <w:rPr>
            <w:rFonts w:asciiTheme="minorEastAsia" w:eastAsiaTheme="minorEastAsia" w:hAnsiTheme="minorEastAsia" w:cs="Times New Roman"/>
            <w:highlight w:val="cyan"/>
          </w:rPr>
          <w:t xml:space="preserve"> </w:t>
        </w:r>
      </w:ins>
    </w:p>
    <w:p w14:paraId="0FFE0180" w14:textId="77777777" w:rsidR="00913E2A" w:rsidRPr="009A1C03" w:rsidRDefault="00913E2A" w:rsidP="00913E2A">
      <w:pPr>
        <w:pStyle w:val="a5"/>
        <w:numPr>
          <w:ilvl w:val="0"/>
          <w:numId w:val="7"/>
        </w:numPr>
        <w:wordWrap/>
        <w:spacing w:line="360" w:lineRule="atLeast"/>
        <w:ind w:leftChars="0" w:left="1761"/>
        <w:contextualSpacing/>
        <w:rPr>
          <w:ins w:id="20" w:author="만든 이"/>
          <w:rFonts w:asciiTheme="minorEastAsia" w:eastAsiaTheme="minorEastAsia" w:hAnsiTheme="minorEastAsia" w:cs="Times New Roman"/>
          <w:highlight w:val="cyan"/>
        </w:rPr>
      </w:pPr>
      <w:ins w:id="21" w:author="만든 이">
        <w:r w:rsidRPr="009A1C03">
          <w:rPr>
            <w:rFonts w:asciiTheme="minorEastAsia" w:eastAsiaTheme="minorEastAsia" w:hAnsiTheme="minorEastAsia" w:cs="Times New Roman" w:hint="eastAsia"/>
            <w:highlight w:val="cyan"/>
          </w:rPr>
          <w:t>한편,</w:t>
        </w:r>
        <w:r w:rsidRPr="009A1C03">
          <w:rPr>
            <w:rFonts w:asciiTheme="minorEastAsia" w:eastAsiaTheme="minorEastAsia" w:hAnsiTheme="minorEastAsia" w:cs="Times New Roman"/>
            <w:highlight w:val="cyan"/>
          </w:rPr>
          <w:t xml:space="preserve"> </w:t>
        </w:r>
        <w:r w:rsidRPr="009A1C03">
          <w:rPr>
            <w:rFonts w:asciiTheme="minorEastAsia" w:eastAsiaTheme="minorEastAsia" w:hAnsiTheme="minorEastAsia" w:cs="Times New Roman" w:hint="eastAsia"/>
            <w:highlight w:val="cyan"/>
          </w:rPr>
          <w:t xml:space="preserve">회사의 </w:t>
        </w:r>
        <w:proofErr w:type="spellStart"/>
        <w:r w:rsidR="001B706D" w:rsidRPr="009A1C03">
          <w:rPr>
            <w:rFonts w:asciiTheme="minorEastAsia" w:eastAsiaTheme="minorEastAsia" w:hAnsiTheme="minorEastAsia" w:cs="Times New Roman"/>
            <w:highlight w:val="cyan"/>
          </w:rPr>
          <w:t>V+Lab</w:t>
        </w:r>
        <w:proofErr w:type="spellEnd"/>
        <w:r w:rsidR="001B706D" w:rsidRPr="009A1C03">
          <w:rPr>
            <w:rFonts w:asciiTheme="minorEastAsia" w:eastAsiaTheme="minorEastAsia" w:hAnsiTheme="minorEastAsia" w:cs="Times New Roman"/>
            <w:highlight w:val="cyan"/>
          </w:rPr>
          <w:t xml:space="preserve"> </w:t>
        </w:r>
        <w:r w:rsidR="001B706D" w:rsidRPr="009A1C03">
          <w:rPr>
            <w:rFonts w:asciiTheme="minorEastAsia" w:eastAsiaTheme="minorEastAsia" w:hAnsiTheme="minorEastAsia" w:cs="Times New Roman" w:hint="eastAsia"/>
            <w:highlight w:val="cyan"/>
          </w:rPr>
          <w:t>사이트에서</w:t>
        </w:r>
        <w:r w:rsidR="00321096" w:rsidRPr="009A1C03">
          <w:rPr>
            <w:rFonts w:asciiTheme="minorEastAsia" w:eastAsiaTheme="minorEastAsia" w:hAnsiTheme="minorEastAsia" w:cs="Times New Roman" w:hint="eastAsia"/>
            <w:highlight w:val="cyan"/>
          </w:rPr>
          <w:t xml:space="preserve"> 판매되는 제품에는</w:t>
        </w:r>
        <w:r w:rsidR="001B706D" w:rsidRPr="009A1C03">
          <w:rPr>
            <w:rFonts w:asciiTheme="minorEastAsia" w:eastAsiaTheme="minorEastAsia" w:hAnsiTheme="minorEastAsia" w:cs="Times New Roman" w:hint="eastAsia"/>
            <w:highlight w:val="cyan"/>
          </w:rPr>
          <w:t xml:space="preserve"> </w:t>
        </w:r>
        <w:r w:rsidR="00321096" w:rsidRPr="009A1C03">
          <w:rPr>
            <w:rFonts w:asciiTheme="minorEastAsia" w:eastAsiaTheme="minorEastAsia" w:hAnsiTheme="minorEastAsia" w:cs="Times New Roman" w:hint="eastAsia"/>
            <w:highlight w:val="cyan"/>
          </w:rPr>
          <w:t>제품의 효능이 표시되어 있음.</w:t>
        </w:r>
        <w:r w:rsidR="00321096" w:rsidRPr="009A1C03">
          <w:rPr>
            <w:rFonts w:asciiTheme="minorEastAsia" w:eastAsiaTheme="minorEastAsia" w:hAnsiTheme="minorEastAsia" w:cs="Times New Roman"/>
            <w:highlight w:val="cyan"/>
          </w:rPr>
          <w:t xml:space="preserve"> </w:t>
        </w:r>
        <w:r w:rsidR="00321096" w:rsidRPr="009A1C03">
          <w:rPr>
            <w:rFonts w:asciiTheme="minorEastAsia" w:eastAsiaTheme="minorEastAsia" w:hAnsiTheme="minorEastAsia" w:cs="Times New Roman" w:hint="eastAsia"/>
            <w:highlight w:val="cyan"/>
          </w:rPr>
          <w:t>예컨대,</w:t>
        </w:r>
        <w:r w:rsidR="00321096" w:rsidRPr="009A1C03">
          <w:rPr>
            <w:rFonts w:asciiTheme="minorEastAsia" w:eastAsiaTheme="minorEastAsia" w:hAnsiTheme="minorEastAsia" w:cs="Times New Roman"/>
            <w:highlight w:val="cyan"/>
          </w:rPr>
          <w:t xml:space="preserve"> “</w:t>
        </w:r>
        <w:r w:rsidR="00321096" w:rsidRPr="009A1C03">
          <w:rPr>
            <w:rFonts w:asciiTheme="minorEastAsia" w:eastAsiaTheme="minorEastAsia" w:hAnsiTheme="minorEastAsia" w:cs="Times New Roman" w:hint="eastAsia"/>
            <w:highlight w:val="cyan"/>
          </w:rPr>
          <w:t xml:space="preserve">통통한 강아지를 위한 체중조절용 간식 </w:t>
        </w:r>
        <w:proofErr w:type="spellStart"/>
        <w:r w:rsidR="00321096" w:rsidRPr="009A1C03">
          <w:rPr>
            <w:rFonts w:asciiTheme="minorEastAsia" w:eastAsiaTheme="minorEastAsia" w:hAnsiTheme="minorEastAsia" w:cs="Times New Roman" w:hint="eastAsia"/>
            <w:highlight w:val="cyan"/>
          </w:rPr>
          <w:t>브이랩</w:t>
        </w:r>
        <w:proofErr w:type="spellEnd"/>
        <w:r w:rsidR="00321096" w:rsidRPr="009A1C03">
          <w:rPr>
            <w:rFonts w:asciiTheme="minorEastAsia" w:eastAsiaTheme="minorEastAsia" w:hAnsiTheme="minorEastAsia" w:cs="Times New Roman" w:hint="eastAsia"/>
            <w:highlight w:val="cyan"/>
          </w:rPr>
          <w:t xml:space="preserve"> </w:t>
        </w:r>
        <w:proofErr w:type="spellStart"/>
        <w:r w:rsidR="00321096" w:rsidRPr="009A1C03">
          <w:rPr>
            <w:rFonts w:asciiTheme="minorEastAsia" w:eastAsiaTheme="minorEastAsia" w:hAnsiTheme="minorEastAsia" w:cs="Times New Roman" w:hint="eastAsia"/>
            <w:highlight w:val="cyan"/>
          </w:rPr>
          <w:t>스낵테라피</w:t>
        </w:r>
        <w:proofErr w:type="spellEnd"/>
        <w:r w:rsidR="00321096" w:rsidRPr="009A1C03">
          <w:rPr>
            <w:rFonts w:asciiTheme="minorEastAsia" w:eastAsiaTheme="minorEastAsia" w:hAnsiTheme="minorEastAsia" w:cs="Times New Roman" w:hint="eastAsia"/>
            <w:highlight w:val="cyan"/>
          </w:rPr>
          <w:t xml:space="preserve"> 강아지용</w:t>
        </w:r>
        <w:r w:rsidR="00321096" w:rsidRPr="009A1C03">
          <w:rPr>
            <w:rFonts w:asciiTheme="minorEastAsia" w:eastAsiaTheme="minorEastAsia" w:hAnsiTheme="minorEastAsia" w:cs="Times New Roman"/>
            <w:highlight w:val="cyan"/>
          </w:rPr>
          <w:t xml:space="preserve">” </w:t>
        </w:r>
        <w:r w:rsidR="00321096" w:rsidRPr="009A1C03">
          <w:rPr>
            <w:rFonts w:asciiTheme="minorEastAsia" w:eastAsiaTheme="minorEastAsia" w:hAnsiTheme="minorEastAsia" w:cs="Times New Roman" w:hint="eastAsia"/>
            <w:highlight w:val="cyan"/>
          </w:rPr>
          <w:t xml:space="preserve">상품의 경우 </w:t>
        </w:r>
        <w:r w:rsidR="00321096" w:rsidRPr="009A1C03">
          <w:rPr>
            <w:rFonts w:asciiTheme="minorEastAsia" w:eastAsiaTheme="minorEastAsia" w:hAnsiTheme="minorEastAsia" w:cs="Times New Roman"/>
            <w:highlight w:val="cyan"/>
          </w:rPr>
          <w:t>“</w:t>
        </w:r>
        <w:r w:rsidR="00321096" w:rsidRPr="009A1C03">
          <w:rPr>
            <w:rFonts w:asciiTheme="minorEastAsia" w:eastAsiaTheme="minorEastAsia" w:hAnsiTheme="minorEastAsia" w:cs="Times New Roman" w:hint="eastAsia"/>
            <w:highlight w:val="cyan"/>
          </w:rPr>
          <w:t>체중 조절에 도움</w:t>
        </w:r>
        <w:r w:rsidR="00321096" w:rsidRPr="009A1C03">
          <w:rPr>
            <w:rFonts w:asciiTheme="minorEastAsia" w:eastAsiaTheme="minorEastAsia" w:hAnsiTheme="minorEastAsia" w:cs="Times New Roman"/>
            <w:highlight w:val="cyan"/>
          </w:rPr>
          <w:t>”, “</w:t>
        </w:r>
        <w:r w:rsidR="00321096" w:rsidRPr="009A1C03">
          <w:rPr>
            <w:rFonts w:asciiTheme="minorEastAsia" w:eastAsiaTheme="minorEastAsia" w:hAnsiTheme="minorEastAsia" w:cs="Times New Roman" w:hint="eastAsia"/>
            <w:highlight w:val="cyan"/>
          </w:rPr>
          <w:t>장 건강에 도움</w:t>
        </w:r>
        <w:r w:rsidR="00321096" w:rsidRPr="009A1C03">
          <w:rPr>
            <w:rFonts w:asciiTheme="minorEastAsia" w:eastAsiaTheme="minorEastAsia" w:hAnsiTheme="minorEastAsia" w:cs="Times New Roman"/>
            <w:highlight w:val="cyan"/>
          </w:rPr>
          <w:t>”</w:t>
        </w:r>
        <w:r w:rsidR="00321096" w:rsidRPr="009A1C03">
          <w:rPr>
            <w:rFonts w:asciiTheme="minorEastAsia" w:eastAsiaTheme="minorEastAsia" w:hAnsiTheme="minorEastAsia" w:cs="Times New Roman" w:hint="eastAsia"/>
            <w:highlight w:val="cyan"/>
          </w:rPr>
          <w:t>이 되며,</w:t>
        </w:r>
        <w:r w:rsidR="00321096" w:rsidRPr="009A1C03">
          <w:rPr>
            <w:rFonts w:asciiTheme="minorEastAsia" w:eastAsiaTheme="minorEastAsia" w:hAnsiTheme="minorEastAsia" w:cs="Times New Roman"/>
            <w:highlight w:val="cyan"/>
          </w:rPr>
          <w:t xml:space="preserve"> “</w:t>
        </w:r>
        <w:r w:rsidR="00321096" w:rsidRPr="009A1C03">
          <w:rPr>
            <w:rFonts w:asciiTheme="minorEastAsia" w:eastAsiaTheme="minorEastAsia" w:hAnsiTheme="minorEastAsia" w:cs="Times New Roman" w:hint="eastAsia"/>
            <w:highlight w:val="cyan"/>
          </w:rPr>
          <w:t xml:space="preserve">프리미엄 종합영양제 </w:t>
        </w:r>
        <w:proofErr w:type="spellStart"/>
        <w:r w:rsidR="00321096" w:rsidRPr="009A1C03">
          <w:rPr>
            <w:rFonts w:asciiTheme="minorEastAsia" w:eastAsiaTheme="minorEastAsia" w:hAnsiTheme="minorEastAsia" w:cs="Times New Roman" w:hint="eastAsia"/>
            <w:highlight w:val="cyan"/>
          </w:rPr>
          <w:t>펫츠멀티</w:t>
        </w:r>
        <w:proofErr w:type="spellEnd"/>
        <w:r w:rsidR="00321096" w:rsidRPr="009A1C03">
          <w:rPr>
            <w:rFonts w:asciiTheme="minorEastAsia" w:eastAsiaTheme="minorEastAsia" w:hAnsiTheme="minorEastAsia" w:cs="Times New Roman" w:hint="eastAsia"/>
            <w:highlight w:val="cyan"/>
          </w:rPr>
          <w:t>(면역,</w:t>
        </w:r>
        <w:r w:rsidR="00321096" w:rsidRPr="009A1C03">
          <w:rPr>
            <w:rFonts w:asciiTheme="minorEastAsia" w:eastAsiaTheme="minorEastAsia" w:hAnsiTheme="minorEastAsia" w:cs="Times New Roman"/>
            <w:highlight w:val="cyan"/>
          </w:rPr>
          <w:t xml:space="preserve"> </w:t>
        </w:r>
        <w:r w:rsidR="00321096" w:rsidRPr="009A1C03">
          <w:rPr>
            <w:rFonts w:asciiTheme="minorEastAsia" w:eastAsiaTheme="minorEastAsia" w:hAnsiTheme="minorEastAsia" w:cs="Times New Roman" w:hint="eastAsia"/>
            <w:highlight w:val="cyan"/>
          </w:rPr>
          <w:t>피모,</w:t>
        </w:r>
        <w:r w:rsidR="00321096" w:rsidRPr="009A1C03">
          <w:rPr>
            <w:rFonts w:asciiTheme="minorEastAsia" w:eastAsiaTheme="minorEastAsia" w:hAnsiTheme="minorEastAsia" w:cs="Times New Roman"/>
            <w:highlight w:val="cyan"/>
          </w:rPr>
          <w:t xml:space="preserve"> </w:t>
        </w:r>
        <w:r w:rsidR="00321096" w:rsidRPr="009A1C03">
          <w:rPr>
            <w:rFonts w:asciiTheme="minorEastAsia" w:eastAsiaTheme="minorEastAsia" w:hAnsiTheme="minorEastAsia" w:cs="Times New Roman" w:hint="eastAsia"/>
            <w:highlight w:val="cyan"/>
          </w:rPr>
          <w:t>관절, 장)</w:t>
        </w:r>
        <w:r w:rsidR="00321096" w:rsidRPr="009A1C03">
          <w:rPr>
            <w:rFonts w:asciiTheme="minorEastAsia" w:eastAsiaTheme="minorEastAsia" w:hAnsiTheme="minorEastAsia" w:cs="Times New Roman"/>
            <w:highlight w:val="cyan"/>
          </w:rPr>
          <w:t xml:space="preserve">” </w:t>
        </w:r>
        <w:r w:rsidR="00321096" w:rsidRPr="009A1C03">
          <w:rPr>
            <w:rFonts w:asciiTheme="minorEastAsia" w:eastAsiaTheme="minorEastAsia" w:hAnsiTheme="minorEastAsia" w:cs="Times New Roman" w:hint="eastAsia"/>
            <w:highlight w:val="cyan"/>
          </w:rPr>
          <w:t xml:space="preserve">상품의 경우 </w:t>
        </w:r>
        <w:r w:rsidR="00321096" w:rsidRPr="009A1C03">
          <w:rPr>
            <w:rFonts w:asciiTheme="minorEastAsia" w:eastAsiaTheme="minorEastAsia" w:hAnsiTheme="minorEastAsia" w:cs="Times New Roman"/>
            <w:highlight w:val="cyan"/>
          </w:rPr>
          <w:t>“</w:t>
        </w:r>
        <w:r w:rsidR="00321096" w:rsidRPr="009A1C03">
          <w:rPr>
            <w:rFonts w:asciiTheme="minorEastAsia" w:eastAsiaTheme="minorEastAsia" w:hAnsiTheme="minorEastAsia" w:cs="Times New Roman" w:hint="eastAsia"/>
            <w:highlight w:val="cyan"/>
          </w:rPr>
          <w:t>연골 건강,</w:t>
        </w:r>
        <w:r w:rsidR="00321096" w:rsidRPr="009A1C03">
          <w:rPr>
            <w:rFonts w:asciiTheme="minorEastAsia" w:eastAsiaTheme="minorEastAsia" w:hAnsiTheme="minorEastAsia" w:cs="Times New Roman"/>
            <w:highlight w:val="cyan"/>
          </w:rPr>
          <w:t xml:space="preserve"> </w:t>
        </w:r>
        <w:r w:rsidR="00321096" w:rsidRPr="009A1C03">
          <w:rPr>
            <w:rFonts w:asciiTheme="minorEastAsia" w:eastAsiaTheme="minorEastAsia" w:hAnsiTheme="minorEastAsia" w:cs="Times New Roman" w:hint="eastAsia"/>
            <w:highlight w:val="cyan"/>
          </w:rPr>
          <w:t>면역력 증진,</w:t>
        </w:r>
        <w:r w:rsidR="00321096" w:rsidRPr="009A1C03">
          <w:rPr>
            <w:rFonts w:asciiTheme="minorEastAsia" w:eastAsiaTheme="minorEastAsia" w:hAnsiTheme="minorEastAsia" w:cs="Times New Roman"/>
            <w:highlight w:val="cyan"/>
          </w:rPr>
          <w:t xml:space="preserve"> </w:t>
        </w:r>
        <w:r w:rsidR="00321096" w:rsidRPr="009A1C03">
          <w:rPr>
            <w:rFonts w:asciiTheme="minorEastAsia" w:eastAsiaTheme="minorEastAsia" w:hAnsiTheme="minorEastAsia" w:cs="Times New Roman" w:hint="eastAsia"/>
            <w:highlight w:val="cyan"/>
          </w:rPr>
          <w:t>반려동물의 피부장벽강화에 도움</w:t>
        </w:r>
        <w:r w:rsidR="00321096" w:rsidRPr="009A1C03">
          <w:rPr>
            <w:rFonts w:asciiTheme="minorEastAsia" w:eastAsiaTheme="minorEastAsia" w:hAnsiTheme="minorEastAsia" w:cs="Times New Roman"/>
            <w:highlight w:val="cyan"/>
          </w:rPr>
          <w:t>”</w:t>
        </w:r>
        <w:r w:rsidR="00321096" w:rsidRPr="009A1C03">
          <w:rPr>
            <w:rFonts w:asciiTheme="minorEastAsia" w:eastAsiaTheme="minorEastAsia" w:hAnsiTheme="minorEastAsia" w:cs="Times New Roman" w:hint="eastAsia"/>
            <w:highlight w:val="cyan"/>
          </w:rPr>
          <w:t xml:space="preserve">되는 성분이 </w:t>
        </w:r>
        <w:proofErr w:type="spellStart"/>
        <w:r w:rsidR="00321096" w:rsidRPr="009A1C03">
          <w:rPr>
            <w:rFonts w:asciiTheme="minorEastAsia" w:eastAsiaTheme="minorEastAsia" w:hAnsiTheme="minorEastAsia" w:cs="Times New Roman" w:hint="eastAsia"/>
            <w:highlight w:val="cyan"/>
          </w:rPr>
          <w:t>함유되어있다고</w:t>
        </w:r>
        <w:proofErr w:type="spellEnd"/>
        <w:r w:rsidR="00321096" w:rsidRPr="009A1C03">
          <w:rPr>
            <w:rFonts w:asciiTheme="minorEastAsia" w:eastAsiaTheme="minorEastAsia" w:hAnsiTheme="minorEastAsia" w:cs="Times New Roman" w:hint="eastAsia"/>
            <w:highlight w:val="cyan"/>
          </w:rPr>
          <w:t xml:space="preserve"> 표시하고 있음.</w:t>
        </w:r>
        <w:r w:rsidR="00991868" w:rsidRPr="009A1C03">
          <w:rPr>
            <w:rFonts w:asciiTheme="minorEastAsia" w:eastAsiaTheme="minorEastAsia" w:hAnsiTheme="minorEastAsia" w:cs="Times New Roman"/>
            <w:highlight w:val="cyan"/>
          </w:rPr>
          <w:t xml:space="preserve"> </w:t>
        </w:r>
        <w:r w:rsidR="00991868" w:rsidRPr="009A1C03">
          <w:rPr>
            <w:rFonts w:asciiTheme="minorEastAsia" w:eastAsiaTheme="minorEastAsia" w:hAnsiTheme="minorEastAsia" w:cs="Times New Roman" w:hint="eastAsia"/>
            <w:highlight w:val="cyan"/>
          </w:rPr>
          <w:t xml:space="preserve">건강에 대한 효력을 강조하는 회사의 판매 제품들의 예시는 </w:t>
        </w:r>
        <w:r w:rsidR="00991868" w:rsidRPr="009A1C03">
          <w:rPr>
            <w:rFonts w:asciiTheme="minorEastAsia" w:eastAsiaTheme="minorEastAsia" w:hAnsiTheme="minorEastAsia" w:cs="Times New Roman"/>
            <w:b/>
            <w:highlight w:val="cyan"/>
          </w:rPr>
          <w:t>[</w:t>
        </w:r>
        <w:r w:rsidR="00991868" w:rsidRPr="009A1C03">
          <w:rPr>
            <w:rFonts w:asciiTheme="minorEastAsia" w:eastAsiaTheme="minorEastAsia" w:hAnsiTheme="minorEastAsia" w:cs="Times New Roman" w:hint="eastAsia"/>
            <w:b/>
            <w:highlight w:val="cyan"/>
          </w:rPr>
          <w:t xml:space="preserve">별지 </w:t>
        </w:r>
        <w:r w:rsidR="00991868" w:rsidRPr="009A1C03">
          <w:rPr>
            <w:rFonts w:asciiTheme="minorEastAsia" w:eastAsiaTheme="minorEastAsia" w:hAnsiTheme="minorEastAsia" w:cs="Times New Roman"/>
            <w:b/>
            <w:highlight w:val="cyan"/>
          </w:rPr>
          <w:t xml:space="preserve">*] </w:t>
        </w:r>
        <w:proofErr w:type="spellStart"/>
        <w:r w:rsidR="00991868" w:rsidRPr="009A1C03">
          <w:rPr>
            <w:rFonts w:asciiTheme="minorEastAsia" w:eastAsiaTheme="minorEastAsia" w:hAnsiTheme="minorEastAsia" w:cs="Times New Roman"/>
            <w:b/>
            <w:highlight w:val="cyan"/>
          </w:rPr>
          <w:t>V+Lab</w:t>
        </w:r>
        <w:proofErr w:type="spellEnd"/>
        <w:r w:rsidR="00991868" w:rsidRPr="009A1C03">
          <w:rPr>
            <w:rFonts w:asciiTheme="minorEastAsia" w:eastAsiaTheme="minorEastAsia" w:hAnsiTheme="minorEastAsia" w:cs="Times New Roman"/>
            <w:b/>
            <w:highlight w:val="cyan"/>
          </w:rPr>
          <w:t xml:space="preserve"> </w:t>
        </w:r>
        <w:r w:rsidR="00991868" w:rsidRPr="009A1C03">
          <w:rPr>
            <w:rFonts w:asciiTheme="minorEastAsia" w:eastAsiaTheme="minorEastAsia" w:hAnsiTheme="minorEastAsia" w:cs="Times New Roman" w:hint="eastAsia"/>
            <w:b/>
            <w:highlight w:val="cyan"/>
          </w:rPr>
          <w:t>제품 효능 표시 사례 예시</w:t>
        </w:r>
        <w:r w:rsidR="00991868" w:rsidRPr="009A1C03">
          <w:rPr>
            <w:rFonts w:asciiTheme="minorEastAsia" w:eastAsiaTheme="minorEastAsia" w:hAnsiTheme="minorEastAsia" w:cs="Times New Roman" w:hint="eastAsia"/>
            <w:highlight w:val="cyan"/>
          </w:rPr>
          <w:t xml:space="preserve"> 참조.</w:t>
        </w:r>
      </w:ins>
    </w:p>
    <w:p w14:paraId="0FFE0181" w14:textId="77777777" w:rsidR="00812A1A" w:rsidRPr="009A1C03" w:rsidRDefault="00FF0871" w:rsidP="00812A1A">
      <w:pPr>
        <w:pStyle w:val="a5"/>
        <w:numPr>
          <w:ilvl w:val="0"/>
          <w:numId w:val="6"/>
        </w:numPr>
        <w:wordWrap/>
        <w:spacing w:line="360" w:lineRule="atLeast"/>
        <w:ind w:leftChars="0" w:left="1307"/>
        <w:contextualSpacing/>
        <w:rPr>
          <w:ins w:id="22" w:author="만든 이"/>
          <w:rFonts w:asciiTheme="minorEastAsia" w:eastAsiaTheme="minorEastAsia" w:hAnsiTheme="minorEastAsia" w:cs="Times New Roman"/>
          <w:highlight w:val="cyan"/>
        </w:rPr>
      </w:pPr>
      <w:ins w:id="23" w:author="만든 이">
        <w:r w:rsidRPr="009A1C03">
          <w:rPr>
            <w:rFonts w:asciiTheme="minorEastAsia" w:eastAsiaTheme="minorEastAsia" w:hAnsiTheme="minorEastAsia" w:cs="Times New Roman" w:hint="eastAsia"/>
            <w:highlight w:val="cyan"/>
          </w:rPr>
          <w:t>분석</w:t>
        </w:r>
      </w:ins>
    </w:p>
    <w:p w14:paraId="0FFE0182" w14:textId="77777777" w:rsidR="00FF0871" w:rsidRPr="009A1C03" w:rsidDel="00893BC2" w:rsidRDefault="004822BF" w:rsidP="00FF0871">
      <w:pPr>
        <w:pStyle w:val="a5"/>
        <w:numPr>
          <w:ilvl w:val="0"/>
          <w:numId w:val="7"/>
        </w:numPr>
        <w:wordWrap/>
        <w:spacing w:line="360" w:lineRule="atLeast"/>
        <w:ind w:leftChars="0" w:left="1761"/>
        <w:contextualSpacing/>
        <w:rPr>
          <w:ins w:id="24" w:author="만든 이"/>
          <w:del w:id="25" w:author="만든 이"/>
          <w:rFonts w:asciiTheme="minorEastAsia" w:eastAsiaTheme="minorEastAsia" w:hAnsiTheme="minorEastAsia" w:cs="Times New Roman"/>
          <w:highlight w:val="cyan"/>
        </w:rPr>
      </w:pPr>
      <w:ins w:id="26" w:author="만든 이">
        <w:r w:rsidRPr="009A1C03">
          <w:rPr>
            <w:rFonts w:asciiTheme="minorEastAsia" w:eastAsiaTheme="minorEastAsia" w:hAnsiTheme="minorEastAsia" w:cs="Times New Roman" w:hint="eastAsia"/>
            <w:highlight w:val="cyan"/>
          </w:rPr>
          <w:t>사료관리법상 사료판매업자는 다음의 사료를 판매하여서는 안 됨:</w:t>
        </w:r>
        <w:r w:rsidRPr="009A1C03">
          <w:rPr>
            <w:rFonts w:asciiTheme="minorEastAsia" w:eastAsiaTheme="minorEastAsia" w:hAnsiTheme="minorEastAsia" w:cs="Times New Roman"/>
            <w:highlight w:val="cyan"/>
          </w:rPr>
          <w:t xml:space="preserve"> </w:t>
        </w:r>
        <w:r w:rsidRPr="009A1C03">
          <w:rPr>
            <w:rFonts w:asciiTheme="minorEastAsia" w:eastAsiaTheme="minorEastAsia" w:hAnsiTheme="minorEastAsia" w:cs="Times New Roman" w:hint="eastAsia"/>
            <w:highlight w:val="cyan"/>
          </w:rPr>
          <w:t xml:space="preserve">(1) 인체 또는 동물용에 해로운 유해물질이 허용기준 이상으로 포함되거나 </w:t>
        </w:r>
        <w:proofErr w:type="spellStart"/>
        <w:r w:rsidRPr="009A1C03">
          <w:rPr>
            <w:rFonts w:asciiTheme="minorEastAsia" w:eastAsiaTheme="minorEastAsia" w:hAnsiTheme="minorEastAsia" w:cs="Times New Roman" w:hint="eastAsia"/>
            <w:highlight w:val="cyan"/>
          </w:rPr>
          <w:t>잔류된</w:t>
        </w:r>
        <w:proofErr w:type="spellEnd"/>
        <w:r w:rsidRPr="009A1C03">
          <w:rPr>
            <w:rFonts w:asciiTheme="minorEastAsia" w:eastAsiaTheme="minorEastAsia" w:hAnsiTheme="minorEastAsia" w:cs="Times New Roman" w:hint="eastAsia"/>
            <w:highlight w:val="cyan"/>
          </w:rPr>
          <w:t xml:space="preserve"> 것,</w:t>
        </w:r>
        <w:r w:rsidRPr="009A1C03">
          <w:rPr>
            <w:rFonts w:asciiTheme="minorEastAsia" w:eastAsiaTheme="minorEastAsia" w:hAnsiTheme="minorEastAsia" w:cs="Times New Roman"/>
            <w:highlight w:val="cyan"/>
          </w:rPr>
          <w:t xml:space="preserve"> (2) </w:t>
        </w:r>
        <w:r w:rsidRPr="009A1C03">
          <w:rPr>
            <w:rFonts w:asciiTheme="minorEastAsia" w:eastAsiaTheme="minorEastAsia" w:hAnsiTheme="minorEastAsia" w:cs="Times New Roman" w:hint="eastAsia"/>
            <w:highlight w:val="cyan"/>
          </w:rPr>
          <w:t xml:space="preserve">동물용의약품이 허용기준 이상으로 </w:t>
        </w:r>
        <w:proofErr w:type="spellStart"/>
        <w:r w:rsidRPr="009A1C03">
          <w:rPr>
            <w:rFonts w:asciiTheme="minorEastAsia" w:eastAsiaTheme="minorEastAsia" w:hAnsiTheme="minorEastAsia" w:cs="Times New Roman" w:hint="eastAsia"/>
            <w:highlight w:val="cyan"/>
          </w:rPr>
          <w:t>잔류된</w:t>
        </w:r>
        <w:proofErr w:type="spellEnd"/>
        <w:r w:rsidRPr="009A1C03">
          <w:rPr>
            <w:rFonts w:asciiTheme="minorEastAsia" w:eastAsiaTheme="minorEastAsia" w:hAnsiTheme="minorEastAsia" w:cs="Times New Roman" w:hint="eastAsia"/>
            <w:highlight w:val="cyan"/>
          </w:rPr>
          <w:t xml:space="preserve"> 것, (3) 인체 또는 </w:t>
        </w:r>
        <w:proofErr w:type="spellStart"/>
        <w:r w:rsidRPr="009A1C03">
          <w:rPr>
            <w:rFonts w:asciiTheme="minorEastAsia" w:eastAsiaTheme="minorEastAsia" w:hAnsiTheme="minorEastAsia" w:cs="Times New Roman" w:hint="eastAsia"/>
            <w:highlight w:val="cyan"/>
          </w:rPr>
          <w:t>동물등의</w:t>
        </w:r>
        <w:proofErr w:type="spellEnd"/>
        <w:r w:rsidRPr="009A1C03">
          <w:rPr>
            <w:rFonts w:asciiTheme="minorEastAsia" w:eastAsiaTheme="minorEastAsia" w:hAnsiTheme="minorEastAsia" w:cs="Times New Roman" w:hint="eastAsia"/>
            <w:highlight w:val="cyan"/>
          </w:rPr>
          <w:t xml:space="preserve"> 질병의 원인이 되는 병원체에 오염되었거나 현저히 부패 또는 변질되어 사료로 사용될 수 없는 것 등(사료관리법 제1</w:t>
        </w:r>
        <w:r w:rsidRPr="009A1C03">
          <w:rPr>
            <w:rFonts w:asciiTheme="minorEastAsia" w:eastAsiaTheme="minorEastAsia" w:hAnsiTheme="minorEastAsia" w:cs="Times New Roman"/>
            <w:highlight w:val="cyan"/>
          </w:rPr>
          <w:t>4</w:t>
        </w:r>
        <w:r w:rsidRPr="009A1C03">
          <w:rPr>
            <w:rFonts w:asciiTheme="minorEastAsia" w:eastAsiaTheme="minorEastAsia" w:hAnsiTheme="minorEastAsia" w:cs="Times New Roman" w:hint="eastAsia"/>
            <w:highlight w:val="cyan"/>
          </w:rPr>
          <w:t>조 제1항)</w:t>
        </w:r>
        <w:r w:rsidRPr="009A1C03">
          <w:rPr>
            <w:rFonts w:asciiTheme="minorEastAsia" w:eastAsiaTheme="minorEastAsia" w:hAnsiTheme="minorEastAsia" w:cs="Times New Roman"/>
            <w:highlight w:val="cyan"/>
          </w:rPr>
          <w:t xml:space="preserve">. </w:t>
        </w:r>
        <w:r w:rsidRPr="009A1C03">
          <w:rPr>
            <w:rFonts w:asciiTheme="minorEastAsia" w:eastAsiaTheme="minorEastAsia" w:hAnsiTheme="minorEastAsia" w:cs="Times New Roman" w:hint="eastAsia"/>
            <w:highlight w:val="cyan"/>
          </w:rPr>
          <w:t xml:space="preserve">이러한 의무를 위반한 경우 </w:t>
        </w:r>
        <w:r w:rsidR="002F56F6" w:rsidRPr="009A1C03">
          <w:rPr>
            <w:rFonts w:asciiTheme="minorEastAsia" w:eastAsiaTheme="minorEastAsia" w:hAnsiTheme="minorEastAsia" w:cs="Times New Roman"/>
            <w:highlight w:val="cyan"/>
          </w:rPr>
          <w:t>3</w:t>
        </w:r>
        <w:r w:rsidR="002F56F6" w:rsidRPr="009A1C03">
          <w:rPr>
            <w:rFonts w:asciiTheme="minorEastAsia" w:eastAsiaTheme="minorEastAsia" w:hAnsiTheme="minorEastAsia" w:cs="Times New Roman" w:hint="eastAsia"/>
            <w:highlight w:val="cyan"/>
          </w:rPr>
          <w:t xml:space="preserve">년 이하의 징역 또는 </w:t>
        </w:r>
        <w:r w:rsidR="002F56F6" w:rsidRPr="009A1C03">
          <w:rPr>
            <w:rFonts w:asciiTheme="minorEastAsia" w:eastAsiaTheme="minorEastAsia" w:hAnsiTheme="minorEastAsia" w:cs="Times New Roman"/>
            <w:highlight w:val="cyan"/>
          </w:rPr>
          <w:t>3</w:t>
        </w:r>
        <w:r w:rsidR="002F56F6" w:rsidRPr="009A1C03">
          <w:rPr>
            <w:rFonts w:asciiTheme="minorEastAsia" w:eastAsiaTheme="minorEastAsia" w:hAnsiTheme="minorEastAsia" w:cs="Times New Roman" w:hint="eastAsia"/>
            <w:highlight w:val="cyan"/>
          </w:rPr>
          <w:t>천만원 이하의 벌금에 처할 수 있음(사료관리법 제3</w:t>
        </w:r>
        <w:r w:rsidR="002F56F6" w:rsidRPr="009A1C03">
          <w:rPr>
            <w:rFonts w:asciiTheme="minorEastAsia" w:eastAsiaTheme="minorEastAsia" w:hAnsiTheme="minorEastAsia" w:cs="Times New Roman"/>
            <w:highlight w:val="cyan"/>
          </w:rPr>
          <w:t>3</w:t>
        </w:r>
        <w:r w:rsidR="002F56F6" w:rsidRPr="009A1C03">
          <w:rPr>
            <w:rFonts w:asciiTheme="minorEastAsia" w:eastAsiaTheme="minorEastAsia" w:hAnsiTheme="minorEastAsia" w:cs="Times New Roman" w:hint="eastAsia"/>
            <w:highlight w:val="cyan"/>
          </w:rPr>
          <w:t>조 제1호)</w:t>
        </w:r>
        <w:r w:rsidR="002F56F6" w:rsidRPr="009A1C03">
          <w:rPr>
            <w:rFonts w:asciiTheme="minorEastAsia" w:eastAsiaTheme="minorEastAsia" w:hAnsiTheme="minorEastAsia" w:cs="Times New Roman"/>
            <w:highlight w:val="cyan"/>
          </w:rPr>
          <w:t>.</w:t>
        </w:r>
        <w:r w:rsidRPr="009A1C03">
          <w:rPr>
            <w:rFonts w:asciiTheme="minorEastAsia" w:eastAsiaTheme="minorEastAsia" w:hAnsiTheme="minorEastAsia" w:cs="Times New Roman" w:hint="eastAsia"/>
            <w:highlight w:val="cyan"/>
          </w:rPr>
          <w:t xml:space="preserve"> </w:t>
        </w:r>
      </w:ins>
    </w:p>
    <w:p w14:paraId="0FFE0183" w14:textId="77777777" w:rsidR="00710F32" w:rsidRPr="009A1C03" w:rsidRDefault="00710F32" w:rsidP="00893BC2">
      <w:pPr>
        <w:pStyle w:val="a5"/>
        <w:numPr>
          <w:ilvl w:val="0"/>
          <w:numId w:val="7"/>
        </w:numPr>
        <w:wordWrap/>
        <w:spacing w:line="360" w:lineRule="atLeast"/>
        <w:ind w:leftChars="0" w:left="1761"/>
        <w:contextualSpacing/>
        <w:rPr>
          <w:ins w:id="27" w:author="만든 이"/>
          <w:rFonts w:asciiTheme="minorEastAsia" w:eastAsiaTheme="minorEastAsia" w:hAnsiTheme="minorEastAsia" w:cs="Times New Roman"/>
          <w:highlight w:val="cyan"/>
        </w:rPr>
      </w:pPr>
      <w:ins w:id="28" w:author="만든 이">
        <w:r w:rsidRPr="009A1C03">
          <w:rPr>
            <w:rFonts w:asciiTheme="minorEastAsia" w:eastAsiaTheme="minorEastAsia" w:hAnsiTheme="minorEastAsia" w:cs="Times New Roman" w:hint="eastAsia"/>
            <w:highlight w:val="cyan"/>
          </w:rPr>
          <w:t xml:space="preserve">회사에 사료를 공급하는 </w:t>
        </w:r>
        <w:r w:rsidRPr="009A1C03">
          <w:rPr>
            <w:rFonts w:asciiTheme="minorEastAsia" w:eastAsiaTheme="minorEastAsia" w:hAnsiTheme="minorEastAsia" w:cs="Times New Roman"/>
            <w:highlight w:val="cyan"/>
          </w:rPr>
          <w:t xml:space="preserve">OEM </w:t>
        </w:r>
        <w:r w:rsidRPr="009A1C03">
          <w:rPr>
            <w:rFonts w:asciiTheme="minorEastAsia" w:eastAsiaTheme="minorEastAsia" w:hAnsiTheme="minorEastAsia" w:cs="Times New Roman" w:hint="eastAsia"/>
            <w:highlight w:val="cyan"/>
          </w:rPr>
          <w:t xml:space="preserve">업체인 </w:t>
        </w:r>
        <w:proofErr w:type="spellStart"/>
        <w:r w:rsidRPr="009A1C03">
          <w:rPr>
            <w:rFonts w:asciiTheme="minorEastAsia" w:eastAsiaTheme="minorEastAsia" w:hAnsiTheme="minorEastAsia" w:cs="Times New Roman" w:hint="eastAsia"/>
            <w:highlight w:val="cyan"/>
          </w:rPr>
          <w:t>펫원은</w:t>
        </w:r>
        <w:proofErr w:type="spellEnd"/>
        <w:r w:rsidRPr="009A1C03">
          <w:rPr>
            <w:rFonts w:asciiTheme="minorEastAsia" w:eastAsiaTheme="minorEastAsia" w:hAnsiTheme="minorEastAsia" w:cs="Times New Roman" w:hint="eastAsia"/>
            <w:highlight w:val="cyan"/>
          </w:rPr>
          <w:t xml:space="preserve"> </w:t>
        </w:r>
        <w:r w:rsidRPr="009A1C03">
          <w:rPr>
            <w:rFonts w:asciiTheme="minorEastAsia" w:eastAsiaTheme="minorEastAsia" w:hAnsiTheme="minorEastAsia" w:cs="Times New Roman"/>
            <w:highlight w:val="cyan"/>
          </w:rPr>
          <w:t xml:space="preserve">2020. 1. </w:t>
        </w:r>
        <w:proofErr w:type="gramStart"/>
        <w:r w:rsidRPr="009A1C03">
          <w:rPr>
            <w:rFonts w:asciiTheme="minorEastAsia" w:eastAsiaTheme="minorEastAsia" w:hAnsiTheme="minorEastAsia" w:cs="Times New Roman"/>
            <w:highlight w:val="cyan"/>
          </w:rPr>
          <w:t>14.</w:t>
        </w:r>
        <w:proofErr w:type="spellStart"/>
        <w:r w:rsidRPr="009A1C03">
          <w:rPr>
            <w:rFonts w:asciiTheme="minorEastAsia" w:eastAsiaTheme="minorEastAsia" w:hAnsiTheme="minorEastAsia" w:cs="Times New Roman" w:hint="eastAsia"/>
            <w:highlight w:val="cyan"/>
          </w:rPr>
          <w:t>에</w:t>
        </w:r>
        <w:proofErr w:type="spellEnd"/>
        <w:proofErr w:type="gramEnd"/>
        <w:r w:rsidRPr="009A1C03">
          <w:rPr>
            <w:rFonts w:asciiTheme="minorEastAsia" w:eastAsiaTheme="minorEastAsia" w:hAnsiTheme="minorEastAsia" w:cs="Times New Roman" w:hint="eastAsia"/>
            <w:highlight w:val="cyan"/>
          </w:rPr>
          <w:t xml:space="preserve"> 사료관리법 위반으로 행정처분 사전통지서를 교부 받았고,</w:t>
        </w:r>
        <w:r w:rsidRPr="009A1C03">
          <w:rPr>
            <w:rFonts w:asciiTheme="minorEastAsia" w:eastAsiaTheme="minorEastAsia" w:hAnsiTheme="minorEastAsia" w:cs="Times New Roman"/>
            <w:highlight w:val="cyan"/>
          </w:rPr>
          <w:t xml:space="preserve"> </w:t>
        </w:r>
        <w:r w:rsidRPr="009A1C03">
          <w:rPr>
            <w:rFonts w:asciiTheme="minorEastAsia" w:eastAsiaTheme="minorEastAsia" w:hAnsiTheme="minorEastAsia" w:cs="Times New Roman" w:hint="eastAsia"/>
            <w:highlight w:val="cyan"/>
          </w:rPr>
          <w:t xml:space="preserve">당시 </w:t>
        </w:r>
        <w:proofErr w:type="spellStart"/>
        <w:r w:rsidRPr="009A1C03">
          <w:rPr>
            <w:rFonts w:asciiTheme="minorEastAsia" w:eastAsiaTheme="minorEastAsia" w:hAnsiTheme="minorEastAsia" w:cs="Times New Roman" w:hint="eastAsia"/>
            <w:highlight w:val="cyan"/>
          </w:rPr>
          <w:t>펫원으로부터</w:t>
        </w:r>
        <w:proofErr w:type="spellEnd"/>
        <w:r w:rsidRPr="009A1C03">
          <w:rPr>
            <w:rFonts w:asciiTheme="minorEastAsia" w:eastAsiaTheme="minorEastAsia" w:hAnsiTheme="minorEastAsia" w:cs="Times New Roman" w:hint="eastAsia"/>
            <w:highlight w:val="cyan"/>
          </w:rPr>
          <w:t xml:space="preserve"> 공급받던 사료 제품들도 모두 전량 소진되어 있는 상황이었다고 함.</w:t>
        </w:r>
        <w:r w:rsidR="005D5471">
          <w:rPr>
            <w:rFonts w:asciiTheme="minorEastAsia" w:eastAsiaTheme="minorEastAsia" w:hAnsiTheme="minorEastAsia" w:cs="Times New Roman"/>
            <w:highlight w:val="cyan"/>
          </w:rPr>
          <w:t xml:space="preserve"> </w:t>
        </w:r>
        <w:r w:rsidR="005D5471">
          <w:rPr>
            <w:rFonts w:asciiTheme="minorEastAsia" w:eastAsiaTheme="minorEastAsia" w:hAnsiTheme="minorEastAsia" w:cs="Times New Roman" w:hint="eastAsia"/>
            <w:highlight w:val="cyan"/>
          </w:rPr>
          <w:t>현재까지는 회사가 사료관리법을 위반한 바 없지만,</w:t>
        </w:r>
        <w:r w:rsidR="005D5471">
          <w:rPr>
            <w:rFonts w:asciiTheme="minorEastAsia" w:eastAsiaTheme="minorEastAsia" w:hAnsiTheme="minorEastAsia" w:cs="Times New Roman"/>
            <w:highlight w:val="cyan"/>
          </w:rPr>
          <w:t xml:space="preserve"> OEM</w:t>
        </w:r>
        <w:r w:rsidR="005D5471">
          <w:rPr>
            <w:rFonts w:asciiTheme="minorEastAsia" w:eastAsiaTheme="minorEastAsia" w:hAnsiTheme="minorEastAsia" w:cs="Times New Roman" w:hint="eastAsia"/>
            <w:highlight w:val="cyan"/>
          </w:rPr>
          <w:t>으로부터 사료관리법을 준수하지 못하는 제품을 공급받아 판매한 경우 법률 위반 리스크가 있으므로,</w:t>
        </w:r>
        <w:r w:rsidRPr="009A1C03">
          <w:rPr>
            <w:rFonts w:asciiTheme="minorEastAsia" w:eastAsiaTheme="minorEastAsia" w:hAnsiTheme="minorEastAsia" w:cs="Times New Roman"/>
            <w:highlight w:val="cyan"/>
          </w:rPr>
          <w:t xml:space="preserve"> </w:t>
        </w:r>
        <w:r w:rsidR="00893BC2" w:rsidRPr="009A1C03">
          <w:rPr>
            <w:rFonts w:asciiTheme="minorEastAsia" w:eastAsiaTheme="minorEastAsia" w:hAnsiTheme="minorEastAsia" w:cs="Times New Roman" w:hint="eastAsia"/>
            <w:highlight w:val="cyan"/>
          </w:rPr>
          <w:t xml:space="preserve">향후 법률 위반사항이 생기지 않도록 </w:t>
        </w:r>
        <w:r w:rsidR="006B38A3" w:rsidRPr="009A1C03">
          <w:rPr>
            <w:rFonts w:asciiTheme="minorEastAsia" w:eastAsiaTheme="minorEastAsia" w:hAnsiTheme="minorEastAsia" w:cs="Times New Roman" w:hint="eastAsia"/>
            <w:highlight w:val="cyan"/>
          </w:rPr>
          <w:t>사료관리법 관련 의무 준수 여부에 주의를</w:t>
        </w:r>
        <w:del w:id="29" w:author="만든 이">
          <w:r w:rsidR="00893BC2" w:rsidRPr="009A1C03" w:rsidDel="006B38A3">
            <w:rPr>
              <w:rFonts w:asciiTheme="minorEastAsia" w:eastAsiaTheme="minorEastAsia" w:hAnsiTheme="minorEastAsia" w:cs="Times New Roman" w:hint="eastAsia"/>
              <w:highlight w:val="cyan"/>
            </w:rPr>
            <w:delText>주의를</w:delText>
          </w:r>
        </w:del>
        <w:r w:rsidR="00893BC2" w:rsidRPr="009A1C03">
          <w:rPr>
            <w:rFonts w:asciiTheme="minorEastAsia" w:eastAsiaTheme="minorEastAsia" w:hAnsiTheme="minorEastAsia" w:cs="Times New Roman" w:hint="eastAsia"/>
            <w:highlight w:val="cyan"/>
          </w:rPr>
          <w:t xml:space="preserve"> 기울여야 할 것으로 보임.</w:t>
        </w:r>
      </w:ins>
    </w:p>
    <w:p w14:paraId="0FFE0184" w14:textId="77777777" w:rsidR="00D54D53" w:rsidRPr="009A1C03" w:rsidRDefault="000520F8" w:rsidP="00FF0871">
      <w:pPr>
        <w:pStyle w:val="a5"/>
        <w:numPr>
          <w:ilvl w:val="0"/>
          <w:numId w:val="7"/>
        </w:numPr>
        <w:wordWrap/>
        <w:spacing w:line="360" w:lineRule="atLeast"/>
        <w:ind w:leftChars="0" w:left="1761"/>
        <w:contextualSpacing/>
        <w:rPr>
          <w:ins w:id="30" w:author="만든 이"/>
          <w:rFonts w:asciiTheme="minorEastAsia" w:eastAsiaTheme="minorEastAsia" w:hAnsiTheme="minorEastAsia" w:cs="Times New Roman"/>
          <w:highlight w:val="cyan"/>
        </w:rPr>
      </w:pPr>
      <w:ins w:id="31" w:author="만든 이">
        <w:r w:rsidRPr="009A1C03">
          <w:rPr>
            <w:rFonts w:asciiTheme="minorEastAsia" w:eastAsiaTheme="minorEastAsia" w:hAnsiTheme="minorEastAsia" w:cs="Times New Roman" w:hint="eastAsia"/>
            <w:highlight w:val="cyan"/>
          </w:rPr>
          <w:t>한편,</w:t>
        </w:r>
        <w:r w:rsidRPr="009A1C03">
          <w:rPr>
            <w:rFonts w:asciiTheme="minorEastAsia" w:eastAsiaTheme="minorEastAsia" w:hAnsiTheme="minorEastAsia" w:cs="Times New Roman"/>
            <w:highlight w:val="cyan"/>
          </w:rPr>
          <w:t xml:space="preserve"> </w:t>
        </w:r>
        <w:r w:rsidRPr="009A1C03">
          <w:rPr>
            <w:rFonts w:asciiTheme="minorEastAsia" w:eastAsiaTheme="minorEastAsia" w:hAnsiTheme="minorEastAsia" w:cs="Times New Roman" w:hint="eastAsia"/>
            <w:highlight w:val="cyan"/>
          </w:rPr>
          <w:t xml:space="preserve">사업자는 소비자를 속이거나 소비자로 하여금 잘못 알게 할 우려가 있는 </w:t>
        </w:r>
        <w:proofErr w:type="spellStart"/>
        <w:r w:rsidRPr="009A1C03">
          <w:rPr>
            <w:rFonts w:asciiTheme="minorEastAsia" w:eastAsiaTheme="minorEastAsia" w:hAnsiTheme="minorEastAsia" w:cs="Times New Roman" w:hint="eastAsia"/>
            <w:highlight w:val="cyan"/>
          </w:rPr>
          <w:t>표시·광고로서</w:t>
        </w:r>
        <w:proofErr w:type="spellEnd"/>
        <w:r w:rsidRPr="009A1C03">
          <w:rPr>
            <w:rFonts w:asciiTheme="minorEastAsia" w:eastAsiaTheme="minorEastAsia" w:hAnsiTheme="minorEastAsia" w:cs="Times New Roman" w:hint="eastAsia"/>
            <w:highlight w:val="cyan"/>
          </w:rPr>
          <w:t xml:space="preserve"> 공정한 거래질서를 해칠 우려가 있는 </w:t>
        </w:r>
        <w:proofErr w:type="spellStart"/>
        <w:r w:rsidRPr="009A1C03">
          <w:rPr>
            <w:rFonts w:asciiTheme="minorEastAsia" w:eastAsiaTheme="minorEastAsia" w:hAnsiTheme="minorEastAsia" w:cs="Times New Roman" w:hint="eastAsia"/>
            <w:highlight w:val="cyan"/>
          </w:rPr>
          <w:t>거짓·과장의</w:t>
        </w:r>
        <w:proofErr w:type="spellEnd"/>
        <w:r w:rsidRPr="009A1C03">
          <w:rPr>
            <w:rFonts w:asciiTheme="minorEastAsia" w:eastAsiaTheme="minorEastAsia" w:hAnsiTheme="minorEastAsia" w:cs="Times New Roman" w:hint="eastAsia"/>
            <w:highlight w:val="cyan"/>
          </w:rPr>
          <w:t xml:space="preserve"> </w:t>
        </w:r>
        <w:proofErr w:type="spellStart"/>
        <w:r w:rsidRPr="009A1C03">
          <w:rPr>
            <w:rFonts w:asciiTheme="minorEastAsia" w:eastAsiaTheme="minorEastAsia" w:hAnsiTheme="minorEastAsia" w:cs="Times New Roman" w:hint="eastAsia"/>
            <w:highlight w:val="cyan"/>
          </w:rPr>
          <w:t>표시·광고를</w:t>
        </w:r>
        <w:proofErr w:type="spellEnd"/>
        <w:r w:rsidRPr="009A1C03">
          <w:rPr>
            <w:rFonts w:asciiTheme="minorEastAsia" w:eastAsiaTheme="minorEastAsia" w:hAnsiTheme="minorEastAsia" w:cs="Times New Roman" w:hint="eastAsia"/>
            <w:highlight w:val="cyan"/>
          </w:rPr>
          <w:t xml:space="preserve"> 해서는 안 됨(</w:t>
        </w:r>
        <w:proofErr w:type="spellStart"/>
        <w:r w:rsidRPr="009A1C03">
          <w:rPr>
            <w:rFonts w:asciiTheme="minorEastAsia" w:eastAsiaTheme="minorEastAsia" w:hAnsiTheme="minorEastAsia" w:cs="Times New Roman" w:hint="eastAsia"/>
            <w:highlight w:val="cyan"/>
          </w:rPr>
          <w:t>표시·광고의</w:t>
        </w:r>
        <w:proofErr w:type="spellEnd"/>
        <w:r w:rsidRPr="009A1C03">
          <w:rPr>
            <w:rFonts w:asciiTheme="minorEastAsia" w:eastAsiaTheme="minorEastAsia" w:hAnsiTheme="minorEastAsia" w:cs="Times New Roman" w:hint="eastAsia"/>
            <w:highlight w:val="cyan"/>
          </w:rPr>
          <w:t xml:space="preserve"> 공정화에 관한 법률 제3조, 이하 </w:t>
        </w:r>
        <w:r w:rsidRPr="009A1C03">
          <w:rPr>
            <w:rFonts w:asciiTheme="minorEastAsia" w:eastAsiaTheme="minorEastAsia" w:hAnsiTheme="minorEastAsia" w:cs="Times New Roman"/>
            <w:highlight w:val="cyan"/>
          </w:rPr>
          <w:t>“</w:t>
        </w:r>
        <w:r w:rsidRPr="009A1C03">
          <w:rPr>
            <w:rFonts w:asciiTheme="minorEastAsia" w:eastAsiaTheme="minorEastAsia" w:hAnsiTheme="minorEastAsia" w:cs="Times New Roman" w:hint="eastAsia"/>
            <w:highlight w:val="cyan"/>
          </w:rPr>
          <w:t>표시광고법</w:t>
        </w:r>
        <w:r w:rsidRPr="009A1C03">
          <w:rPr>
            <w:rFonts w:asciiTheme="minorEastAsia" w:eastAsiaTheme="minorEastAsia" w:hAnsiTheme="minorEastAsia" w:cs="Times New Roman"/>
            <w:highlight w:val="cyan"/>
          </w:rPr>
          <w:t xml:space="preserve">”). </w:t>
        </w:r>
        <w:r w:rsidR="002A3F80" w:rsidRPr="009A1C03">
          <w:rPr>
            <w:rFonts w:asciiTheme="minorEastAsia" w:eastAsiaTheme="minorEastAsia" w:hAnsiTheme="minorEastAsia" w:cs="Times New Roman" w:hint="eastAsia"/>
            <w:highlight w:val="cyan"/>
          </w:rPr>
          <w:t xml:space="preserve">특히, </w:t>
        </w:r>
        <w:r w:rsidR="002A3F80" w:rsidRPr="009A1C03">
          <w:rPr>
            <w:rFonts w:asciiTheme="minorEastAsia" w:eastAsiaTheme="minorEastAsia" w:hAnsiTheme="minorEastAsia" w:cs="Times New Roman" w:hint="eastAsia"/>
            <w:highlight w:val="cyan"/>
          </w:rPr>
          <w:lastRenderedPageBreak/>
          <w:t xml:space="preserve">사업자 등은 자기가 한 </w:t>
        </w:r>
        <w:proofErr w:type="spellStart"/>
        <w:r w:rsidR="002A3F80" w:rsidRPr="009A1C03">
          <w:rPr>
            <w:rFonts w:asciiTheme="minorEastAsia" w:eastAsiaTheme="minorEastAsia" w:hAnsiTheme="minorEastAsia" w:cs="Times New Roman" w:hint="eastAsia"/>
            <w:highlight w:val="cyan"/>
          </w:rPr>
          <w:t>표시·광고</w:t>
        </w:r>
        <w:proofErr w:type="spellEnd"/>
        <w:r w:rsidR="002A3F80" w:rsidRPr="009A1C03">
          <w:rPr>
            <w:rFonts w:asciiTheme="minorEastAsia" w:eastAsiaTheme="minorEastAsia" w:hAnsiTheme="minorEastAsia" w:cs="Times New Roman" w:hint="eastAsia"/>
            <w:highlight w:val="cyan"/>
          </w:rPr>
          <w:t xml:space="preserve"> 중 사실과 관련한 사항에 대하여는 실증할 수 있어야 함.</w:t>
        </w:r>
        <w:r w:rsidR="002A3F80" w:rsidRPr="009A1C03">
          <w:rPr>
            <w:rFonts w:asciiTheme="minorEastAsia" w:eastAsiaTheme="minorEastAsia" w:hAnsiTheme="minorEastAsia" w:cs="Times New Roman"/>
            <w:highlight w:val="cyan"/>
          </w:rPr>
          <w:t xml:space="preserve"> </w:t>
        </w:r>
        <w:r w:rsidR="005C0040" w:rsidRPr="009A1C03">
          <w:rPr>
            <w:rFonts w:asciiTheme="minorEastAsia" w:eastAsiaTheme="minorEastAsia" w:hAnsiTheme="minorEastAsia" w:cs="Times New Roman" w:hint="eastAsia"/>
            <w:highlight w:val="cyan"/>
          </w:rPr>
          <w:t xml:space="preserve">따라서 회사가 상품이 표시하여 광고하고 있는 </w:t>
        </w:r>
        <w:r w:rsidR="005C0040" w:rsidRPr="009A1C03">
          <w:rPr>
            <w:rFonts w:asciiTheme="minorEastAsia" w:eastAsiaTheme="minorEastAsia" w:hAnsiTheme="minorEastAsia" w:cs="Times New Roman"/>
            <w:highlight w:val="cyan"/>
          </w:rPr>
          <w:t>“</w:t>
        </w:r>
        <w:r w:rsidR="005C0040" w:rsidRPr="009A1C03">
          <w:rPr>
            <w:rFonts w:asciiTheme="minorEastAsia" w:eastAsiaTheme="minorEastAsia" w:hAnsiTheme="minorEastAsia" w:cs="Times New Roman" w:hint="eastAsia"/>
            <w:highlight w:val="cyan"/>
          </w:rPr>
          <w:t>체중 조절에 도움</w:t>
        </w:r>
        <w:r w:rsidR="005C0040" w:rsidRPr="009A1C03">
          <w:rPr>
            <w:rFonts w:asciiTheme="minorEastAsia" w:eastAsiaTheme="minorEastAsia" w:hAnsiTheme="minorEastAsia" w:cs="Times New Roman"/>
            <w:highlight w:val="cyan"/>
          </w:rPr>
          <w:t xml:space="preserve">” </w:t>
        </w:r>
        <w:r w:rsidR="005C0040" w:rsidRPr="009A1C03">
          <w:rPr>
            <w:rFonts w:asciiTheme="minorEastAsia" w:eastAsiaTheme="minorEastAsia" w:hAnsiTheme="minorEastAsia" w:cs="Times New Roman" w:hint="eastAsia"/>
            <w:highlight w:val="cyan"/>
          </w:rPr>
          <w:t xml:space="preserve">또는 </w:t>
        </w:r>
        <w:r w:rsidR="005C0040" w:rsidRPr="009A1C03">
          <w:rPr>
            <w:rFonts w:asciiTheme="minorEastAsia" w:eastAsiaTheme="minorEastAsia" w:hAnsiTheme="minorEastAsia" w:cs="Times New Roman"/>
            <w:highlight w:val="cyan"/>
          </w:rPr>
          <w:t>“</w:t>
        </w:r>
        <w:r w:rsidR="005C0040" w:rsidRPr="009A1C03">
          <w:rPr>
            <w:rFonts w:asciiTheme="minorEastAsia" w:eastAsiaTheme="minorEastAsia" w:hAnsiTheme="minorEastAsia" w:cs="Times New Roman" w:hint="eastAsia"/>
            <w:highlight w:val="cyan"/>
          </w:rPr>
          <w:t>피부장벽강화에 도움</w:t>
        </w:r>
        <w:r w:rsidR="005C0040" w:rsidRPr="009A1C03">
          <w:rPr>
            <w:rFonts w:asciiTheme="minorEastAsia" w:eastAsiaTheme="minorEastAsia" w:hAnsiTheme="minorEastAsia" w:cs="Times New Roman"/>
            <w:highlight w:val="cyan"/>
          </w:rPr>
          <w:t xml:space="preserve">” </w:t>
        </w:r>
        <w:r w:rsidR="005C0040" w:rsidRPr="009A1C03">
          <w:rPr>
            <w:rFonts w:asciiTheme="minorEastAsia" w:eastAsiaTheme="minorEastAsia" w:hAnsiTheme="minorEastAsia" w:cs="Times New Roman" w:hint="eastAsia"/>
            <w:highlight w:val="cyan"/>
          </w:rPr>
          <w:t>등의 표시행위를 뒷받침할 실증자료가 없다면 이는 표시광고법 위반을 구성할 수 있</w:t>
        </w:r>
        <w:r w:rsidR="00AD42E8" w:rsidRPr="009A1C03">
          <w:rPr>
            <w:rFonts w:asciiTheme="minorEastAsia" w:eastAsiaTheme="minorEastAsia" w:hAnsiTheme="minorEastAsia" w:cs="Times New Roman" w:hint="eastAsia"/>
            <w:highlight w:val="cyan"/>
          </w:rPr>
          <w:t xml:space="preserve">으며, </w:t>
        </w:r>
        <w:r w:rsidR="00AD42E8" w:rsidRPr="009A1C03">
          <w:rPr>
            <w:rFonts w:asciiTheme="minorEastAsia" w:eastAsiaTheme="minorEastAsia" w:hAnsiTheme="minorEastAsia" w:cs="Times New Roman"/>
            <w:highlight w:val="cyan"/>
          </w:rPr>
          <w:t>2</w:t>
        </w:r>
        <w:r w:rsidR="00AD42E8" w:rsidRPr="009A1C03">
          <w:rPr>
            <w:rFonts w:asciiTheme="minorEastAsia" w:eastAsiaTheme="minorEastAsia" w:hAnsiTheme="minorEastAsia" w:cs="Times New Roman" w:hint="eastAsia"/>
            <w:highlight w:val="cyan"/>
          </w:rPr>
          <w:t xml:space="preserve">년 이하의 징역 또는 </w:t>
        </w:r>
        <w:r w:rsidR="00AD42E8" w:rsidRPr="009A1C03">
          <w:rPr>
            <w:rFonts w:asciiTheme="minorEastAsia" w:eastAsiaTheme="minorEastAsia" w:hAnsiTheme="minorEastAsia" w:cs="Times New Roman"/>
            <w:highlight w:val="cyan"/>
          </w:rPr>
          <w:t>1</w:t>
        </w:r>
        <w:r w:rsidR="00AD42E8" w:rsidRPr="009A1C03">
          <w:rPr>
            <w:rFonts w:asciiTheme="minorEastAsia" w:eastAsiaTheme="minorEastAsia" w:hAnsiTheme="minorEastAsia" w:cs="Times New Roman" w:hint="eastAsia"/>
            <w:highlight w:val="cyan"/>
          </w:rPr>
          <w:t xml:space="preserve">억 </w:t>
        </w:r>
        <w:r w:rsidR="00AD42E8" w:rsidRPr="009A1C03">
          <w:rPr>
            <w:rFonts w:asciiTheme="minorEastAsia" w:eastAsiaTheme="minorEastAsia" w:hAnsiTheme="minorEastAsia" w:cs="Times New Roman"/>
            <w:highlight w:val="cyan"/>
          </w:rPr>
          <w:t>5</w:t>
        </w:r>
        <w:r w:rsidR="00AD42E8" w:rsidRPr="009A1C03">
          <w:rPr>
            <w:rFonts w:asciiTheme="minorEastAsia" w:eastAsiaTheme="minorEastAsia" w:hAnsiTheme="minorEastAsia" w:cs="Times New Roman" w:hint="eastAsia"/>
            <w:highlight w:val="cyan"/>
          </w:rPr>
          <w:t>천만원 이하의 벌금,</w:t>
        </w:r>
        <w:r w:rsidR="00AD42E8" w:rsidRPr="009A1C03">
          <w:rPr>
            <w:rFonts w:asciiTheme="minorEastAsia" w:eastAsiaTheme="minorEastAsia" w:hAnsiTheme="minorEastAsia" w:cs="Times New Roman"/>
            <w:highlight w:val="cyan"/>
          </w:rPr>
          <w:t xml:space="preserve"> </w:t>
        </w:r>
        <w:r w:rsidR="00AD42E8" w:rsidRPr="009A1C03">
          <w:rPr>
            <w:rFonts w:asciiTheme="minorEastAsia" w:eastAsiaTheme="minorEastAsia" w:hAnsiTheme="minorEastAsia" w:cs="Times New Roman" w:hint="eastAsia"/>
            <w:highlight w:val="cyan"/>
          </w:rPr>
          <w:t>시정조치,</w:t>
        </w:r>
        <w:r w:rsidR="00AD42E8" w:rsidRPr="009A1C03">
          <w:rPr>
            <w:rFonts w:asciiTheme="minorEastAsia" w:eastAsiaTheme="minorEastAsia" w:hAnsiTheme="minorEastAsia" w:cs="Times New Roman"/>
            <w:highlight w:val="cyan"/>
          </w:rPr>
          <w:t xml:space="preserve"> </w:t>
        </w:r>
        <w:r w:rsidR="00AD42E8" w:rsidRPr="009A1C03">
          <w:rPr>
            <w:rFonts w:asciiTheme="minorEastAsia" w:eastAsiaTheme="minorEastAsia" w:hAnsiTheme="minorEastAsia" w:cs="Times New Roman" w:hint="eastAsia"/>
            <w:highlight w:val="cyan"/>
          </w:rPr>
          <w:t>과징금 부과처분의 대상이 될 수 있음(표시광고법 제7조,</w:t>
        </w:r>
        <w:r w:rsidR="00AD42E8" w:rsidRPr="009A1C03">
          <w:rPr>
            <w:rFonts w:asciiTheme="minorEastAsia" w:eastAsiaTheme="minorEastAsia" w:hAnsiTheme="minorEastAsia" w:cs="Times New Roman"/>
            <w:highlight w:val="cyan"/>
          </w:rPr>
          <w:t xml:space="preserve"> </w:t>
        </w:r>
        <w:r w:rsidR="00AD42E8" w:rsidRPr="009A1C03">
          <w:rPr>
            <w:rFonts w:asciiTheme="minorEastAsia" w:eastAsiaTheme="minorEastAsia" w:hAnsiTheme="minorEastAsia" w:cs="Times New Roman" w:hint="eastAsia"/>
            <w:highlight w:val="cyan"/>
          </w:rPr>
          <w:t>제</w:t>
        </w:r>
        <w:r w:rsidR="00AD42E8" w:rsidRPr="009A1C03">
          <w:rPr>
            <w:rFonts w:asciiTheme="minorEastAsia" w:eastAsiaTheme="minorEastAsia" w:hAnsiTheme="minorEastAsia" w:cs="Times New Roman"/>
            <w:highlight w:val="cyan"/>
          </w:rPr>
          <w:t>9</w:t>
        </w:r>
        <w:r w:rsidR="00AD42E8" w:rsidRPr="009A1C03">
          <w:rPr>
            <w:rFonts w:asciiTheme="minorEastAsia" w:eastAsiaTheme="minorEastAsia" w:hAnsiTheme="minorEastAsia" w:cs="Times New Roman" w:hint="eastAsia"/>
            <w:highlight w:val="cyan"/>
          </w:rPr>
          <w:t>조,</w:t>
        </w:r>
        <w:r w:rsidR="00AD42E8" w:rsidRPr="009A1C03">
          <w:rPr>
            <w:rFonts w:asciiTheme="minorEastAsia" w:eastAsiaTheme="minorEastAsia" w:hAnsiTheme="minorEastAsia" w:cs="Times New Roman"/>
            <w:highlight w:val="cyan"/>
          </w:rPr>
          <w:t xml:space="preserve"> </w:t>
        </w:r>
        <w:r w:rsidR="00AD42E8" w:rsidRPr="009A1C03">
          <w:rPr>
            <w:rFonts w:asciiTheme="minorEastAsia" w:eastAsiaTheme="minorEastAsia" w:hAnsiTheme="minorEastAsia" w:cs="Times New Roman" w:hint="eastAsia"/>
            <w:highlight w:val="cyan"/>
          </w:rPr>
          <w:t>제</w:t>
        </w:r>
        <w:r w:rsidR="00AD42E8" w:rsidRPr="009A1C03">
          <w:rPr>
            <w:rFonts w:asciiTheme="minorEastAsia" w:eastAsiaTheme="minorEastAsia" w:hAnsiTheme="minorEastAsia" w:cs="Times New Roman"/>
            <w:highlight w:val="cyan"/>
          </w:rPr>
          <w:t>17</w:t>
        </w:r>
        <w:r w:rsidR="00AD42E8" w:rsidRPr="009A1C03">
          <w:rPr>
            <w:rFonts w:asciiTheme="minorEastAsia" w:eastAsiaTheme="minorEastAsia" w:hAnsiTheme="minorEastAsia" w:cs="Times New Roman" w:hint="eastAsia"/>
            <w:highlight w:val="cyan"/>
          </w:rPr>
          <w:t>조</w:t>
        </w:r>
        <w:r w:rsidR="00751032" w:rsidRPr="009A1C03">
          <w:rPr>
            <w:rFonts w:asciiTheme="minorEastAsia" w:eastAsiaTheme="minorEastAsia" w:hAnsiTheme="minorEastAsia" w:cs="Times New Roman" w:hint="eastAsia"/>
            <w:highlight w:val="cyan"/>
          </w:rPr>
          <w:t>)</w:t>
        </w:r>
        <w:r w:rsidR="00D54D53" w:rsidRPr="009A1C03">
          <w:rPr>
            <w:rFonts w:asciiTheme="minorEastAsia" w:eastAsiaTheme="minorEastAsia" w:hAnsiTheme="minorEastAsia" w:cs="Times New Roman"/>
            <w:highlight w:val="cyan"/>
          </w:rPr>
          <w:t>.</w:t>
        </w:r>
      </w:ins>
    </w:p>
    <w:p w14:paraId="0FFE0185" w14:textId="77777777" w:rsidR="00B766D0" w:rsidRPr="009A1C03" w:rsidRDefault="00D54D53" w:rsidP="00FF0871">
      <w:pPr>
        <w:pStyle w:val="a5"/>
        <w:numPr>
          <w:ilvl w:val="0"/>
          <w:numId w:val="7"/>
        </w:numPr>
        <w:wordWrap/>
        <w:spacing w:line="360" w:lineRule="atLeast"/>
        <w:ind w:leftChars="0" w:left="1761"/>
        <w:contextualSpacing/>
        <w:rPr>
          <w:ins w:id="32" w:author="만든 이"/>
          <w:rFonts w:asciiTheme="minorEastAsia" w:eastAsiaTheme="minorEastAsia" w:hAnsiTheme="minorEastAsia" w:cs="Times New Roman"/>
          <w:highlight w:val="cyan"/>
        </w:rPr>
      </w:pPr>
      <w:ins w:id="33" w:author="만든 이">
        <w:r w:rsidRPr="009A1C03">
          <w:rPr>
            <w:rFonts w:asciiTheme="minorEastAsia" w:eastAsiaTheme="minorEastAsia" w:hAnsiTheme="minorEastAsia" w:cs="Times New Roman" w:hint="eastAsia"/>
            <w:highlight w:val="cyan"/>
          </w:rPr>
          <w:t>나아가,</w:t>
        </w:r>
        <w:r w:rsidRPr="009A1C03">
          <w:rPr>
            <w:rFonts w:asciiTheme="minorEastAsia" w:eastAsiaTheme="minorEastAsia" w:hAnsiTheme="minorEastAsia" w:cs="Times New Roman"/>
            <w:highlight w:val="cyan"/>
          </w:rPr>
          <w:t xml:space="preserve"> </w:t>
        </w:r>
        <w:r w:rsidRPr="009A1C03">
          <w:rPr>
            <w:rFonts w:asciiTheme="minorEastAsia" w:eastAsiaTheme="minorEastAsia" w:hAnsiTheme="minorEastAsia" w:cs="Times New Roman" w:hint="eastAsia"/>
            <w:highlight w:val="cyan"/>
          </w:rPr>
          <w:t>누구든지</w:t>
        </w:r>
        <w:r w:rsidR="008C4D0D" w:rsidRPr="009A1C03">
          <w:rPr>
            <w:rFonts w:asciiTheme="minorEastAsia" w:eastAsiaTheme="minorEastAsia" w:hAnsiTheme="minorEastAsia" w:cs="Times New Roman" w:hint="eastAsia"/>
            <w:highlight w:val="cyan"/>
          </w:rPr>
          <w:t xml:space="preserve"> </w:t>
        </w:r>
        <w:del w:id="34" w:author="만든 이">
          <w:r w:rsidRPr="009A1C03" w:rsidDel="008C4D0D">
            <w:rPr>
              <w:rFonts w:asciiTheme="minorEastAsia" w:eastAsiaTheme="minorEastAsia" w:hAnsiTheme="minorEastAsia" w:cs="Times New Roman" w:hint="eastAsia"/>
              <w:highlight w:val="cyan"/>
            </w:rPr>
            <w:delText xml:space="preserve"> </w:delText>
          </w:r>
        </w:del>
        <w:r w:rsidRPr="009A1C03">
          <w:rPr>
            <w:rFonts w:asciiTheme="minorEastAsia" w:eastAsiaTheme="minorEastAsia" w:hAnsiTheme="minorEastAsia" w:cs="Times New Roman" w:hint="eastAsia"/>
            <w:highlight w:val="cyan"/>
          </w:rPr>
          <w:t>의약품</w:t>
        </w:r>
        <w:r w:rsidR="008C4D0D" w:rsidRPr="009A1C03">
          <w:rPr>
            <w:rFonts w:asciiTheme="minorEastAsia" w:eastAsiaTheme="minorEastAsia" w:hAnsiTheme="minorEastAsia" w:cs="Times New Roman" w:hint="eastAsia"/>
            <w:highlight w:val="cyan"/>
          </w:rPr>
          <w:t>(동물용 의약품을 포함)</w:t>
        </w:r>
        <w:r w:rsidRPr="009A1C03">
          <w:rPr>
            <w:rFonts w:asciiTheme="minorEastAsia" w:eastAsiaTheme="minorEastAsia" w:hAnsiTheme="minorEastAsia" w:cs="Times New Roman" w:hint="eastAsia"/>
            <w:highlight w:val="cyan"/>
          </w:rPr>
          <w:t xml:space="preserve">이 아닌 것을 </w:t>
        </w:r>
        <w:proofErr w:type="spellStart"/>
        <w:r w:rsidRPr="009A1C03">
          <w:rPr>
            <w:rFonts w:asciiTheme="minorEastAsia" w:eastAsiaTheme="minorEastAsia" w:hAnsiTheme="minorEastAsia" w:cs="Times New Roman" w:hint="eastAsia"/>
            <w:highlight w:val="cyan"/>
          </w:rPr>
          <w:t>용기·포장</w:t>
        </w:r>
        <w:proofErr w:type="spellEnd"/>
        <w:r w:rsidRPr="009A1C03">
          <w:rPr>
            <w:rFonts w:asciiTheme="minorEastAsia" w:eastAsiaTheme="minorEastAsia" w:hAnsiTheme="minorEastAsia" w:cs="Times New Roman" w:hint="eastAsia"/>
            <w:highlight w:val="cyan"/>
          </w:rPr>
          <w:t xml:space="preserve"> 또는 첨부 문서에 의학적 </w:t>
        </w:r>
        <w:proofErr w:type="spellStart"/>
        <w:r w:rsidRPr="009A1C03">
          <w:rPr>
            <w:rFonts w:asciiTheme="minorEastAsia" w:eastAsiaTheme="minorEastAsia" w:hAnsiTheme="minorEastAsia" w:cs="Times New Roman" w:hint="eastAsia"/>
            <w:highlight w:val="cyan"/>
          </w:rPr>
          <w:t>효능·효과</w:t>
        </w:r>
        <w:proofErr w:type="spellEnd"/>
        <w:r w:rsidRPr="009A1C03">
          <w:rPr>
            <w:rFonts w:asciiTheme="minorEastAsia" w:eastAsiaTheme="minorEastAsia" w:hAnsiTheme="minorEastAsia" w:cs="Times New Roman" w:hint="eastAsia"/>
            <w:highlight w:val="cyan"/>
          </w:rPr>
          <w:t xml:space="preserve"> 등이 있는 것으로 오인될 우려가 있는 표시를 하거나 이와 같은 내용의 광고를 하여서는 아니 되며,</w:t>
        </w:r>
        <w:r w:rsidRPr="009A1C03">
          <w:rPr>
            <w:rFonts w:asciiTheme="minorEastAsia" w:eastAsiaTheme="minorEastAsia" w:hAnsiTheme="minorEastAsia" w:cs="Times New Roman"/>
            <w:highlight w:val="cyan"/>
          </w:rPr>
          <w:t xml:space="preserve"> </w:t>
        </w:r>
        <w:r w:rsidRPr="009A1C03">
          <w:rPr>
            <w:rFonts w:asciiTheme="minorEastAsia" w:eastAsiaTheme="minorEastAsia" w:hAnsiTheme="minorEastAsia" w:cs="Times New Roman" w:hint="eastAsia"/>
            <w:highlight w:val="cyan"/>
          </w:rPr>
          <w:t>이를 판매하거나 판매할 목적으로 진열하여서도 아니</w:t>
        </w:r>
        <w:r w:rsidR="00B32AA4" w:rsidRPr="009A1C03">
          <w:rPr>
            <w:rFonts w:asciiTheme="minorEastAsia" w:eastAsiaTheme="minorEastAsia" w:hAnsiTheme="minorEastAsia" w:cs="Times New Roman" w:hint="eastAsia"/>
            <w:highlight w:val="cyan"/>
          </w:rPr>
          <w:t xml:space="preserve"> 되고</w:t>
        </w:r>
        <w:del w:id="35" w:author="만든 이">
          <w:r w:rsidR="0007307E" w:rsidRPr="009A1C03" w:rsidDel="00B32AA4">
            <w:rPr>
              <w:rFonts w:asciiTheme="minorEastAsia" w:eastAsiaTheme="minorEastAsia" w:hAnsiTheme="minorEastAsia" w:cs="Times New Roman" w:hint="eastAsia"/>
              <w:highlight w:val="cyan"/>
            </w:rPr>
            <w:delText>되며</w:delText>
          </w:r>
        </w:del>
        <w:r w:rsidR="0007307E" w:rsidRPr="009A1C03">
          <w:rPr>
            <w:rFonts w:asciiTheme="minorEastAsia" w:eastAsiaTheme="minorEastAsia" w:hAnsiTheme="minorEastAsia" w:cs="Times New Roman" w:hint="eastAsia"/>
            <w:highlight w:val="cyan"/>
          </w:rPr>
          <w:t>,</w:t>
        </w:r>
        <w:r w:rsidR="0007307E" w:rsidRPr="009A1C03">
          <w:rPr>
            <w:rFonts w:asciiTheme="minorEastAsia" w:eastAsiaTheme="minorEastAsia" w:hAnsiTheme="minorEastAsia" w:cs="Times New Roman"/>
            <w:highlight w:val="cyan"/>
          </w:rPr>
          <w:t xml:space="preserve"> </w:t>
        </w:r>
        <w:r w:rsidR="0007307E" w:rsidRPr="009A1C03">
          <w:rPr>
            <w:rFonts w:asciiTheme="minorEastAsia" w:eastAsiaTheme="minorEastAsia" w:hAnsiTheme="minorEastAsia" w:cs="Times New Roman" w:hint="eastAsia"/>
            <w:highlight w:val="cyan"/>
          </w:rPr>
          <w:t xml:space="preserve">이를 위반할 경우 </w:t>
        </w:r>
        <w:r w:rsidR="0007307E" w:rsidRPr="009A1C03">
          <w:rPr>
            <w:rFonts w:asciiTheme="minorEastAsia" w:eastAsiaTheme="minorEastAsia" w:hAnsiTheme="minorEastAsia" w:cs="Times New Roman"/>
            <w:highlight w:val="cyan"/>
          </w:rPr>
          <w:t>5</w:t>
        </w:r>
        <w:r w:rsidR="0007307E" w:rsidRPr="009A1C03">
          <w:rPr>
            <w:rFonts w:asciiTheme="minorEastAsia" w:eastAsiaTheme="minorEastAsia" w:hAnsiTheme="minorEastAsia" w:cs="Times New Roman" w:hint="eastAsia"/>
            <w:highlight w:val="cyan"/>
          </w:rPr>
          <w:t xml:space="preserve">년 이하의 징역 또는 </w:t>
        </w:r>
        <w:r w:rsidR="0007307E" w:rsidRPr="009A1C03">
          <w:rPr>
            <w:rFonts w:asciiTheme="minorEastAsia" w:eastAsiaTheme="minorEastAsia" w:hAnsiTheme="minorEastAsia" w:cs="Times New Roman"/>
            <w:highlight w:val="cyan"/>
          </w:rPr>
          <w:t>5</w:t>
        </w:r>
        <w:r w:rsidR="0007307E" w:rsidRPr="009A1C03">
          <w:rPr>
            <w:rFonts w:asciiTheme="minorEastAsia" w:eastAsiaTheme="minorEastAsia" w:hAnsiTheme="minorEastAsia" w:cs="Times New Roman" w:hint="eastAsia"/>
            <w:highlight w:val="cyan"/>
          </w:rPr>
          <w:t>천만원 이하의 벌금에 처해질 수 있음</w:t>
        </w:r>
        <w:del w:id="36" w:author="만든 이">
          <w:r w:rsidRPr="009A1C03" w:rsidDel="0007307E">
            <w:rPr>
              <w:rFonts w:asciiTheme="minorEastAsia" w:eastAsiaTheme="minorEastAsia" w:hAnsiTheme="minorEastAsia" w:cs="Times New Roman" w:hint="eastAsia"/>
              <w:highlight w:val="cyan"/>
            </w:rPr>
            <w:delText>됨</w:delText>
          </w:r>
        </w:del>
        <w:r w:rsidRPr="009A1C03">
          <w:rPr>
            <w:rFonts w:asciiTheme="minorEastAsia" w:eastAsiaTheme="minorEastAsia" w:hAnsiTheme="minorEastAsia" w:cs="Times New Roman" w:hint="eastAsia"/>
            <w:highlight w:val="cyan"/>
          </w:rPr>
          <w:t>(약사법 제6</w:t>
        </w:r>
        <w:r w:rsidRPr="009A1C03">
          <w:rPr>
            <w:rFonts w:asciiTheme="minorEastAsia" w:eastAsiaTheme="minorEastAsia" w:hAnsiTheme="minorEastAsia" w:cs="Times New Roman"/>
            <w:highlight w:val="cyan"/>
          </w:rPr>
          <w:t>1</w:t>
        </w:r>
        <w:r w:rsidRPr="009A1C03">
          <w:rPr>
            <w:rFonts w:asciiTheme="minorEastAsia" w:eastAsiaTheme="minorEastAsia" w:hAnsiTheme="minorEastAsia" w:cs="Times New Roman" w:hint="eastAsia"/>
            <w:highlight w:val="cyan"/>
          </w:rPr>
          <w:t>조</w:t>
        </w:r>
        <w:r w:rsidR="0007307E" w:rsidRPr="009A1C03">
          <w:rPr>
            <w:rFonts w:asciiTheme="minorEastAsia" w:eastAsiaTheme="minorEastAsia" w:hAnsiTheme="minorEastAsia" w:cs="Times New Roman" w:hint="eastAsia"/>
            <w:highlight w:val="cyan"/>
          </w:rPr>
          <w:t>, 제93조</w:t>
        </w:r>
        <w:r w:rsidRPr="009A1C03">
          <w:rPr>
            <w:rFonts w:asciiTheme="minorEastAsia" w:eastAsiaTheme="minorEastAsia" w:hAnsiTheme="minorEastAsia" w:cs="Times New Roman" w:hint="eastAsia"/>
            <w:highlight w:val="cyan"/>
          </w:rPr>
          <w:t>)</w:t>
        </w:r>
        <w:r w:rsidR="008C4D0D" w:rsidRPr="009A1C03">
          <w:rPr>
            <w:rFonts w:asciiTheme="minorEastAsia" w:eastAsiaTheme="minorEastAsia" w:hAnsiTheme="minorEastAsia" w:cs="Times New Roman"/>
            <w:highlight w:val="cyan"/>
          </w:rPr>
          <w:t xml:space="preserve">. </w:t>
        </w:r>
        <w:del w:id="37" w:author="만든 이">
          <w:r w:rsidR="00AD42E8" w:rsidRPr="009A1C03" w:rsidDel="00D54D53">
            <w:rPr>
              <w:rFonts w:asciiTheme="minorEastAsia" w:eastAsiaTheme="minorEastAsia" w:hAnsiTheme="minorEastAsia" w:cs="Times New Roman" w:hint="eastAsia"/>
              <w:highlight w:val="cyan"/>
            </w:rPr>
            <w:delText>.</w:delText>
          </w:r>
          <w:r w:rsidR="00AD42E8" w:rsidRPr="009A1C03" w:rsidDel="00D54D53">
            <w:rPr>
              <w:rFonts w:asciiTheme="minorEastAsia" w:eastAsiaTheme="minorEastAsia" w:hAnsiTheme="minorEastAsia" w:cs="Times New Roman"/>
              <w:highlight w:val="cyan"/>
            </w:rPr>
            <w:delText xml:space="preserve"> </w:delText>
          </w:r>
          <w:r w:rsidR="005C0040" w:rsidRPr="009A1C03" w:rsidDel="00AD42E8">
            <w:rPr>
              <w:rFonts w:asciiTheme="minorEastAsia" w:eastAsiaTheme="minorEastAsia" w:hAnsiTheme="minorEastAsia" w:cs="Times New Roman" w:hint="eastAsia"/>
              <w:highlight w:val="cyan"/>
            </w:rPr>
            <w:delText>음.</w:delText>
          </w:r>
          <w:r w:rsidR="005C0040" w:rsidRPr="009A1C03" w:rsidDel="00AD42E8">
            <w:rPr>
              <w:rFonts w:asciiTheme="minorEastAsia" w:eastAsiaTheme="minorEastAsia" w:hAnsiTheme="minorEastAsia" w:cs="Times New Roman"/>
              <w:highlight w:val="cyan"/>
            </w:rPr>
            <w:delText xml:space="preserve"> </w:delText>
          </w:r>
        </w:del>
      </w:ins>
    </w:p>
    <w:p w14:paraId="0FFE0186" w14:textId="77777777" w:rsidR="001D6E0E" w:rsidRPr="009A1C03" w:rsidRDefault="001D6E0E" w:rsidP="00FF0871">
      <w:pPr>
        <w:pStyle w:val="a5"/>
        <w:numPr>
          <w:ilvl w:val="0"/>
          <w:numId w:val="7"/>
        </w:numPr>
        <w:wordWrap/>
        <w:spacing w:line="360" w:lineRule="atLeast"/>
        <w:ind w:leftChars="0" w:left="1761"/>
        <w:contextualSpacing/>
        <w:rPr>
          <w:ins w:id="38" w:author="만든 이"/>
          <w:rFonts w:asciiTheme="minorEastAsia" w:eastAsiaTheme="minorEastAsia" w:hAnsiTheme="minorEastAsia" w:cs="Times New Roman"/>
          <w:highlight w:val="cyan"/>
        </w:rPr>
      </w:pPr>
      <w:ins w:id="39" w:author="만든 이">
        <w:r w:rsidRPr="009A1C03">
          <w:rPr>
            <w:rFonts w:asciiTheme="minorEastAsia" w:eastAsiaTheme="minorEastAsia" w:hAnsiTheme="minorEastAsia" w:cs="Times New Roman" w:hint="eastAsia"/>
            <w:highlight w:val="cyan"/>
          </w:rPr>
          <w:t>한편,</w:t>
        </w:r>
        <w:r w:rsidRPr="009A1C03">
          <w:rPr>
            <w:rFonts w:asciiTheme="minorEastAsia" w:eastAsiaTheme="minorEastAsia" w:hAnsiTheme="minorEastAsia" w:cs="Times New Roman"/>
            <w:highlight w:val="cyan"/>
          </w:rPr>
          <w:t xml:space="preserve"> </w:t>
        </w:r>
        <w:r w:rsidRPr="009A1C03">
          <w:rPr>
            <w:rFonts w:asciiTheme="minorEastAsia" w:eastAsiaTheme="minorEastAsia" w:hAnsiTheme="minorEastAsia" w:cs="Times New Roman" w:hint="eastAsia"/>
            <w:highlight w:val="cyan"/>
          </w:rPr>
          <w:t xml:space="preserve">국립농산물품질관리원은 2021. </w:t>
        </w:r>
        <w:r w:rsidRPr="009A1C03">
          <w:rPr>
            <w:rFonts w:asciiTheme="minorEastAsia" w:eastAsiaTheme="minorEastAsia" w:hAnsiTheme="minorEastAsia" w:cs="Times New Roman"/>
            <w:highlight w:val="cyan"/>
          </w:rPr>
          <w:t xml:space="preserve">3. 18. </w:t>
        </w:r>
        <w:r w:rsidRPr="009A1C03">
          <w:rPr>
            <w:rFonts w:asciiTheme="minorEastAsia" w:eastAsiaTheme="minorEastAsia" w:hAnsiTheme="minorEastAsia" w:cs="Times New Roman" w:hint="eastAsia"/>
            <w:highlight w:val="cyan"/>
          </w:rPr>
          <w:t>보도자료를 통해 반려동물 사료의 안전성과 품질에 대한 관리를 강화할 것이며,</w:t>
        </w:r>
        <w:r w:rsidRPr="009A1C03">
          <w:rPr>
            <w:rFonts w:asciiTheme="minorEastAsia" w:eastAsiaTheme="minorEastAsia" w:hAnsiTheme="minorEastAsia" w:cs="Times New Roman"/>
            <w:highlight w:val="cyan"/>
          </w:rPr>
          <w:t xml:space="preserve"> </w:t>
        </w:r>
        <w:r w:rsidRPr="009A1C03">
          <w:rPr>
            <w:rFonts w:asciiTheme="minorEastAsia" w:eastAsiaTheme="minorEastAsia" w:hAnsiTheme="minorEastAsia" w:cs="Times New Roman" w:hint="eastAsia"/>
            <w:highlight w:val="cyan"/>
          </w:rPr>
          <w:t>온라인 판매 반려동물 표시사항을 집중 점검하고</w:t>
        </w:r>
        <w:r w:rsidRPr="009A1C03">
          <w:rPr>
            <w:rFonts w:asciiTheme="minorEastAsia" w:eastAsiaTheme="minorEastAsia" w:hAnsiTheme="minorEastAsia" w:cs="Times New Roman"/>
            <w:highlight w:val="cyan"/>
          </w:rPr>
          <w:t xml:space="preserve">, </w:t>
        </w:r>
        <w:r w:rsidRPr="009A1C03">
          <w:rPr>
            <w:rFonts w:asciiTheme="minorEastAsia" w:eastAsiaTheme="minorEastAsia" w:hAnsiTheme="minorEastAsia" w:cs="Times New Roman" w:hint="eastAsia"/>
            <w:highlight w:val="cyan"/>
          </w:rPr>
          <w:t>허위 표시 등 위반 사항에 대해서는 관련법에 따라 엄중하게 처벌할 것이라고 한 바 있음.</w:t>
        </w:r>
        <w:r w:rsidRPr="009A1C03">
          <w:rPr>
            <w:rFonts w:asciiTheme="minorEastAsia" w:eastAsiaTheme="minorEastAsia" w:hAnsiTheme="minorEastAsia" w:cs="Times New Roman"/>
            <w:highlight w:val="cyan"/>
          </w:rPr>
          <w:t xml:space="preserve"> </w:t>
        </w:r>
        <w:r w:rsidRPr="009A1C03">
          <w:rPr>
            <w:rFonts w:asciiTheme="minorEastAsia" w:eastAsiaTheme="minorEastAsia" w:hAnsiTheme="minorEastAsia" w:cs="Times New Roman" w:hint="eastAsia"/>
            <w:highlight w:val="cyan"/>
          </w:rPr>
          <w:t>특히,</w:t>
        </w:r>
        <w:r w:rsidRPr="009A1C03">
          <w:rPr>
            <w:rFonts w:asciiTheme="minorEastAsia" w:eastAsiaTheme="minorEastAsia" w:hAnsiTheme="minorEastAsia" w:cs="Times New Roman"/>
            <w:highlight w:val="cyan"/>
          </w:rPr>
          <w:t xml:space="preserve"> 2020</w:t>
        </w:r>
        <w:r w:rsidRPr="009A1C03">
          <w:rPr>
            <w:rFonts w:asciiTheme="minorEastAsia" w:eastAsiaTheme="minorEastAsia" w:hAnsiTheme="minorEastAsia" w:cs="Times New Roman" w:hint="eastAsia"/>
            <w:highlight w:val="cyan"/>
          </w:rPr>
          <w:t xml:space="preserve">년까지는 오프라인 매장에서 판매되는 제품에 대해 성분등록번호 등 </w:t>
        </w:r>
        <w:r w:rsidRPr="009A1C03">
          <w:rPr>
            <w:rFonts w:asciiTheme="minorEastAsia" w:eastAsiaTheme="minorEastAsia" w:hAnsiTheme="minorEastAsia" w:cs="Times New Roman"/>
            <w:highlight w:val="cyan"/>
          </w:rPr>
          <w:t>12</w:t>
        </w:r>
        <w:r w:rsidRPr="009A1C03">
          <w:rPr>
            <w:rFonts w:asciiTheme="minorEastAsia" w:eastAsiaTheme="minorEastAsia" w:hAnsiTheme="minorEastAsia" w:cs="Times New Roman" w:hint="eastAsia"/>
            <w:highlight w:val="cyan"/>
          </w:rPr>
          <w:t>개 의무표시사항을 위주로 점검해 왔으나,</w:t>
        </w:r>
        <w:r w:rsidRPr="009A1C03">
          <w:rPr>
            <w:rFonts w:asciiTheme="minorEastAsia" w:eastAsiaTheme="minorEastAsia" w:hAnsiTheme="minorEastAsia" w:cs="Times New Roman"/>
            <w:highlight w:val="cyan"/>
          </w:rPr>
          <w:t xml:space="preserve"> </w:t>
        </w:r>
        <w:r w:rsidRPr="009A1C03">
          <w:rPr>
            <w:rFonts w:asciiTheme="minorEastAsia" w:eastAsiaTheme="minorEastAsia" w:hAnsiTheme="minorEastAsia" w:cs="Times New Roman" w:hint="eastAsia"/>
            <w:highlight w:val="cyan"/>
          </w:rPr>
          <w:t>2021년부터는 오픈마켓,</w:t>
        </w:r>
        <w:r w:rsidRPr="009A1C03">
          <w:rPr>
            <w:rFonts w:asciiTheme="minorEastAsia" w:eastAsiaTheme="minorEastAsia" w:hAnsiTheme="minorEastAsia" w:cs="Times New Roman"/>
            <w:highlight w:val="cyan"/>
          </w:rPr>
          <w:t xml:space="preserve"> </w:t>
        </w:r>
        <w:r w:rsidRPr="009A1C03">
          <w:rPr>
            <w:rFonts w:asciiTheme="minorEastAsia" w:eastAsiaTheme="minorEastAsia" w:hAnsiTheme="minorEastAsia" w:cs="Times New Roman" w:hint="eastAsia"/>
            <w:highlight w:val="cyan"/>
          </w:rPr>
          <w:t>온라인 쇼핑몰 등을 통해 판매되는 제품에 대해 허위 광고 표시 등을 집중 점검할 계획이라고 함.</w:t>
        </w:r>
        <w:r w:rsidRPr="009A1C03">
          <w:rPr>
            <w:rFonts w:asciiTheme="minorEastAsia" w:eastAsiaTheme="minorEastAsia" w:hAnsiTheme="minorEastAsia" w:cs="Times New Roman"/>
            <w:highlight w:val="cyan"/>
          </w:rPr>
          <w:t xml:space="preserve"> </w:t>
        </w:r>
        <w:r w:rsidR="008D7B45" w:rsidRPr="009A1C03">
          <w:rPr>
            <w:rFonts w:asciiTheme="minorEastAsia" w:eastAsiaTheme="minorEastAsia" w:hAnsiTheme="minorEastAsia" w:cs="Times New Roman" w:hint="eastAsia"/>
            <w:highlight w:val="cyan"/>
          </w:rPr>
          <w:t>따라서 회사가 판매하는 제품의 표시광고법 준수 여부 및 약사법 준수여부에 대해 확인할 필요 있다고 사료됨.</w:t>
        </w:r>
      </w:ins>
    </w:p>
    <w:p w14:paraId="0FFE0187" w14:textId="77777777" w:rsidR="007404B2" w:rsidRPr="004822BF" w:rsidRDefault="007404B2" w:rsidP="001678E5">
      <w:pPr>
        <w:pStyle w:val="a5"/>
        <w:wordWrap/>
        <w:spacing w:line="360" w:lineRule="atLeast"/>
        <w:ind w:leftChars="0" w:left="720"/>
        <w:contextualSpacing/>
        <w:rPr>
          <w:rFonts w:asciiTheme="minorEastAsia" w:eastAsiaTheme="minorEastAsia" w:hAnsiTheme="minorEastAsia" w:cs="Times New Roman"/>
          <w:b/>
        </w:rPr>
      </w:pPr>
    </w:p>
    <w:p w14:paraId="0FFE0188" w14:textId="77777777" w:rsidR="00F54A97" w:rsidRPr="00156836" w:rsidRDefault="00EB52B0" w:rsidP="001678E5">
      <w:pPr>
        <w:pStyle w:val="a5"/>
        <w:numPr>
          <w:ilvl w:val="0"/>
          <w:numId w:val="1"/>
        </w:numPr>
        <w:wordWrap/>
        <w:spacing w:line="360" w:lineRule="atLeast"/>
        <w:ind w:leftChars="0" w:left="357" w:hanging="357"/>
        <w:contextualSpacing/>
        <w:outlineLvl w:val="0"/>
        <w:rPr>
          <w:rFonts w:asciiTheme="minorEastAsia" w:eastAsiaTheme="minorEastAsia" w:hAnsiTheme="minorEastAsia" w:cs="Times New Roman"/>
          <w:b/>
        </w:rPr>
      </w:pPr>
      <w:r>
        <w:rPr>
          <w:rFonts w:asciiTheme="minorEastAsia" w:eastAsiaTheme="minorEastAsia" w:hAnsiTheme="minorEastAsia" w:cs="Times New Roman" w:hint="eastAsia"/>
          <w:b/>
        </w:rPr>
        <w:t xml:space="preserve">영업 </w:t>
      </w:r>
      <w:r w:rsidR="00F54A97" w:rsidRPr="00156836">
        <w:rPr>
          <w:rFonts w:asciiTheme="minorEastAsia" w:eastAsiaTheme="minorEastAsia" w:hAnsiTheme="minorEastAsia" w:cs="Times New Roman" w:hint="eastAsia"/>
          <w:b/>
        </w:rPr>
        <w:t>계약</w:t>
      </w:r>
      <w:r w:rsidR="00DA004D">
        <w:rPr>
          <w:rFonts w:asciiTheme="minorEastAsia" w:eastAsiaTheme="minorEastAsia" w:hAnsiTheme="minorEastAsia" w:cs="Times New Roman" w:hint="eastAsia"/>
          <w:b/>
        </w:rPr>
        <w:t xml:space="preserve"> (</w:t>
      </w:r>
      <w:r w:rsidR="00394CB5">
        <w:rPr>
          <w:rFonts w:asciiTheme="minorEastAsia" w:eastAsiaTheme="minorEastAsia" w:hAnsiTheme="minorEastAsia" w:cs="Times New Roman" w:hint="eastAsia"/>
          <w:b/>
        </w:rPr>
        <w:t>박동희,</w:t>
      </w:r>
      <w:r w:rsidR="00394CB5" w:rsidRPr="00394CB5">
        <w:rPr>
          <w:rFonts w:asciiTheme="minorEastAsia" w:eastAsiaTheme="minorEastAsia" w:hAnsiTheme="minorEastAsia" w:cs="Times New Roman" w:hint="eastAsia"/>
          <w:b/>
        </w:rPr>
        <w:t xml:space="preserve"> </w:t>
      </w:r>
      <w:r>
        <w:rPr>
          <w:rFonts w:asciiTheme="minorEastAsia" w:eastAsiaTheme="minorEastAsia" w:hAnsiTheme="minorEastAsia" w:cs="Times New Roman" w:hint="eastAsia"/>
          <w:b/>
        </w:rPr>
        <w:t>유소연</w:t>
      </w:r>
      <w:r w:rsidR="00DA004D">
        <w:rPr>
          <w:rFonts w:asciiTheme="minorEastAsia" w:eastAsiaTheme="minorEastAsia" w:hAnsiTheme="minorEastAsia" w:cs="Times New Roman" w:hint="eastAsia"/>
          <w:b/>
        </w:rPr>
        <w:t>)</w:t>
      </w:r>
    </w:p>
    <w:p w14:paraId="0FFE0189" w14:textId="77777777" w:rsidR="00B44355" w:rsidRPr="00423115" w:rsidRDefault="00B44355" w:rsidP="001678E5">
      <w:pPr>
        <w:wordWrap/>
        <w:spacing w:line="360" w:lineRule="atLeast"/>
        <w:contextualSpacing/>
        <w:rPr>
          <w:rFonts w:asciiTheme="minorEastAsia" w:eastAsiaTheme="minorEastAsia" w:hAnsiTheme="minorEastAsia" w:cs="Times New Roman"/>
        </w:rPr>
      </w:pPr>
    </w:p>
    <w:p w14:paraId="0FFE018A" w14:textId="77777777" w:rsidR="00F01F1E" w:rsidRPr="00F31800" w:rsidRDefault="00F01F1E" w:rsidP="001678E5">
      <w:pPr>
        <w:pStyle w:val="a5"/>
        <w:numPr>
          <w:ilvl w:val="0"/>
          <w:numId w:val="9"/>
        </w:numPr>
        <w:wordWrap/>
        <w:spacing w:line="360" w:lineRule="atLeast"/>
        <w:ind w:leftChars="0" w:left="814"/>
        <w:contextualSpacing/>
        <w:rPr>
          <w:rFonts w:asciiTheme="minorEastAsia" w:eastAsiaTheme="minorEastAsia" w:hAnsiTheme="minorEastAsia" w:cs="Times New Roman"/>
          <w:b/>
          <w:highlight w:val="yellow"/>
        </w:rPr>
      </w:pPr>
      <w:r w:rsidRPr="002B5614">
        <w:rPr>
          <w:rFonts w:asciiTheme="minorEastAsia" w:eastAsiaTheme="minorEastAsia" w:hAnsiTheme="minorEastAsia" w:cs="Times New Roman" w:hint="eastAsia"/>
          <w:b/>
          <w:highlight w:val="yellow"/>
        </w:rPr>
        <w:t>개관</w:t>
      </w:r>
    </w:p>
    <w:p w14:paraId="0FFE018B" w14:textId="77777777" w:rsidR="00A14450" w:rsidRPr="00F31800" w:rsidRDefault="00A14450" w:rsidP="00A14450">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 xml:space="preserve">회사는 </w:t>
      </w:r>
      <w:r w:rsidRPr="00F31800">
        <w:rPr>
          <w:rFonts w:asciiTheme="minorEastAsia" w:eastAsiaTheme="minorEastAsia" w:hAnsiTheme="minorEastAsia" w:cs="Times New Roman"/>
          <w:highlight w:val="yellow"/>
        </w:rPr>
        <w:t xml:space="preserve">(1) </w:t>
      </w:r>
      <w:proofErr w:type="spellStart"/>
      <w:r w:rsidRPr="00F31800">
        <w:rPr>
          <w:rFonts w:asciiTheme="minorEastAsia" w:eastAsiaTheme="minorEastAsia" w:hAnsiTheme="minorEastAsia" w:cs="Times New Roman" w:hint="eastAsia"/>
          <w:highlight w:val="yellow"/>
        </w:rPr>
        <w:t>V+</w:t>
      </w:r>
      <w:r w:rsidRPr="00F31800">
        <w:rPr>
          <w:rFonts w:asciiTheme="minorEastAsia" w:eastAsiaTheme="minorEastAsia" w:hAnsiTheme="minorEastAsia" w:cs="Times New Roman"/>
          <w:highlight w:val="yellow"/>
        </w:rPr>
        <w:t>Lab</w:t>
      </w:r>
      <w:proofErr w:type="spellEnd"/>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브랜드로 </w:t>
      </w:r>
      <w:proofErr w:type="spellStart"/>
      <w:r w:rsidRPr="00F31800">
        <w:rPr>
          <w:rFonts w:asciiTheme="minorEastAsia" w:eastAsiaTheme="minorEastAsia" w:hAnsiTheme="minorEastAsia" w:cs="Times New Roman" w:hint="eastAsia"/>
          <w:highlight w:val="yellow"/>
        </w:rPr>
        <w:t>반려견</w:t>
      </w:r>
      <w:proofErr w:type="spellEnd"/>
      <w:r w:rsidRPr="00F31800">
        <w:rPr>
          <w:rFonts w:asciiTheme="minorEastAsia" w:eastAsiaTheme="minorEastAsia" w:hAnsiTheme="minorEastAsia" w:cs="Times New Roman" w:hint="eastAsia"/>
          <w:highlight w:val="yellow"/>
        </w:rPr>
        <w:t xml:space="preserve"> 간식,</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사료,</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건강기능식품(영양제)</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등을 </w:t>
      </w:r>
      <w:r w:rsidRPr="00F31800">
        <w:rPr>
          <w:rFonts w:asciiTheme="minorEastAsia" w:eastAsiaTheme="minorEastAsia" w:hAnsiTheme="minorEastAsia" w:cs="Times New Roman"/>
          <w:highlight w:val="yellow"/>
        </w:rPr>
        <w:t xml:space="preserve">OEM </w:t>
      </w:r>
      <w:r w:rsidRPr="00F31800">
        <w:rPr>
          <w:rFonts w:asciiTheme="minorEastAsia" w:eastAsiaTheme="minorEastAsia" w:hAnsiTheme="minorEastAsia" w:cs="Times New Roman" w:hint="eastAsia"/>
          <w:highlight w:val="yellow"/>
        </w:rPr>
        <w:t>방식으로 생산,</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판매하는 사업,</w:t>
      </w:r>
      <w:r w:rsidRPr="00F31800">
        <w:rPr>
          <w:rFonts w:asciiTheme="minorEastAsia" w:eastAsiaTheme="minorEastAsia" w:hAnsiTheme="minorEastAsia" w:cs="Times New Roman"/>
          <w:highlight w:val="yellow"/>
        </w:rPr>
        <w:t xml:space="preserve"> (2)</w:t>
      </w:r>
      <w:r w:rsidRPr="00F31800">
        <w:rPr>
          <w:rFonts w:asciiTheme="minorEastAsia" w:eastAsiaTheme="minorEastAsia" w:hAnsiTheme="minorEastAsia" w:cs="Times New Roman" w:hint="eastAsia"/>
          <w:highlight w:val="yellow"/>
        </w:rPr>
        <w:t xml:space="preserve"> 주식회사 </w:t>
      </w:r>
      <w:proofErr w:type="spellStart"/>
      <w:r w:rsidRPr="00F31800">
        <w:rPr>
          <w:rFonts w:asciiTheme="minorEastAsia" w:eastAsiaTheme="minorEastAsia" w:hAnsiTheme="minorEastAsia" w:cs="Times New Roman" w:hint="eastAsia"/>
          <w:highlight w:val="yellow"/>
        </w:rPr>
        <w:t>아람휴비스를</w:t>
      </w:r>
      <w:proofErr w:type="spellEnd"/>
      <w:r w:rsidRPr="00F31800">
        <w:rPr>
          <w:rFonts w:asciiTheme="minorEastAsia" w:eastAsiaTheme="minorEastAsia" w:hAnsiTheme="minorEastAsia" w:cs="Times New Roman" w:hint="eastAsia"/>
          <w:highlight w:val="yellow"/>
        </w:rPr>
        <w:t xml:space="preserve"> 통해 </w:t>
      </w:r>
      <w:proofErr w:type="spellStart"/>
      <w:r w:rsidRPr="00F31800">
        <w:rPr>
          <w:rFonts w:asciiTheme="minorEastAsia" w:eastAsiaTheme="minorEastAsia" w:hAnsiTheme="minorEastAsia" w:cs="Times New Roman" w:hint="eastAsia"/>
          <w:highlight w:val="yellow"/>
        </w:rPr>
        <w:t>펫닥</w:t>
      </w:r>
      <w:proofErr w:type="spellEnd"/>
      <w:r w:rsidRPr="00F31800">
        <w:rPr>
          <w:rFonts w:asciiTheme="minorEastAsia" w:eastAsiaTheme="minorEastAsia" w:hAnsiTheme="minorEastAsia" w:cs="Times New Roman" w:hint="eastAsia"/>
          <w:highlight w:val="yellow"/>
        </w:rPr>
        <w:t xml:space="preserve"> 스캐너를 </w:t>
      </w:r>
      <w:r w:rsidRPr="00F31800">
        <w:rPr>
          <w:rFonts w:asciiTheme="minorEastAsia" w:eastAsiaTheme="minorEastAsia" w:hAnsiTheme="minorEastAsia" w:cs="Times New Roman"/>
          <w:highlight w:val="yellow"/>
        </w:rPr>
        <w:t xml:space="preserve">ODM </w:t>
      </w:r>
      <w:r w:rsidRPr="00F31800">
        <w:rPr>
          <w:rFonts w:asciiTheme="minorEastAsia" w:eastAsiaTheme="minorEastAsia" w:hAnsiTheme="minorEastAsia" w:cs="Times New Roman" w:hint="eastAsia"/>
          <w:highlight w:val="yellow"/>
        </w:rPr>
        <w:t>방식으로 생산하여 판매하는 사업,</w:t>
      </w:r>
      <w:r w:rsidRPr="00F31800">
        <w:rPr>
          <w:rFonts w:asciiTheme="minorEastAsia" w:eastAsiaTheme="minorEastAsia" w:hAnsiTheme="minorEastAsia" w:cs="Times New Roman"/>
          <w:highlight w:val="yellow"/>
        </w:rPr>
        <w:t xml:space="preserve"> (3) </w:t>
      </w:r>
      <w:proofErr w:type="spellStart"/>
      <w:r w:rsidRPr="00F31800">
        <w:rPr>
          <w:rFonts w:asciiTheme="minorEastAsia" w:eastAsiaTheme="minorEastAsia" w:hAnsiTheme="minorEastAsia" w:cs="Times New Roman" w:hint="eastAsia"/>
          <w:highlight w:val="yellow"/>
        </w:rPr>
        <w:t>펫닥</w:t>
      </w:r>
      <w:proofErr w:type="spellEnd"/>
      <w:r w:rsidRPr="00F31800">
        <w:rPr>
          <w:rFonts w:asciiTheme="minorEastAsia" w:eastAsiaTheme="minorEastAsia" w:hAnsiTheme="minorEastAsia" w:cs="Times New Roman" w:hint="eastAsia"/>
          <w:highlight w:val="yellow"/>
        </w:rPr>
        <w:t xml:space="preserve"> </w:t>
      </w:r>
      <w:proofErr w:type="spellStart"/>
      <w:r w:rsidRPr="00F31800">
        <w:rPr>
          <w:rFonts w:asciiTheme="minorEastAsia" w:eastAsiaTheme="minorEastAsia" w:hAnsiTheme="minorEastAsia" w:cs="Times New Roman" w:hint="eastAsia"/>
          <w:highlight w:val="yellow"/>
        </w:rPr>
        <w:t>멤버쉽에</w:t>
      </w:r>
      <w:proofErr w:type="spellEnd"/>
      <w:r w:rsidRPr="00F31800">
        <w:rPr>
          <w:rFonts w:asciiTheme="minorEastAsia" w:eastAsiaTheme="minorEastAsia" w:hAnsiTheme="minorEastAsia" w:cs="Times New Roman" w:hint="eastAsia"/>
          <w:highlight w:val="yellow"/>
        </w:rPr>
        <w:t xml:space="preserve"> 가입한 동물병원들에 설치한 </w:t>
      </w:r>
      <w:proofErr w:type="spellStart"/>
      <w:r w:rsidRPr="00F31800">
        <w:rPr>
          <w:rFonts w:asciiTheme="minorEastAsia" w:eastAsiaTheme="minorEastAsia" w:hAnsiTheme="minorEastAsia" w:cs="Times New Roman" w:hint="eastAsia"/>
          <w:highlight w:val="yellow"/>
        </w:rPr>
        <w:t>사이니지</w:t>
      </w:r>
      <w:proofErr w:type="spellEnd"/>
      <w:r w:rsidRPr="00F31800">
        <w:rPr>
          <w:rFonts w:asciiTheme="minorEastAsia" w:eastAsiaTheme="minorEastAsia" w:hAnsiTheme="minorEastAsia" w:cs="Times New Roman" w:hint="eastAsia"/>
          <w:highlight w:val="yellow"/>
        </w:rPr>
        <w:t xml:space="preserve"> 스크린(</w:t>
      </w:r>
      <w:r w:rsidRPr="00F31800">
        <w:rPr>
          <w:rFonts w:asciiTheme="minorEastAsia" w:eastAsiaTheme="minorEastAsia" w:hAnsiTheme="minorEastAsia" w:cs="Times New Roman"/>
          <w:highlight w:val="yellow"/>
        </w:rPr>
        <w:t>TV</w:t>
      </w:r>
      <w:r w:rsidRPr="00F31800">
        <w:rPr>
          <w:rFonts w:asciiTheme="minorEastAsia" w:eastAsiaTheme="minorEastAsia" w:hAnsiTheme="minorEastAsia" w:cs="Times New Roman" w:hint="eastAsia"/>
          <w:highlight w:val="yellow"/>
        </w:rPr>
        <w:t xml:space="preserve"> 스크린)에 광고를 게재하는 사업,</w:t>
      </w:r>
      <w:r w:rsidRPr="00F31800">
        <w:rPr>
          <w:rFonts w:asciiTheme="minorEastAsia" w:eastAsiaTheme="minorEastAsia" w:hAnsiTheme="minorEastAsia" w:cs="Times New Roman"/>
          <w:highlight w:val="yellow"/>
        </w:rPr>
        <w:t xml:space="preserve"> (4) </w:t>
      </w:r>
      <w:proofErr w:type="spellStart"/>
      <w:r w:rsidRPr="00F31800">
        <w:rPr>
          <w:rFonts w:asciiTheme="minorEastAsia" w:eastAsiaTheme="minorEastAsia" w:hAnsiTheme="minorEastAsia" w:cs="Times New Roman" w:hint="eastAsia"/>
          <w:highlight w:val="yellow"/>
        </w:rPr>
        <w:t>브이케어</w:t>
      </w:r>
      <w:proofErr w:type="spellEnd"/>
      <w:r w:rsidRPr="00F31800">
        <w:rPr>
          <w:rFonts w:asciiTheme="minorEastAsia" w:eastAsiaTheme="minorEastAsia" w:hAnsiTheme="minorEastAsia" w:cs="Times New Roman" w:hint="eastAsia"/>
          <w:highlight w:val="yellow"/>
        </w:rPr>
        <w:t xml:space="preserve"> 센터를 운영하며 반려동물 미용, 동물병원,</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유치원,</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카페 등의 사업을 영위하고 있음.</w:t>
      </w:r>
    </w:p>
    <w:p w14:paraId="0FFE018C" w14:textId="77777777" w:rsidR="00A14450" w:rsidRPr="00F31800" w:rsidRDefault="00A14450" w:rsidP="00A14450">
      <w:pPr>
        <w:pStyle w:val="a5"/>
        <w:numPr>
          <w:ilvl w:val="0"/>
          <w:numId w:val="6"/>
        </w:numPr>
        <w:wordWrap/>
        <w:spacing w:line="360" w:lineRule="atLeast"/>
        <w:ind w:leftChars="0" w:left="1307"/>
        <w:contextualSpacing/>
        <w:rPr>
          <w:rFonts w:asciiTheme="minorEastAsia" w:eastAsiaTheme="minorEastAsia" w:hAnsiTheme="minorEastAsia" w:cs="Times New Roman"/>
          <w:b/>
          <w:highlight w:val="yellow"/>
        </w:rPr>
      </w:pPr>
      <w:r w:rsidRPr="00F31800">
        <w:rPr>
          <w:rFonts w:asciiTheme="minorEastAsia" w:eastAsiaTheme="minorEastAsia" w:hAnsiTheme="minorEastAsia" w:cs="Times New Roman" w:hint="eastAsia"/>
          <w:highlight w:val="yellow"/>
        </w:rPr>
        <w:t xml:space="preserve">회사가 체결하고 있는 주요 영업계약은 </w:t>
      </w:r>
      <w:r w:rsidRPr="00F31800">
        <w:rPr>
          <w:rFonts w:asciiTheme="minorEastAsia" w:eastAsiaTheme="minorEastAsia" w:hAnsiTheme="minorEastAsia" w:cs="Times New Roman"/>
          <w:highlight w:val="yellow"/>
        </w:rPr>
        <w:t>(1) OEM</w:t>
      </w:r>
      <w:r w:rsidRPr="00F31800">
        <w:rPr>
          <w:rFonts w:asciiTheme="minorEastAsia" w:eastAsiaTheme="minorEastAsia" w:hAnsiTheme="minorEastAsia" w:cs="Times New Roman" w:hint="eastAsia"/>
          <w:highlight w:val="yellow"/>
        </w:rPr>
        <w:t xml:space="preserve"> 위탁계약서,</w:t>
      </w:r>
      <w:r w:rsidRPr="00F31800">
        <w:rPr>
          <w:rFonts w:asciiTheme="minorEastAsia" w:eastAsiaTheme="minorEastAsia" w:hAnsiTheme="minorEastAsia" w:cs="Times New Roman"/>
          <w:highlight w:val="yellow"/>
        </w:rPr>
        <w:t xml:space="preserve"> (2) </w:t>
      </w:r>
      <w:r w:rsidRPr="00F31800">
        <w:rPr>
          <w:rFonts w:asciiTheme="minorEastAsia" w:eastAsiaTheme="minorEastAsia" w:hAnsiTheme="minorEastAsia" w:cs="Times New Roman" w:hint="eastAsia"/>
          <w:highlight w:val="yellow"/>
        </w:rPr>
        <w:t>자사 제품에 대한 물품공급계약서,</w:t>
      </w:r>
      <w:r w:rsidRPr="00F31800">
        <w:rPr>
          <w:rFonts w:asciiTheme="minorEastAsia" w:eastAsiaTheme="minorEastAsia" w:hAnsiTheme="minorEastAsia" w:cs="Times New Roman"/>
          <w:highlight w:val="yellow"/>
        </w:rPr>
        <w:t xml:space="preserve"> (3)</w:t>
      </w:r>
      <w:r w:rsidRPr="00F31800">
        <w:rPr>
          <w:rFonts w:asciiTheme="minorEastAsia" w:eastAsiaTheme="minorEastAsia" w:hAnsiTheme="minorEastAsia" w:cs="Times New Roman" w:hint="eastAsia"/>
          <w:highlight w:val="yellow"/>
        </w:rPr>
        <w:t xml:space="preserve"> 약 </w:t>
      </w:r>
      <w:r w:rsidRPr="00F31800">
        <w:rPr>
          <w:rFonts w:asciiTheme="minorEastAsia" w:eastAsiaTheme="minorEastAsia" w:hAnsiTheme="minorEastAsia" w:cs="Times New Roman"/>
          <w:highlight w:val="yellow"/>
        </w:rPr>
        <w:t>963</w:t>
      </w:r>
      <w:r w:rsidRPr="00F31800">
        <w:rPr>
          <w:rFonts w:asciiTheme="minorEastAsia" w:eastAsiaTheme="minorEastAsia" w:hAnsiTheme="minorEastAsia" w:cs="Times New Roman" w:hint="eastAsia"/>
          <w:highlight w:val="yellow"/>
        </w:rPr>
        <w:t xml:space="preserve">개의 동물병원들과 체결한 </w:t>
      </w:r>
      <w:proofErr w:type="spellStart"/>
      <w:r w:rsidRPr="00F31800">
        <w:rPr>
          <w:rFonts w:asciiTheme="minorEastAsia" w:eastAsiaTheme="minorEastAsia" w:hAnsiTheme="minorEastAsia" w:cs="Times New Roman" w:hint="eastAsia"/>
          <w:highlight w:val="yellow"/>
        </w:rPr>
        <w:t>브애이드</w:t>
      </w:r>
      <w:proofErr w:type="spellEnd"/>
      <w:r w:rsidRPr="00F31800">
        <w:rPr>
          <w:rFonts w:asciiTheme="minorEastAsia" w:eastAsiaTheme="minorEastAsia" w:hAnsiTheme="minorEastAsia" w:cs="Times New Roman" w:hint="eastAsia"/>
          <w:highlight w:val="yellow"/>
        </w:rPr>
        <w:t xml:space="preserve"> 광고 콘텐츠 송신 계약서, </w:t>
      </w:r>
      <w:r w:rsidRPr="00F31800">
        <w:rPr>
          <w:rFonts w:asciiTheme="minorEastAsia" w:eastAsiaTheme="minorEastAsia" w:hAnsiTheme="minorEastAsia" w:cs="Times New Roman"/>
          <w:highlight w:val="yellow"/>
        </w:rPr>
        <w:t xml:space="preserve">(4) </w:t>
      </w:r>
      <w:r w:rsidRPr="00F31800">
        <w:rPr>
          <w:rFonts w:asciiTheme="minorEastAsia" w:eastAsiaTheme="minorEastAsia" w:hAnsiTheme="minorEastAsia" w:cs="Times New Roman" w:hint="eastAsia"/>
          <w:highlight w:val="yellow"/>
        </w:rPr>
        <w:t xml:space="preserve">약 </w:t>
      </w:r>
      <w:r w:rsidRPr="00F31800">
        <w:rPr>
          <w:rFonts w:asciiTheme="minorEastAsia" w:eastAsiaTheme="minorEastAsia" w:hAnsiTheme="minorEastAsia" w:cs="Times New Roman"/>
          <w:highlight w:val="yellow"/>
        </w:rPr>
        <w:t>400</w:t>
      </w:r>
      <w:r w:rsidRPr="00F31800">
        <w:rPr>
          <w:rFonts w:asciiTheme="minorEastAsia" w:eastAsiaTheme="minorEastAsia" w:hAnsiTheme="minorEastAsia" w:cs="Times New Roman" w:hint="eastAsia"/>
          <w:highlight w:val="yellow"/>
        </w:rPr>
        <w:t>개의 동물병원들과 체결한 반려동물 혈액검사 서비스 이행 계약서 등이 있음.</w:t>
      </w:r>
    </w:p>
    <w:p w14:paraId="0FFE018D" w14:textId="77777777" w:rsidR="00A14450" w:rsidRPr="00F31800" w:rsidRDefault="00A14450" w:rsidP="00A14450">
      <w:pPr>
        <w:pStyle w:val="a5"/>
        <w:numPr>
          <w:ilvl w:val="0"/>
          <w:numId w:val="6"/>
        </w:numPr>
        <w:wordWrap/>
        <w:spacing w:line="360" w:lineRule="atLeast"/>
        <w:ind w:leftChars="0" w:left="1307"/>
        <w:contextualSpacing/>
        <w:rPr>
          <w:rFonts w:asciiTheme="minorEastAsia" w:eastAsiaTheme="minorEastAsia" w:hAnsiTheme="minorEastAsia" w:cs="Times New Roman"/>
          <w:b/>
          <w:highlight w:val="yellow"/>
        </w:rPr>
      </w:pPr>
      <w:r w:rsidRPr="00F31800">
        <w:rPr>
          <w:rFonts w:asciiTheme="minorEastAsia" w:eastAsiaTheme="minorEastAsia" w:hAnsiTheme="minorEastAsia" w:cs="Times New Roman" w:hint="eastAsia"/>
          <w:highlight w:val="yellow"/>
        </w:rPr>
        <w:t xml:space="preserve">제공된 영업계약 중 회사의 경영권 </w:t>
      </w:r>
      <w:proofErr w:type="spellStart"/>
      <w:r w:rsidRPr="00F31800">
        <w:rPr>
          <w:rFonts w:asciiTheme="minorEastAsia" w:eastAsiaTheme="minorEastAsia" w:hAnsiTheme="minorEastAsia" w:cs="Times New Roman" w:hint="eastAsia"/>
          <w:highlight w:val="yellow"/>
        </w:rPr>
        <w:t>이전시</w:t>
      </w:r>
      <w:proofErr w:type="spellEnd"/>
      <w:r w:rsidRPr="00F31800">
        <w:rPr>
          <w:rFonts w:asciiTheme="minorEastAsia" w:eastAsiaTheme="minorEastAsia" w:hAnsiTheme="minorEastAsia" w:cs="Times New Roman" w:hint="eastAsia"/>
          <w:highlight w:val="yellow"/>
        </w:rPr>
        <w:t xml:space="preserve"> 통지의무 또는 상대방의 계약 해지권을 발생시키는 계약은 없으며, 상대방의 임의해지권이 포함된 계약도 없음.</w:t>
      </w:r>
    </w:p>
    <w:p w14:paraId="0FFE018E" w14:textId="77777777" w:rsidR="00A14450" w:rsidRPr="0064377B" w:rsidRDefault="00A14450" w:rsidP="00A14450">
      <w:pPr>
        <w:wordWrap/>
        <w:spacing w:line="360" w:lineRule="atLeast"/>
        <w:contextualSpacing/>
        <w:rPr>
          <w:rFonts w:asciiTheme="minorEastAsia" w:eastAsiaTheme="minorEastAsia" w:hAnsiTheme="minorEastAsia" w:cs="Times New Roman"/>
          <w:b/>
        </w:rPr>
      </w:pPr>
    </w:p>
    <w:p w14:paraId="0FFE018F" w14:textId="77777777" w:rsidR="00A14450" w:rsidRDefault="00A14450" w:rsidP="00A14450">
      <w:pPr>
        <w:pStyle w:val="a5"/>
        <w:numPr>
          <w:ilvl w:val="0"/>
          <w:numId w:val="9"/>
        </w:numPr>
        <w:wordWrap/>
        <w:spacing w:line="360" w:lineRule="atLeast"/>
        <w:ind w:leftChars="0" w:left="814"/>
        <w:contextualSpacing/>
        <w:rPr>
          <w:rFonts w:asciiTheme="minorEastAsia" w:eastAsiaTheme="minorEastAsia" w:hAnsiTheme="minorEastAsia" w:cs="Times New Roman"/>
          <w:b/>
        </w:rPr>
      </w:pPr>
      <w:proofErr w:type="spellStart"/>
      <w:r>
        <w:rPr>
          <w:rFonts w:asciiTheme="minorEastAsia" w:eastAsiaTheme="minorEastAsia" w:hAnsiTheme="minorEastAsia" w:cs="Times New Roman" w:hint="eastAsia"/>
          <w:b/>
        </w:rPr>
        <w:t>브이애드</w:t>
      </w:r>
      <w:proofErr w:type="spellEnd"/>
      <w:r>
        <w:rPr>
          <w:rFonts w:asciiTheme="minorEastAsia" w:eastAsiaTheme="minorEastAsia" w:hAnsiTheme="minorEastAsia" w:cs="Times New Roman" w:hint="eastAsia"/>
          <w:b/>
        </w:rPr>
        <w:t xml:space="preserve"> </w:t>
      </w:r>
      <w:proofErr w:type="spellStart"/>
      <w:r>
        <w:rPr>
          <w:rFonts w:asciiTheme="minorEastAsia" w:eastAsiaTheme="minorEastAsia" w:hAnsiTheme="minorEastAsia" w:cs="Times New Roman" w:hint="eastAsia"/>
          <w:b/>
        </w:rPr>
        <w:t>광고콘텐츠</w:t>
      </w:r>
      <w:proofErr w:type="spellEnd"/>
      <w:r>
        <w:rPr>
          <w:rFonts w:asciiTheme="minorEastAsia" w:eastAsiaTheme="minorEastAsia" w:hAnsiTheme="minorEastAsia" w:cs="Times New Roman" w:hint="eastAsia"/>
          <w:b/>
        </w:rPr>
        <w:t xml:space="preserve"> 송신 계약서</w:t>
      </w:r>
    </w:p>
    <w:p w14:paraId="0FFE0190" w14:textId="77777777" w:rsidR="00117C94" w:rsidRPr="00D70261" w:rsidRDefault="00117C94" w:rsidP="00117C94">
      <w:pPr>
        <w:pStyle w:val="a5"/>
        <w:wordWrap/>
        <w:spacing w:line="360" w:lineRule="atLeast"/>
        <w:ind w:leftChars="0" w:left="814"/>
        <w:contextualSpacing/>
        <w:rPr>
          <w:rFonts w:asciiTheme="minorEastAsia" w:eastAsiaTheme="minorEastAsia" w:hAnsiTheme="minorEastAsia" w:cs="Times New Roman"/>
          <w:b/>
        </w:rPr>
      </w:pPr>
    </w:p>
    <w:p w14:paraId="0FFE0191" w14:textId="77777777" w:rsidR="00A14450" w:rsidRDefault="00A14450" w:rsidP="00A14450">
      <w:pPr>
        <w:pStyle w:val="a5"/>
        <w:numPr>
          <w:ilvl w:val="0"/>
          <w:numId w:val="6"/>
        </w:numPr>
        <w:wordWrap/>
        <w:spacing w:line="360" w:lineRule="atLeast"/>
        <w:ind w:leftChars="0" w:left="1307"/>
        <w:contextualSpacing/>
        <w:rPr>
          <w:rFonts w:asciiTheme="minorEastAsia" w:eastAsiaTheme="minorEastAsia" w:hAnsiTheme="minorEastAsia" w:cs="Times New Roman"/>
        </w:rPr>
      </w:pPr>
      <w:r w:rsidRPr="002C726A">
        <w:rPr>
          <w:rFonts w:asciiTheme="minorEastAsia" w:eastAsiaTheme="minorEastAsia" w:hAnsiTheme="minorEastAsia" w:cs="Times New Roman"/>
        </w:rPr>
        <w:t>발견 사항</w:t>
      </w:r>
    </w:p>
    <w:p w14:paraId="0FFE0192" w14:textId="77777777" w:rsidR="00771876" w:rsidRDefault="00A14450" w:rsidP="00771876">
      <w:pPr>
        <w:pStyle w:val="a5"/>
        <w:numPr>
          <w:ilvl w:val="0"/>
          <w:numId w:val="7"/>
        </w:numPr>
        <w:wordWrap/>
        <w:spacing w:line="360" w:lineRule="atLeast"/>
        <w:ind w:leftChars="0" w:left="1761"/>
        <w:contextualSpacing/>
        <w:rPr>
          <w:rFonts w:asciiTheme="minorEastAsia" w:eastAsiaTheme="minorEastAsia" w:hAnsiTheme="minorEastAsia" w:cs="Times New Roman"/>
        </w:rPr>
      </w:pPr>
      <w:r>
        <w:rPr>
          <w:rFonts w:asciiTheme="minorEastAsia" w:eastAsiaTheme="minorEastAsia" w:hAnsiTheme="minorEastAsia" w:cs="Times New Roman" w:hint="eastAsia"/>
        </w:rPr>
        <w:t xml:space="preserve">제공된 자료와 인터뷰에 따르면 회사는 약 </w:t>
      </w:r>
      <w:r>
        <w:rPr>
          <w:rFonts w:asciiTheme="minorEastAsia" w:eastAsiaTheme="minorEastAsia" w:hAnsiTheme="minorEastAsia" w:cs="Times New Roman"/>
        </w:rPr>
        <w:t xml:space="preserve">954 </w:t>
      </w:r>
      <w:r>
        <w:rPr>
          <w:rFonts w:asciiTheme="minorEastAsia" w:eastAsiaTheme="minorEastAsia" w:hAnsiTheme="minorEastAsia" w:cs="Times New Roman" w:hint="eastAsia"/>
        </w:rPr>
        <w:t xml:space="preserve">개의 동물병원과 </w:t>
      </w:r>
      <w:proofErr w:type="spellStart"/>
      <w:r>
        <w:rPr>
          <w:rFonts w:asciiTheme="minorEastAsia" w:eastAsiaTheme="minorEastAsia" w:hAnsiTheme="minorEastAsia" w:cs="Times New Roman" w:hint="eastAsia"/>
        </w:rPr>
        <w:t>브이애드</w:t>
      </w:r>
      <w:proofErr w:type="spellEnd"/>
      <w:r>
        <w:rPr>
          <w:rFonts w:asciiTheme="minorEastAsia" w:eastAsiaTheme="minorEastAsia" w:hAnsiTheme="minorEastAsia" w:cs="Times New Roman" w:hint="eastAsia"/>
        </w:rPr>
        <w:t xml:space="preserve"> </w:t>
      </w:r>
      <w:proofErr w:type="spellStart"/>
      <w:r>
        <w:rPr>
          <w:rFonts w:asciiTheme="minorEastAsia" w:eastAsiaTheme="minorEastAsia" w:hAnsiTheme="minorEastAsia" w:cs="Times New Roman" w:hint="eastAsia"/>
        </w:rPr>
        <w:t>광고콘텐츠</w:t>
      </w:r>
      <w:proofErr w:type="spellEnd"/>
      <w:r>
        <w:rPr>
          <w:rFonts w:asciiTheme="minorEastAsia" w:eastAsiaTheme="minorEastAsia" w:hAnsiTheme="minorEastAsia" w:cs="Times New Roman" w:hint="eastAsia"/>
        </w:rPr>
        <w:t xml:space="preserve"> 송신 계약서(이하 </w:t>
      </w:r>
      <w:r>
        <w:rPr>
          <w:rFonts w:asciiTheme="minorEastAsia" w:eastAsiaTheme="minorEastAsia" w:hAnsiTheme="minorEastAsia" w:cs="Times New Roman"/>
        </w:rPr>
        <w:t>“</w:t>
      </w:r>
      <w:proofErr w:type="spellStart"/>
      <w:r>
        <w:rPr>
          <w:rFonts w:asciiTheme="minorEastAsia" w:eastAsiaTheme="minorEastAsia" w:hAnsiTheme="minorEastAsia" w:cs="Times New Roman" w:hint="eastAsia"/>
        </w:rPr>
        <w:t>브이애드</w:t>
      </w:r>
      <w:proofErr w:type="spellEnd"/>
      <w:r>
        <w:rPr>
          <w:rFonts w:asciiTheme="minorEastAsia" w:eastAsiaTheme="minorEastAsia" w:hAnsiTheme="minorEastAsia" w:cs="Times New Roman" w:hint="eastAsia"/>
        </w:rPr>
        <w:t xml:space="preserve"> 계약서</w:t>
      </w:r>
      <w:r>
        <w:rPr>
          <w:rFonts w:asciiTheme="minorEastAsia" w:eastAsiaTheme="minorEastAsia" w:hAnsiTheme="minorEastAsia" w:cs="Times New Roman"/>
        </w:rPr>
        <w:t>”</w:t>
      </w:r>
      <w:r>
        <w:rPr>
          <w:rFonts w:asciiTheme="minorEastAsia" w:eastAsiaTheme="minorEastAsia" w:hAnsiTheme="minorEastAsia" w:cs="Times New Roman" w:hint="eastAsia"/>
        </w:rPr>
        <w:t>)를 체결하고 있으며, 모든 계약서의 내용은 동일하다고 함.</w:t>
      </w:r>
      <w:r>
        <w:rPr>
          <w:rFonts w:asciiTheme="minorEastAsia" w:eastAsiaTheme="minorEastAsia" w:hAnsiTheme="minorEastAsia" w:cs="Times New Roman"/>
        </w:rPr>
        <w:t xml:space="preserve"> </w:t>
      </w:r>
    </w:p>
    <w:p w14:paraId="0FFE0193" w14:textId="77777777" w:rsidR="00A14450" w:rsidRPr="00771876" w:rsidRDefault="00A14450" w:rsidP="00771876">
      <w:pPr>
        <w:pStyle w:val="a5"/>
        <w:numPr>
          <w:ilvl w:val="0"/>
          <w:numId w:val="7"/>
        </w:numPr>
        <w:wordWrap/>
        <w:spacing w:line="360" w:lineRule="atLeast"/>
        <w:ind w:leftChars="0" w:left="1761"/>
        <w:contextualSpacing/>
        <w:rPr>
          <w:rFonts w:asciiTheme="minorEastAsia" w:eastAsiaTheme="minorEastAsia" w:hAnsiTheme="minorEastAsia" w:cs="Times New Roman"/>
        </w:rPr>
      </w:pPr>
      <w:r>
        <w:rPr>
          <w:rFonts w:asciiTheme="minorEastAsia" w:eastAsiaTheme="minorEastAsia" w:hAnsiTheme="minorEastAsia" w:cs="Times New Roman" w:hint="eastAsia"/>
        </w:rPr>
        <w:t>계</w:t>
      </w:r>
      <w:r w:rsidRPr="00771876">
        <w:rPr>
          <w:rFonts w:asciiTheme="minorEastAsia" w:eastAsiaTheme="minorEastAsia" w:hAnsiTheme="minorEastAsia" w:cs="Times New Roman" w:hint="eastAsia"/>
        </w:rPr>
        <w:t xml:space="preserve">약서에 따르면 회사는 거래상대방인 동물병원에 </w:t>
      </w:r>
      <w:proofErr w:type="spellStart"/>
      <w:r w:rsidRPr="00771876">
        <w:rPr>
          <w:rFonts w:asciiTheme="minorEastAsia" w:eastAsiaTheme="minorEastAsia" w:hAnsiTheme="minorEastAsia" w:cs="Times New Roman" w:hint="eastAsia"/>
        </w:rPr>
        <w:t>사이니지</w:t>
      </w:r>
      <w:proofErr w:type="spellEnd"/>
      <w:r w:rsidRPr="00771876">
        <w:rPr>
          <w:rFonts w:asciiTheme="minorEastAsia" w:eastAsiaTheme="minorEastAsia" w:hAnsiTheme="minorEastAsia" w:cs="Times New Roman" w:hint="eastAsia"/>
        </w:rPr>
        <w:t xml:space="preserve"> 모니터 및 </w:t>
      </w:r>
      <w:proofErr w:type="spellStart"/>
      <w:r w:rsidRPr="00771876">
        <w:rPr>
          <w:rFonts w:asciiTheme="minorEastAsia" w:eastAsiaTheme="minorEastAsia" w:hAnsiTheme="minorEastAsia" w:cs="Times New Roman" w:hint="eastAsia"/>
        </w:rPr>
        <w:t>셋탑박스를</w:t>
      </w:r>
      <w:proofErr w:type="spellEnd"/>
      <w:r w:rsidRPr="00771876">
        <w:rPr>
          <w:rFonts w:asciiTheme="minorEastAsia" w:eastAsiaTheme="minorEastAsia" w:hAnsiTheme="minorEastAsia" w:cs="Times New Roman" w:hint="eastAsia"/>
        </w:rPr>
        <w:t xml:space="preserve"> 설치해</w:t>
      </w:r>
      <w:r w:rsidR="00771876">
        <w:rPr>
          <w:rFonts w:asciiTheme="minorEastAsia" w:eastAsiaTheme="minorEastAsia" w:hAnsiTheme="minorEastAsia" w:cs="Times New Roman" w:hint="eastAsia"/>
        </w:rPr>
        <w:t>줄 의무를 지게 됨</w:t>
      </w:r>
      <w:r w:rsidRPr="00771876">
        <w:rPr>
          <w:rFonts w:asciiTheme="minorEastAsia" w:eastAsiaTheme="minorEastAsia" w:hAnsiTheme="minorEastAsia" w:cs="Times New Roman" w:hint="eastAsia"/>
        </w:rPr>
        <w:t>.</w:t>
      </w:r>
      <w:r w:rsidRPr="00771876">
        <w:rPr>
          <w:rFonts w:asciiTheme="minorEastAsia" w:eastAsiaTheme="minorEastAsia" w:hAnsiTheme="minorEastAsia" w:cs="Times New Roman"/>
        </w:rPr>
        <w:t xml:space="preserve"> </w:t>
      </w:r>
      <w:r w:rsidRPr="00771876">
        <w:rPr>
          <w:rFonts w:asciiTheme="minorEastAsia" w:eastAsiaTheme="minorEastAsia" w:hAnsiTheme="minorEastAsia" w:cs="Times New Roman" w:hint="eastAsia"/>
        </w:rPr>
        <w:t xml:space="preserve">설치된 </w:t>
      </w:r>
      <w:proofErr w:type="spellStart"/>
      <w:r w:rsidRPr="00771876">
        <w:rPr>
          <w:rFonts w:asciiTheme="minorEastAsia" w:eastAsiaTheme="minorEastAsia" w:hAnsiTheme="minorEastAsia" w:cs="Times New Roman" w:hint="eastAsia"/>
        </w:rPr>
        <w:t>사이니지</w:t>
      </w:r>
      <w:proofErr w:type="spellEnd"/>
      <w:r w:rsidRPr="00771876">
        <w:rPr>
          <w:rFonts w:asciiTheme="minorEastAsia" w:eastAsiaTheme="minorEastAsia" w:hAnsiTheme="minorEastAsia" w:cs="Times New Roman" w:hint="eastAsia"/>
        </w:rPr>
        <w:t xml:space="preserve"> 모니터에는 회사가 제공하는 콘텐츠만 송출할 수 있으며,</w:t>
      </w:r>
      <w:r w:rsidRPr="00771876">
        <w:rPr>
          <w:rFonts w:asciiTheme="minorEastAsia" w:eastAsiaTheme="minorEastAsia" w:hAnsiTheme="minorEastAsia" w:cs="Times New Roman"/>
        </w:rPr>
        <w:t xml:space="preserve"> </w:t>
      </w:r>
      <w:r w:rsidRPr="00771876">
        <w:rPr>
          <w:rFonts w:asciiTheme="minorEastAsia" w:eastAsiaTheme="minorEastAsia" w:hAnsiTheme="minorEastAsia" w:cs="Times New Roman" w:hint="eastAsia"/>
        </w:rPr>
        <w:t xml:space="preserve">회사는 광고주들과 광고계약을 체결하여 </w:t>
      </w:r>
      <w:proofErr w:type="spellStart"/>
      <w:r w:rsidRPr="00771876">
        <w:rPr>
          <w:rFonts w:asciiTheme="minorEastAsia" w:eastAsiaTheme="minorEastAsia" w:hAnsiTheme="minorEastAsia" w:cs="Times New Roman" w:hint="eastAsia"/>
        </w:rPr>
        <w:t>사이니지</w:t>
      </w:r>
      <w:proofErr w:type="spellEnd"/>
      <w:r w:rsidRPr="00771876">
        <w:rPr>
          <w:rFonts w:asciiTheme="minorEastAsia" w:eastAsiaTheme="minorEastAsia" w:hAnsiTheme="minorEastAsia" w:cs="Times New Roman" w:hint="eastAsia"/>
        </w:rPr>
        <w:t xml:space="preserve"> 모니터에</w:t>
      </w:r>
      <w:r w:rsidRPr="00771876">
        <w:rPr>
          <w:rFonts w:asciiTheme="minorEastAsia" w:eastAsiaTheme="minorEastAsia" w:hAnsiTheme="minorEastAsia" w:cs="Times New Roman"/>
        </w:rPr>
        <w:t xml:space="preserve"> </w:t>
      </w:r>
      <w:r w:rsidRPr="00771876">
        <w:rPr>
          <w:rFonts w:asciiTheme="minorEastAsia" w:eastAsiaTheme="minorEastAsia" w:hAnsiTheme="minorEastAsia" w:cs="Times New Roman" w:hint="eastAsia"/>
        </w:rPr>
        <w:t xml:space="preserve">광고 및 각종 콘텐츠(송출 </w:t>
      </w:r>
      <w:proofErr w:type="spellStart"/>
      <w:r w:rsidRPr="00771876">
        <w:rPr>
          <w:rFonts w:asciiTheme="minorEastAsia" w:eastAsiaTheme="minorEastAsia" w:hAnsiTheme="minorEastAsia" w:cs="Times New Roman" w:hint="eastAsia"/>
        </w:rPr>
        <w:t>음∙영상</w:t>
      </w:r>
      <w:proofErr w:type="spellEnd"/>
      <w:r w:rsidRPr="00771876">
        <w:rPr>
          <w:rFonts w:asciiTheme="minorEastAsia" w:eastAsiaTheme="minorEastAsia" w:hAnsiTheme="minorEastAsia" w:cs="Times New Roman" w:hint="eastAsia"/>
        </w:rPr>
        <w:t>)를 게재하고 광고료를 수취하고 있음.</w:t>
      </w:r>
      <w:r w:rsidRPr="00771876">
        <w:rPr>
          <w:rFonts w:asciiTheme="minorEastAsia" w:eastAsiaTheme="minorEastAsia" w:hAnsiTheme="minorEastAsia" w:cs="Times New Roman"/>
        </w:rPr>
        <w:t xml:space="preserve"> </w:t>
      </w:r>
      <w:r w:rsidRPr="00771876">
        <w:rPr>
          <w:rFonts w:asciiTheme="minorEastAsia" w:eastAsiaTheme="minorEastAsia" w:hAnsiTheme="minorEastAsia" w:cs="Times New Roman" w:hint="eastAsia"/>
        </w:rPr>
        <w:t>회사는</w:t>
      </w:r>
      <w:r w:rsidRPr="00771876">
        <w:rPr>
          <w:rFonts w:asciiTheme="minorEastAsia" w:eastAsiaTheme="minorEastAsia" w:hAnsiTheme="minorEastAsia" w:cs="Times New Roman"/>
        </w:rPr>
        <w:t xml:space="preserve"> </w:t>
      </w:r>
      <w:r w:rsidRPr="00771876">
        <w:rPr>
          <w:rFonts w:asciiTheme="minorEastAsia" w:eastAsiaTheme="minorEastAsia" w:hAnsiTheme="minorEastAsia" w:cs="Times New Roman" w:hint="eastAsia"/>
        </w:rPr>
        <w:t xml:space="preserve">이에 대한 반대급부로 동물병원에 </w:t>
      </w:r>
      <w:proofErr w:type="spellStart"/>
      <w:r w:rsidRPr="00771876">
        <w:rPr>
          <w:rFonts w:asciiTheme="minorEastAsia" w:eastAsiaTheme="minorEastAsia" w:hAnsiTheme="minorEastAsia" w:cs="Times New Roman" w:hint="eastAsia"/>
        </w:rPr>
        <w:t>펫닥</w:t>
      </w:r>
      <w:proofErr w:type="spellEnd"/>
      <w:r w:rsidRPr="00771876">
        <w:rPr>
          <w:rFonts w:asciiTheme="minorEastAsia" w:eastAsiaTheme="minorEastAsia" w:hAnsiTheme="minorEastAsia" w:cs="Times New Roman" w:hint="eastAsia"/>
        </w:rPr>
        <w:t xml:space="preserve"> </w:t>
      </w:r>
      <w:proofErr w:type="spellStart"/>
      <w:r w:rsidRPr="00771876">
        <w:rPr>
          <w:rFonts w:asciiTheme="minorEastAsia" w:eastAsiaTheme="minorEastAsia" w:hAnsiTheme="minorEastAsia" w:cs="Times New Roman" w:hint="eastAsia"/>
        </w:rPr>
        <w:t>멤버쉽몰의</w:t>
      </w:r>
      <w:proofErr w:type="spellEnd"/>
      <w:r w:rsidRPr="00771876">
        <w:rPr>
          <w:rFonts w:asciiTheme="minorEastAsia" w:eastAsiaTheme="minorEastAsia" w:hAnsiTheme="minorEastAsia" w:cs="Times New Roman" w:hint="eastAsia"/>
        </w:rPr>
        <w:t xml:space="preserve"> 포인트(제품 및 용역구매용 결제수단)를 지급하고 있음.</w:t>
      </w:r>
      <w:r w:rsidRPr="00771876">
        <w:rPr>
          <w:rFonts w:asciiTheme="minorEastAsia" w:eastAsiaTheme="minorEastAsia" w:hAnsiTheme="minorEastAsia" w:cs="Times New Roman"/>
        </w:rPr>
        <w:t xml:space="preserve"> </w:t>
      </w:r>
    </w:p>
    <w:p w14:paraId="0FFE0194" w14:textId="77777777" w:rsidR="00A14450" w:rsidRDefault="00A14450" w:rsidP="00A14450">
      <w:pPr>
        <w:pStyle w:val="a5"/>
        <w:numPr>
          <w:ilvl w:val="0"/>
          <w:numId w:val="7"/>
        </w:numPr>
        <w:wordWrap/>
        <w:spacing w:line="360" w:lineRule="atLeast"/>
        <w:ind w:leftChars="0" w:left="1761"/>
        <w:contextualSpacing/>
        <w:rPr>
          <w:rFonts w:asciiTheme="minorEastAsia" w:eastAsiaTheme="minorEastAsia" w:hAnsiTheme="minorEastAsia" w:cs="Times New Roman"/>
        </w:rPr>
      </w:pPr>
      <w:proofErr w:type="spellStart"/>
      <w:r>
        <w:rPr>
          <w:rFonts w:asciiTheme="minorEastAsia" w:eastAsiaTheme="minorEastAsia" w:hAnsiTheme="minorEastAsia" w:cs="Times New Roman" w:hint="eastAsia"/>
        </w:rPr>
        <w:t>브이애드</w:t>
      </w:r>
      <w:proofErr w:type="spellEnd"/>
      <w:r>
        <w:rPr>
          <w:rFonts w:asciiTheme="minorEastAsia" w:eastAsiaTheme="minorEastAsia" w:hAnsiTheme="minorEastAsia" w:cs="Times New Roman" w:hint="eastAsia"/>
        </w:rPr>
        <w:t xml:space="preserve"> 계약서의 계약기간은 계약체결일로부터 </w:t>
      </w:r>
      <w:r>
        <w:rPr>
          <w:rFonts w:asciiTheme="minorEastAsia" w:eastAsiaTheme="minorEastAsia" w:hAnsiTheme="minorEastAsia" w:cs="Times New Roman"/>
        </w:rPr>
        <w:t>2</w:t>
      </w:r>
      <w:r>
        <w:rPr>
          <w:rFonts w:asciiTheme="minorEastAsia" w:eastAsiaTheme="minorEastAsia" w:hAnsiTheme="minorEastAsia" w:cs="Times New Roman" w:hint="eastAsia"/>
        </w:rPr>
        <w:t>년간이며,</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 xml:space="preserve">계약기간 만료일 3개월 전부터 </w:t>
      </w:r>
      <w:r>
        <w:rPr>
          <w:rFonts w:asciiTheme="minorEastAsia" w:eastAsiaTheme="minorEastAsia" w:hAnsiTheme="minorEastAsia" w:cs="Times New Roman"/>
        </w:rPr>
        <w:t>1</w:t>
      </w:r>
      <w:r>
        <w:rPr>
          <w:rFonts w:asciiTheme="minorEastAsia" w:eastAsiaTheme="minorEastAsia" w:hAnsiTheme="minorEastAsia" w:cs="Times New Roman" w:hint="eastAsia"/>
        </w:rPr>
        <w:t>개월 전까지 일방 당사자의 서면에 의한 갱신 거절 의사를 표시하지 않는 경우,</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 xml:space="preserve">계약은 동일한 조건으로 </w:t>
      </w:r>
      <w:r>
        <w:rPr>
          <w:rFonts w:asciiTheme="minorEastAsia" w:eastAsiaTheme="minorEastAsia" w:hAnsiTheme="minorEastAsia" w:cs="Times New Roman"/>
        </w:rPr>
        <w:t>1</w:t>
      </w:r>
      <w:r>
        <w:rPr>
          <w:rFonts w:asciiTheme="minorEastAsia" w:eastAsiaTheme="minorEastAsia" w:hAnsiTheme="minorEastAsia" w:cs="Times New Roman" w:hint="eastAsia"/>
        </w:rPr>
        <w:t>년씩 자동으로 연장됨.</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답변에 따르면,</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 xml:space="preserve">회사가 체결한 모든 </w:t>
      </w:r>
      <w:proofErr w:type="spellStart"/>
      <w:r>
        <w:rPr>
          <w:rFonts w:asciiTheme="minorEastAsia" w:eastAsiaTheme="minorEastAsia" w:hAnsiTheme="minorEastAsia" w:cs="Times New Roman" w:hint="eastAsia"/>
        </w:rPr>
        <w:t>브이애드</w:t>
      </w:r>
      <w:proofErr w:type="spellEnd"/>
      <w:r>
        <w:rPr>
          <w:rFonts w:asciiTheme="minorEastAsia" w:eastAsiaTheme="minorEastAsia" w:hAnsiTheme="minorEastAsia" w:cs="Times New Roman" w:hint="eastAsia"/>
        </w:rPr>
        <w:t xml:space="preserve"> 계약서 중 계약기간이 </w:t>
      </w:r>
      <w:proofErr w:type="spellStart"/>
      <w:r>
        <w:rPr>
          <w:rFonts w:asciiTheme="minorEastAsia" w:eastAsiaTheme="minorEastAsia" w:hAnsiTheme="minorEastAsia" w:cs="Times New Roman" w:hint="eastAsia"/>
        </w:rPr>
        <w:t>도과한</w:t>
      </w:r>
      <w:proofErr w:type="spellEnd"/>
      <w:r>
        <w:rPr>
          <w:rFonts w:asciiTheme="minorEastAsia" w:eastAsiaTheme="minorEastAsia" w:hAnsiTheme="minorEastAsia" w:cs="Times New Roman" w:hint="eastAsia"/>
        </w:rPr>
        <w:t xml:space="preserve"> 계약은 모두 계약기간이 갱신되어 유효하다고 함.</w:t>
      </w:r>
    </w:p>
    <w:p w14:paraId="0FFE0195" w14:textId="77777777" w:rsidR="00A14450" w:rsidRPr="004B1624" w:rsidRDefault="00A14450" w:rsidP="00A14450">
      <w:pPr>
        <w:pStyle w:val="a5"/>
        <w:numPr>
          <w:ilvl w:val="0"/>
          <w:numId w:val="7"/>
        </w:numPr>
        <w:wordWrap/>
        <w:spacing w:line="360" w:lineRule="atLeast"/>
        <w:ind w:leftChars="0" w:left="1761"/>
        <w:contextualSpacing/>
      </w:pPr>
      <w:r>
        <w:rPr>
          <w:rFonts w:asciiTheme="minorEastAsia" w:eastAsiaTheme="minorEastAsia" w:hAnsiTheme="minorEastAsia" w:cs="Times New Roman" w:hint="eastAsia"/>
        </w:rPr>
        <w:t xml:space="preserve">계약상대방인 동물병원의 귀책사유로 인하여 계약이 해제 또는 해지되어 회사에 손해가 발생하는 경우 동물병원은 회사에게 위약금 </w:t>
      </w:r>
      <w:r>
        <w:rPr>
          <w:rFonts w:asciiTheme="minorEastAsia" w:eastAsiaTheme="minorEastAsia" w:hAnsiTheme="minorEastAsia" w:cs="Times New Roman"/>
        </w:rPr>
        <w:t>1,000,000</w:t>
      </w:r>
      <w:r>
        <w:rPr>
          <w:rFonts w:asciiTheme="minorEastAsia" w:eastAsiaTheme="minorEastAsia" w:hAnsiTheme="minorEastAsia" w:cs="Times New Roman" w:hint="eastAsia"/>
        </w:rPr>
        <w:t>원을 지급하여야 하며,</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 xml:space="preserve">해제 사유가 동물병원의 단순 변심 및 이에 준하는 사유로 인한 경우, 회사가 제3자와 체결한 방송장비 공급계약 이용 서비스 해제 또는 해지에 따른 위약금 및 디지털 </w:t>
      </w:r>
      <w:proofErr w:type="spellStart"/>
      <w:r>
        <w:rPr>
          <w:rFonts w:asciiTheme="minorEastAsia" w:eastAsiaTheme="minorEastAsia" w:hAnsiTheme="minorEastAsia" w:cs="Times New Roman" w:hint="eastAsia"/>
        </w:rPr>
        <w:t>사이니지</w:t>
      </w:r>
      <w:proofErr w:type="spellEnd"/>
      <w:r>
        <w:rPr>
          <w:rFonts w:asciiTheme="minorEastAsia" w:eastAsiaTheme="minorEastAsia" w:hAnsiTheme="minorEastAsia" w:cs="Times New Roman" w:hint="eastAsia"/>
        </w:rPr>
        <w:t xml:space="preserve"> </w:t>
      </w:r>
      <w:r>
        <w:rPr>
          <w:rFonts w:asciiTheme="minorEastAsia" w:eastAsiaTheme="minorEastAsia" w:hAnsiTheme="minorEastAsia" w:cs="Times New Roman"/>
        </w:rPr>
        <w:t>1</w:t>
      </w:r>
      <w:r>
        <w:rPr>
          <w:rFonts w:asciiTheme="minorEastAsia" w:eastAsiaTheme="minorEastAsia" w:hAnsiTheme="minorEastAsia" w:cs="Times New Roman" w:hint="eastAsia"/>
        </w:rPr>
        <w:t xml:space="preserve">대당 위약금 </w:t>
      </w:r>
      <w:r>
        <w:rPr>
          <w:rFonts w:asciiTheme="minorEastAsia" w:eastAsiaTheme="minorEastAsia" w:hAnsiTheme="minorEastAsia" w:cs="Times New Roman"/>
        </w:rPr>
        <w:t xml:space="preserve">22,500 X </w:t>
      </w:r>
      <w:r>
        <w:rPr>
          <w:rFonts w:asciiTheme="minorEastAsia" w:eastAsiaTheme="minorEastAsia" w:hAnsiTheme="minorEastAsia" w:cs="Times New Roman" w:hint="eastAsia"/>
        </w:rPr>
        <w:t>잔여 계약기간(월)로 산정한 특별손해에 대해서도 배상하게 될 수 있는 것으로 규정되어 있음.</w:t>
      </w:r>
    </w:p>
    <w:p w14:paraId="0FFE0196" w14:textId="77777777" w:rsidR="00A14450" w:rsidRDefault="00A14450" w:rsidP="00A14450">
      <w:pPr>
        <w:pStyle w:val="a5"/>
        <w:numPr>
          <w:ilvl w:val="0"/>
          <w:numId w:val="6"/>
        </w:numPr>
        <w:wordWrap/>
        <w:spacing w:line="360" w:lineRule="atLeast"/>
        <w:ind w:leftChars="0" w:left="1307"/>
        <w:contextualSpacing/>
        <w:rPr>
          <w:rFonts w:asciiTheme="minorEastAsia" w:eastAsiaTheme="minorEastAsia" w:hAnsiTheme="minorEastAsia" w:cs="Times New Roman"/>
        </w:rPr>
      </w:pPr>
      <w:r w:rsidRPr="002C726A">
        <w:rPr>
          <w:rFonts w:asciiTheme="minorEastAsia" w:eastAsiaTheme="minorEastAsia" w:hAnsiTheme="minorEastAsia" w:cs="Times New Roman"/>
        </w:rPr>
        <w:t>분석</w:t>
      </w:r>
    </w:p>
    <w:p w14:paraId="0FFE0197" w14:textId="77777777" w:rsidR="00A14450" w:rsidRDefault="00A14450" w:rsidP="00A14450">
      <w:pPr>
        <w:pStyle w:val="a5"/>
        <w:numPr>
          <w:ilvl w:val="0"/>
          <w:numId w:val="7"/>
        </w:numPr>
        <w:wordWrap/>
        <w:spacing w:line="360" w:lineRule="atLeast"/>
        <w:ind w:leftChars="0" w:left="1761"/>
        <w:contextualSpacing/>
        <w:rPr>
          <w:rFonts w:asciiTheme="minorEastAsia" w:eastAsiaTheme="minorEastAsia" w:hAnsiTheme="minorEastAsia" w:cs="Times New Roman"/>
        </w:rPr>
      </w:pPr>
      <w:proofErr w:type="spellStart"/>
      <w:r>
        <w:rPr>
          <w:rFonts w:asciiTheme="minorEastAsia" w:eastAsiaTheme="minorEastAsia" w:hAnsiTheme="minorEastAsia" w:cs="Times New Roman" w:hint="eastAsia"/>
        </w:rPr>
        <w:t>브이애드</w:t>
      </w:r>
      <w:proofErr w:type="spellEnd"/>
      <w:r>
        <w:rPr>
          <w:rFonts w:asciiTheme="minorEastAsia" w:eastAsiaTheme="minorEastAsia" w:hAnsiTheme="minorEastAsia" w:cs="Times New Roman" w:hint="eastAsia"/>
        </w:rPr>
        <w:t xml:space="preserve"> 계약서는 회사가 여러 동물병원과 계약을 체결하기 위해 일정한 형식으로 반복 체결한 계약서이므로,</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 xml:space="preserve">약관의 규제에 과한 법률의 적용을 받는 </w:t>
      </w:r>
      <w:r>
        <w:rPr>
          <w:rFonts w:asciiTheme="minorEastAsia" w:eastAsiaTheme="minorEastAsia" w:hAnsiTheme="minorEastAsia" w:cs="Times New Roman"/>
        </w:rPr>
        <w:t>“</w:t>
      </w:r>
      <w:r>
        <w:rPr>
          <w:rFonts w:asciiTheme="minorEastAsia" w:eastAsiaTheme="minorEastAsia" w:hAnsiTheme="minorEastAsia" w:cs="Times New Roman" w:hint="eastAsia"/>
        </w:rPr>
        <w:t>약관</w:t>
      </w:r>
      <w:r>
        <w:rPr>
          <w:rFonts w:asciiTheme="minorEastAsia" w:eastAsiaTheme="minorEastAsia" w:hAnsiTheme="minorEastAsia" w:cs="Times New Roman"/>
        </w:rPr>
        <w:t>”</w:t>
      </w:r>
      <w:proofErr w:type="spellStart"/>
      <w:r>
        <w:rPr>
          <w:rFonts w:asciiTheme="minorEastAsia" w:eastAsiaTheme="minorEastAsia" w:hAnsiTheme="minorEastAsia" w:cs="Times New Roman" w:hint="eastAsia"/>
        </w:rPr>
        <w:t>에</w:t>
      </w:r>
      <w:proofErr w:type="spellEnd"/>
      <w:r>
        <w:rPr>
          <w:rFonts w:asciiTheme="minorEastAsia" w:eastAsiaTheme="minorEastAsia" w:hAnsiTheme="minorEastAsia" w:cs="Times New Roman" w:hint="eastAsia"/>
        </w:rPr>
        <w:t xml:space="preserve"> 해당할 가능성이 있음.</w:t>
      </w:r>
      <w:r>
        <w:rPr>
          <w:rFonts w:asciiTheme="minorEastAsia" w:eastAsiaTheme="minorEastAsia" w:hAnsiTheme="minorEastAsia" w:cs="Times New Roman"/>
        </w:rPr>
        <w:t xml:space="preserve"> </w:t>
      </w:r>
    </w:p>
    <w:p w14:paraId="0FFE0198" w14:textId="77777777" w:rsidR="00A14450" w:rsidRDefault="004A18AB" w:rsidP="00A14450">
      <w:pPr>
        <w:pStyle w:val="a5"/>
        <w:numPr>
          <w:ilvl w:val="0"/>
          <w:numId w:val="7"/>
        </w:numPr>
        <w:wordWrap/>
        <w:spacing w:line="360" w:lineRule="atLeast"/>
        <w:ind w:leftChars="0" w:left="1761"/>
        <w:contextualSpacing/>
        <w:rPr>
          <w:rFonts w:asciiTheme="minorEastAsia" w:eastAsiaTheme="minorEastAsia" w:hAnsiTheme="minorEastAsia" w:cs="Times New Roman"/>
        </w:rPr>
      </w:pPr>
      <w:proofErr w:type="spellStart"/>
      <w:r>
        <w:rPr>
          <w:rFonts w:asciiTheme="minorEastAsia" w:eastAsiaTheme="minorEastAsia" w:hAnsiTheme="minorEastAsia" w:cs="Times New Roman" w:hint="eastAsia"/>
        </w:rPr>
        <w:t>브</w:t>
      </w:r>
      <w:r w:rsidR="00A14450">
        <w:rPr>
          <w:rFonts w:asciiTheme="minorEastAsia" w:eastAsiaTheme="minorEastAsia" w:hAnsiTheme="minorEastAsia" w:cs="Times New Roman" w:hint="eastAsia"/>
        </w:rPr>
        <w:t>이애드</w:t>
      </w:r>
      <w:proofErr w:type="spellEnd"/>
      <w:r w:rsidR="00A14450">
        <w:rPr>
          <w:rFonts w:asciiTheme="minorEastAsia" w:eastAsiaTheme="minorEastAsia" w:hAnsiTheme="minorEastAsia" w:cs="Times New Roman" w:hint="eastAsia"/>
        </w:rPr>
        <w:t xml:space="preserve"> 계약서에는 거래상대방의 계약 위반시 위약금 약정이 있지만, 다른 한편으로는 회사가 거래상대방에게 </w:t>
      </w:r>
      <w:proofErr w:type="spellStart"/>
      <w:r w:rsidR="00A14450">
        <w:rPr>
          <w:rFonts w:asciiTheme="minorEastAsia" w:eastAsiaTheme="minorEastAsia" w:hAnsiTheme="minorEastAsia" w:cs="Times New Roman" w:hint="eastAsia"/>
        </w:rPr>
        <w:t>사이니지</w:t>
      </w:r>
      <w:proofErr w:type="spellEnd"/>
      <w:r w:rsidR="00A14450">
        <w:rPr>
          <w:rFonts w:asciiTheme="minorEastAsia" w:eastAsiaTheme="minorEastAsia" w:hAnsiTheme="minorEastAsia" w:cs="Times New Roman" w:hint="eastAsia"/>
        </w:rPr>
        <w:t xml:space="preserve"> 스크린, </w:t>
      </w:r>
      <w:proofErr w:type="spellStart"/>
      <w:r w:rsidR="00A14450">
        <w:rPr>
          <w:rFonts w:asciiTheme="minorEastAsia" w:eastAsiaTheme="minorEastAsia" w:hAnsiTheme="minorEastAsia" w:cs="Times New Roman" w:hint="eastAsia"/>
        </w:rPr>
        <w:t>셋톱박스</w:t>
      </w:r>
      <w:proofErr w:type="spellEnd"/>
      <w:r w:rsidR="00A14450">
        <w:rPr>
          <w:rFonts w:asciiTheme="minorEastAsia" w:eastAsiaTheme="minorEastAsia" w:hAnsiTheme="minorEastAsia" w:cs="Times New Roman" w:hint="eastAsia"/>
        </w:rPr>
        <w:t xml:space="preserve">, </w:t>
      </w:r>
      <w:proofErr w:type="spellStart"/>
      <w:r w:rsidR="00A14450">
        <w:rPr>
          <w:rFonts w:asciiTheme="minorEastAsia" w:eastAsiaTheme="minorEastAsia" w:hAnsiTheme="minorEastAsia" w:cs="Times New Roman" w:hint="eastAsia"/>
        </w:rPr>
        <w:t>펫닥</w:t>
      </w:r>
      <w:proofErr w:type="spellEnd"/>
      <w:r w:rsidR="00A14450">
        <w:rPr>
          <w:rFonts w:asciiTheme="minorEastAsia" w:eastAsiaTheme="minorEastAsia" w:hAnsiTheme="minorEastAsia" w:cs="Times New Roman" w:hint="eastAsia"/>
        </w:rPr>
        <w:t xml:space="preserve"> </w:t>
      </w:r>
      <w:proofErr w:type="spellStart"/>
      <w:r w:rsidR="00A14450">
        <w:rPr>
          <w:rFonts w:asciiTheme="minorEastAsia" w:eastAsiaTheme="minorEastAsia" w:hAnsiTheme="minorEastAsia" w:cs="Times New Roman" w:hint="eastAsia"/>
        </w:rPr>
        <w:t>멤버쉽몰</w:t>
      </w:r>
      <w:proofErr w:type="spellEnd"/>
      <w:r w:rsidR="00A14450">
        <w:rPr>
          <w:rFonts w:asciiTheme="minorEastAsia" w:eastAsiaTheme="minorEastAsia" w:hAnsiTheme="minorEastAsia" w:cs="Times New Roman" w:hint="eastAsia"/>
        </w:rPr>
        <w:t xml:space="preserve"> 포인트 등을 제공하므로 이 조항이 거래상대방에게 부당하게 불리하다고 하여 약관규제법 위반이라고 보기도 어렵다고 사료됨.</w:t>
      </w:r>
      <w:r w:rsidR="00A14450">
        <w:rPr>
          <w:rFonts w:asciiTheme="minorEastAsia" w:eastAsiaTheme="minorEastAsia" w:hAnsiTheme="minorEastAsia" w:cs="Times New Roman"/>
        </w:rPr>
        <w:t xml:space="preserve"> </w:t>
      </w:r>
    </w:p>
    <w:p w14:paraId="0FFE0199" w14:textId="77777777" w:rsidR="004A18AB" w:rsidRDefault="004A18AB" w:rsidP="00A14450">
      <w:pPr>
        <w:pStyle w:val="a5"/>
        <w:numPr>
          <w:ilvl w:val="0"/>
          <w:numId w:val="7"/>
        </w:numPr>
        <w:wordWrap/>
        <w:spacing w:line="360" w:lineRule="atLeast"/>
        <w:ind w:leftChars="0" w:left="1761"/>
        <w:contextualSpacing/>
        <w:rPr>
          <w:rFonts w:asciiTheme="minorEastAsia" w:eastAsiaTheme="minorEastAsia" w:hAnsiTheme="minorEastAsia" w:cs="Times New Roman"/>
        </w:rPr>
      </w:pPr>
      <w:r>
        <w:rPr>
          <w:rFonts w:asciiTheme="minorEastAsia" w:eastAsiaTheme="minorEastAsia" w:hAnsiTheme="minorEastAsia" w:cs="Times New Roman" w:hint="eastAsia"/>
        </w:rPr>
        <w:t>기타 거래상대방의 임의해지권 등 회사의 계약 존속에 대한 기대를 크게 해하는 조항은 없음.</w:t>
      </w:r>
    </w:p>
    <w:p w14:paraId="0FFE019A" w14:textId="77777777" w:rsidR="00A14450" w:rsidRDefault="00A14450" w:rsidP="00A14450">
      <w:pPr>
        <w:wordWrap/>
        <w:spacing w:line="360" w:lineRule="atLeast"/>
        <w:contextualSpacing/>
        <w:rPr>
          <w:rFonts w:asciiTheme="minorEastAsia" w:eastAsiaTheme="minorEastAsia" w:hAnsiTheme="minorEastAsia" w:cs="Times New Roman"/>
        </w:rPr>
      </w:pPr>
    </w:p>
    <w:p w14:paraId="0FFE019B" w14:textId="77777777" w:rsidR="00A14450" w:rsidRDefault="00A14450" w:rsidP="00A14450">
      <w:pPr>
        <w:pStyle w:val="a5"/>
        <w:numPr>
          <w:ilvl w:val="0"/>
          <w:numId w:val="9"/>
        </w:numPr>
        <w:wordWrap/>
        <w:spacing w:line="360" w:lineRule="atLeast"/>
        <w:ind w:leftChars="0" w:left="814"/>
        <w:contextualSpacing/>
        <w:rPr>
          <w:rFonts w:asciiTheme="minorEastAsia" w:eastAsiaTheme="minorEastAsia" w:hAnsiTheme="minorEastAsia" w:cs="Times New Roman"/>
          <w:b/>
        </w:rPr>
      </w:pPr>
      <w:r w:rsidRPr="0016126E">
        <w:rPr>
          <w:rFonts w:asciiTheme="minorEastAsia" w:eastAsiaTheme="minorEastAsia" w:hAnsiTheme="minorEastAsia" w:cs="Times New Roman" w:hint="eastAsia"/>
          <w:b/>
        </w:rPr>
        <w:t>반려동물</w:t>
      </w:r>
      <w:r w:rsidRPr="0016126E">
        <w:rPr>
          <w:rFonts w:asciiTheme="minorEastAsia" w:eastAsiaTheme="minorEastAsia" w:hAnsiTheme="minorEastAsia" w:cs="Times New Roman"/>
          <w:b/>
        </w:rPr>
        <w:t xml:space="preserve"> 혈액검사 서비스 이행 계약서</w:t>
      </w:r>
      <w:r w:rsidRPr="0016126E" w:rsidDel="0016126E">
        <w:rPr>
          <w:rFonts w:asciiTheme="minorEastAsia" w:eastAsiaTheme="minorEastAsia" w:hAnsiTheme="minorEastAsia" w:cs="Times New Roman" w:hint="eastAsia"/>
          <w:b/>
        </w:rPr>
        <w:t xml:space="preserve"> </w:t>
      </w:r>
    </w:p>
    <w:p w14:paraId="0FFE019C" w14:textId="77777777" w:rsidR="00A14450" w:rsidRDefault="00A14450" w:rsidP="00A14450">
      <w:pPr>
        <w:pStyle w:val="a5"/>
        <w:numPr>
          <w:ilvl w:val="0"/>
          <w:numId w:val="6"/>
        </w:numPr>
        <w:wordWrap/>
        <w:spacing w:line="360" w:lineRule="atLeast"/>
        <w:ind w:leftChars="0" w:left="1307"/>
        <w:contextualSpacing/>
        <w:rPr>
          <w:rFonts w:asciiTheme="minorEastAsia" w:eastAsiaTheme="minorEastAsia" w:hAnsiTheme="minorEastAsia" w:cs="Times New Roman"/>
        </w:rPr>
      </w:pPr>
      <w:r w:rsidRPr="00EF57EB">
        <w:rPr>
          <w:rFonts w:asciiTheme="minorEastAsia" w:eastAsiaTheme="minorEastAsia" w:hAnsiTheme="minorEastAsia" w:cs="Times New Roman" w:hint="eastAsia"/>
        </w:rPr>
        <w:t>발견 사항</w:t>
      </w:r>
    </w:p>
    <w:p w14:paraId="0FFE019D" w14:textId="77777777" w:rsidR="00A14450" w:rsidRDefault="00A14450" w:rsidP="00A14450">
      <w:pPr>
        <w:pStyle w:val="a5"/>
        <w:numPr>
          <w:ilvl w:val="0"/>
          <w:numId w:val="7"/>
        </w:numPr>
        <w:wordWrap/>
        <w:spacing w:line="360" w:lineRule="atLeast"/>
        <w:ind w:leftChars="0" w:left="1761"/>
        <w:contextualSpacing/>
        <w:rPr>
          <w:rFonts w:asciiTheme="minorEastAsia" w:eastAsiaTheme="minorEastAsia" w:hAnsiTheme="minorEastAsia" w:cs="Times New Roman"/>
        </w:rPr>
      </w:pPr>
      <w:r>
        <w:rPr>
          <w:rFonts w:asciiTheme="minorEastAsia" w:eastAsiaTheme="minorEastAsia" w:hAnsiTheme="minorEastAsia" w:cs="Times New Roman" w:hint="eastAsia"/>
        </w:rPr>
        <w:lastRenderedPageBreak/>
        <w:t xml:space="preserve">제공된 자료에 따르면, 회사는 약 </w:t>
      </w:r>
      <w:r>
        <w:rPr>
          <w:rFonts w:asciiTheme="minorEastAsia" w:eastAsiaTheme="minorEastAsia" w:hAnsiTheme="minorEastAsia" w:cs="Times New Roman"/>
        </w:rPr>
        <w:t>400</w:t>
      </w:r>
      <w:r>
        <w:rPr>
          <w:rFonts w:asciiTheme="minorEastAsia" w:eastAsiaTheme="minorEastAsia" w:hAnsiTheme="minorEastAsia" w:cs="Times New Roman" w:hint="eastAsia"/>
        </w:rPr>
        <w:t xml:space="preserve">개의 동물병원과 반려동물 혈액검사 서비스 이행 계약서(이하 </w:t>
      </w:r>
      <w:r>
        <w:rPr>
          <w:rFonts w:asciiTheme="minorEastAsia" w:eastAsiaTheme="minorEastAsia" w:hAnsiTheme="minorEastAsia" w:cs="Times New Roman"/>
        </w:rPr>
        <w:t>“</w:t>
      </w:r>
      <w:proofErr w:type="spellStart"/>
      <w:r>
        <w:rPr>
          <w:rFonts w:asciiTheme="minorEastAsia" w:eastAsiaTheme="minorEastAsia" w:hAnsiTheme="minorEastAsia" w:cs="Times New Roman" w:hint="eastAsia"/>
        </w:rPr>
        <w:t>펫체크</w:t>
      </w:r>
      <w:proofErr w:type="spellEnd"/>
      <w:r>
        <w:rPr>
          <w:rFonts w:asciiTheme="minorEastAsia" w:eastAsiaTheme="minorEastAsia" w:hAnsiTheme="minorEastAsia" w:cs="Times New Roman" w:hint="eastAsia"/>
        </w:rPr>
        <w:t xml:space="preserve"> 계약서</w:t>
      </w:r>
      <w:r>
        <w:rPr>
          <w:rFonts w:asciiTheme="minorEastAsia" w:eastAsiaTheme="minorEastAsia" w:hAnsiTheme="minorEastAsia" w:cs="Times New Roman"/>
        </w:rPr>
        <w:t>”)</w:t>
      </w:r>
      <w:r>
        <w:rPr>
          <w:rFonts w:asciiTheme="minorEastAsia" w:eastAsiaTheme="minorEastAsia" w:hAnsiTheme="minorEastAsia" w:cs="Times New Roman" w:hint="eastAsia"/>
        </w:rPr>
        <w:t>를 체결하였으며 모든 계약의 내용은 동일하다고 함.</w:t>
      </w:r>
    </w:p>
    <w:p w14:paraId="0FFE019E" w14:textId="77777777" w:rsidR="00A14450" w:rsidRDefault="00A14450" w:rsidP="00A14450">
      <w:pPr>
        <w:pStyle w:val="a5"/>
        <w:numPr>
          <w:ilvl w:val="0"/>
          <w:numId w:val="7"/>
        </w:numPr>
        <w:wordWrap/>
        <w:spacing w:line="360" w:lineRule="atLeast"/>
        <w:ind w:leftChars="0" w:left="1761"/>
        <w:contextualSpacing/>
        <w:rPr>
          <w:rFonts w:asciiTheme="minorEastAsia" w:eastAsiaTheme="minorEastAsia" w:hAnsiTheme="minorEastAsia" w:cs="Times New Roman"/>
        </w:rPr>
      </w:pPr>
      <w:r>
        <w:rPr>
          <w:rFonts w:asciiTheme="minorEastAsia" w:eastAsiaTheme="minorEastAsia" w:hAnsiTheme="minorEastAsia" w:cs="Times New Roman" w:hint="eastAsia"/>
        </w:rPr>
        <w:t>본 계약에 따르면 회사는 소비자들에게 건강검진 패키지를 판매하고,</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계약상대방인 동물병원들이 이와 관련한 의료서비스를 제공함.</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구체적으로,</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회사가 제공하는 파트너센터 시스템에 혈액검사 예약이 되면,</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동물병원은 이에 따라 반려동물 혈액검사를 하고,</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 xml:space="preserve">회사는 동물병원에 혈액검사 진행을 위해 투입된 비용으로 건당 </w:t>
      </w:r>
      <w:r>
        <w:rPr>
          <w:rFonts w:asciiTheme="minorEastAsia" w:eastAsiaTheme="minorEastAsia" w:hAnsiTheme="minorEastAsia" w:cs="Times New Roman"/>
        </w:rPr>
        <w:t>148,000</w:t>
      </w:r>
      <w:r>
        <w:rPr>
          <w:rFonts w:asciiTheme="minorEastAsia" w:eastAsiaTheme="minorEastAsia" w:hAnsiTheme="minorEastAsia" w:cs="Times New Roman" w:hint="eastAsia"/>
        </w:rPr>
        <w:t xml:space="preserve">원(마진율 약 </w:t>
      </w:r>
      <w:r>
        <w:rPr>
          <w:rFonts w:asciiTheme="minorEastAsia" w:eastAsiaTheme="minorEastAsia" w:hAnsiTheme="minorEastAsia" w:cs="Times New Roman"/>
        </w:rPr>
        <w:t>45%)</w:t>
      </w:r>
      <w:r>
        <w:rPr>
          <w:rFonts w:asciiTheme="minorEastAsia" w:eastAsiaTheme="minorEastAsia" w:hAnsiTheme="minorEastAsia" w:cs="Times New Roman" w:hint="eastAsia"/>
        </w:rPr>
        <w:t>을 제공함.</w:t>
      </w:r>
    </w:p>
    <w:p w14:paraId="0FFE019F" w14:textId="77777777" w:rsidR="00A14450" w:rsidRPr="00B141B1" w:rsidRDefault="00A14450" w:rsidP="00A14450">
      <w:pPr>
        <w:pStyle w:val="a5"/>
        <w:numPr>
          <w:ilvl w:val="0"/>
          <w:numId w:val="7"/>
        </w:numPr>
        <w:ind w:leftChars="0"/>
        <w:rPr>
          <w:rFonts w:asciiTheme="minorEastAsia" w:eastAsiaTheme="minorEastAsia" w:hAnsiTheme="minorEastAsia" w:cs="Times New Roman"/>
        </w:rPr>
      </w:pPr>
      <w:proofErr w:type="spellStart"/>
      <w:r>
        <w:rPr>
          <w:rFonts w:asciiTheme="minorEastAsia" w:eastAsiaTheme="minorEastAsia" w:hAnsiTheme="minorEastAsia" w:cs="Times New Roman" w:hint="eastAsia"/>
        </w:rPr>
        <w:t>펫체크</w:t>
      </w:r>
      <w:proofErr w:type="spellEnd"/>
      <w:r w:rsidRPr="0024426F">
        <w:rPr>
          <w:rFonts w:asciiTheme="minorEastAsia" w:eastAsiaTheme="minorEastAsia" w:hAnsiTheme="minorEastAsia" w:cs="Times New Roman"/>
        </w:rPr>
        <w:t xml:space="preserve"> 계약서의 계약기간은 계약체결일로부터 2년간이며, 계약기간 만료일 3개월 전부터 1개월 전까지 일방 당사자의 서면에 의한 갱신 거절 의사를 표시하지 않는 경우, 계약은 동일한 조건으로 1년씩 자동으로 연장됨. 답변에 따르면, 회사가 체결한 모든 </w:t>
      </w:r>
      <w:proofErr w:type="spellStart"/>
      <w:r w:rsidRPr="0024426F">
        <w:rPr>
          <w:rFonts w:asciiTheme="minorEastAsia" w:eastAsiaTheme="minorEastAsia" w:hAnsiTheme="minorEastAsia" w:cs="Times New Roman"/>
        </w:rPr>
        <w:t>브이애드</w:t>
      </w:r>
      <w:proofErr w:type="spellEnd"/>
      <w:r w:rsidRPr="0024426F">
        <w:rPr>
          <w:rFonts w:asciiTheme="minorEastAsia" w:eastAsiaTheme="minorEastAsia" w:hAnsiTheme="minorEastAsia" w:cs="Times New Roman"/>
        </w:rPr>
        <w:t xml:space="preserve"> 계약서 중 계약기간이 </w:t>
      </w:r>
      <w:proofErr w:type="spellStart"/>
      <w:r w:rsidRPr="0024426F">
        <w:rPr>
          <w:rFonts w:asciiTheme="minorEastAsia" w:eastAsiaTheme="minorEastAsia" w:hAnsiTheme="minorEastAsia" w:cs="Times New Roman"/>
        </w:rPr>
        <w:t>도과한</w:t>
      </w:r>
      <w:proofErr w:type="spellEnd"/>
      <w:r w:rsidRPr="0024426F">
        <w:rPr>
          <w:rFonts w:asciiTheme="minorEastAsia" w:eastAsiaTheme="minorEastAsia" w:hAnsiTheme="minorEastAsia" w:cs="Times New Roman"/>
        </w:rPr>
        <w:t xml:space="preserve"> 계약은 모두 계약기간이 갱신되어 유효하다고 함.</w:t>
      </w:r>
    </w:p>
    <w:p w14:paraId="0FFE01A0" w14:textId="77777777" w:rsidR="00A14450" w:rsidRPr="00BD1C4A" w:rsidRDefault="00A14450" w:rsidP="00A14450">
      <w:pPr>
        <w:pStyle w:val="a5"/>
        <w:numPr>
          <w:ilvl w:val="0"/>
          <w:numId w:val="7"/>
        </w:numPr>
        <w:wordWrap/>
        <w:spacing w:line="360" w:lineRule="atLeast"/>
        <w:ind w:leftChars="0" w:left="1761"/>
        <w:contextualSpacing/>
        <w:rPr>
          <w:rFonts w:asciiTheme="minorEastAsia" w:eastAsiaTheme="minorEastAsia" w:hAnsiTheme="minorEastAsia" w:cs="Times New Roman"/>
        </w:rPr>
      </w:pPr>
      <w:r>
        <w:rPr>
          <w:rFonts w:asciiTheme="minorEastAsia" w:eastAsiaTheme="minorEastAsia" w:hAnsiTheme="minorEastAsia" w:cs="Times New Roman" w:hint="eastAsia"/>
        </w:rPr>
        <w:t xml:space="preserve">한편 </w:t>
      </w:r>
      <w:proofErr w:type="spellStart"/>
      <w:r>
        <w:rPr>
          <w:rFonts w:asciiTheme="minorEastAsia" w:eastAsiaTheme="minorEastAsia" w:hAnsiTheme="minorEastAsia" w:cs="Times New Roman" w:hint="eastAsia"/>
        </w:rPr>
        <w:t>펫체크</w:t>
      </w:r>
      <w:proofErr w:type="spellEnd"/>
      <w:r>
        <w:rPr>
          <w:rFonts w:asciiTheme="minorEastAsia" w:eastAsiaTheme="minorEastAsia" w:hAnsiTheme="minorEastAsia" w:cs="Times New Roman" w:hint="eastAsia"/>
        </w:rPr>
        <w:t xml:space="preserve"> 계약서 제8조에 따르면,</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계약에 따라 제공되는 보호자 정보,</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동물 정보,</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검사 데이터 등은 회사의 재산으로서 동물병원에 양도 불가하며,</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본 계약상 목적 이외의 용도로 사용 불가함.</w:t>
      </w:r>
    </w:p>
    <w:p w14:paraId="0FFE01A1" w14:textId="77777777" w:rsidR="00A14450" w:rsidRDefault="00A14450" w:rsidP="00A14450">
      <w:pPr>
        <w:pStyle w:val="a5"/>
        <w:numPr>
          <w:ilvl w:val="0"/>
          <w:numId w:val="6"/>
        </w:numPr>
        <w:wordWrap/>
        <w:spacing w:line="360" w:lineRule="atLeast"/>
        <w:ind w:leftChars="0" w:left="1307"/>
        <w:contextualSpacing/>
        <w:rPr>
          <w:rFonts w:asciiTheme="minorEastAsia" w:eastAsiaTheme="minorEastAsia" w:hAnsiTheme="minorEastAsia" w:cs="Times New Roman"/>
        </w:rPr>
      </w:pPr>
      <w:r>
        <w:rPr>
          <w:rFonts w:asciiTheme="minorEastAsia" w:eastAsiaTheme="minorEastAsia" w:hAnsiTheme="minorEastAsia" w:cs="Times New Roman" w:hint="eastAsia"/>
        </w:rPr>
        <w:t>분석</w:t>
      </w:r>
    </w:p>
    <w:p w14:paraId="0FFE01A2" w14:textId="77777777" w:rsidR="00A14450" w:rsidRDefault="00A14450" w:rsidP="00A14450">
      <w:pPr>
        <w:pStyle w:val="a5"/>
        <w:numPr>
          <w:ilvl w:val="0"/>
          <w:numId w:val="7"/>
        </w:numPr>
        <w:wordWrap/>
        <w:spacing w:line="360" w:lineRule="atLeast"/>
        <w:ind w:leftChars="0" w:left="1761"/>
        <w:contextualSpacing/>
        <w:rPr>
          <w:rFonts w:asciiTheme="minorEastAsia" w:eastAsiaTheme="minorEastAsia" w:hAnsiTheme="minorEastAsia" w:cs="Times New Roman"/>
        </w:rPr>
      </w:pPr>
      <w:proofErr w:type="spellStart"/>
      <w:r>
        <w:rPr>
          <w:rFonts w:asciiTheme="minorEastAsia" w:eastAsiaTheme="minorEastAsia" w:hAnsiTheme="minorEastAsia" w:cs="Times New Roman" w:hint="eastAsia"/>
        </w:rPr>
        <w:t>펫체크</w:t>
      </w:r>
      <w:proofErr w:type="spellEnd"/>
      <w:r>
        <w:rPr>
          <w:rFonts w:asciiTheme="minorEastAsia" w:eastAsiaTheme="minorEastAsia" w:hAnsiTheme="minorEastAsia" w:cs="Times New Roman" w:hint="eastAsia"/>
        </w:rPr>
        <w:t xml:space="preserve"> </w:t>
      </w:r>
      <w:r w:rsidRPr="00BD1C4A">
        <w:rPr>
          <w:rFonts w:asciiTheme="minorEastAsia" w:eastAsiaTheme="minorEastAsia" w:hAnsiTheme="minorEastAsia" w:cs="Times New Roman" w:hint="eastAsia"/>
        </w:rPr>
        <w:t>계약서는 회사가 여러 동물병원과 계약을 체결하기 위해 일정한 형식으로 반복 체결한 계약서이므로,</w:t>
      </w:r>
      <w:r w:rsidRPr="00BD1C4A">
        <w:rPr>
          <w:rFonts w:asciiTheme="minorEastAsia" w:eastAsiaTheme="minorEastAsia" w:hAnsiTheme="minorEastAsia" w:cs="Times New Roman"/>
        </w:rPr>
        <w:t xml:space="preserve"> </w:t>
      </w:r>
      <w:r>
        <w:rPr>
          <w:rFonts w:asciiTheme="minorEastAsia" w:eastAsiaTheme="minorEastAsia" w:hAnsiTheme="minorEastAsia" w:cs="Times New Roman" w:hint="eastAsia"/>
        </w:rPr>
        <w:t>약관규제법</w:t>
      </w:r>
      <w:r w:rsidRPr="00BD1C4A">
        <w:rPr>
          <w:rFonts w:asciiTheme="minorEastAsia" w:eastAsiaTheme="minorEastAsia" w:hAnsiTheme="minorEastAsia" w:cs="Times New Roman" w:hint="eastAsia"/>
        </w:rPr>
        <w:t xml:space="preserve">의 적용을 받는 </w:t>
      </w:r>
      <w:r w:rsidRPr="00BD1C4A">
        <w:rPr>
          <w:rFonts w:asciiTheme="minorEastAsia" w:eastAsiaTheme="minorEastAsia" w:hAnsiTheme="minorEastAsia" w:cs="Times New Roman"/>
        </w:rPr>
        <w:t>“</w:t>
      </w:r>
      <w:r w:rsidRPr="00BD1C4A">
        <w:rPr>
          <w:rFonts w:asciiTheme="minorEastAsia" w:eastAsiaTheme="minorEastAsia" w:hAnsiTheme="minorEastAsia" w:cs="Times New Roman" w:hint="eastAsia"/>
        </w:rPr>
        <w:t>약관</w:t>
      </w:r>
      <w:r w:rsidRPr="00BD1C4A">
        <w:rPr>
          <w:rFonts w:asciiTheme="minorEastAsia" w:eastAsiaTheme="minorEastAsia" w:hAnsiTheme="minorEastAsia" w:cs="Times New Roman"/>
        </w:rPr>
        <w:t>”</w:t>
      </w:r>
      <w:proofErr w:type="spellStart"/>
      <w:r w:rsidRPr="00BD1C4A">
        <w:rPr>
          <w:rFonts w:asciiTheme="minorEastAsia" w:eastAsiaTheme="minorEastAsia" w:hAnsiTheme="minorEastAsia" w:cs="Times New Roman" w:hint="eastAsia"/>
        </w:rPr>
        <w:t>에</w:t>
      </w:r>
      <w:proofErr w:type="spellEnd"/>
      <w:r w:rsidRPr="00BD1C4A">
        <w:rPr>
          <w:rFonts w:asciiTheme="minorEastAsia" w:eastAsiaTheme="minorEastAsia" w:hAnsiTheme="minorEastAsia" w:cs="Times New Roman" w:hint="eastAsia"/>
        </w:rPr>
        <w:t xml:space="preserve"> 해당할 가능성이 있음.</w:t>
      </w:r>
      <w:r w:rsidRPr="00BD1C4A">
        <w:rPr>
          <w:rFonts w:asciiTheme="minorEastAsia" w:eastAsiaTheme="minorEastAsia" w:hAnsiTheme="minorEastAsia" w:cs="Times New Roman"/>
        </w:rPr>
        <w:t xml:space="preserve"> </w:t>
      </w:r>
    </w:p>
    <w:p w14:paraId="0FFE01A3" w14:textId="77777777" w:rsidR="00A14450" w:rsidRPr="004A18AB" w:rsidRDefault="00A14450" w:rsidP="00A14450">
      <w:pPr>
        <w:pStyle w:val="a5"/>
        <w:numPr>
          <w:ilvl w:val="0"/>
          <w:numId w:val="7"/>
        </w:numPr>
        <w:wordWrap/>
        <w:spacing w:line="360" w:lineRule="atLeast"/>
        <w:ind w:leftChars="0" w:left="1761"/>
        <w:contextualSpacing/>
        <w:rPr>
          <w:rFonts w:asciiTheme="minorEastAsia" w:eastAsiaTheme="minorEastAsia" w:hAnsiTheme="minorEastAsia" w:cs="Times New Roman"/>
          <w:b/>
        </w:rPr>
      </w:pPr>
      <w:proofErr w:type="spellStart"/>
      <w:r>
        <w:rPr>
          <w:rFonts w:asciiTheme="minorEastAsia" w:eastAsiaTheme="minorEastAsia" w:hAnsiTheme="minorEastAsia" w:cs="Times New Roman" w:hint="eastAsia"/>
        </w:rPr>
        <w:t>펫체크</w:t>
      </w:r>
      <w:proofErr w:type="spellEnd"/>
      <w:r>
        <w:rPr>
          <w:rFonts w:asciiTheme="minorEastAsia" w:eastAsiaTheme="minorEastAsia" w:hAnsiTheme="minorEastAsia" w:cs="Times New Roman" w:hint="eastAsia"/>
        </w:rPr>
        <w:t xml:space="preserve"> 계약서에 따르면 동물 검사 데이터의 소유권이 회사에 귀속되는데(제8조),</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 xml:space="preserve">다른 한편으로 회사는 거래상대방인 동물병원에 마진율 약 </w:t>
      </w:r>
      <w:r>
        <w:rPr>
          <w:rFonts w:asciiTheme="minorEastAsia" w:eastAsiaTheme="minorEastAsia" w:hAnsiTheme="minorEastAsia" w:cs="Times New Roman"/>
        </w:rPr>
        <w:t>45%</w:t>
      </w:r>
      <w:r>
        <w:rPr>
          <w:rFonts w:asciiTheme="minorEastAsia" w:eastAsiaTheme="minorEastAsia" w:hAnsiTheme="minorEastAsia" w:cs="Times New Roman" w:hint="eastAsia"/>
        </w:rPr>
        <w:t>를 보장하여 비용을 지불하므로,</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이것이 고객인 동물병원에 부당하게 불리한 조항으로 무효라고 볼 여지는 낮은 것으로 보임.</w:t>
      </w:r>
      <w:r>
        <w:rPr>
          <w:rFonts w:asciiTheme="minorEastAsia" w:eastAsiaTheme="minorEastAsia" w:hAnsiTheme="minorEastAsia" w:cs="Times New Roman"/>
        </w:rPr>
        <w:t xml:space="preserve"> </w:t>
      </w:r>
    </w:p>
    <w:p w14:paraId="0FFE01A4" w14:textId="77777777" w:rsidR="004A18AB" w:rsidRPr="004A18AB" w:rsidRDefault="004A18AB" w:rsidP="004A18AB">
      <w:pPr>
        <w:pStyle w:val="a5"/>
        <w:numPr>
          <w:ilvl w:val="0"/>
          <w:numId w:val="7"/>
        </w:numPr>
        <w:wordWrap/>
        <w:spacing w:line="360" w:lineRule="atLeast"/>
        <w:ind w:leftChars="0" w:left="1761"/>
        <w:contextualSpacing/>
        <w:rPr>
          <w:rFonts w:asciiTheme="minorEastAsia" w:eastAsiaTheme="minorEastAsia" w:hAnsiTheme="minorEastAsia" w:cs="Times New Roman"/>
        </w:rPr>
      </w:pPr>
      <w:r>
        <w:rPr>
          <w:rFonts w:asciiTheme="minorEastAsia" w:eastAsiaTheme="minorEastAsia" w:hAnsiTheme="minorEastAsia" w:cs="Times New Roman" w:hint="eastAsia"/>
        </w:rPr>
        <w:t>기타 거래상대방의 임의해지권 등 회사의 계약 존속에 대한 기대를 크게 해하는 조항은 없음.</w:t>
      </w:r>
    </w:p>
    <w:p w14:paraId="0FFE01A5" w14:textId="77777777" w:rsidR="00A14450" w:rsidRDefault="00A14450" w:rsidP="00A14450">
      <w:pPr>
        <w:wordWrap/>
        <w:spacing w:line="360" w:lineRule="atLeast"/>
        <w:contextualSpacing/>
        <w:rPr>
          <w:rFonts w:asciiTheme="minorEastAsia" w:eastAsiaTheme="minorEastAsia" w:hAnsiTheme="minorEastAsia" w:cs="Times New Roman"/>
          <w:b/>
        </w:rPr>
      </w:pPr>
    </w:p>
    <w:p w14:paraId="0FFE01A6" w14:textId="77777777" w:rsidR="00A14450" w:rsidRPr="00DB3216" w:rsidRDefault="00A14450" w:rsidP="00A14450">
      <w:pPr>
        <w:pStyle w:val="a5"/>
        <w:numPr>
          <w:ilvl w:val="0"/>
          <w:numId w:val="9"/>
        </w:numPr>
        <w:wordWrap/>
        <w:spacing w:line="360" w:lineRule="atLeast"/>
        <w:ind w:leftChars="0" w:left="814"/>
        <w:contextualSpacing/>
        <w:rPr>
          <w:rFonts w:asciiTheme="minorEastAsia" w:eastAsiaTheme="minorEastAsia" w:hAnsiTheme="minorEastAsia" w:cs="Times New Roman"/>
          <w:b/>
          <w:highlight w:val="yellow"/>
        </w:rPr>
      </w:pPr>
      <w:proofErr w:type="spellStart"/>
      <w:r w:rsidRPr="00DB3216">
        <w:rPr>
          <w:rFonts w:asciiTheme="minorEastAsia" w:eastAsiaTheme="minorEastAsia" w:hAnsiTheme="minorEastAsia" w:cs="Times New Roman" w:hint="eastAsia"/>
          <w:b/>
          <w:highlight w:val="yellow"/>
        </w:rPr>
        <w:t>펫닥</w:t>
      </w:r>
      <w:proofErr w:type="spellEnd"/>
      <w:r w:rsidRPr="00DB3216">
        <w:rPr>
          <w:rFonts w:asciiTheme="minorEastAsia" w:eastAsiaTheme="minorEastAsia" w:hAnsiTheme="minorEastAsia" w:cs="Times New Roman" w:hint="eastAsia"/>
          <w:b/>
          <w:highlight w:val="yellow"/>
        </w:rPr>
        <w:t xml:space="preserve"> </w:t>
      </w:r>
      <w:proofErr w:type="spellStart"/>
      <w:r w:rsidRPr="00DB3216">
        <w:rPr>
          <w:rFonts w:asciiTheme="minorEastAsia" w:eastAsiaTheme="minorEastAsia" w:hAnsiTheme="minorEastAsia" w:cs="Times New Roman" w:hint="eastAsia"/>
          <w:b/>
          <w:highlight w:val="yellow"/>
        </w:rPr>
        <w:t>멤버쉽</w:t>
      </w:r>
      <w:proofErr w:type="spellEnd"/>
      <w:r w:rsidRPr="00DB3216">
        <w:rPr>
          <w:rFonts w:asciiTheme="minorEastAsia" w:eastAsiaTheme="minorEastAsia" w:hAnsiTheme="minorEastAsia" w:cs="Times New Roman" w:hint="eastAsia"/>
          <w:b/>
          <w:highlight w:val="yellow"/>
        </w:rPr>
        <w:t xml:space="preserve"> 계약서</w:t>
      </w:r>
    </w:p>
    <w:p w14:paraId="0FFE01A7" w14:textId="77777777" w:rsidR="00A14450" w:rsidRPr="00DB3216" w:rsidRDefault="00A14450" w:rsidP="00A14450">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DB3216">
        <w:rPr>
          <w:rFonts w:asciiTheme="minorEastAsia" w:eastAsiaTheme="minorEastAsia" w:hAnsiTheme="minorEastAsia" w:cs="Times New Roman" w:hint="eastAsia"/>
          <w:highlight w:val="yellow"/>
        </w:rPr>
        <w:t>발견 사항</w:t>
      </w:r>
    </w:p>
    <w:p w14:paraId="0FFE01A8" w14:textId="77777777" w:rsidR="00A14450" w:rsidRPr="00DB3216" w:rsidRDefault="00A14450" w:rsidP="00A14450">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DB3216">
        <w:rPr>
          <w:rFonts w:asciiTheme="minorEastAsia" w:eastAsiaTheme="minorEastAsia" w:hAnsiTheme="minorEastAsia" w:cs="Times New Roman" w:hint="eastAsia"/>
          <w:highlight w:val="yellow"/>
        </w:rPr>
        <w:t>제공된 자료와 인터뷰에 따르면,</w:t>
      </w:r>
      <w:r w:rsidRPr="00DB3216">
        <w:rPr>
          <w:rFonts w:asciiTheme="minorEastAsia" w:eastAsiaTheme="minorEastAsia" w:hAnsiTheme="minorEastAsia" w:cs="Times New Roman"/>
          <w:highlight w:val="yellow"/>
        </w:rPr>
        <w:t xml:space="preserve"> </w:t>
      </w:r>
      <w:r w:rsidRPr="00DB3216">
        <w:rPr>
          <w:rFonts w:asciiTheme="minorEastAsia" w:eastAsiaTheme="minorEastAsia" w:hAnsiTheme="minorEastAsia" w:cs="Times New Roman" w:hint="eastAsia"/>
          <w:highlight w:val="yellow"/>
        </w:rPr>
        <w:t xml:space="preserve">회사는 </w:t>
      </w:r>
      <w:proofErr w:type="spellStart"/>
      <w:r w:rsidRPr="00DB3216">
        <w:rPr>
          <w:rFonts w:asciiTheme="minorEastAsia" w:eastAsiaTheme="minorEastAsia" w:hAnsiTheme="minorEastAsia" w:cs="Times New Roman" w:hint="eastAsia"/>
          <w:highlight w:val="yellow"/>
        </w:rPr>
        <w:t>브이애드</w:t>
      </w:r>
      <w:proofErr w:type="spellEnd"/>
      <w:r w:rsidRPr="00DB3216">
        <w:rPr>
          <w:rFonts w:asciiTheme="minorEastAsia" w:eastAsiaTheme="minorEastAsia" w:hAnsiTheme="minorEastAsia" w:cs="Times New Roman" w:hint="eastAsia"/>
          <w:highlight w:val="yellow"/>
        </w:rPr>
        <w:t xml:space="preserve"> 계약서를 체결한 동물병원들을 상대로,</w:t>
      </w:r>
      <w:r w:rsidRPr="00DB3216">
        <w:rPr>
          <w:rFonts w:asciiTheme="minorEastAsia" w:eastAsiaTheme="minorEastAsia" w:hAnsiTheme="minorEastAsia" w:cs="Times New Roman"/>
          <w:highlight w:val="yellow"/>
        </w:rPr>
        <w:t xml:space="preserve"> </w:t>
      </w:r>
      <w:proofErr w:type="spellStart"/>
      <w:r w:rsidRPr="00DB3216">
        <w:rPr>
          <w:rFonts w:asciiTheme="minorEastAsia" w:eastAsiaTheme="minorEastAsia" w:hAnsiTheme="minorEastAsia" w:cs="Times New Roman" w:hint="eastAsia"/>
          <w:highlight w:val="yellow"/>
        </w:rPr>
        <w:t>펫닥</w:t>
      </w:r>
      <w:proofErr w:type="spellEnd"/>
      <w:r w:rsidRPr="00DB3216">
        <w:rPr>
          <w:rFonts w:asciiTheme="minorEastAsia" w:eastAsiaTheme="minorEastAsia" w:hAnsiTheme="minorEastAsia" w:cs="Times New Roman" w:hint="eastAsia"/>
          <w:highlight w:val="yellow"/>
        </w:rPr>
        <w:t xml:space="preserve"> </w:t>
      </w:r>
      <w:proofErr w:type="spellStart"/>
      <w:r w:rsidRPr="00DB3216">
        <w:rPr>
          <w:rFonts w:asciiTheme="minorEastAsia" w:eastAsiaTheme="minorEastAsia" w:hAnsiTheme="minorEastAsia" w:cs="Times New Roman" w:hint="eastAsia"/>
          <w:highlight w:val="yellow"/>
        </w:rPr>
        <w:t>멤버쉽</w:t>
      </w:r>
      <w:proofErr w:type="spellEnd"/>
      <w:r w:rsidRPr="00DB3216">
        <w:rPr>
          <w:rFonts w:asciiTheme="minorEastAsia" w:eastAsiaTheme="minorEastAsia" w:hAnsiTheme="minorEastAsia" w:cs="Times New Roman" w:hint="eastAsia"/>
          <w:highlight w:val="yellow"/>
        </w:rPr>
        <w:t xml:space="preserve"> 계약서(이하 </w:t>
      </w:r>
      <w:r w:rsidRPr="00DB3216">
        <w:rPr>
          <w:rFonts w:asciiTheme="minorEastAsia" w:eastAsiaTheme="minorEastAsia" w:hAnsiTheme="minorEastAsia" w:cs="Times New Roman"/>
          <w:highlight w:val="yellow"/>
        </w:rPr>
        <w:t>“</w:t>
      </w:r>
      <w:proofErr w:type="spellStart"/>
      <w:r w:rsidRPr="00DB3216">
        <w:rPr>
          <w:rFonts w:asciiTheme="minorEastAsia" w:eastAsiaTheme="minorEastAsia" w:hAnsiTheme="minorEastAsia" w:cs="Times New Roman" w:hint="eastAsia"/>
          <w:highlight w:val="yellow"/>
        </w:rPr>
        <w:t>멤버쉽</w:t>
      </w:r>
      <w:proofErr w:type="spellEnd"/>
      <w:r w:rsidRPr="00DB3216">
        <w:rPr>
          <w:rFonts w:asciiTheme="minorEastAsia" w:eastAsiaTheme="minorEastAsia" w:hAnsiTheme="minorEastAsia" w:cs="Times New Roman" w:hint="eastAsia"/>
          <w:highlight w:val="yellow"/>
        </w:rPr>
        <w:t xml:space="preserve"> 계약서</w:t>
      </w:r>
      <w:r w:rsidRPr="00DB3216">
        <w:rPr>
          <w:rFonts w:asciiTheme="minorEastAsia" w:eastAsiaTheme="minorEastAsia" w:hAnsiTheme="minorEastAsia" w:cs="Times New Roman"/>
          <w:highlight w:val="yellow"/>
        </w:rPr>
        <w:t>”)</w:t>
      </w:r>
      <w:r w:rsidRPr="00DB3216">
        <w:rPr>
          <w:rFonts w:asciiTheme="minorEastAsia" w:eastAsiaTheme="minorEastAsia" w:hAnsiTheme="minorEastAsia" w:cs="Times New Roman" w:hint="eastAsia"/>
          <w:highlight w:val="yellow"/>
        </w:rPr>
        <w:t xml:space="preserve">도 체결하고 있으며 약 </w:t>
      </w:r>
      <w:r w:rsidRPr="00DB3216">
        <w:rPr>
          <w:rFonts w:asciiTheme="minorEastAsia" w:eastAsiaTheme="minorEastAsia" w:hAnsiTheme="minorEastAsia" w:cs="Times New Roman"/>
          <w:highlight w:val="yellow"/>
        </w:rPr>
        <w:t>954</w:t>
      </w:r>
      <w:r w:rsidRPr="00DB3216">
        <w:rPr>
          <w:rFonts w:asciiTheme="minorEastAsia" w:eastAsiaTheme="minorEastAsia" w:hAnsiTheme="minorEastAsia" w:cs="Times New Roman" w:hint="eastAsia"/>
          <w:highlight w:val="yellow"/>
        </w:rPr>
        <w:t xml:space="preserve">개의 동물병원에 </w:t>
      </w:r>
      <w:proofErr w:type="spellStart"/>
      <w:r w:rsidRPr="00DB3216">
        <w:rPr>
          <w:rFonts w:asciiTheme="minorEastAsia" w:eastAsiaTheme="minorEastAsia" w:hAnsiTheme="minorEastAsia" w:cs="Times New Roman" w:hint="eastAsia"/>
          <w:highlight w:val="yellow"/>
        </w:rPr>
        <w:t>멤버쉽</w:t>
      </w:r>
      <w:proofErr w:type="spellEnd"/>
      <w:r w:rsidRPr="00DB3216">
        <w:rPr>
          <w:rFonts w:asciiTheme="minorEastAsia" w:eastAsiaTheme="minorEastAsia" w:hAnsiTheme="minorEastAsia" w:cs="Times New Roman" w:hint="eastAsia"/>
          <w:highlight w:val="yellow"/>
        </w:rPr>
        <w:t xml:space="preserve"> 계약서를 체결하였음.</w:t>
      </w:r>
      <w:r w:rsidRPr="00DB3216">
        <w:rPr>
          <w:rFonts w:asciiTheme="minorEastAsia" w:eastAsiaTheme="minorEastAsia" w:hAnsiTheme="minorEastAsia" w:cs="Times New Roman"/>
          <w:highlight w:val="yellow"/>
        </w:rPr>
        <w:t xml:space="preserve"> </w:t>
      </w:r>
      <w:r w:rsidRPr="00DB3216">
        <w:rPr>
          <w:rFonts w:asciiTheme="minorEastAsia" w:eastAsiaTheme="minorEastAsia" w:hAnsiTheme="minorEastAsia" w:cs="Times New Roman" w:hint="eastAsia"/>
          <w:highlight w:val="yellow"/>
        </w:rPr>
        <w:t xml:space="preserve">답변에 따르면 모든 </w:t>
      </w:r>
      <w:proofErr w:type="spellStart"/>
      <w:r w:rsidRPr="00DB3216">
        <w:rPr>
          <w:rFonts w:asciiTheme="minorEastAsia" w:eastAsiaTheme="minorEastAsia" w:hAnsiTheme="minorEastAsia" w:cs="Times New Roman" w:hint="eastAsia"/>
          <w:highlight w:val="yellow"/>
        </w:rPr>
        <w:t>멤버쉽</w:t>
      </w:r>
      <w:proofErr w:type="spellEnd"/>
      <w:r w:rsidRPr="00DB3216">
        <w:rPr>
          <w:rFonts w:asciiTheme="minorEastAsia" w:eastAsiaTheme="minorEastAsia" w:hAnsiTheme="minorEastAsia" w:cs="Times New Roman" w:hint="eastAsia"/>
          <w:highlight w:val="yellow"/>
        </w:rPr>
        <w:t xml:space="preserve"> 계약서의 내용은 동일하다고 함.</w:t>
      </w:r>
    </w:p>
    <w:p w14:paraId="0FFE01A9" w14:textId="77777777" w:rsidR="00BF7A3D" w:rsidRPr="00DB3216" w:rsidRDefault="00A14450" w:rsidP="00A14450">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proofErr w:type="spellStart"/>
      <w:r w:rsidRPr="00DB3216">
        <w:rPr>
          <w:rFonts w:asciiTheme="minorEastAsia" w:eastAsiaTheme="minorEastAsia" w:hAnsiTheme="minorEastAsia" w:cs="Times New Roman" w:hint="eastAsia"/>
          <w:highlight w:val="yellow"/>
        </w:rPr>
        <w:t>멤버쉽</w:t>
      </w:r>
      <w:proofErr w:type="spellEnd"/>
      <w:r w:rsidRPr="00DB3216">
        <w:rPr>
          <w:rFonts w:asciiTheme="minorEastAsia" w:eastAsiaTheme="minorEastAsia" w:hAnsiTheme="minorEastAsia" w:cs="Times New Roman" w:hint="eastAsia"/>
          <w:highlight w:val="yellow"/>
        </w:rPr>
        <w:t xml:space="preserve"> 계약서에 따르면 회사는 거래상대방인 동물병원에게 제품,</w:t>
      </w:r>
      <w:r w:rsidRPr="00DB3216">
        <w:rPr>
          <w:rFonts w:asciiTheme="minorEastAsia" w:eastAsiaTheme="minorEastAsia" w:hAnsiTheme="minorEastAsia" w:cs="Times New Roman"/>
          <w:highlight w:val="yellow"/>
        </w:rPr>
        <w:t xml:space="preserve"> </w:t>
      </w:r>
      <w:r w:rsidRPr="00DB3216">
        <w:rPr>
          <w:rFonts w:asciiTheme="minorEastAsia" w:eastAsiaTheme="minorEastAsia" w:hAnsiTheme="minorEastAsia" w:cs="Times New Roman" w:hint="eastAsia"/>
          <w:highlight w:val="yellow"/>
        </w:rPr>
        <w:t>용역 등의 시제품,</w:t>
      </w:r>
      <w:r w:rsidRPr="00DB3216">
        <w:rPr>
          <w:rFonts w:asciiTheme="minorEastAsia" w:eastAsiaTheme="minorEastAsia" w:hAnsiTheme="minorEastAsia" w:cs="Times New Roman"/>
          <w:highlight w:val="yellow"/>
        </w:rPr>
        <w:t xml:space="preserve"> </w:t>
      </w:r>
      <w:r w:rsidRPr="00DB3216">
        <w:rPr>
          <w:rFonts w:asciiTheme="minorEastAsia" w:eastAsiaTheme="minorEastAsia" w:hAnsiTheme="minorEastAsia" w:cs="Times New Roman" w:hint="eastAsia"/>
          <w:highlight w:val="yellow"/>
        </w:rPr>
        <w:t>시범서비스 등을 무료로 제공하며,</w:t>
      </w:r>
      <w:r w:rsidRPr="00DB3216">
        <w:rPr>
          <w:rFonts w:asciiTheme="minorEastAsia" w:eastAsiaTheme="minorEastAsia" w:hAnsiTheme="minorEastAsia" w:cs="Times New Roman"/>
          <w:highlight w:val="yellow"/>
        </w:rPr>
        <w:t xml:space="preserve"> </w:t>
      </w:r>
      <w:r w:rsidRPr="00DB3216">
        <w:rPr>
          <w:rFonts w:asciiTheme="minorEastAsia" w:eastAsiaTheme="minorEastAsia" w:hAnsiTheme="minorEastAsia" w:cs="Times New Roman" w:hint="eastAsia"/>
          <w:highlight w:val="yellow"/>
        </w:rPr>
        <w:t xml:space="preserve">동물병원은 계약기간 내에 회사가 추진하는 최소 </w:t>
      </w:r>
      <w:r w:rsidRPr="00DB3216">
        <w:rPr>
          <w:rFonts w:asciiTheme="minorEastAsia" w:eastAsiaTheme="minorEastAsia" w:hAnsiTheme="minorEastAsia" w:cs="Times New Roman"/>
          <w:highlight w:val="yellow"/>
        </w:rPr>
        <w:t>1</w:t>
      </w:r>
      <w:r w:rsidRPr="00DB3216">
        <w:rPr>
          <w:rFonts w:asciiTheme="minorEastAsia" w:eastAsiaTheme="minorEastAsia" w:hAnsiTheme="minorEastAsia" w:cs="Times New Roman" w:hint="eastAsia"/>
          <w:highlight w:val="yellow"/>
        </w:rPr>
        <w:t>개 이상의 신규사업에 참여하여야 함.</w:t>
      </w:r>
    </w:p>
    <w:p w14:paraId="0FFE01AA" w14:textId="77777777" w:rsidR="00A14450" w:rsidRPr="00DB3216" w:rsidRDefault="00BF7A3D" w:rsidP="00A14450">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DB3216">
        <w:rPr>
          <w:rFonts w:asciiTheme="minorEastAsia" w:eastAsiaTheme="minorEastAsia" w:hAnsiTheme="minorEastAsia" w:cs="Times New Roman" w:hint="eastAsia"/>
          <w:highlight w:val="yellow"/>
        </w:rPr>
        <w:lastRenderedPageBreak/>
        <w:t>인터뷰에 따르면,</w:t>
      </w:r>
      <w:r w:rsidRPr="00DB3216">
        <w:rPr>
          <w:rFonts w:asciiTheme="minorEastAsia" w:eastAsiaTheme="minorEastAsia" w:hAnsiTheme="minorEastAsia" w:cs="Times New Roman"/>
          <w:highlight w:val="yellow"/>
        </w:rPr>
        <w:t xml:space="preserve"> </w:t>
      </w:r>
      <w:r w:rsidRPr="00DB3216">
        <w:rPr>
          <w:rFonts w:asciiTheme="minorEastAsia" w:eastAsiaTheme="minorEastAsia" w:hAnsiTheme="minorEastAsia" w:cs="Times New Roman" w:hint="eastAsia"/>
          <w:highlight w:val="yellow"/>
        </w:rPr>
        <w:t>회사는 위 동물병원의 신규사업 참여의무의 일환으로,</w:t>
      </w:r>
      <w:r w:rsidRPr="00DB3216">
        <w:rPr>
          <w:rFonts w:asciiTheme="minorEastAsia" w:eastAsiaTheme="minorEastAsia" w:hAnsiTheme="minorEastAsia" w:cs="Times New Roman"/>
          <w:highlight w:val="yellow"/>
        </w:rPr>
        <w:t xml:space="preserve"> </w:t>
      </w:r>
      <w:r w:rsidRPr="00DB3216">
        <w:rPr>
          <w:rFonts w:asciiTheme="minorEastAsia" w:eastAsiaTheme="minorEastAsia" w:hAnsiTheme="minorEastAsia" w:cs="Times New Roman" w:hint="eastAsia"/>
          <w:highlight w:val="yellow"/>
        </w:rPr>
        <w:t>회사가 추진하고 있는 반려동물 전자차트 사업에의 참여를 요구할 계획이라고 함.</w:t>
      </w:r>
      <w:r w:rsidRPr="00DB3216">
        <w:rPr>
          <w:rFonts w:asciiTheme="minorEastAsia" w:eastAsiaTheme="minorEastAsia" w:hAnsiTheme="minorEastAsia" w:cs="Times New Roman"/>
          <w:highlight w:val="yellow"/>
        </w:rPr>
        <w:t xml:space="preserve"> </w:t>
      </w:r>
    </w:p>
    <w:p w14:paraId="0FFE01AB" w14:textId="77777777" w:rsidR="00A14450" w:rsidRPr="00DB3216" w:rsidRDefault="00A14450" w:rsidP="00A14450">
      <w:pPr>
        <w:pStyle w:val="a5"/>
        <w:numPr>
          <w:ilvl w:val="0"/>
          <w:numId w:val="7"/>
        </w:numPr>
        <w:wordWrap/>
        <w:spacing w:line="360" w:lineRule="atLeast"/>
        <w:ind w:leftChars="0" w:left="1761"/>
        <w:contextualSpacing/>
        <w:rPr>
          <w:rFonts w:asciiTheme="minorEastAsia" w:eastAsiaTheme="minorEastAsia" w:hAnsiTheme="minorEastAsia" w:cs="Times New Roman"/>
          <w:b/>
          <w:highlight w:val="yellow"/>
        </w:rPr>
      </w:pPr>
      <w:proofErr w:type="spellStart"/>
      <w:r w:rsidRPr="00DB3216">
        <w:rPr>
          <w:rFonts w:asciiTheme="minorEastAsia" w:eastAsiaTheme="minorEastAsia" w:hAnsiTheme="minorEastAsia" w:cs="Times New Roman" w:hint="eastAsia"/>
          <w:highlight w:val="yellow"/>
        </w:rPr>
        <w:t>멤버쉽</w:t>
      </w:r>
      <w:proofErr w:type="spellEnd"/>
      <w:r w:rsidRPr="00DB3216">
        <w:rPr>
          <w:rFonts w:asciiTheme="minorEastAsia" w:eastAsiaTheme="minorEastAsia" w:hAnsiTheme="minorEastAsia" w:cs="Times New Roman" w:hint="eastAsia"/>
          <w:highlight w:val="yellow"/>
        </w:rPr>
        <w:t xml:space="preserve"> 계약서의 계약기간은 계약체결일로부터 </w:t>
      </w:r>
      <w:r w:rsidRPr="00DB3216">
        <w:rPr>
          <w:rFonts w:asciiTheme="minorEastAsia" w:eastAsiaTheme="minorEastAsia" w:hAnsiTheme="minorEastAsia" w:cs="Times New Roman"/>
          <w:highlight w:val="yellow"/>
        </w:rPr>
        <w:t>1</w:t>
      </w:r>
      <w:r w:rsidRPr="00DB3216">
        <w:rPr>
          <w:rFonts w:asciiTheme="minorEastAsia" w:eastAsiaTheme="minorEastAsia" w:hAnsiTheme="minorEastAsia" w:cs="Times New Roman" w:hint="eastAsia"/>
          <w:highlight w:val="yellow"/>
        </w:rPr>
        <w:t>년간이며,</w:t>
      </w:r>
      <w:r w:rsidRPr="00DB3216">
        <w:rPr>
          <w:rFonts w:asciiTheme="minorEastAsia" w:eastAsiaTheme="minorEastAsia" w:hAnsiTheme="minorEastAsia" w:cs="Times New Roman"/>
          <w:highlight w:val="yellow"/>
        </w:rPr>
        <w:t xml:space="preserve"> </w:t>
      </w:r>
      <w:r w:rsidRPr="00DB3216">
        <w:rPr>
          <w:rFonts w:asciiTheme="minorEastAsia" w:eastAsiaTheme="minorEastAsia" w:hAnsiTheme="minorEastAsia" w:cs="Times New Roman" w:hint="eastAsia"/>
          <w:highlight w:val="yellow"/>
        </w:rPr>
        <w:t xml:space="preserve">계약기간 만료일 </w:t>
      </w:r>
      <w:r w:rsidRPr="00DB3216">
        <w:rPr>
          <w:rFonts w:asciiTheme="minorEastAsia" w:eastAsiaTheme="minorEastAsia" w:hAnsiTheme="minorEastAsia" w:cs="Times New Roman"/>
          <w:highlight w:val="yellow"/>
        </w:rPr>
        <w:t>2</w:t>
      </w:r>
      <w:r w:rsidRPr="00DB3216">
        <w:rPr>
          <w:rFonts w:asciiTheme="minorEastAsia" w:eastAsiaTheme="minorEastAsia" w:hAnsiTheme="minorEastAsia" w:cs="Times New Roman" w:hint="eastAsia"/>
          <w:highlight w:val="yellow"/>
        </w:rPr>
        <w:t xml:space="preserve">개월 전부터 </w:t>
      </w:r>
      <w:r w:rsidRPr="00DB3216">
        <w:rPr>
          <w:rFonts w:asciiTheme="minorEastAsia" w:eastAsiaTheme="minorEastAsia" w:hAnsiTheme="minorEastAsia" w:cs="Times New Roman"/>
          <w:highlight w:val="yellow"/>
        </w:rPr>
        <w:t>1</w:t>
      </w:r>
      <w:r w:rsidRPr="00DB3216">
        <w:rPr>
          <w:rFonts w:asciiTheme="minorEastAsia" w:eastAsiaTheme="minorEastAsia" w:hAnsiTheme="minorEastAsia" w:cs="Times New Roman" w:hint="eastAsia"/>
          <w:highlight w:val="yellow"/>
        </w:rPr>
        <w:t xml:space="preserve">개월 전까지 일방 당사자가 서면으로 갱신 거절 통지를 하지 않는 이상 동일한 조건으로 </w:t>
      </w:r>
      <w:r w:rsidRPr="00DB3216">
        <w:rPr>
          <w:rFonts w:asciiTheme="minorEastAsia" w:eastAsiaTheme="minorEastAsia" w:hAnsiTheme="minorEastAsia" w:cs="Times New Roman"/>
          <w:highlight w:val="yellow"/>
        </w:rPr>
        <w:t>1</w:t>
      </w:r>
      <w:r w:rsidRPr="00DB3216">
        <w:rPr>
          <w:rFonts w:asciiTheme="minorEastAsia" w:eastAsiaTheme="minorEastAsia" w:hAnsiTheme="minorEastAsia" w:cs="Times New Roman" w:hint="eastAsia"/>
          <w:highlight w:val="yellow"/>
        </w:rPr>
        <w:t>년씩 자동으로 연장됨.</w:t>
      </w:r>
      <w:r w:rsidRPr="00DB3216">
        <w:rPr>
          <w:rFonts w:asciiTheme="minorEastAsia" w:eastAsiaTheme="minorEastAsia" w:hAnsiTheme="minorEastAsia" w:cs="Times New Roman"/>
          <w:highlight w:val="yellow"/>
        </w:rPr>
        <w:t xml:space="preserve"> </w:t>
      </w:r>
      <w:r w:rsidRPr="00DB3216">
        <w:rPr>
          <w:rFonts w:asciiTheme="minorEastAsia" w:eastAsiaTheme="minorEastAsia" w:hAnsiTheme="minorEastAsia" w:cs="Times New Roman" w:hint="eastAsia"/>
          <w:highlight w:val="yellow"/>
        </w:rPr>
        <w:t xml:space="preserve">답변에 따르면, 회사가 체결한 </w:t>
      </w:r>
      <w:proofErr w:type="spellStart"/>
      <w:r w:rsidRPr="00DB3216">
        <w:rPr>
          <w:rFonts w:asciiTheme="minorEastAsia" w:eastAsiaTheme="minorEastAsia" w:hAnsiTheme="minorEastAsia" w:cs="Times New Roman" w:hint="eastAsia"/>
          <w:highlight w:val="yellow"/>
        </w:rPr>
        <w:t>멤버쉽</w:t>
      </w:r>
      <w:proofErr w:type="spellEnd"/>
      <w:r w:rsidRPr="00DB3216">
        <w:rPr>
          <w:rFonts w:asciiTheme="minorEastAsia" w:eastAsiaTheme="minorEastAsia" w:hAnsiTheme="minorEastAsia" w:cs="Times New Roman" w:hint="eastAsia"/>
          <w:highlight w:val="yellow"/>
        </w:rPr>
        <w:t xml:space="preserve"> 계약서 중 계약기간이 </w:t>
      </w:r>
      <w:proofErr w:type="spellStart"/>
      <w:r w:rsidRPr="00DB3216">
        <w:rPr>
          <w:rFonts w:asciiTheme="minorEastAsia" w:eastAsiaTheme="minorEastAsia" w:hAnsiTheme="minorEastAsia" w:cs="Times New Roman" w:hint="eastAsia"/>
          <w:highlight w:val="yellow"/>
        </w:rPr>
        <w:t>도과한</w:t>
      </w:r>
      <w:proofErr w:type="spellEnd"/>
      <w:r w:rsidRPr="00DB3216">
        <w:rPr>
          <w:rFonts w:asciiTheme="minorEastAsia" w:eastAsiaTheme="minorEastAsia" w:hAnsiTheme="minorEastAsia" w:cs="Times New Roman" w:hint="eastAsia"/>
          <w:highlight w:val="yellow"/>
        </w:rPr>
        <w:t xml:space="preserve"> 계약은 모두 계약기간이 갱신되어 유효하다고 함.</w:t>
      </w:r>
      <w:r w:rsidRPr="00DB3216">
        <w:rPr>
          <w:rFonts w:asciiTheme="minorEastAsia" w:eastAsiaTheme="minorEastAsia" w:hAnsiTheme="minorEastAsia" w:cs="Times New Roman"/>
          <w:highlight w:val="yellow"/>
        </w:rPr>
        <w:t xml:space="preserve"> </w:t>
      </w:r>
    </w:p>
    <w:p w14:paraId="0FFE01AC" w14:textId="77777777" w:rsidR="00A14450" w:rsidRPr="00DB3216" w:rsidRDefault="00A14450" w:rsidP="00A14450">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DB3216">
        <w:rPr>
          <w:rFonts w:asciiTheme="minorEastAsia" w:eastAsiaTheme="minorEastAsia" w:hAnsiTheme="minorEastAsia" w:cs="Times New Roman" w:hint="eastAsia"/>
          <w:highlight w:val="yellow"/>
        </w:rPr>
        <w:t>분석</w:t>
      </w:r>
    </w:p>
    <w:p w14:paraId="0FFE01AD" w14:textId="77777777" w:rsidR="00A14450" w:rsidRPr="00DB3216" w:rsidRDefault="00A14450" w:rsidP="00A14450">
      <w:pPr>
        <w:pStyle w:val="a5"/>
        <w:numPr>
          <w:ilvl w:val="0"/>
          <w:numId w:val="7"/>
        </w:numPr>
        <w:wordWrap/>
        <w:spacing w:line="360" w:lineRule="atLeast"/>
        <w:ind w:leftChars="0"/>
        <w:contextualSpacing/>
        <w:rPr>
          <w:rFonts w:asciiTheme="minorEastAsia" w:eastAsiaTheme="minorEastAsia" w:hAnsiTheme="minorEastAsia" w:cs="Times New Roman"/>
          <w:highlight w:val="yellow"/>
        </w:rPr>
      </w:pPr>
      <w:proofErr w:type="spellStart"/>
      <w:r w:rsidRPr="00DB3216">
        <w:rPr>
          <w:rFonts w:asciiTheme="minorEastAsia" w:eastAsiaTheme="minorEastAsia" w:hAnsiTheme="minorEastAsia" w:cs="Times New Roman" w:hint="eastAsia"/>
          <w:highlight w:val="yellow"/>
        </w:rPr>
        <w:t>멤버쉽</w:t>
      </w:r>
      <w:proofErr w:type="spellEnd"/>
      <w:r w:rsidRPr="00DB3216">
        <w:rPr>
          <w:rFonts w:asciiTheme="minorEastAsia" w:eastAsiaTheme="minorEastAsia" w:hAnsiTheme="minorEastAsia" w:cs="Times New Roman" w:hint="eastAsia"/>
          <w:highlight w:val="yellow"/>
        </w:rPr>
        <w:t xml:space="preserve"> 계약서</w:t>
      </w:r>
      <w:r w:rsidRPr="00DB3216">
        <w:rPr>
          <w:rFonts w:asciiTheme="minorEastAsia" w:eastAsiaTheme="minorEastAsia" w:hAnsiTheme="minorEastAsia" w:cs="Times New Roman"/>
          <w:highlight w:val="yellow"/>
        </w:rPr>
        <w:t xml:space="preserve">는 회사가 여러 동물병원과 계약을 체결하기 위해 일정한 형식으로 반복 체결한 계약서이므로, 약관의 규제에 </w:t>
      </w:r>
      <w:r w:rsidR="00D61DC8" w:rsidRPr="00DB3216">
        <w:rPr>
          <w:rFonts w:asciiTheme="minorEastAsia" w:eastAsiaTheme="minorEastAsia" w:hAnsiTheme="minorEastAsia" w:cs="Times New Roman" w:hint="eastAsia"/>
          <w:highlight w:val="yellow"/>
        </w:rPr>
        <w:t>관</w:t>
      </w:r>
      <w:r w:rsidRPr="00DB3216">
        <w:rPr>
          <w:rFonts w:asciiTheme="minorEastAsia" w:eastAsiaTheme="minorEastAsia" w:hAnsiTheme="minorEastAsia" w:cs="Times New Roman"/>
          <w:highlight w:val="yellow"/>
        </w:rPr>
        <w:t>한 법률의 적용을 받는 “약관”</w:t>
      </w:r>
      <w:proofErr w:type="spellStart"/>
      <w:r w:rsidRPr="00DB3216">
        <w:rPr>
          <w:rFonts w:asciiTheme="minorEastAsia" w:eastAsiaTheme="minorEastAsia" w:hAnsiTheme="minorEastAsia" w:cs="Times New Roman"/>
          <w:highlight w:val="yellow"/>
        </w:rPr>
        <w:t>에</w:t>
      </w:r>
      <w:proofErr w:type="spellEnd"/>
      <w:r w:rsidRPr="00DB3216">
        <w:rPr>
          <w:rFonts w:asciiTheme="minorEastAsia" w:eastAsiaTheme="minorEastAsia" w:hAnsiTheme="minorEastAsia" w:cs="Times New Roman"/>
          <w:highlight w:val="yellow"/>
        </w:rPr>
        <w:t xml:space="preserve"> 해당할 가능성이 있음.</w:t>
      </w:r>
    </w:p>
    <w:p w14:paraId="0FFE01AE" w14:textId="77777777" w:rsidR="00A14450" w:rsidRPr="00DB3216" w:rsidRDefault="00A14450" w:rsidP="00A14450">
      <w:pPr>
        <w:pStyle w:val="a5"/>
        <w:numPr>
          <w:ilvl w:val="0"/>
          <w:numId w:val="7"/>
        </w:numPr>
        <w:wordWrap/>
        <w:spacing w:line="360" w:lineRule="atLeast"/>
        <w:ind w:leftChars="0"/>
        <w:contextualSpacing/>
        <w:rPr>
          <w:rFonts w:asciiTheme="minorEastAsia" w:eastAsiaTheme="minorEastAsia" w:hAnsiTheme="minorEastAsia" w:cs="Times New Roman"/>
          <w:b/>
          <w:highlight w:val="yellow"/>
        </w:rPr>
      </w:pPr>
      <w:proofErr w:type="spellStart"/>
      <w:r w:rsidRPr="00DB3216">
        <w:rPr>
          <w:rFonts w:asciiTheme="minorEastAsia" w:eastAsiaTheme="minorEastAsia" w:hAnsiTheme="minorEastAsia" w:cs="Times New Roman" w:hint="eastAsia"/>
          <w:highlight w:val="yellow"/>
        </w:rPr>
        <w:t>멤버쉽</w:t>
      </w:r>
      <w:proofErr w:type="spellEnd"/>
      <w:r w:rsidRPr="00DB3216">
        <w:rPr>
          <w:rFonts w:asciiTheme="minorEastAsia" w:eastAsiaTheme="minorEastAsia" w:hAnsiTheme="minorEastAsia" w:cs="Times New Roman" w:hint="eastAsia"/>
          <w:highlight w:val="yellow"/>
        </w:rPr>
        <w:t xml:space="preserve"> 계약서에 따르면 고객인 동물병원은 회사의 신규 사업에 참여할 의무를 가지게 되나,</w:t>
      </w:r>
      <w:r w:rsidRPr="00DB3216">
        <w:rPr>
          <w:rFonts w:asciiTheme="minorEastAsia" w:eastAsiaTheme="minorEastAsia" w:hAnsiTheme="minorEastAsia" w:cs="Times New Roman"/>
          <w:highlight w:val="yellow"/>
        </w:rPr>
        <w:t xml:space="preserve"> </w:t>
      </w:r>
      <w:r w:rsidRPr="00DB3216">
        <w:rPr>
          <w:rFonts w:asciiTheme="minorEastAsia" w:eastAsiaTheme="minorEastAsia" w:hAnsiTheme="minorEastAsia" w:cs="Times New Roman" w:hint="eastAsia"/>
          <w:highlight w:val="yellow"/>
        </w:rPr>
        <w:t>동물병원 또한 회사의 신규 사업 참여로 이익을 함께 향유할 수 있는 길이 열려 있다는 점,</w:t>
      </w:r>
      <w:r w:rsidRPr="00DB3216">
        <w:rPr>
          <w:rFonts w:asciiTheme="minorEastAsia" w:eastAsiaTheme="minorEastAsia" w:hAnsiTheme="minorEastAsia" w:cs="Times New Roman"/>
          <w:highlight w:val="yellow"/>
        </w:rPr>
        <w:t xml:space="preserve"> </w:t>
      </w:r>
      <w:r w:rsidRPr="00DB3216">
        <w:rPr>
          <w:rFonts w:asciiTheme="minorEastAsia" w:eastAsiaTheme="minorEastAsia" w:hAnsiTheme="minorEastAsia" w:cs="Times New Roman" w:hint="eastAsia"/>
          <w:highlight w:val="yellow"/>
        </w:rPr>
        <w:t>회사는 동물병원에게 그 반대급부로 홍보 또는 마케팅을 위하여 노력할 의무를 부담하고,</w:t>
      </w:r>
      <w:r w:rsidRPr="00DB3216">
        <w:rPr>
          <w:rFonts w:asciiTheme="minorEastAsia" w:eastAsiaTheme="minorEastAsia" w:hAnsiTheme="minorEastAsia" w:cs="Times New Roman"/>
          <w:highlight w:val="yellow"/>
        </w:rPr>
        <w:t xml:space="preserve"> </w:t>
      </w:r>
      <w:r w:rsidRPr="00DB3216">
        <w:rPr>
          <w:rFonts w:asciiTheme="minorEastAsia" w:eastAsiaTheme="minorEastAsia" w:hAnsiTheme="minorEastAsia" w:cs="Times New Roman" w:hint="eastAsia"/>
          <w:highlight w:val="yellow"/>
        </w:rPr>
        <w:t>시제품이나 시범서비스 등을 무료로 제공할 의무 또한 부담하는 점,</w:t>
      </w:r>
      <w:r w:rsidRPr="00DB3216">
        <w:rPr>
          <w:rFonts w:asciiTheme="minorEastAsia" w:eastAsiaTheme="minorEastAsia" w:hAnsiTheme="minorEastAsia" w:cs="Times New Roman"/>
          <w:highlight w:val="yellow"/>
        </w:rPr>
        <w:t xml:space="preserve"> </w:t>
      </w:r>
      <w:r w:rsidRPr="00DB3216">
        <w:rPr>
          <w:rFonts w:asciiTheme="minorEastAsia" w:eastAsiaTheme="minorEastAsia" w:hAnsiTheme="minorEastAsia" w:cs="Times New Roman" w:hint="eastAsia"/>
          <w:highlight w:val="yellow"/>
        </w:rPr>
        <w:t>회사가</w:t>
      </w:r>
      <w:r w:rsidRPr="00DB3216">
        <w:rPr>
          <w:rFonts w:asciiTheme="minorEastAsia" w:eastAsiaTheme="minorEastAsia" w:hAnsiTheme="minorEastAsia" w:cs="Times New Roman"/>
          <w:highlight w:val="yellow"/>
        </w:rPr>
        <w:t xml:space="preserve"> </w:t>
      </w:r>
      <w:r w:rsidRPr="00DB3216">
        <w:rPr>
          <w:rFonts w:asciiTheme="minorEastAsia" w:eastAsiaTheme="minorEastAsia" w:hAnsiTheme="minorEastAsia" w:cs="Times New Roman" w:hint="eastAsia"/>
          <w:highlight w:val="yellow"/>
        </w:rPr>
        <w:t xml:space="preserve">동물병원으로부터 별도의 </w:t>
      </w:r>
      <w:proofErr w:type="spellStart"/>
      <w:r w:rsidRPr="00DB3216">
        <w:rPr>
          <w:rFonts w:asciiTheme="minorEastAsia" w:eastAsiaTheme="minorEastAsia" w:hAnsiTheme="minorEastAsia" w:cs="Times New Roman" w:hint="eastAsia"/>
          <w:highlight w:val="yellow"/>
        </w:rPr>
        <w:t>멤버쉽</w:t>
      </w:r>
      <w:proofErr w:type="spellEnd"/>
      <w:r w:rsidRPr="00DB3216">
        <w:rPr>
          <w:rFonts w:asciiTheme="minorEastAsia" w:eastAsiaTheme="minorEastAsia" w:hAnsiTheme="minorEastAsia" w:cs="Times New Roman" w:hint="eastAsia"/>
          <w:highlight w:val="yellow"/>
        </w:rPr>
        <w:t xml:space="preserve"> 가입/유지 비용을 받지 않는다는 점 등을 고려하면 특별한 사정이 없는 한 본 조항이 고객에 대하여 부당하게 불리한 조항으로 약관규제법 위반이라고 볼 가능성은 낮은 것으로 사료됨.</w:t>
      </w:r>
    </w:p>
    <w:p w14:paraId="0FFE01AF" w14:textId="77777777" w:rsidR="00D96110" w:rsidRPr="00DB3216" w:rsidRDefault="00D96110" w:rsidP="0004500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DB3216">
        <w:rPr>
          <w:rFonts w:asciiTheme="minorEastAsia" w:eastAsiaTheme="minorEastAsia" w:hAnsiTheme="minorEastAsia" w:cs="Times New Roman" w:hint="eastAsia"/>
          <w:highlight w:val="yellow"/>
        </w:rPr>
        <w:t>기타 거래상대방의 임의해지권 등 회사의 계약 존속에 대한 기대를 크게 해하는 조항은 없음.</w:t>
      </w:r>
    </w:p>
    <w:p w14:paraId="0FFE01B0" w14:textId="77777777" w:rsidR="00A14450" w:rsidRPr="00A14450" w:rsidRDefault="00A14450" w:rsidP="00A14450">
      <w:pPr>
        <w:wordWrap/>
        <w:spacing w:line="360" w:lineRule="atLeast"/>
        <w:contextualSpacing/>
        <w:rPr>
          <w:rFonts w:asciiTheme="minorEastAsia" w:eastAsiaTheme="minorEastAsia" w:hAnsiTheme="minorEastAsia" w:cs="Times New Roman"/>
          <w:b/>
        </w:rPr>
      </w:pPr>
    </w:p>
    <w:p w14:paraId="0FFE01B1" w14:textId="77777777" w:rsidR="003E46AF" w:rsidRPr="00ED718D" w:rsidRDefault="00EB52B0" w:rsidP="001678E5">
      <w:pPr>
        <w:pStyle w:val="a5"/>
        <w:numPr>
          <w:ilvl w:val="0"/>
          <w:numId w:val="1"/>
        </w:numPr>
        <w:wordWrap/>
        <w:spacing w:line="360" w:lineRule="atLeast"/>
        <w:ind w:leftChars="0" w:left="357" w:hanging="357"/>
        <w:contextualSpacing/>
        <w:outlineLvl w:val="0"/>
        <w:rPr>
          <w:rFonts w:asciiTheme="minorEastAsia" w:eastAsiaTheme="minorEastAsia" w:hAnsiTheme="minorEastAsia" w:cs="Times New Roman"/>
          <w:b/>
        </w:rPr>
      </w:pPr>
      <w:r>
        <w:rPr>
          <w:rFonts w:asciiTheme="minorEastAsia" w:eastAsiaTheme="minorEastAsia" w:hAnsiTheme="minorEastAsia" w:cs="Times New Roman" w:hint="eastAsia"/>
          <w:b/>
        </w:rPr>
        <w:t>금융계약</w:t>
      </w:r>
      <w:r w:rsidR="00D92981">
        <w:rPr>
          <w:rFonts w:asciiTheme="minorEastAsia" w:eastAsiaTheme="minorEastAsia" w:hAnsiTheme="minorEastAsia" w:cs="Times New Roman" w:hint="eastAsia"/>
          <w:b/>
        </w:rPr>
        <w:t xml:space="preserve"> (</w:t>
      </w:r>
      <w:r w:rsidR="00A41864">
        <w:rPr>
          <w:rFonts w:asciiTheme="minorEastAsia" w:eastAsiaTheme="minorEastAsia" w:hAnsiTheme="minorEastAsia" w:cs="Times New Roman" w:hint="eastAsia"/>
          <w:b/>
        </w:rPr>
        <w:t>박동희,</w:t>
      </w:r>
      <w:r w:rsidR="00A41864">
        <w:rPr>
          <w:rFonts w:asciiTheme="minorEastAsia" w:eastAsiaTheme="minorEastAsia" w:hAnsiTheme="minorEastAsia" w:cs="Times New Roman"/>
          <w:b/>
        </w:rPr>
        <w:t xml:space="preserve"> </w:t>
      </w:r>
      <w:r w:rsidR="00A41864">
        <w:rPr>
          <w:rFonts w:asciiTheme="minorEastAsia" w:eastAsiaTheme="minorEastAsia" w:hAnsiTheme="minorEastAsia" w:cs="Times New Roman" w:hint="eastAsia"/>
          <w:b/>
        </w:rPr>
        <w:t>우진영</w:t>
      </w:r>
      <w:r w:rsidR="00D92981">
        <w:rPr>
          <w:rFonts w:asciiTheme="minorEastAsia" w:eastAsiaTheme="minorEastAsia" w:hAnsiTheme="minorEastAsia" w:cs="Times New Roman" w:hint="eastAsia"/>
          <w:b/>
        </w:rPr>
        <w:t>)</w:t>
      </w:r>
    </w:p>
    <w:p w14:paraId="0FFE01B2" w14:textId="77777777" w:rsidR="00F252FC" w:rsidRDefault="00F252FC" w:rsidP="00F252FC">
      <w:pPr>
        <w:pStyle w:val="a5"/>
        <w:wordWrap/>
        <w:spacing w:line="360" w:lineRule="atLeast"/>
        <w:ind w:leftChars="0" w:left="360"/>
        <w:contextualSpacing/>
        <w:rPr>
          <w:rFonts w:asciiTheme="minorEastAsia" w:eastAsiaTheme="minorEastAsia" w:hAnsiTheme="minorEastAsia" w:cs="Times New Roman"/>
          <w:b/>
        </w:rPr>
      </w:pPr>
    </w:p>
    <w:p w14:paraId="0FFE01B3" w14:textId="77777777" w:rsidR="00F252FC" w:rsidRPr="00F31800" w:rsidRDefault="00F252FC" w:rsidP="00F252FC">
      <w:pPr>
        <w:pStyle w:val="a5"/>
        <w:numPr>
          <w:ilvl w:val="0"/>
          <w:numId w:val="10"/>
        </w:numPr>
        <w:wordWrap/>
        <w:spacing w:line="360" w:lineRule="atLeast"/>
        <w:ind w:leftChars="0" w:left="814"/>
        <w:contextualSpacing/>
        <w:rPr>
          <w:rFonts w:asciiTheme="minorEastAsia" w:eastAsiaTheme="minorEastAsia" w:hAnsiTheme="minorEastAsia" w:cs="Times New Roman"/>
          <w:b/>
          <w:highlight w:val="yellow"/>
        </w:rPr>
      </w:pPr>
      <w:r w:rsidRPr="00F31800">
        <w:rPr>
          <w:rFonts w:asciiTheme="minorEastAsia" w:eastAsiaTheme="minorEastAsia" w:hAnsiTheme="minorEastAsia" w:cs="Times New Roman" w:hint="eastAsia"/>
          <w:b/>
          <w:highlight w:val="yellow"/>
        </w:rPr>
        <w:t>차입 계약 내역</w:t>
      </w:r>
    </w:p>
    <w:p w14:paraId="0FFE01B4" w14:textId="77777777" w:rsidR="00F252FC" w:rsidRPr="00F31800" w:rsidRDefault="00F252FC" w:rsidP="00F252FC">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제공된 자료와 답변에 따르면,</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 xml:space="preserve">회사는 특수관계인들과 체결한 차입계약(위 </w:t>
      </w:r>
      <w:r w:rsidRPr="00F31800">
        <w:rPr>
          <w:rFonts w:asciiTheme="minorEastAsia" w:eastAsiaTheme="minorEastAsia" w:hAnsiTheme="minorEastAsia" w:cs="Times New Roman"/>
          <w:highlight w:val="yellow"/>
        </w:rPr>
        <w:t>“</w:t>
      </w:r>
      <w:r w:rsidRPr="00F31800">
        <w:rPr>
          <w:rFonts w:asciiTheme="minorEastAsia" w:eastAsiaTheme="minorEastAsia" w:hAnsiTheme="minorEastAsia" w:cs="Times New Roman" w:hint="eastAsia"/>
          <w:b/>
          <w:highlight w:val="yellow"/>
        </w:rPr>
        <w:t>특수관계인 거래</w:t>
      </w:r>
      <w:r w:rsidRPr="00F31800">
        <w:rPr>
          <w:rFonts w:asciiTheme="minorEastAsia" w:eastAsiaTheme="minorEastAsia" w:hAnsiTheme="minorEastAsia" w:cs="Times New Roman"/>
          <w:highlight w:val="yellow"/>
        </w:rPr>
        <w:t>”</w:t>
      </w:r>
      <w:r w:rsidRPr="00F31800">
        <w:rPr>
          <w:rFonts w:asciiTheme="minorEastAsia" w:eastAsiaTheme="minorEastAsia" w:hAnsiTheme="minorEastAsia" w:cs="Times New Roman" w:hint="eastAsia"/>
          <w:highlight w:val="yellow"/>
        </w:rPr>
        <w:t xml:space="preserve"> 참조)을 제외하고는 다음의 중요한(</w:t>
      </w:r>
      <w:r w:rsidRPr="00F31800">
        <w:rPr>
          <w:rFonts w:asciiTheme="minorEastAsia" w:eastAsiaTheme="minorEastAsia" w:hAnsiTheme="minorEastAsia" w:cs="Times New Roman"/>
          <w:i/>
          <w:highlight w:val="yellow"/>
        </w:rPr>
        <w:t>material</w:t>
      </w:r>
      <w:r w:rsidRPr="00F31800">
        <w:rPr>
          <w:rFonts w:asciiTheme="minorEastAsia" w:eastAsiaTheme="minorEastAsia" w:hAnsiTheme="minorEastAsia" w:cs="Times New Roman" w:hint="eastAsia"/>
          <w:i/>
          <w:highlight w:val="yellow"/>
        </w:rPr>
        <w:t>로 번역 부탁드립니다</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차입계약을 체결하고 있음.</w:t>
      </w:r>
    </w:p>
    <w:p w14:paraId="0FFE01B5" w14:textId="77777777" w:rsidR="00F252FC" w:rsidRPr="00F31800" w:rsidRDefault="00F252FC" w:rsidP="00F252FC">
      <w:pPr>
        <w:wordWrap/>
        <w:spacing w:line="360" w:lineRule="atLeast"/>
        <w:contextualSpacing/>
        <w:rPr>
          <w:rFonts w:asciiTheme="minorEastAsia" w:eastAsiaTheme="minorEastAsia" w:hAnsiTheme="minorEastAsia" w:cs="Times New Roman"/>
          <w:highlight w:val="yellow"/>
        </w:rPr>
      </w:pPr>
    </w:p>
    <w:tbl>
      <w:tblPr>
        <w:tblStyle w:val="a8"/>
        <w:tblW w:w="0" w:type="auto"/>
        <w:tblInd w:w="1838" w:type="dxa"/>
        <w:tblLayout w:type="fixed"/>
        <w:tblLook w:val="04A0" w:firstRow="1" w:lastRow="0" w:firstColumn="1" w:lastColumn="0" w:noHBand="0" w:noVBand="1"/>
      </w:tblPr>
      <w:tblGrid>
        <w:gridCol w:w="1418"/>
        <w:gridCol w:w="1683"/>
        <w:gridCol w:w="1124"/>
        <w:gridCol w:w="1303"/>
        <w:gridCol w:w="971"/>
        <w:gridCol w:w="723"/>
      </w:tblGrid>
      <w:tr w:rsidR="00F252FC" w:rsidRPr="00F31800" w14:paraId="0FFE01BD" w14:textId="77777777" w:rsidTr="00284125">
        <w:tc>
          <w:tcPr>
            <w:tcW w:w="1418" w:type="dxa"/>
            <w:shd w:val="clear" w:color="auto" w:fill="D9D9D9" w:themeFill="background1" w:themeFillShade="D9"/>
            <w:vAlign w:val="center"/>
          </w:tcPr>
          <w:p w14:paraId="0FFE01B6"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b/>
                <w:sz w:val="18"/>
                <w:szCs w:val="18"/>
                <w:highlight w:val="yellow"/>
              </w:rPr>
            </w:pPr>
            <w:r w:rsidRPr="00F31800">
              <w:rPr>
                <w:rFonts w:asciiTheme="minorEastAsia" w:eastAsiaTheme="minorEastAsia" w:hAnsiTheme="minorEastAsia" w:cs="Times New Roman" w:hint="eastAsia"/>
                <w:b/>
                <w:sz w:val="18"/>
                <w:szCs w:val="18"/>
                <w:highlight w:val="yellow"/>
              </w:rPr>
              <w:t>차입일</w:t>
            </w:r>
          </w:p>
        </w:tc>
        <w:tc>
          <w:tcPr>
            <w:tcW w:w="1683" w:type="dxa"/>
            <w:shd w:val="clear" w:color="auto" w:fill="D9D9D9" w:themeFill="background1" w:themeFillShade="D9"/>
            <w:vAlign w:val="center"/>
          </w:tcPr>
          <w:p w14:paraId="0FFE01B7"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b/>
                <w:sz w:val="18"/>
                <w:szCs w:val="18"/>
                <w:highlight w:val="yellow"/>
              </w:rPr>
            </w:pPr>
            <w:r w:rsidRPr="00F31800">
              <w:rPr>
                <w:rFonts w:asciiTheme="minorEastAsia" w:eastAsiaTheme="minorEastAsia" w:hAnsiTheme="minorEastAsia" w:cs="Times New Roman" w:hint="eastAsia"/>
                <w:b/>
                <w:sz w:val="18"/>
                <w:szCs w:val="18"/>
                <w:highlight w:val="yellow"/>
              </w:rPr>
              <w:t>대출</w:t>
            </w:r>
          </w:p>
          <w:p w14:paraId="0FFE01B8"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b/>
                <w:sz w:val="18"/>
                <w:szCs w:val="18"/>
                <w:highlight w:val="yellow"/>
              </w:rPr>
            </w:pPr>
            <w:r w:rsidRPr="00F31800">
              <w:rPr>
                <w:rFonts w:asciiTheme="minorEastAsia" w:eastAsiaTheme="minorEastAsia" w:hAnsiTheme="minorEastAsia" w:cs="Times New Roman" w:hint="eastAsia"/>
                <w:b/>
                <w:sz w:val="18"/>
                <w:szCs w:val="18"/>
                <w:highlight w:val="yellow"/>
              </w:rPr>
              <w:t>종류</w:t>
            </w:r>
          </w:p>
        </w:tc>
        <w:tc>
          <w:tcPr>
            <w:tcW w:w="1124" w:type="dxa"/>
            <w:shd w:val="clear" w:color="auto" w:fill="D9D9D9" w:themeFill="background1" w:themeFillShade="D9"/>
            <w:vAlign w:val="center"/>
          </w:tcPr>
          <w:p w14:paraId="0FFE01B9"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b/>
                <w:sz w:val="18"/>
                <w:szCs w:val="18"/>
                <w:highlight w:val="yellow"/>
              </w:rPr>
            </w:pPr>
            <w:r w:rsidRPr="00F31800">
              <w:rPr>
                <w:rFonts w:asciiTheme="minorEastAsia" w:eastAsiaTheme="minorEastAsia" w:hAnsiTheme="minorEastAsia" w:cs="Times New Roman" w:hint="eastAsia"/>
                <w:b/>
                <w:sz w:val="18"/>
                <w:szCs w:val="18"/>
                <w:highlight w:val="yellow"/>
              </w:rPr>
              <w:t>대출잔액</w:t>
            </w:r>
          </w:p>
        </w:tc>
        <w:tc>
          <w:tcPr>
            <w:tcW w:w="1303" w:type="dxa"/>
            <w:shd w:val="clear" w:color="auto" w:fill="D9D9D9" w:themeFill="background1" w:themeFillShade="D9"/>
            <w:vAlign w:val="center"/>
          </w:tcPr>
          <w:p w14:paraId="0FFE01BA" w14:textId="77777777" w:rsidR="00F252FC" w:rsidRPr="00F31800" w:rsidRDefault="00F252FC" w:rsidP="00284125">
            <w:pPr>
              <w:wordWrap/>
              <w:spacing w:line="360" w:lineRule="atLeast"/>
              <w:contextualSpacing/>
              <w:rPr>
                <w:rFonts w:asciiTheme="minorEastAsia" w:eastAsiaTheme="minorEastAsia" w:hAnsiTheme="minorEastAsia" w:cs="Times New Roman"/>
                <w:b/>
                <w:sz w:val="18"/>
                <w:szCs w:val="18"/>
                <w:highlight w:val="yellow"/>
              </w:rPr>
            </w:pPr>
            <w:r w:rsidRPr="00F31800">
              <w:rPr>
                <w:rFonts w:asciiTheme="minorEastAsia" w:eastAsiaTheme="minorEastAsia" w:hAnsiTheme="minorEastAsia" w:cs="Times New Roman" w:hint="eastAsia"/>
                <w:b/>
                <w:sz w:val="18"/>
                <w:szCs w:val="18"/>
                <w:highlight w:val="yellow"/>
              </w:rPr>
              <w:t>만기일</w:t>
            </w:r>
          </w:p>
        </w:tc>
        <w:tc>
          <w:tcPr>
            <w:tcW w:w="971" w:type="dxa"/>
            <w:shd w:val="clear" w:color="auto" w:fill="D9D9D9" w:themeFill="background1" w:themeFillShade="D9"/>
            <w:vAlign w:val="center"/>
          </w:tcPr>
          <w:p w14:paraId="0FFE01BB"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b/>
                <w:sz w:val="18"/>
                <w:szCs w:val="18"/>
                <w:highlight w:val="yellow"/>
              </w:rPr>
            </w:pPr>
            <w:r w:rsidRPr="00F31800">
              <w:rPr>
                <w:rFonts w:asciiTheme="minorEastAsia" w:eastAsiaTheme="minorEastAsia" w:hAnsiTheme="minorEastAsia" w:cs="Times New Roman" w:hint="eastAsia"/>
                <w:b/>
                <w:sz w:val="18"/>
                <w:szCs w:val="18"/>
                <w:highlight w:val="yellow"/>
              </w:rPr>
              <w:t>금리</w:t>
            </w:r>
          </w:p>
        </w:tc>
        <w:tc>
          <w:tcPr>
            <w:tcW w:w="723" w:type="dxa"/>
            <w:shd w:val="clear" w:color="auto" w:fill="D9D9D9" w:themeFill="background1" w:themeFillShade="D9"/>
            <w:vAlign w:val="center"/>
          </w:tcPr>
          <w:p w14:paraId="0FFE01BC"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b/>
                <w:sz w:val="18"/>
                <w:szCs w:val="18"/>
                <w:highlight w:val="yellow"/>
              </w:rPr>
            </w:pPr>
            <w:r w:rsidRPr="00F31800">
              <w:rPr>
                <w:rFonts w:asciiTheme="minorEastAsia" w:eastAsiaTheme="minorEastAsia" w:hAnsiTheme="minorEastAsia" w:cs="Times New Roman" w:hint="eastAsia"/>
                <w:b/>
                <w:sz w:val="18"/>
                <w:szCs w:val="18"/>
                <w:highlight w:val="yellow"/>
              </w:rPr>
              <w:t>기준금리</w:t>
            </w:r>
          </w:p>
        </w:tc>
      </w:tr>
      <w:tr w:rsidR="00F252FC" w:rsidRPr="00F31800" w14:paraId="0FFE01C6" w14:textId="77777777" w:rsidTr="00284125">
        <w:tc>
          <w:tcPr>
            <w:tcW w:w="1418" w:type="dxa"/>
            <w:shd w:val="clear" w:color="auto" w:fill="auto"/>
          </w:tcPr>
          <w:p w14:paraId="0FFE01BE"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2016.11.11.</w:t>
            </w:r>
          </w:p>
        </w:tc>
        <w:tc>
          <w:tcPr>
            <w:tcW w:w="1683" w:type="dxa"/>
            <w:shd w:val="clear" w:color="auto" w:fill="auto"/>
          </w:tcPr>
          <w:p w14:paraId="0FFE01BF"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우리은행</w:t>
            </w:r>
            <w:r w:rsidRPr="00F31800">
              <w:rPr>
                <w:rFonts w:asciiTheme="minorEastAsia" w:eastAsiaTheme="minorEastAsia" w:hAnsiTheme="minorEastAsia" w:cs="Times New Roman"/>
                <w:sz w:val="18"/>
                <w:szCs w:val="18"/>
                <w:highlight w:val="yellow"/>
              </w:rPr>
              <w:t>(기업운전일반대출)/</w:t>
            </w:r>
            <w:proofErr w:type="spellStart"/>
            <w:r w:rsidRPr="00F31800">
              <w:rPr>
                <w:rFonts w:asciiTheme="minorEastAsia" w:eastAsiaTheme="minorEastAsia" w:hAnsiTheme="minorEastAsia" w:cs="Times New Roman"/>
                <w:sz w:val="18"/>
                <w:szCs w:val="18"/>
                <w:highlight w:val="yellow"/>
              </w:rPr>
              <w:t>중진공</w:t>
            </w:r>
            <w:proofErr w:type="spellEnd"/>
          </w:p>
        </w:tc>
        <w:tc>
          <w:tcPr>
            <w:tcW w:w="1124" w:type="dxa"/>
            <w:shd w:val="clear" w:color="auto" w:fill="auto"/>
          </w:tcPr>
          <w:p w14:paraId="0FFE01C0"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100,000,000원</w:t>
            </w:r>
          </w:p>
        </w:tc>
        <w:tc>
          <w:tcPr>
            <w:tcW w:w="1303" w:type="dxa"/>
            <w:shd w:val="clear" w:color="auto" w:fill="auto"/>
          </w:tcPr>
          <w:p w14:paraId="0FFE01C1" w14:textId="77777777" w:rsidR="00F252FC" w:rsidRPr="00F31800" w:rsidRDefault="00F252FC" w:rsidP="00284125">
            <w:pPr>
              <w:wordWrap/>
              <w:spacing w:line="360" w:lineRule="atLeast"/>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2024.11.19.</w:t>
            </w:r>
          </w:p>
        </w:tc>
        <w:tc>
          <w:tcPr>
            <w:tcW w:w="971" w:type="dxa"/>
            <w:shd w:val="clear" w:color="auto" w:fill="auto"/>
          </w:tcPr>
          <w:p w14:paraId="0FFE01C2" w14:textId="77777777" w:rsidR="00F252FC" w:rsidRPr="00F31800" w:rsidRDefault="00F252FC" w:rsidP="00284125">
            <w:pPr>
              <w:wordWrap/>
              <w:spacing w:line="360" w:lineRule="atLeast"/>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sz w:val="18"/>
                <w:szCs w:val="18"/>
                <w:highlight w:val="yellow"/>
              </w:rPr>
              <w:t>3.42%</w:t>
            </w:r>
          </w:p>
          <w:p w14:paraId="0FFE01C3"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sz w:val="18"/>
                <w:szCs w:val="18"/>
                <w:highlight w:val="yellow"/>
              </w:rPr>
              <w:t>(고정금리대출 + 1.87%)</w:t>
            </w:r>
          </w:p>
        </w:tc>
        <w:tc>
          <w:tcPr>
            <w:tcW w:w="723" w:type="dxa"/>
            <w:shd w:val="clear" w:color="auto" w:fill="auto"/>
          </w:tcPr>
          <w:p w14:paraId="0FFE01C4"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sz w:val="18"/>
                <w:szCs w:val="18"/>
                <w:highlight w:val="yellow"/>
              </w:rPr>
              <w:t>1.55</w:t>
            </w:r>
          </w:p>
          <w:p w14:paraId="0FFE01C5"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sz w:val="18"/>
                <w:szCs w:val="18"/>
                <w:highlight w:val="yellow"/>
              </w:rPr>
              <w:t>2년 고정금리</w:t>
            </w:r>
          </w:p>
        </w:tc>
      </w:tr>
      <w:tr w:rsidR="00F252FC" w:rsidRPr="00F31800" w14:paraId="0FFE01CF" w14:textId="77777777" w:rsidTr="00284125">
        <w:tc>
          <w:tcPr>
            <w:tcW w:w="1418" w:type="dxa"/>
            <w:tcBorders>
              <w:bottom w:val="dashed" w:sz="4" w:space="0" w:color="auto"/>
            </w:tcBorders>
            <w:shd w:val="clear" w:color="auto" w:fill="auto"/>
          </w:tcPr>
          <w:p w14:paraId="0FFE01C7"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2017.05.23.</w:t>
            </w:r>
          </w:p>
        </w:tc>
        <w:tc>
          <w:tcPr>
            <w:tcW w:w="1683" w:type="dxa"/>
            <w:tcBorders>
              <w:bottom w:val="dashed" w:sz="4" w:space="0" w:color="auto"/>
            </w:tcBorders>
            <w:shd w:val="clear" w:color="auto" w:fill="auto"/>
          </w:tcPr>
          <w:p w14:paraId="0FFE01C8"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유동성장기부채</w:t>
            </w:r>
          </w:p>
          <w:p w14:paraId="0FFE01C9"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(우리은행)</w:t>
            </w:r>
          </w:p>
        </w:tc>
        <w:tc>
          <w:tcPr>
            <w:tcW w:w="1124" w:type="dxa"/>
            <w:tcBorders>
              <w:bottom w:val="dashed" w:sz="4" w:space="0" w:color="auto"/>
            </w:tcBorders>
            <w:shd w:val="clear" w:color="auto" w:fill="auto"/>
          </w:tcPr>
          <w:p w14:paraId="0FFE01CA"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400,000,000원</w:t>
            </w:r>
          </w:p>
        </w:tc>
        <w:tc>
          <w:tcPr>
            <w:tcW w:w="1303" w:type="dxa"/>
            <w:tcBorders>
              <w:bottom w:val="dashed" w:sz="4" w:space="0" w:color="auto"/>
            </w:tcBorders>
            <w:shd w:val="clear" w:color="auto" w:fill="auto"/>
          </w:tcPr>
          <w:p w14:paraId="0FFE01CB" w14:textId="77777777" w:rsidR="00F252FC" w:rsidRPr="00F31800" w:rsidRDefault="00F252FC" w:rsidP="00284125">
            <w:pPr>
              <w:wordWrap/>
              <w:spacing w:line="360" w:lineRule="atLeast"/>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2021.05.20.</w:t>
            </w:r>
          </w:p>
        </w:tc>
        <w:tc>
          <w:tcPr>
            <w:tcW w:w="971" w:type="dxa"/>
            <w:tcBorders>
              <w:bottom w:val="dashed" w:sz="4" w:space="0" w:color="auto"/>
            </w:tcBorders>
            <w:shd w:val="clear" w:color="auto" w:fill="auto"/>
          </w:tcPr>
          <w:p w14:paraId="0FFE01CC" w14:textId="77777777" w:rsidR="00F252FC" w:rsidRPr="00F31800" w:rsidRDefault="00F252FC" w:rsidP="00284125">
            <w:pPr>
              <w:wordWrap/>
              <w:spacing w:line="360" w:lineRule="atLeast"/>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sz w:val="18"/>
                <w:szCs w:val="18"/>
                <w:highlight w:val="yellow"/>
              </w:rPr>
              <w:t>2.78%</w:t>
            </w:r>
          </w:p>
          <w:p w14:paraId="0FFE01CD" w14:textId="77777777" w:rsidR="00F252FC" w:rsidRPr="00F31800" w:rsidRDefault="00F252FC" w:rsidP="00284125">
            <w:pPr>
              <w:wordWrap/>
              <w:spacing w:line="360" w:lineRule="atLeast"/>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sz w:val="18"/>
                <w:szCs w:val="18"/>
                <w:highlight w:val="yellow"/>
              </w:rPr>
              <w:lastRenderedPageBreak/>
              <w:t>(고정금리대출+0.8%)</w:t>
            </w:r>
          </w:p>
        </w:tc>
        <w:tc>
          <w:tcPr>
            <w:tcW w:w="723" w:type="dxa"/>
            <w:tcBorders>
              <w:bottom w:val="dashed" w:sz="4" w:space="0" w:color="auto"/>
            </w:tcBorders>
            <w:shd w:val="clear" w:color="auto" w:fill="auto"/>
          </w:tcPr>
          <w:p w14:paraId="0FFE01CE"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p>
        </w:tc>
      </w:tr>
      <w:tr w:rsidR="00F252FC" w:rsidRPr="00F31800" w14:paraId="0FFE01D7" w14:textId="77777777" w:rsidTr="00284125">
        <w:tc>
          <w:tcPr>
            <w:tcW w:w="1418" w:type="dxa"/>
          </w:tcPr>
          <w:p w14:paraId="0FFE01D0"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2</w:t>
            </w:r>
            <w:r w:rsidRPr="00F31800">
              <w:rPr>
                <w:rFonts w:asciiTheme="minorEastAsia" w:eastAsiaTheme="minorEastAsia" w:hAnsiTheme="minorEastAsia" w:cs="Times New Roman"/>
                <w:sz w:val="18"/>
                <w:szCs w:val="18"/>
                <w:highlight w:val="yellow"/>
              </w:rPr>
              <w:t>020.09.18.</w:t>
            </w:r>
          </w:p>
        </w:tc>
        <w:tc>
          <w:tcPr>
            <w:tcW w:w="1683" w:type="dxa"/>
          </w:tcPr>
          <w:p w14:paraId="0FFE01D1"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기업은행</w:t>
            </w:r>
          </w:p>
        </w:tc>
        <w:tc>
          <w:tcPr>
            <w:tcW w:w="1124" w:type="dxa"/>
          </w:tcPr>
          <w:p w14:paraId="0FFE01D2"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140,000,000원</w:t>
            </w:r>
          </w:p>
        </w:tc>
        <w:tc>
          <w:tcPr>
            <w:tcW w:w="1303" w:type="dxa"/>
          </w:tcPr>
          <w:p w14:paraId="0FFE01D3" w14:textId="77777777" w:rsidR="00F252FC" w:rsidRPr="00F31800" w:rsidRDefault="00F252FC" w:rsidP="00284125">
            <w:pPr>
              <w:wordWrap/>
              <w:spacing w:line="360" w:lineRule="atLeast"/>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매월 연장</w:t>
            </w:r>
          </w:p>
          <w:p w14:paraId="0FFE01D4" w14:textId="77777777" w:rsidR="00F252FC" w:rsidRPr="00F31800" w:rsidRDefault="00F252FC" w:rsidP="00284125">
            <w:pPr>
              <w:wordWrap/>
              <w:spacing w:line="360" w:lineRule="atLeast"/>
              <w:contextualSpacing/>
              <w:jc w:val="left"/>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(매월</w:t>
            </w:r>
            <w:r w:rsidRPr="00F31800">
              <w:rPr>
                <w:rFonts w:asciiTheme="minorEastAsia" w:eastAsiaTheme="minorEastAsia" w:hAnsiTheme="minorEastAsia" w:cs="Times New Roman"/>
                <w:sz w:val="18"/>
                <w:szCs w:val="18"/>
                <w:highlight w:val="yellow"/>
              </w:rPr>
              <w:t xml:space="preserve"> 1일</w:t>
            </w:r>
            <w:r w:rsidRPr="00F31800">
              <w:rPr>
                <w:rFonts w:asciiTheme="minorEastAsia" w:eastAsiaTheme="minorEastAsia" w:hAnsiTheme="minorEastAsia" w:cs="Times New Roman" w:hint="eastAsia"/>
                <w:sz w:val="18"/>
                <w:szCs w:val="18"/>
                <w:highlight w:val="yellow"/>
              </w:rPr>
              <w:t xml:space="preserve"> </w:t>
            </w:r>
            <w:r w:rsidRPr="00F31800">
              <w:rPr>
                <w:rFonts w:asciiTheme="minorEastAsia" w:eastAsiaTheme="minorEastAsia" w:hAnsiTheme="minorEastAsia" w:cs="Times New Roman"/>
                <w:sz w:val="18"/>
                <w:szCs w:val="18"/>
                <w:highlight w:val="yellow"/>
              </w:rPr>
              <w:t>1천만원</w:t>
            </w:r>
            <w:r w:rsidRPr="00F31800">
              <w:rPr>
                <w:rFonts w:asciiTheme="minorEastAsia" w:eastAsiaTheme="minorEastAsia" w:hAnsiTheme="minorEastAsia" w:cs="Times New Roman" w:hint="eastAsia"/>
                <w:sz w:val="18"/>
                <w:szCs w:val="18"/>
                <w:highlight w:val="yellow"/>
              </w:rPr>
              <w:t xml:space="preserve"> 및 이자</w:t>
            </w:r>
            <w:r w:rsidRPr="00F31800">
              <w:rPr>
                <w:rFonts w:asciiTheme="minorEastAsia" w:eastAsiaTheme="minorEastAsia" w:hAnsiTheme="minorEastAsia" w:cs="Times New Roman"/>
                <w:sz w:val="18"/>
                <w:szCs w:val="18"/>
                <w:highlight w:val="yellow"/>
              </w:rPr>
              <w:t xml:space="preserve"> 상환</w:t>
            </w:r>
            <w:r w:rsidRPr="00F31800">
              <w:rPr>
                <w:rFonts w:asciiTheme="minorEastAsia" w:eastAsiaTheme="minorEastAsia" w:hAnsiTheme="minorEastAsia" w:cs="Times New Roman" w:hint="eastAsia"/>
                <w:sz w:val="18"/>
                <w:szCs w:val="18"/>
                <w:highlight w:val="yellow"/>
              </w:rPr>
              <w:t>)</w:t>
            </w:r>
          </w:p>
        </w:tc>
        <w:tc>
          <w:tcPr>
            <w:tcW w:w="971" w:type="dxa"/>
          </w:tcPr>
          <w:p w14:paraId="0FFE01D5" w14:textId="77777777" w:rsidR="00F252FC" w:rsidRPr="00F31800" w:rsidRDefault="00F252FC" w:rsidP="00284125">
            <w:pPr>
              <w:wordWrap/>
              <w:spacing w:line="360" w:lineRule="atLeast"/>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sz w:val="18"/>
                <w:szCs w:val="18"/>
                <w:highlight w:val="yellow"/>
              </w:rPr>
              <w:t>4.7842%</w:t>
            </w:r>
          </w:p>
        </w:tc>
        <w:tc>
          <w:tcPr>
            <w:tcW w:w="723" w:type="dxa"/>
          </w:tcPr>
          <w:p w14:paraId="0FFE01D6"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p>
        </w:tc>
      </w:tr>
      <w:tr w:rsidR="00F252FC" w:rsidRPr="00F31800" w14:paraId="0FFE01DF" w14:textId="77777777" w:rsidTr="00284125">
        <w:tc>
          <w:tcPr>
            <w:tcW w:w="1418" w:type="dxa"/>
          </w:tcPr>
          <w:p w14:paraId="0FFE01D8"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2020.10.23.</w:t>
            </w:r>
          </w:p>
        </w:tc>
        <w:tc>
          <w:tcPr>
            <w:tcW w:w="1683" w:type="dxa"/>
          </w:tcPr>
          <w:p w14:paraId="0FFE01D9"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전환사채</w:t>
            </w:r>
          </w:p>
          <w:p w14:paraId="0FFE01DA"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(중소기업진흥공단)</w:t>
            </w:r>
          </w:p>
        </w:tc>
        <w:tc>
          <w:tcPr>
            <w:tcW w:w="1124" w:type="dxa"/>
          </w:tcPr>
          <w:p w14:paraId="0FFE01DB"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sz w:val="18"/>
                <w:szCs w:val="18"/>
                <w:highlight w:val="yellow"/>
              </w:rPr>
              <w:t>1,000,000,000</w:t>
            </w:r>
            <w:r w:rsidRPr="00F31800">
              <w:rPr>
                <w:rFonts w:asciiTheme="minorEastAsia" w:eastAsiaTheme="minorEastAsia" w:hAnsiTheme="minorEastAsia" w:cs="Times New Roman" w:hint="eastAsia"/>
                <w:sz w:val="18"/>
                <w:szCs w:val="18"/>
                <w:highlight w:val="yellow"/>
              </w:rPr>
              <w:t>원</w:t>
            </w:r>
          </w:p>
        </w:tc>
        <w:tc>
          <w:tcPr>
            <w:tcW w:w="1303" w:type="dxa"/>
          </w:tcPr>
          <w:p w14:paraId="0FFE01DC" w14:textId="77777777" w:rsidR="00F252FC" w:rsidRPr="00F31800" w:rsidRDefault="00F252FC" w:rsidP="00284125">
            <w:pPr>
              <w:wordWrap/>
              <w:spacing w:line="360" w:lineRule="atLeast"/>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sz w:val="18"/>
                <w:szCs w:val="18"/>
                <w:highlight w:val="yellow"/>
              </w:rPr>
              <w:t>2027.10.21.</w:t>
            </w:r>
          </w:p>
        </w:tc>
        <w:tc>
          <w:tcPr>
            <w:tcW w:w="971" w:type="dxa"/>
          </w:tcPr>
          <w:p w14:paraId="0FFE01DD" w14:textId="77777777" w:rsidR="00F252FC" w:rsidRPr="00F31800" w:rsidRDefault="00F252FC" w:rsidP="00284125">
            <w:pPr>
              <w:wordWrap/>
              <w:spacing w:line="360" w:lineRule="atLeast"/>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sz w:val="18"/>
                <w:szCs w:val="18"/>
                <w:highlight w:val="yellow"/>
              </w:rPr>
              <w:t>0.5%</w:t>
            </w:r>
          </w:p>
        </w:tc>
        <w:tc>
          <w:tcPr>
            <w:tcW w:w="723" w:type="dxa"/>
          </w:tcPr>
          <w:p w14:paraId="0FFE01DE"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p>
        </w:tc>
      </w:tr>
    </w:tbl>
    <w:p w14:paraId="0FFE01E0" w14:textId="77777777" w:rsidR="00F252FC" w:rsidRPr="00F31800" w:rsidRDefault="00F252FC" w:rsidP="00F252FC">
      <w:pPr>
        <w:wordWrap/>
        <w:spacing w:line="360" w:lineRule="atLeast"/>
        <w:contextualSpacing/>
        <w:rPr>
          <w:rFonts w:asciiTheme="minorEastAsia" w:eastAsiaTheme="minorEastAsia" w:hAnsiTheme="minorEastAsia" w:cs="Times New Roman"/>
          <w:b/>
          <w:highlight w:val="yellow"/>
        </w:rPr>
      </w:pPr>
    </w:p>
    <w:p w14:paraId="0FFE01E1" w14:textId="77777777" w:rsidR="00F252FC" w:rsidRPr="00F31800" w:rsidRDefault="00F252FC" w:rsidP="00F252FC">
      <w:pPr>
        <w:pStyle w:val="a5"/>
        <w:numPr>
          <w:ilvl w:val="0"/>
          <w:numId w:val="10"/>
        </w:numPr>
        <w:wordWrap/>
        <w:spacing w:line="360" w:lineRule="atLeast"/>
        <w:ind w:leftChars="0" w:left="814"/>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b/>
          <w:highlight w:val="yellow"/>
        </w:rPr>
        <w:t>동물병원,</w:t>
      </w:r>
      <w:r w:rsidRPr="00F31800">
        <w:rPr>
          <w:rFonts w:asciiTheme="minorEastAsia" w:eastAsiaTheme="minorEastAsia" w:hAnsiTheme="minorEastAsia" w:cs="Times New Roman"/>
          <w:b/>
          <w:highlight w:val="yellow"/>
        </w:rPr>
        <w:t xml:space="preserve"> </w:t>
      </w:r>
      <w:r w:rsidRPr="00F31800">
        <w:rPr>
          <w:rFonts w:asciiTheme="minorEastAsia" w:eastAsiaTheme="minorEastAsia" w:hAnsiTheme="minorEastAsia" w:cs="Times New Roman" w:hint="eastAsia"/>
          <w:b/>
          <w:highlight w:val="yellow"/>
        </w:rPr>
        <w:t xml:space="preserve">수의사 등과의 금전거래 </w:t>
      </w:r>
      <w:r w:rsidRPr="00F31800">
        <w:rPr>
          <w:rFonts w:asciiTheme="minorEastAsia" w:eastAsiaTheme="minorEastAsia" w:hAnsiTheme="minorEastAsia" w:cs="Times New Roman"/>
          <w:b/>
          <w:highlight w:val="yellow"/>
        </w:rPr>
        <w:t>(</w:t>
      </w:r>
      <w:r w:rsidRPr="00F31800">
        <w:rPr>
          <w:rFonts w:asciiTheme="minorEastAsia" w:eastAsiaTheme="minorEastAsia" w:hAnsiTheme="minorEastAsia" w:cs="Times New Roman" w:hint="eastAsia"/>
          <w:b/>
          <w:highlight w:val="yellow"/>
        </w:rPr>
        <w:t>리베이트,</w:t>
      </w:r>
      <w:r w:rsidRPr="00F31800">
        <w:rPr>
          <w:rFonts w:asciiTheme="minorEastAsia" w:eastAsiaTheme="minorEastAsia" w:hAnsiTheme="minorEastAsia" w:cs="Times New Roman"/>
          <w:b/>
          <w:highlight w:val="yellow"/>
        </w:rPr>
        <w:t xml:space="preserve"> </w:t>
      </w:r>
      <w:r w:rsidRPr="00F31800">
        <w:rPr>
          <w:rFonts w:asciiTheme="minorEastAsia" w:eastAsiaTheme="minorEastAsia" w:hAnsiTheme="minorEastAsia" w:cs="Times New Roman" w:hint="eastAsia"/>
          <w:b/>
          <w:highlight w:val="yellow"/>
        </w:rPr>
        <w:t xml:space="preserve">계약조건 </w:t>
      </w:r>
      <w:r w:rsidRPr="00F31800">
        <w:rPr>
          <w:rFonts w:asciiTheme="minorEastAsia" w:eastAsiaTheme="minorEastAsia" w:hAnsiTheme="minorEastAsia" w:cs="Times New Roman"/>
          <w:b/>
          <w:highlight w:val="yellow"/>
        </w:rPr>
        <w:t xml:space="preserve">arm’s length </w:t>
      </w:r>
      <w:r w:rsidRPr="00F31800">
        <w:rPr>
          <w:rFonts w:asciiTheme="minorEastAsia" w:eastAsiaTheme="minorEastAsia" w:hAnsiTheme="minorEastAsia" w:cs="Times New Roman" w:hint="eastAsia"/>
          <w:b/>
          <w:highlight w:val="yellow"/>
        </w:rPr>
        <w:t>여부 등)</w:t>
      </w:r>
    </w:p>
    <w:p w14:paraId="0FFE01E2" w14:textId="77777777" w:rsidR="00F252FC" w:rsidRPr="00F31800" w:rsidRDefault="00F252FC" w:rsidP="00F252FC">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ghlight w:val="yellow"/>
        </w:rPr>
        <w:t>발견 사항</w:t>
      </w:r>
    </w:p>
    <w:p w14:paraId="0FFE01E3" w14:textId="77777777" w:rsidR="00F252FC" w:rsidRPr="00F31800" w:rsidRDefault="00F252FC" w:rsidP="00F252FC">
      <w:pPr>
        <w:pStyle w:val="a5"/>
        <w:numPr>
          <w:ilvl w:val="0"/>
          <w:numId w:val="7"/>
        </w:numPr>
        <w:wordWrap/>
        <w:spacing w:line="360" w:lineRule="atLeast"/>
        <w:ind w:leftChars="0"/>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제공된 자료와 인터뷰에 따르면 회사는 자금난이 발생하자 회사운영자금을 조달하기 위해 다음과 같이 동물병원,</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수의사회 등으로부터 고리에 자금을 차입하였던 사실이 있음.</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제공된 자료에 따르면, 현재는 상환되었다고 함.</w:t>
      </w:r>
    </w:p>
    <w:tbl>
      <w:tblPr>
        <w:tblStyle w:val="a8"/>
        <w:tblW w:w="0" w:type="auto"/>
        <w:tblInd w:w="1838" w:type="dxa"/>
        <w:tblLook w:val="04A0" w:firstRow="1" w:lastRow="0" w:firstColumn="1" w:lastColumn="0" w:noHBand="0" w:noVBand="1"/>
      </w:tblPr>
      <w:tblGrid>
        <w:gridCol w:w="1128"/>
        <w:gridCol w:w="2090"/>
        <w:gridCol w:w="1435"/>
        <w:gridCol w:w="1140"/>
        <w:gridCol w:w="1429"/>
      </w:tblGrid>
      <w:tr w:rsidR="00F252FC" w:rsidRPr="00F31800" w14:paraId="0FFE01E9" w14:textId="77777777" w:rsidTr="00284125">
        <w:trPr>
          <w:trHeight w:val="175"/>
        </w:trPr>
        <w:tc>
          <w:tcPr>
            <w:tcW w:w="709" w:type="dxa"/>
            <w:shd w:val="clear" w:color="auto" w:fill="D9D9D9" w:themeFill="background1" w:themeFillShade="D9"/>
          </w:tcPr>
          <w:p w14:paraId="0FFE01E4"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b/>
                <w:sz w:val="18"/>
                <w:szCs w:val="18"/>
                <w:highlight w:val="yellow"/>
              </w:rPr>
            </w:pPr>
            <w:r w:rsidRPr="00F31800">
              <w:rPr>
                <w:rFonts w:asciiTheme="minorEastAsia" w:eastAsiaTheme="minorEastAsia" w:hAnsiTheme="minorEastAsia" w:cs="Times New Roman" w:hint="eastAsia"/>
                <w:b/>
                <w:sz w:val="18"/>
                <w:szCs w:val="18"/>
                <w:highlight w:val="yellow"/>
              </w:rPr>
              <w:t>계약일자</w:t>
            </w:r>
          </w:p>
        </w:tc>
        <w:tc>
          <w:tcPr>
            <w:tcW w:w="2268" w:type="dxa"/>
            <w:shd w:val="clear" w:color="auto" w:fill="D9D9D9" w:themeFill="background1" w:themeFillShade="D9"/>
          </w:tcPr>
          <w:p w14:paraId="0FFE01E5"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b/>
                <w:sz w:val="18"/>
                <w:szCs w:val="18"/>
                <w:highlight w:val="yellow"/>
              </w:rPr>
            </w:pPr>
            <w:r w:rsidRPr="00F31800">
              <w:rPr>
                <w:rFonts w:asciiTheme="minorEastAsia" w:eastAsiaTheme="minorEastAsia" w:hAnsiTheme="minorEastAsia" w:cs="Times New Roman" w:hint="eastAsia"/>
                <w:b/>
                <w:sz w:val="18"/>
                <w:szCs w:val="18"/>
                <w:highlight w:val="yellow"/>
              </w:rPr>
              <w:t>채권자</w:t>
            </w:r>
          </w:p>
        </w:tc>
        <w:tc>
          <w:tcPr>
            <w:tcW w:w="1559" w:type="dxa"/>
            <w:shd w:val="clear" w:color="auto" w:fill="D9D9D9" w:themeFill="background1" w:themeFillShade="D9"/>
          </w:tcPr>
          <w:p w14:paraId="0FFE01E6"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b/>
                <w:sz w:val="18"/>
                <w:szCs w:val="18"/>
                <w:highlight w:val="yellow"/>
              </w:rPr>
            </w:pPr>
            <w:r w:rsidRPr="00F31800">
              <w:rPr>
                <w:rFonts w:asciiTheme="minorEastAsia" w:eastAsiaTheme="minorEastAsia" w:hAnsiTheme="minorEastAsia" w:cs="Times New Roman" w:hint="eastAsia"/>
                <w:b/>
                <w:sz w:val="18"/>
                <w:szCs w:val="18"/>
                <w:highlight w:val="yellow"/>
              </w:rPr>
              <w:t>차용금</w:t>
            </w:r>
          </w:p>
        </w:tc>
        <w:tc>
          <w:tcPr>
            <w:tcW w:w="1161" w:type="dxa"/>
            <w:shd w:val="clear" w:color="auto" w:fill="D9D9D9" w:themeFill="background1" w:themeFillShade="D9"/>
          </w:tcPr>
          <w:p w14:paraId="0FFE01E7"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b/>
                <w:sz w:val="18"/>
                <w:szCs w:val="18"/>
                <w:highlight w:val="yellow"/>
              </w:rPr>
            </w:pPr>
            <w:r w:rsidRPr="00F31800">
              <w:rPr>
                <w:rFonts w:asciiTheme="minorEastAsia" w:eastAsiaTheme="minorEastAsia" w:hAnsiTheme="minorEastAsia" w:cs="Times New Roman" w:hint="eastAsia"/>
                <w:b/>
                <w:sz w:val="18"/>
                <w:szCs w:val="18"/>
                <w:highlight w:val="yellow"/>
              </w:rPr>
              <w:t>상환일</w:t>
            </w:r>
          </w:p>
        </w:tc>
        <w:tc>
          <w:tcPr>
            <w:tcW w:w="1525" w:type="dxa"/>
            <w:shd w:val="clear" w:color="auto" w:fill="D9D9D9" w:themeFill="background1" w:themeFillShade="D9"/>
          </w:tcPr>
          <w:p w14:paraId="0FFE01E8"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b/>
                <w:sz w:val="18"/>
                <w:szCs w:val="18"/>
                <w:highlight w:val="yellow"/>
              </w:rPr>
            </w:pPr>
            <w:r w:rsidRPr="00F31800">
              <w:rPr>
                <w:rFonts w:asciiTheme="minorEastAsia" w:eastAsiaTheme="minorEastAsia" w:hAnsiTheme="minorEastAsia" w:cs="Times New Roman" w:hint="eastAsia"/>
                <w:b/>
                <w:sz w:val="18"/>
                <w:szCs w:val="18"/>
                <w:highlight w:val="yellow"/>
              </w:rPr>
              <w:t>이자/지연이자</w:t>
            </w:r>
          </w:p>
        </w:tc>
      </w:tr>
      <w:tr w:rsidR="00F252FC" w:rsidRPr="00F31800" w14:paraId="0FFE01EF" w14:textId="77777777" w:rsidTr="00284125">
        <w:tc>
          <w:tcPr>
            <w:tcW w:w="709" w:type="dxa"/>
            <w:vAlign w:val="bottom"/>
          </w:tcPr>
          <w:p w14:paraId="0FFE01EA"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2020.05.06.</w:t>
            </w:r>
          </w:p>
        </w:tc>
        <w:tc>
          <w:tcPr>
            <w:tcW w:w="2268" w:type="dxa"/>
            <w:vAlign w:val="bottom"/>
          </w:tcPr>
          <w:p w14:paraId="0FFE01EB"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서울수의사회</w:t>
            </w:r>
          </w:p>
        </w:tc>
        <w:tc>
          <w:tcPr>
            <w:tcW w:w="1559" w:type="dxa"/>
            <w:vAlign w:val="bottom"/>
          </w:tcPr>
          <w:p w14:paraId="0FFE01EC"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200,000,000원</w:t>
            </w:r>
          </w:p>
        </w:tc>
        <w:tc>
          <w:tcPr>
            <w:tcW w:w="1161" w:type="dxa"/>
            <w:vAlign w:val="bottom"/>
          </w:tcPr>
          <w:p w14:paraId="0FFE01ED" w14:textId="77777777" w:rsidR="00F252FC" w:rsidRPr="00F31800" w:rsidRDefault="00F252FC" w:rsidP="00284125">
            <w:pPr>
              <w:wordWrap/>
              <w:spacing w:line="360" w:lineRule="atLeast"/>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2020.07.28.</w:t>
            </w:r>
          </w:p>
        </w:tc>
        <w:tc>
          <w:tcPr>
            <w:tcW w:w="1525" w:type="dxa"/>
            <w:vAlign w:val="bottom"/>
          </w:tcPr>
          <w:p w14:paraId="0FFE01EE"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연12</w:t>
            </w:r>
            <w:r w:rsidRPr="00F31800">
              <w:rPr>
                <w:rFonts w:asciiTheme="minorEastAsia" w:eastAsiaTheme="minorEastAsia" w:hAnsiTheme="minorEastAsia" w:cs="Times New Roman"/>
                <w:sz w:val="18"/>
                <w:szCs w:val="18"/>
                <w:highlight w:val="yellow"/>
              </w:rPr>
              <w:t>%</w:t>
            </w:r>
          </w:p>
        </w:tc>
      </w:tr>
      <w:tr w:rsidR="00F252FC" w:rsidRPr="00F31800" w14:paraId="0FFE01F5" w14:textId="77777777" w:rsidTr="00284125">
        <w:tc>
          <w:tcPr>
            <w:tcW w:w="709" w:type="dxa"/>
            <w:vMerge w:val="restart"/>
            <w:vAlign w:val="center"/>
          </w:tcPr>
          <w:p w14:paraId="0FFE01F0"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sz w:val="18"/>
                <w:szCs w:val="18"/>
                <w:highlight w:val="yellow"/>
              </w:rPr>
              <w:t>2020.08.07.</w:t>
            </w:r>
          </w:p>
        </w:tc>
        <w:tc>
          <w:tcPr>
            <w:tcW w:w="2268" w:type="dxa"/>
            <w:vMerge w:val="restart"/>
            <w:vAlign w:val="center"/>
          </w:tcPr>
          <w:p w14:paraId="0FFE01F1"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노원2</w:t>
            </w:r>
            <w:r w:rsidRPr="00F31800">
              <w:rPr>
                <w:rFonts w:asciiTheme="minorEastAsia" w:eastAsiaTheme="minorEastAsia" w:hAnsiTheme="minorEastAsia" w:cs="Times New Roman"/>
                <w:sz w:val="18"/>
                <w:szCs w:val="18"/>
                <w:highlight w:val="yellow"/>
              </w:rPr>
              <w:t>4N</w:t>
            </w:r>
            <w:r w:rsidRPr="00F31800">
              <w:rPr>
                <w:rFonts w:asciiTheme="minorEastAsia" w:eastAsiaTheme="minorEastAsia" w:hAnsiTheme="minorEastAsia" w:cs="Times New Roman" w:hint="eastAsia"/>
                <w:sz w:val="18"/>
                <w:szCs w:val="18"/>
                <w:highlight w:val="yellow"/>
              </w:rPr>
              <w:t>동물의료센터</w:t>
            </w:r>
          </w:p>
        </w:tc>
        <w:tc>
          <w:tcPr>
            <w:tcW w:w="1559" w:type="dxa"/>
            <w:vAlign w:val="bottom"/>
          </w:tcPr>
          <w:p w14:paraId="0FFE01F2"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50,000,000원</w:t>
            </w:r>
          </w:p>
        </w:tc>
        <w:tc>
          <w:tcPr>
            <w:tcW w:w="1161" w:type="dxa"/>
            <w:vAlign w:val="bottom"/>
          </w:tcPr>
          <w:p w14:paraId="0FFE01F3" w14:textId="77777777" w:rsidR="00F252FC" w:rsidRPr="00F31800" w:rsidRDefault="00F252FC" w:rsidP="00284125">
            <w:pPr>
              <w:wordWrap/>
              <w:spacing w:line="360" w:lineRule="atLeast"/>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2020.11.25.</w:t>
            </w:r>
          </w:p>
        </w:tc>
        <w:tc>
          <w:tcPr>
            <w:tcW w:w="1525" w:type="dxa"/>
            <w:vAlign w:val="bottom"/>
          </w:tcPr>
          <w:p w14:paraId="0FFE01F4"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연1</w:t>
            </w:r>
            <w:r w:rsidRPr="00F31800">
              <w:rPr>
                <w:rFonts w:asciiTheme="minorEastAsia" w:eastAsiaTheme="minorEastAsia" w:hAnsiTheme="minorEastAsia" w:cs="Times New Roman"/>
                <w:sz w:val="18"/>
                <w:szCs w:val="18"/>
                <w:highlight w:val="yellow"/>
              </w:rPr>
              <w:t>2%</w:t>
            </w:r>
          </w:p>
        </w:tc>
      </w:tr>
      <w:tr w:rsidR="00F252FC" w:rsidRPr="00F31800" w14:paraId="0FFE01FB" w14:textId="77777777" w:rsidTr="00284125">
        <w:tc>
          <w:tcPr>
            <w:tcW w:w="709" w:type="dxa"/>
            <w:vMerge/>
            <w:vAlign w:val="bottom"/>
          </w:tcPr>
          <w:p w14:paraId="0FFE01F6"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p>
        </w:tc>
        <w:tc>
          <w:tcPr>
            <w:tcW w:w="2268" w:type="dxa"/>
            <w:vMerge/>
            <w:vAlign w:val="bottom"/>
          </w:tcPr>
          <w:p w14:paraId="0FFE01F7"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p>
        </w:tc>
        <w:tc>
          <w:tcPr>
            <w:tcW w:w="1559" w:type="dxa"/>
            <w:vAlign w:val="bottom"/>
          </w:tcPr>
          <w:p w14:paraId="0FFE01F8"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100,000,000원</w:t>
            </w:r>
          </w:p>
        </w:tc>
        <w:tc>
          <w:tcPr>
            <w:tcW w:w="1161" w:type="dxa"/>
            <w:vAlign w:val="bottom"/>
          </w:tcPr>
          <w:p w14:paraId="0FFE01F9" w14:textId="77777777" w:rsidR="00F252FC" w:rsidRPr="00F31800" w:rsidRDefault="00F252FC" w:rsidP="00284125">
            <w:pPr>
              <w:wordWrap/>
              <w:spacing w:line="360" w:lineRule="atLeast"/>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2020.11.30.</w:t>
            </w:r>
          </w:p>
        </w:tc>
        <w:tc>
          <w:tcPr>
            <w:tcW w:w="1525" w:type="dxa"/>
            <w:vAlign w:val="bottom"/>
          </w:tcPr>
          <w:p w14:paraId="0FFE01FA" w14:textId="77777777" w:rsidR="00F252FC" w:rsidRPr="00F31800" w:rsidRDefault="00F252FC" w:rsidP="00284125">
            <w:pPr>
              <w:pStyle w:val="a5"/>
              <w:wordWrap/>
              <w:spacing w:line="360" w:lineRule="atLeast"/>
              <w:ind w:leftChars="0" w:left="0"/>
              <w:contextualSpacing/>
              <w:rPr>
                <w:rFonts w:asciiTheme="minorEastAsia" w:eastAsiaTheme="minorEastAsia" w:hAnsiTheme="minorEastAsia" w:cs="Times New Roman"/>
                <w:sz w:val="18"/>
                <w:szCs w:val="18"/>
                <w:highlight w:val="yellow"/>
              </w:rPr>
            </w:pPr>
            <w:r w:rsidRPr="00F31800">
              <w:rPr>
                <w:rFonts w:asciiTheme="minorEastAsia" w:eastAsiaTheme="minorEastAsia" w:hAnsiTheme="minorEastAsia" w:cs="Times New Roman" w:hint="eastAsia"/>
                <w:sz w:val="18"/>
                <w:szCs w:val="18"/>
                <w:highlight w:val="yellow"/>
              </w:rPr>
              <w:t>연1</w:t>
            </w:r>
            <w:r w:rsidRPr="00F31800">
              <w:rPr>
                <w:rFonts w:asciiTheme="minorEastAsia" w:eastAsiaTheme="minorEastAsia" w:hAnsiTheme="minorEastAsia" w:cs="Times New Roman"/>
                <w:sz w:val="18"/>
                <w:szCs w:val="18"/>
                <w:highlight w:val="yellow"/>
              </w:rPr>
              <w:t>2%</w:t>
            </w:r>
          </w:p>
        </w:tc>
      </w:tr>
    </w:tbl>
    <w:p w14:paraId="0FFE01FC" w14:textId="77777777" w:rsidR="00F252FC" w:rsidRPr="00F31800" w:rsidRDefault="00F252FC" w:rsidP="00F252FC">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ghlight w:val="yellow"/>
        </w:rPr>
        <w:t>분석</w:t>
      </w:r>
    </w:p>
    <w:p w14:paraId="0FFE01FD" w14:textId="77777777" w:rsidR="00F252FC" w:rsidRPr="00F31800" w:rsidRDefault="00F252FC" w:rsidP="00F252FC">
      <w:pPr>
        <w:pStyle w:val="a5"/>
        <w:numPr>
          <w:ilvl w:val="0"/>
          <w:numId w:val="7"/>
        </w:numPr>
        <w:wordWrap/>
        <w:spacing w:line="360" w:lineRule="atLeast"/>
        <w:ind w:leftChars="0"/>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서울수의사회나 동물병원에 고리로 자금을 차입하는 행위 관련해서는 현재는 회사가 의약품을 취급하지 않으므로 리베이트 이슈가 없으나,</w:t>
      </w:r>
      <w:r w:rsidRPr="00F31800">
        <w:rPr>
          <w:rFonts w:asciiTheme="minorEastAsia" w:eastAsiaTheme="minorEastAsia" w:hAnsiTheme="minorEastAsia" w:cs="Times New Roman"/>
          <w:highlight w:val="yellow"/>
        </w:rPr>
        <w:t xml:space="preserve"> </w:t>
      </w:r>
      <w:r w:rsidRPr="00F31800">
        <w:rPr>
          <w:rFonts w:asciiTheme="minorEastAsia" w:eastAsiaTheme="minorEastAsia" w:hAnsiTheme="minorEastAsia" w:cs="Times New Roman" w:hint="eastAsia"/>
          <w:highlight w:val="yellow"/>
        </w:rPr>
        <w:t>향후 의약품을 취급하게 된다면 리베이트 이슈가 발생 가능하므로 주의해야 할 것으로 보임.</w:t>
      </w:r>
    </w:p>
    <w:p w14:paraId="0FFE01FE" w14:textId="77777777" w:rsidR="00F252FC" w:rsidRPr="00F31800" w:rsidRDefault="00F252FC" w:rsidP="00F252FC">
      <w:pPr>
        <w:pStyle w:val="a5"/>
        <w:numPr>
          <w:ilvl w:val="0"/>
          <w:numId w:val="7"/>
        </w:numPr>
        <w:wordWrap/>
        <w:spacing w:line="360" w:lineRule="atLeast"/>
        <w:ind w:leftChars="0"/>
        <w:contextualSpacing/>
        <w:rPr>
          <w:rFonts w:asciiTheme="minorEastAsia" w:eastAsiaTheme="minorEastAsia" w:hAnsiTheme="minorEastAsia" w:cs="Times New Roman"/>
          <w:highlight w:val="yellow"/>
        </w:rPr>
      </w:pPr>
      <w:r w:rsidRPr="00F31800">
        <w:rPr>
          <w:rFonts w:asciiTheme="minorEastAsia" w:eastAsiaTheme="minorEastAsia" w:hAnsiTheme="minorEastAsia" w:cs="Times New Roman" w:hint="eastAsia"/>
          <w:highlight w:val="yellow"/>
        </w:rPr>
        <w:t>향후 회사에 급박한 사정이 없음에도 불구하고 지속적으로 고리의 차입을 하는 경우 이사의 책임 문제 등도 발생할 수 있음.</w:t>
      </w:r>
    </w:p>
    <w:p w14:paraId="0FFE01FF" w14:textId="77777777" w:rsidR="00F252FC" w:rsidRPr="003E46AF" w:rsidRDefault="00F252FC" w:rsidP="001678E5">
      <w:pPr>
        <w:wordWrap/>
        <w:spacing w:line="360" w:lineRule="atLeast"/>
        <w:contextualSpacing/>
        <w:rPr>
          <w:rFonts w:asciiTheme="minorEastAsia" w:eastAsiaTheme="minorEastAsia" w:hAnsiTheme="minorEastAsia" w:cs="Times New Roman"/>
          <w:b/>
        </w:rPr>
      </w:pPr>
    </w:p>
    <w:p w14:paraId="0FFE0200" w14:textId="77777777" w:rsidR="006D317A" w:rsidRDefault="00EB52B0" w:rsidP="001678E5">
      <w:pPr>
        <w:pStyle w:val="a5"/>
        <w:numPr>
          <w:ilvl w:val="0"/>
          <w:numId w:val="1"/>
        </w:numPr>
        <w:wordWrap/>
        <w:spacing w:line="360" w:lineRule="atLeast"/>
        <w:ind w:leftChars="0" w:left="357" w:hanging="357"/>
        <w:contextualSpacing/>
        <w:outlineLvl w:val="0"/>
        <w:rPr>
          <w:rFonts w:asciiTheme="minorEastAsia" w:eastAsiaTheme="minorEastAsia" w:hAnsiTheme="minorEastAsia" w:cs="Times New Roman"/>
          <w:b/>
        </w:rPr>
      </w:pPr>
      <w:r>
        <w:rPr>
          <w:rFonts w:asciiTheme="minorEastAsia" w:eastAsiaTheme="minorEastAsia" w:hAnsiTheme="minorEastAsia" w:cs="Times New Roman" w:hint="eastAsia"/>
          <w:b/>
        </w:rPr>
        <w:t>부동산</w:t>
      </w:r>
      <w:r w:rsidR="00D92981">
        <w:rPr>
          <w:rFonts w:asciiTheme="minorEastAsia" w:eastAsiaTheme="minorEastAsia" w:hAnsiTheme="minorEastAsia" w:cs="Times New Roman" w:hint="eastAsia"/>
          <w:b/>
        </w:rPr>
        <w:t xml:space="preserve"> (</w:t>
      </w:r>
      <w:r>
        <w:rPr>
          <w:rFonts w:asciiTheme="minorEastAsia" w:eastAsiaTheme="minorEastAsia" w:hAnsiTheme="minorEastAsia" w:cs="Times New Roman" w:hint="eastAsia"/>
          <w:b/>
        </w:rPr>
        <w:t>장영근</w:t>
      </w:r>
      <w:r w:rsidR="00D92981">
        <w:rPr>
          <w:rFonts w:asciiTheme="minorEastAsia" w:eastAsiaTheme="minorEastAsia" w:hAnsiTheme="minorEastAsia" w:cs="Times New Roman" w:hint="eastAsia"/>
          <w:b/>
        </w:rPr>
        <w:t>)</w:t>
      </w:r>
    </w:p>
    <w:p w14:paraId="0FFE0201" w14:textId="77777777" w:rsidR="006D317A" w:rsidRDefault="006D317A" w:rsidP="001678E5">
      <w:pPr>
        <w:pStyle w:val="a5"/>
        <w:wordWrap/>
        <w:spacing w:line="360" w:lineRule="atLeast"/>
        <w:ind w:leftChars="0" w:left="360"/>
        <w:contextualSpacing/>
        <w:rPr>
          <w:rFonts w:asciiTheme="minorEastAsia" w:eastAsiaTheme="minorEastAsia" w:hAnsiTheme="minorEastAsia" w:cs="Times New Roman"/>
          <w:b/>
        </w:rPr>
      </w:pPr>
    </w:p>
    <w:p w14:paraId="0FFE0202" w14:textId="77777777" w:rsidR="00EC4908" w:rsidRPr="002350C1" w:rsidRDefault="00EC4908" w:rsidP="001678E5">
      <w:pPr>
        <w:pStyle w:val="a5"/>
        <w:numPr>
          <w:ilvl w:val="0"/>
          <w:numId w:val="11"/>
        </w:numPr>
        <w:wordWrap/>
        <w:spacing w:line="360" w:lineRule="atLeast"/>
        <w:ind w:leftChars="0" w:left="814"/>
        <w:contextualSpacing/>
        <w:rPr>
          <w:rFonts w:asciiTheme="minorEastAsia" w:eastAsiaTheme="minorEastAsia" w:hAnsiTheme="minorEastAsia" w:cs="Times New Roman"/>
          <w:highlight w:val="yellow"/>
        </w:rPr>
      </w:pPr>
      <w:r w:rsidRPr="002B5614">
        <w:rPr>
          <w:rFonts w:asciiTheme="minorEastAsia" w:eastAsiaTheme="minorEastAsia" w:hAnsiTheme="minorEastAsia" w:cs="Times New Roman" w:hint="eastAsia"/>
          <w:b/>
          <w:highlight w:val="yellow"/>
        </w:rPr>
        <w:t xml:space="preserve">부동산 </w:t>
      </w:r>
      <w:r w:rsidRPr="002350C1">
        <w:rPr>
          <w:rFonts w:asciiTheme="minorEastAsia" w:eastAsiaTheme="minorEastAsia" w:hAnsiTheme="minorEastAsia" w:cs="Times New Roman" w:hint="eastAsia"/>
          <w:b/>
          <w:highlight w:val="yellow"/>
        </w:rPr>
        <w:t>소유/임차 현황</w:t>
      </w:r>
    </w:p>
    <w:p w14:paraId="0FFE0203" w14:textId="77777777" w:rsidR="00EC4908" w:rsidRPr="002350C1" w:rsidRDefault="00EC4908" w:rsidP="001678E5">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ghlight w:val="yellow"/>
        </w:rPr>
        <w:t>발견 사항</w:t>
      </w:r>
    </w:p>
    <w:p w14:paraId="0FFE0204" w14:textId="77777777" w:rsidR="00542733" w:rsidRPr="002350C1" w:rsidRDefault="00BB1FE3"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 xml:space="preserve">제공받은 </w:t>
      </w:r>
      <w:r w:rsidR="000C452C" w:rsidRPr="002350C1">
        <w:rPr>
          <w:rFonts w:asciiTheme="minorEastAsia" w:eastAsiaTheme="minorEastAsia" w:hAnsiTheme="minorEastAsia" w:cs="Times New Roman" w:hint="eastAsia"/>
          <w:highlight w:val="yellow"/>
        </w:rPr>
        <w:t xml:space="preserve">회사 </w:t>
      </w:r>
      <w:r w:rsidRPr="002350C1">
        <w:rPr>
          <w:rFonts w:asciiTheme="minorEastAsia" w:eastAsiaTheme="minorEastAsia" w:hAnsiTheme="minorEastAsia" w:cs="Times New Roman" w:hint="eastAsia"/>
          <w:highlight w:val="yellow"/>
        </w:rPr>
        <w:t xml:space="preserve">답변에 의하면 </w:t>
      </w:r>
      <w:r w:rsidR="00542733" w:rsidRPr="002350C1">
        <w:rPr>
          <w:rFonts w:asciiTheme="minorEastAsia" w:eastAsiaTheme="minorEastAsia" w:hAnsiTheme="minorEastAsia" w:cs="Times New Roman" w:hint="eastAsia"/>
          <w:highlight w:val="yellow"/>
        </w:rPr>
        <w:t>소유</w:t>
      </w:r>
      <w:r w:rsidR="00542733" w:rsidRPr="002350C1">
        <w:rPr>
          <w:rFonts w:asciiTheme="minorEastAsia" w:eastAsiaTheme="minorEastAsia" w:hAnsiTheme="minorEastAsia" w:cs="Times New Roman"/>
          <w:highlight w:val="yellow"/>
        </w:rPr>
        <w:t xml:space="preserve"> 부동산</w:t>
      </w:r>
      <w:r w:rsidRPr="002350C1">
        <w:rPr>
          <w:rFonts w:asciiTheme="minorEastAsia" w:eastAsiaTheme="minorEastAsia" w:hAnsiTheme="minorEastAsia" w:cs="Times New Roman" w:hint="eastAsia"/>
          <w:highlight w:val="yellow"/>
        </w:rPr>
        <w:t>은</w:t>
      </w:r>
      <w:r w:rsidR="00134EF5" w:rsidRPr="002350C1">
        <w:rPr>
          <w:rFonts w:asciiTheme="minorEastAsia" w:eastAsiaTheme="minorEastAsia" w:hAnsiTheme="minorEastAsia" w:cs="Times New Roman"/>
          <w:highlight w:val="yellow"/>
        </w:rPr>
        <w:t xml:space="preserve"> </w:t>
      </w:r>
      <w:r w:rsidR="00542733" w:rsidRPr="002350C1">
        <w:rPr>
          <w:rFonts w:asciiTheme="minorEastAsia" w:eastAsiaTheme="minorEastAsia" w:hAnsiTheme="minorEastAsia" w:cs="Times New Roman"/>
          <w:highlight w:val="yellow"/>
        </w:rPr>
        <w:t>없음</w:t>
      </w:r>
    </w:p>
    <w:p w14:paraId="0FFE0205" w14:textId="77777777" w:rsidR="00BB1FE3" w:rsidRPr="002350C1" w:rsidRDefault="00BB1FE3"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제공받은 임차</w:t>
      </w:r>
      <w:r w:rsidR="000C452C" w:rsidRPr="002350C1">
        <w:rPr>
          <w:rFonts w:asciiTheme="minorEastAsia" w:eastAsiaTheme="minorEastAsia" w:hAnsiTheme="minorEastAsia" w:cs="Times New Roman" w:hint="eastAsia"/>
          <w:highlight w:val="yellow"/>
        </w:rPr>
        <w:t xml:space="preserve"> </w:t>
      </w:r>
      <w:r w:rsidRPr="002350C1">
        <w:rPr>
          <w:rFonts w:asciiTheme="minorEastAsia" w:eastAsiaTheme="minorEastAsia" w:hAnsiTheme="minorEastAsia" w:cs="Times New Roman" w:hint="eastAsia"/>
          <w:highlight w:val="yellow"/>
        </w:rPr>
        <w:t xml:space="preserve">현황 및 임대차계약서에 의하면 서울시 서초구 반포동 소재 </w:t>
      </w:r>
      <w:r w:rsidR="00711109" w:rsidRPr="002350C1">
        <w:rPr>
          <w:rFonts w:asciiTheme="minorEastAsia" w:eastAsiaTheme="minorEastAsia" w:hAnsiTheme="minorEastAsia" w:cs="Times New Roman" w:hint="eastAsia"/>
          <w:highlight w:val="yellow"/>
        </w:rPr>
        <w:t>본사</w:t>
      </w:r>
      <w:r w:rsidRPr="002350C1">
        <w:rPr>
          <w:rFonts w:asciiTheme="minorEastAsia" w:eastAsiaTheme="minorEastAsia" w:hAnsiTheme="minorEastAsia" w:cs="Times New Roman" w:hint="eastAsia"/>
          <w:highlight w:val="yellow"/>
        </w:rPr>
        <w:t xml:space="preserve"> 건물을 아래와 같은 조건으로 임차하고 있음.</w:t>
      </w:r>
      <w:r w:rsidR="00D16C3E" w:rsidRPr="002350C1">
        <w:rPr>
          <w:rFonts w:asciiTheme="minorEastAsia" w:eastAsiaTheme="minorEastAsia" w:hAnsiTheme="minorEastAsia" w:cs="Times New Roman"/>
          <w:highlight w:val="yellow"/>
        </w:rPr>
        <w:t xml:space="preserve"> </w:t>
      </w:r>
      <w:r w:rsidR="00D16C3E" w:rsidRPr="002350C1">
        <w:rPr>
          <w:rFonts w:asciiTheme="minorEastAsia" w:eastAsiaTheme="minorEastAsia" w:hAnsiTheme="minorEastAsia" w:cs="Times New Roman" w:hint="eastAsia"/>
          <w:highlight w:val="yellow"/>
        </w:rPr>
        <w:t xml:space="preserve">이에 대한 세부 내역은 </w:t>
      </w:r>
      <w:proofErr w:type="spellStart"/>
      <w:r w:rsidR="00D16C3E" w:rsidRPr="002350C1">
        <w:rPr>
          <w:rFonts w:asciiTheme="minorEastAsia" w:eastAsiaTheme="minorEastAsia" w:hAnsiTheme="minorEastAsia" w:cs="Times New Roman" w:hint="eastAsia"/>
          <w:highlight w:val="yellow"/>
        </w:rPr>
        <w:t>별처</w:t>
      </w:r>
      <w:proofErr w:type="spellEnd"/>
      <w:r w:rsidR="00D16C3E" w:rsidRPr="002350C1">
        <w:rPr>
          <w:rFonts w:asciiTheme="minorEastAsia" w:eastAsiaTheme="minorEastAsia" w:hAnsiTheme="minorEastAsia" w:cs="Times New Roman" w:hint="eastAsia"/>
          <w:highlight w:val="yellow"/>
        </w:rPr>
        <w:t xml:space="preserve"> 자료를 참고하시기 바람.</w:t>
      </w:r>
    </w:p>
    <w:p w14:paraId="0FFE0206" w14:textId="77777777" w:rsidR="00BB1FE3" w:rsidRPr="002350C1" w:rsidRDefault="00BB1FE3" w:rsidP="001678E5">
      <w:pPr>
        <w:pStyle w:val="a5"/>
        <w:numPr>
          <w:ilvl w:val="1"/>
          <w:numId w:val="7"/>
        </w:numPr>
        <w:wordWrap/>
        <w:spacing w:line="360" w:lineRule="atLeast"/>
        <w:ind w:leftChars="0"/>
        <w:contextualSpacing/>
        <w:rPr>
          <w:rFonts w:asciiTheme="minorEastAsia" w:eastAsiaTheme="minorEastAsia" w:hAnsiTheme="minorEastAsia" w:cs="Times New Roman"/>
          <w:highlight w:val="yellow"/>
        </w:rPr>
      </w:pPr>
      <w:proofErr w:type="gramStart"/>
      <w:r w:rsidRPr="002350C1">
        <w:rPr>
          <w:rFonts w:asciiTheme="minorEastAsia" w:eastAsiaTheme="minorEastAsia" w:hAnsiTheme="minorEastAsia" w:cs="Times New Roman" w:hint="eastAsia"/>
          <w:highlight w:val="yellow"/>
        </w:rPr>
        <w:t xml:space="preserve">임대인 </w:t>
      </w:r>
      <w:r w:rsidRPr="002350C1">
        <w:rPr>
          <w:rFonts w:asciiTheme="minorEastAsia" w:eastAsiaTheme="minorEastAsia" w:hAnsiTheme="minorEastAsia" w:cs="Times New Roman"/>
          <w:highlight w:val="yellow"/>
        </w:rPr>
        <w:t>:</w:t>
      </w:r>
      <w:proofErr w:type="gramEnd"/>
      <w:r w:rsidRPr="002350C1">
        <w:rPr>
          <w:rFonts w:asciiTheme="minorEastAsia" w:eastAsiaTheme="minorEastAsia" w:hAnsiTheme="minorEastAsia" w:cs="Times New Roman"/>
          <w:highlight w:val="yellow"/>
        </w:rPr>
        <w:t xml:space="preserve"> </w:t>
      </w:r>
      <w:proofErr w:type="spellStart"/>
      <w:r w:rsidRPr="002350C1">
        <w:rPr>
          <w:rFonts w:asciiTheme="minorEastAsia" w:eastAsiaTheme="minorEastAsia" w:hAnsiTheme="minorEastAsia" w:cs="Times New Roman" w:hint="eastAsia"/>
          <w:highlight w:val="yellow"/>
        </w:rPr>
        <w:t>권재우</w:t>
      </w:r>
      <w:proofErr w:type="spellEnd"/>
    </w:p>
    <w:p w14:paraId="0FFE0207" w14:textId="77777777" w:rsidR="00BB1FE3" w:rsidRPr="002350C1" w:rsidRDefault="00BB1FE3" w:rsidP="001678E5">
      <w:pPr>
        <w:pStyle w:val="a5"/>
        <w:numPr>
          <w:ilvl w:val="1"/>
          <w:numId w:val="7"/>
        </w:numPr>
        <w:wordWrap/>
        <w:spacing w:line="360" w:lineRule="atLeast"/>
        <w:ind w:leftChars="0"/>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임차</w:t>
      </w:r>
      <w:r w:rsidR="00F06427" w:rsidRPr="002350C1">
        <w:rPr>
          <w:rFonts w:asciiTheme="minorEastAsia" w:eastAsiaTheme="minorEastAsia" w:hAnsiTheme="minorEastAsia" w:cs="Times New Roman" w:hint="eastAsia"/>
          <w:highlight w:val="yellow"/>
        </w:rPr>
        <w:t>보증금 합계:</w:t>
      </w:r>
      <w:r w:rsidR="00F06427" w:rsidRPr="002350C1">
        <w:rPr>
          <w:rFonts w:asciiTheme="minorEastAsia" w:eastAsiaTheme="minorEastAsia" w:hAnsiTheme="minorEastAsia" w:cs="Times New Roman"/>
          <w:highlight w:val="yellow"/>
        </w:rPr>
        <w:t xml:space="preserve"> 6</w:t>
      </w:r>
      <w:r w:rsidR="00F06427" w:rsidRPr="002350C1">
        <w:rPr>
          <w:rFonts w:asciiTheme="minorEastAsia" w:eastAsiaTheme="minorEastAsia" w:hAnsiTheme="minorEastAsia" w:cs="Times New Roman" w:hint="eastAsia"/>
          <w:highlight w:val="yellow"/>
        </w:rPr>
        <w:t>억7천만원</w:t>
      </w:r>
    </w:p>
    <w:p w14:paraId="0FFE0208" w14:textId="77777777" w:rsidR="00F06427" w:rsidRPr="002350C1" w:rsidRDefault="00F06427" w:rsidP="001678E5">
      <w:pPr>
        <w:pStyle w:val="a5"/>
        <w:numPr>
          <w:ilvl w:val="1"/>
          <w:numId w:val="7"/>
        </w:numPr>
        <w:wordWrap/>
        <w:spacing w:line="360" w:lineRule="atLeast"/>
        <w:ind w:leftChars="0"/>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lastRenderedPageBreak/>
        <w:t>월임차료 합계:</w:t>
      </w:r>
      <w:r w:rsidRPr="002350C1">
        <w:rPr>
          <w:rFonts w:asciiTheme="minorEastAsia" w:eastAsiaTheme="minorEastAsia" w:hAnsiTheme="minorEastAsia" w:cs="Times New Roman"/>
          <w:highlight w:val="yellow"/>
        </w:rPr>
        <w:t xml:space="preserve"> 4</w:t>
      </w:r>
      <w:r w:rsidRPr="002350C1">
        <w:rPr>
          <w:rFonts w:asciiTheme="minorEastAsia" w:eastAsiaTheme="minorEastAsia" w:hAnsiTheme="minorEastAsia" w:cs="Times New Roman" w:hint="eastAsia"/>
          <w:highlight w:val="yellow"/>
        </w:rPr>
        <w:t>천1백만원</w:t>
      </w:r>
    </w:p>
    <w:p w14:paraId="0FFE0209" w14:textId="77777777" w:rsidR="00EC4908" w:rsidRPr="002350C1" w:rsidRDefault="00EC4908" w:rsidP="001678E5">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ghlight w:val="yellow"/>
        </w:rPr>
        <w:t>분석</w:t>
      </w:r>
    </w:p>
    <w:p w14:paraId="0FFE020A" w14:textId="77777777" w:rsidR="00134EF5" w:rsidRPr="002350C1" w:rsidRDefault="00BB1FE3"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 xml:space="preserve">제공받은 </w:t>
      </w:r>
      <w:r w:rsidR="000C452C" w:rsidRPr="002350C1">
        <w:rPr>
          <w:rFonts w:asciiTheme="minorEastAsia" w:eastAsiaTheme="minorEastAsia" w:hAnsiTheme="minorEastAsia" w:cs="Times New Roman" w:hint="eastAsia"/>
          <w:highlight w:val="yellow"/>
        </w:rPr>
        <w:t xml:space="preserve">회사 </w:t>
      </w:r>
      <w:r w:rsidRPr="002350C1">
        <w:rPr>
          <w:rFonts w:asciiTheme="minorEastAsia" w:eastAsiaTheme="minorEastAsia" w:hAnsiTheme="minorEastAsia" w:cs="Times New Roman" w:hint="eastAsia"/>
          <w:highlight w:val="yellow"/>
        </w:rPr>
        <w:t xml:space="preserve">답변에 의하면 </w:t>
      </w:r>
      <w:r w:rsidR="00134EF5" w:rsidRPr="002350C1">
        <w:rPr>
          <w:rFonts w:asciiTheme="minorEastAsia" w:eastAsiaTheme="minorEastAsia" w:hAnsiTheme="minorEastAsia" w:cs="Times New Roman" w:hint="eastAsia"/>
          <w:highlight w:val="yellow"/>
        </w:rPr>
        <w:t>임차보증금(</w:t>
      </w:r>
      <w:r w:rsidR="00134EF5" w:rsidRPr="002350C1">
        <w:rPr>
          <w:rFonts w:asciiTheme="minorEastAsia" w:eastAsiaTheme="minorEastAsia" w:hAnsiTheme="minorEastAsia" w:cs="Times New Roman"/>
          <w:highlight w:val="yellow"/>
        </w:rPr>
        <w:t>6</w:t>
      </w:r>
      <w:r w:rsidR="00134EF5" w:rsidRPr="002350C1">
        <w:rPr>
          <w:rFonts w:asciiTheme="minorEastAsia" w:eastAsiaTheme="minorEastAsia" w:hAnsiTheme="minorEastAsia" w:cs="Times New Roman" w:hint="eastAsia"/>
          <w:highlight w:val="yellow"/>
        </w:rPr>
        <w:t>억7천만원) 확보를 위한 권리</w:t>
      </w:r>
      <w:r w:rsidR="006567E0" w:rsidRPr="002350C1">
        <w:rPr>
          <w:rFonts w:asciiTheme="minorEastAsia" w:eastAsiaTheme="minorEastAsia" w:hAnsiTheme="minorEastAsia" w:cs="Times New Roman" w:hint="eastAsia"/>
          <w:highlight w:val="yellow"/>
        </w:rPr>
        <w:t xml:space="preserve"> 확보 방안</w:t>
      </w:r>
      <w:r w:rsidRPr="002350C1">
        <w:rPr>
          <w:rFonts w:asciiTheme="minorEastAsia" w:eastAsiaTheme="minorEastAsia" w:hAnsiTheme="minorEastAsia" w:cs="Times New Roman" w:hint="eastAsia"/>
          <w:highlight w:val="yellow"/>
        </w:rPr>
        <w:t>(</w:t>
      </w:r>
      <w:proofErr w:type="spellStart"/>
      <w:r w:rsidRPr="002350C1">
        <w:rPr>
          <w:rFonts w:asciiTheme="minorEastAsia" w:eastAsiaTheme="minorEastAsia" w:hAnsiTheme="minorEastAsia" w:cs="Times New Roman" w:hint="eastAsia"/>
          <w:highlight w:val="yellow"/>
        </w:rPr>
        <w:t>전세권</w:t>
      </w:r>
      <w:r w:rsidR="006567E0" w:rsidRPr="002350C1">
        <w:rPr>
          <w:rFonts w:asciiTheme="minorEastAsia" w:eastAsiaTheme="minorEastAsia" w:hAnsiTheme="minorEastAsia" w:cs="Times New Roman" w:hint="eastAsia"/>
          <w:highlight w:val="yellow"/>
        </w:rPr>
        <w:t>∙</w:t>
      </w:r>
      <w:r w:rsidRPr="002350C1">
        <w:rPr>
          <w:rFonts w:asciiTheme="minorEastAsia" w:eastAsiaTheme="minorEastAsia" w:hAnsiTheme="minorEastAsia" w:cs="Times New Roman" w:hint="eastAsia"/>
          <w:highlight w:val="yellow"/>
        </w:rPr>
        <w:t>근저당권</w:t>
      </w:r>
      <w:r w:rsidR="006567E0" w:rsidRPr="002350C1">
        <w:rPr>
          <w:rFonts w:asciiTheme="minorEastAsia" w:eastAsiaTheme="minorEastAsia" w:hAnsiTheme="minorEastAsia" w:cs="Times New Roman" w:hint="eastAsia"/>
          <w:highlight w:val="yellow"/>
        </w:rPr>
        <w:t>∙</w:t>
      </w:r>
      <w:r w:rsidRPr="002350C1">
        <w:rPr>
          <w:rFonts w:asciiTheme="minorEastAsia" w:eastAsiaTheme="minorEastAsia" w:hAnsiTheme="minorEastAsia" w:cs="Times New Roman" w:hint="eastAsia"/>
          <w:highlight w:val="yellow"/>
        </w:rPr>
        <w:t>임차권</w:t>
      </w:r>
      <w:proofErr w:type="spellEnd"/>
      <w:r w:rsidR="006567E0" w:rsidRPr="002350C1">
        <w:rPr>
          <w:rFonts w:asciiTheme="minorEastAsia" w:eastAsiaTheme="minorEastAsia" w:hAnsiTheme="minorEastAsia" w:cs="Times New Roman" w:hint="eastAsia"/>
          <w:highlight w:val="yellow"/>
        </w:rPr>
        <w:t xml:space="preserve"> 등기,</w:t>
      </w:r>
      <w:r w:rsidR="006567E0" w:rsidRPr="002350C1">
        <w:rPr>
          <w:rFonts w:asciiTheme="minorEastAsia" w:eastAsiaTheme="minorEastAsia" w:hAnsiTheme="minorEastAsia" w:cs="Times New Roman"/>
          <w:highlight w:val="yellow"/>
        </w:rPr>
        <w:t xml:space="preserve"> </w:t>
      </w:r>
      <w:r w:rsidR="006567E0" w:rsidRPr="002350C1">
        <w:rPr>
          <w:rFonts w:asciiTheme="minorEastAsia" w:eastAsiaTheme="minorEastAsia" w:hAnsiTheme="minorEastAsia" w:cs="Times New Roman" w:hint="eastAsia"/>
          <w:highlight w:val="yellow"/>
        </w:rPr>
        <w:t>질권,</w:t>
      </w:r>
      <w:r w:rsidR="006567E0" w:rsidRPr="002350C1">
        <w:rPr>
          <w:rFonts w:asciiTheme="minorEastAsia" w:eastAsiaTheme="minorEastAsia" w:hAnsiTheme="minorEastAsia" w:cs="Times New Roman"/>
          <w:highlight w:val="yellow"/>
        </w:rPr>
        <w:t xml:space="preserve"> </w:t>
      </w:r>
      <w:r w:rsidR="006567E0" w:rsidRPr="002350C1">
        <w:rPr>
          <w:rFonts w:asciiTheme="minorEastAsia" w:eastAsiaTheme="minorEastAsia" w:hAnsiTheme="minorEastAsia" w:cs="Times New Roman" w:hint="eastAsia"/>
          <w:highlight w:val="yellow"/>
        </w:rPr>
        <w:t>확정일자 및</w:t>
      </w:r>
      <w:r w:rsidR="006567E0" w:rsidRPr="002350C1">
        <w:rPr>
          <w:rFonts w:asciiTheme="minorEastAsia" w:eastAsiaTheme="minorEastAsia" w:hAnsiTheme="minorEastAsia" w:cs="Times New Roman"/>
          <w:highlight w:val="yellow"/>
        </w:rPr>
        <w:t xml:space="preserve"> </w:t>
      </w:r>
      <w:r w:rsidR="006567E0" w:rsidRPr="002350C1">
        <w:rPr>
          <w:rFonts w:asciiTheme="minorEastAsia" w:eastAsiaTheme="minorEastAsia" w:hAnsiTheme="minorEastAsia" w:cs="Times New Roman" w:hint="eastAsia"/>
          <w:highlight w:val="yellow"/>
        </w:rPr>
        <w:t>보증보험</w:t>
      </w:r>
      <w:r w:rsidRPr="002350C1">
        <w:rPr>
          <w:rFonts w:asciiTheme="minorEastAsia" w:eastAsiaTheme="minorEastAsia" w:hAnsiTheme="minorEastAsia" w:cs="Times New Roman" w:hint="eastAsia"/>
          <w:highlight w:val="yellow"/>
        </w:rPr>
        <w:t xml:space="preserve"> 등)</w:t>
      </w:r>
      <w:r w:rsidR="006567E0" w:rsidRPr="002350C1">
        <w:rPr>
          <w:rFonts w:asciiTheme="minorEastAsia" w:eastAsiaTheme="minorEastAsia" w:hAnsiTheme="minorEastAsia" w:cs="Times New Roman" w:hint="eastAsia"/>
          <w:highlight w:val="yellow"/>
        </w:rPr>
        <w:t>을</w:t>
      </w:r>
      <w:r w:rsidRPr="002350C1">
        <w:rPr>
          <w:rFonts w:asciiTheme="minorEastAsia" w:eastAsiaTheme="minorEastAsia" w:hAnsiTheme="minorEastAsia" w:cs="Times New Roman" w:hint="eastAsia"/>
          <w:highlight w:val="yellow"/>
        </w:rPr>
        <w:t xml:space="preserve"> 하지 않음.</w:t>
      </w:r>
      <w:r w:rsidRPr="002350C1">
        <w:rPr>
          <w:rFonts w:asciiTheme="minorEastAsia" w:eastAsiaTheme="minorEastAsia" w:hAnsiTheme="minorEastAsia" w:cs="Times New Roman"/>
          <w:highlight w:val="yellow"/>
        </w:rPr>
        <w:t xml:space="preserve"> </w:t>
      </w:r>
      <w:r w:rsidR="006567E0" w:rsidRPr="002350C1">
        <w:rPr>
          <w:rFonts w:asciiTheme="minorEastAsia" w:eastAsiaTheme="minorEastAsia" w:hAnsiTheme="minorEastAsia" w:cs="Times New Roman" w:hint="eastAsia"/>
          <w:highlight w:val="yellow"/>
        </w:rPr>
        <w:t xml:space="preserve">만약 </w:t>
      </w:r>
      <w:r w:rsidRPr="002350C1">
        <w:rPr>
          <w:rFonts w:asciiTheme="minorEastAsia" w:eastAsiaTheme="minorEastAsia" w:hAnsiTheme="minorEastAsia" w:cs="Times New Roman" w:hint="eastAsia"/>
          <w:highlight w:val="yellow"/>
        </w:rPr>
        <w:t>임대차목적물에 대하여 경매가 실행될 경우 보증금을 반환 받지 못할 가능성이 있음.</w:t>
      </w:r>
    </w:p>
    <w:p w14:paraId="0FFE020B" w14:textId="77777777" w:rsidR="004441EC" w:rsidRPr="002350C1" w:rsidRDefault="004441EC"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기존 부산사무소의 경우 건물 명도 후 임대차계약을 종료하였으나 임대인의 사정으로 인하여 보증금(</w:t>
      </w:r>
      <w:r w:rsidRPr="002350C1">
        <w:rPr>
          <w:rFonts w:asciiTheme="minorEastAsia" w:eastAsiaTheme="minorEastAsia" w:hAnsiTheme="minorEastAsia" w:cs="Times New Roman"/>
          <w:highlight w:val="yellow"/>
        </w:rPr>
        <w:t>5,000</w:t>
      </w:r>
      <w:r w:rsidRPr="002350C1">
        <w:rPr>
          <w:rFonts w:asciiTheme="minorEastAsia" w:eastAsiaTheme="minorEastAsia" w:hAnsiTheme="minorEastAsia" w:cs="Times New Roman" w:hint="eastAsia"/>
          <w:highlight w:val="yellow"/>
        </w:rPr>
        <w:t>만원)</w:t>
      </w:r>
      <w:r w:rsidRPr="002350C1">
        <w:rPr>
          <w:rFonts w:asciiTheme="minorEastAsia" w:eastAsiaTheme="minorEastAsia" w:hAnsiTheme="minorEastAsia" w:cs="Times New Roman"/>
          <w:highlight w:val="yellow"/>
        </w:rPr>
        <w:t xml:space="preserve"> </w:t>
      </w:r>
      <w:r w:rsidRPr="002350C1">
        <w:rPr>
          <w:rFonts w:asciiTheme="minorEastAsia" w:eastAsiaTheme="minorEastAsia" w:hAnsiTheme="minorEastAsia" w:cs="Times New Roman" w:hint="eastAsia"/>
          <w:highlight w:val="yellow"/>
        </w:rPr>
        <w:t xml:space="preserve">중 </w:t>
      </w:r>
      <w:r w:rsidRPr="002350C1">
        <w:rPr>
          <w:rFonts w:asciiTheme="minorEastAsia" w:eastAsiaTheme="minorEastAsia" w:hAnsiTheme="minorEastAsia" w:cs="Times New Roman"/>
          <w:highlight w:val="yellow"/>
        </w:rPr>
        <w:t>2,000</w:t>
      </w:r>
      <w:r w:rsidRPr="002350C1">
        <w:rPr>
          <w:rFonts w:asciiTheme="minorEastAsia" w:eastAsiaTheme="minorEastAsia" w:hAnsiTheme="minorEastAsia" w:cs="Times New Roman" w:hint="eastAsia"/>
          <w:highlight w:val="yellow"/>
        </w:rPr>
        <w:t>만원만 반환 받았고,</w:t>
      </w:r>
      <w:r w:rsidRPr="002350C1">
        <w:rPr>
          <w:rFonts w:asciiTheme="minorEastAsia" w:eastAsiaTheme="minorEastAsia" w:hAnsiTheme="minorEastAsia" w:cs="Times New Roman"/>
          <w:highlight w:val="yellow"/>
        </w:rPr>
        <w:t xml:space="preserve"> </w:t>
      </w:r>
      <w:r w:rsidRPr="002350C1">
        <w:rPr>
          <w:rFonts w:asciiTheme="minorEastAsia" w:eastAsiaTheme="minorEastAsia" w:hAnsiTheme="minorEastAsia" w:cs="Times New Roman" w:hint="eastAsia"/>
          <w:highlight w:val="yellow"/>
        </w:rPr>
        <w:t xml:space="preserve">나머지 </w:t>
      </w:r>
      <w:r w:rsidRPr="002350C1">
        <w:rPr>
          <w:rFonts w:asciiTheme="minorEastAsia" w:eastAsiaTheme="minorEastAsia" w:hAnsiTheme="minorEastAsia" w:cs="Times New Roman"/>
          <w:highlight w:val="yellow"/>
        </w:rPr>
        <w:t>3,000</w:t>
      </w:r>
      <w:r w:rsidRPr="002350C1">
        <w:rPr>
          <w:rFonts w:asciiTheme="minorEastAsia" w:eastAsiaTheme="minorEastAsia" w:hAnsiTheme="minorEastAsia" w:cs="Times New Roman" w:hint="eastAsia"/>
          <w:highlight w:val="yellow"/>
        </w:rPr>
        <w:t xml:space="preserve">만원은 </w:t>
      </w:r>
      <w:r w:rsidRPr="002350C1">
        <w:rPr>
          <w:rFonts w:asciiTheme="minorEastAsia" w:eastAsiaTheme="minorEastAsia" w:hAnsiTheme="minorEastAsia" w:cs="Times New Roman"/>
          <w:highlight w:val="yellow"/>
        </w:rPr>
        <w:t>6</w:t>
      </w:r>
      <w:r w:rsidRPr="002350C1">
        <w:rPr>
          <w:rFonts w:asciiTheme="minorEastAsia" w:eastAsiaTheme="minorEastAsia" w:hAnsiTheme="minorEastAsia" w:cs="Times New Roman" w:hint="eastAsia"/>
          <w:highlight w:val="yellow"/>
        </w:rPr>
        <w:t>월말에 반환 받을 예정이라고 함.</w:t>
      </w:r>
    </w:p>
    <w:p w14:paraId="0FFE020C" w14:textId="77777777" w:rsidR="001E1312" w:rsidRPr="002350C1" w:rsidRDefault="001E1312" w:rsidP="001678E5">
      <w:pPr>
        <w:pStyle w:val="a5"/>
        <w:wordWrap/>
        <w:spacing w:line="360" w:lineRule="atLeast"/>
        <w:ind w:leftChars="0" w:left="814"/>
        <w:contextualSpacing/>
        <w:rPr>
          <w:rFonts w:asciiTheme="minorEastAsia" w:eastAsiaTheme="minorEastAsia" w:hAnsiTheme="minorEastAsia" w:cs="Times New Roman"/>
          <w:highlight w:val="yellow"/>
        </w:rPr>
      </w:pPr>
    </w:p>
    <w:p w14:paraId="0FFE020D" w14:textId="77777777" w:rsidR="00711109" w:rsidRPr="002350C1" w:rsidRDefault="00711109" w:rsidP="001678E5">
      <w:pPr>
        <w:pStyle w:val="a5"/>
        <w:numPr>
          <w:ilvl w:val="0"/>
          <w:numId w:val="11"/>
        </w:numPr>
        <w:wordWrap/>
        <w:spacing w:line="360" w:lineRule="atLeast"/>
        <w:ind w:leftChars="0" w:left="814"/>
        <w:contextualSpacing/>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b/>
          <w:highlight w:val="yellow"/>
        </w:rPr>
        <w:t>전대차</w:t>
      </w:r>
      <w:r w:rsidR="00ED41C2" w:rsidRPr="002350C1">
        <w:rPr>
          <w:rFonts w:asciiTheme="minorEastAsia" w:eastAsiaTheme="minorEastAsia" w:hAnsiTheme="minorEastAsia" w:cs="Times New Roman" w:hint="eastAsia"/>
          <w:b/>
          <w:highlight w:val="yellow"/>
        </w:rPr>
        <w:t xml:space="preserve"> 부동산 현황</w:t>
      </w:r>
    </w:p>
    <w:p w14:paraId="0FFE020E" w14:textId="77777777" w:rsidR="00661D79" w:rsidRPr="002350C1" w:rsidRDefault="00661D79" w:rsidP="001678E5">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ghlight w:val="yellow"/>
        </w:rPr>
        <w:t>발견 사항</w:t>
      </w:r>
    </w:p>
    <w:p w14:paraId="0FFE020F" w14:textId="77777777" w:rsidR="00857A14" w:rsidRPr="002350C1" w:rsidRDefault="00ED41C2"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제공받은 전대차계약서</w:t>
      </w:r>
      <w:r w:rsidR="000C452C" w:rsidRPr="002350C1">
        <w:rPr>
          <w:rFonts w:asciiTheme="minorEastAsia" w:eastAsiaTheme="minorEastAsia" w:hAnsiTheme="minorEastAsia" w:cs="Times New Roman" w:hint="eastAsia"/>
          <w:highlight w:val="yellow"/>
        </w:rPr>
        <w:t xml:space="preserve"> 및 회사 답변</w:t>
      </w:r>
      <w:r w:rsidRPr="002350C1">
        <w:rPr>
          <w:rFonts w:asciiTheme="minorEastAsia" w:eastAsiaTheme="minorEastAsia" w:hAnsiTheme="minorEastAsia" w:cs="Times New Roman" w:hint="eastAsia"/>
          <w:highlight w:val="yellow"/>
        </w:rPr>
        <w:t>에 의하면 회사는 임차 부동산(</w:t>
      </w:r>
      <w:r w:rsidR="00694240" w:rsidRPr="002350C1">
        <w:rPr>
          <w:rFonts w:asciiTheme="minorEastAsia" w:eastAsiaTheme="minorEastAsia" w:hAnsiTheme="minorEastAsia" w:cs="Times New Roman"/>
          <w:highlight w:val="yellow"/>
        </w:rPr>
        <w:t>본사</w:t>
      </w:r>
      <w:r w:rsidRPr="002350C1">
        <w:rPr>
          <w:rFonts w:asciiTheme="minorEastAsia" w:eastAsiaTheme="minorEastAsia" w:hAnsiTheme="minorEastAsia" w:cs="Times New Roman" w:hint="eastAsia"/>
          <w:highlight w:val="yellow"/>
        </w:rPr>
        <w:t>)</w:t>
      </w:r>
      <w:r w:rsidR="00694240" w:rsidRPr="002350C1">
        <w:rPr>
          <w:rFonts w:asciiTheme="minorEastAsia" w:eastAsiaTheme="minorEastAsia" w:hAnsiTheme="minorEastAsia" w:cs="Times New Roman"/>
          <w:highlight w:val="yellow"/>
        </w:rPr>
        <w:t xml:space="preserve"> 건물 일부를 </w:t>
      </w:r>
      <w:r w:rsidR="00857A14" w:rsidRPr="002350C1">
        <w:rPr>
          <w:rFonts w:asciiTheme="minorEastAsia" w:eastAsiaTheme="minorEastAsia" w:hAnsiTheme="minorEastAsia" w:cs="Times New Roman" w:hint="eastAsia"/>
          <w:highlight w:val="yellow"/>
        </w:rPr>
        <w:t>아래 전차인에게 전대</w:t>
      </w:r>
      <w:r w:rsidRPr="002350C1">
        <w:rPr>
          <w:rFonts w:asciiTheme="minorEastAsia" w:eastAsiaTheme="minorEastAsia" w:hAnsiTheme="minorEastAsia" w:cs="Times New Roman" w:hint="eastAsia"/>
          <w:highlight w:val="yellow"/>
        </w:rPr>
        <w:t>하고 있음.</w:t>
      </w:r>
    </w:p>
    <w:p w14:paraId="0FFE0210" w14:textId="77777777" w:rsidR="00857A14" w:rsidRPr="002350C1" w:rsidRDefault="00857A14" w:rsidP="001678E5">
      <w:pPr>
        <w:pStyle w:val="a5"/>
        <w:numPr>
          <w:ilvl w:val="0"/>
          <w:numId w:val="18"/>
        </w:numPr>
        <w:wordWrap/>
        <w:spacing w:line="360" w:lineRule="atLeast"/>
        <w:ind w:leftChars="0"/>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ghlight w:val="yellow"/>
        </w:rPr>
        <w:t>㈜</w:t>
      </w:r>
      <w:proofErr w:type="spellStart"/>
      <w:r w:rsidRPr="002350C1">
        <w:rPr>
          <w:rFonts w:asciiTheme="minorEastAsia" w:eastAsiaTheme="minorEastAsia" w:hAnsiTheme="minorEastAsia" w:cs="Times New Roman" w:hint="eastAsia"/>
          <w:highlight w:val="yellow"/>
        </w:rPr>
        <w:t>한국반려동물교육원</w:t>
      </w:r>
      <w:proofErr w:type="spellEnd"/>
      <w:r w:rsidRPr="002350C1">
        <w:rPr>
          <w:rFonts w:asciiTheme="minorEastAsia" w:eastAsiaTheme="minorEastAsia" w:hAnsiTheme="minorEastAsia" w:cs="Times New Roman" w:hint="eastAsia"/>
          <w:highlight w:val="yellow"/>
        </w:rPr>
        <w:t xml:space="preserve"> 대표이사 최승용</w:t>
      </w:r>
      <w:r w:rsidR="005707FB" w:rsidRPr="002350C1">
        <w:rPr>
          <w:rFonts w:asciiTheme="minorEastAsia" w:eastAsiaTheme="minorEastAsia" w:hAnsiTheme="minorEastAsia" w:cs="Times New Roman"/>
          <w:highlight w:val="yellow"/>
        </w:rPr>
        <w:t xml:space="preserve"> </w:t>
      </w:r>
      <w:r w:rsidR="005707FB" w:rsidRPr="002350C1">
        <w:rPr>
          <w:rFonts w:asciiTheme="minorEastAsia" w:eastAsiaTheme="minorEastAsia" w:hAnsiTheme="minorEastAsia" w:cs="Times New Roman" w:hint="eastAsia"/>
          <w:highlight w:val="yellow"/>
        </w:rPr>
        <w:t xml:space="preserve">→ </w:t>
      </w:r>
      <w:proofErr w:type="gramStart"/>
      <w:r w:rsidR="00ED41C2" w:rsidRPr="002350C1">
        <w:rPr>
          <w:rFonts w:asciiTheme="minorEastAsia" w:eastAsiaTheme="minorEastAsia" w:hAnsiTheme="minorEastAsia" w:cs="Times New Roman" w:hint="eastAsia"/>
          <w:highlight w:val="yellow"/>
        </w:rPr>
        <w:t xml:space="preserve">전차인 </w:t>
      </w:r>
      <w:r w:rsidR="00ED41C2" w:rsidRPr="002350C1">
        <w:rPr>
          <w:rFonts w:asciiTheme="minorEastAsia" w:eastAsiaTheme="minorEastAsia" w:hAnsiTheme="minorEastAsia" w:cs="Times New Roman"/>
          <w:highlight w:val="yellow"/>
        </w:rPr>
        <w:t>:</w:t>
      </w:r>
      <w:proofErr w:type="gramEnd"/>
      <w:r w:rsidR="00ED41C2" w:rsidRPr="002350C1">
        <w:rPr>
          <w:rFonts w:asciiTheme="minorEastAsia" w:eastAsiaTheme="minorEastAsia" w:hAnsiTheme="minorEastAsia" w:cs="Times New Roman"/>
          <w:highlight w:val="yellow"/>
        </w:rPr>
        <w:t xml:space="preserve"> </w:t>
      </w:r>
      <w:r w:rsidR="005707FB" w:rsidRPr="002350C1">
        <w:rPr>
          <w:rFonts w:asciiTheme="minorEastAsia" w:eastAsiaTheme="minorEastAsia" w:hAnsiTheme="minorEastAsia" w:cs="Times New Roman" w:hint="eastAsia"/>
          <w:highlight w:val="yellow"/>
        </w:rPr>
        <w:t>대상회사 대표이사</w:t>
      </w:r>
    </w:p>
    <w:p w14:paraId="0FFE0211" w14:textId="77777777" w:rsidR="00857A14" w:rsidRPr="002350C1" w:rsidRDefault="005707FB" w:rsidP="001678E5">
      <w:pPr>
        <w:pStyle w:val="a5"/>
        <w:numPr>
          <w:ilvl w:val="0"/>
          <w:numId w:val="18"/>
        </w:numPr>
        <w:wordWrap/>
        <w:spacing w:line="360" w:lineRule="atLeast"/>
        <w:ind w:leftChars="0"/>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 xml:space="preserve">사단법인 </w:t>
      </w:r>
      <w:proofErr w:type="spellStart"/>
      <w:r w:rsidR="00857A14" w:rsidRPr="002350C1">
        <w:rPr>
          <w:rFonts w:asciiTheme="minorEastAsia" w:eastAsiaTheme="minorEastAsia" w:hAnsiTheme="minorEastAsia" w:cs="Times New Roman" w:hint="eastAsia"/>
          <w:highlight w:val="yellow"/>
        </w:rPr>
        <w:t>한국동물복지표준협회</w:t>
      </w:r>
      <w:proofErr w:type="spellEnd"/>
      <w:r w:rsidR="00857A14" w:rsidRPr="002350C1">
        <w:rPr>
          <w:rFonts w:asciiTheme="minorEastAsia" w:eastAsiaTheme="minorEastAsia" w:hAnsiTheme="minorEastAsia" w:cs="Times New Roman"/>
          <w:highlight w:val="yellow"/>
        </w:rPr>
        <w:t xml:space="preserve"> </w:t>
      </w:r>
      <w:r w:rsidRPr="002350C1">
        <w:rPr>
          <w:rFonts w:asciiTheme="minorEastAsia" w:eastAsiaTheme="minorEastAsia" w:hAnsiTheme="minorEastAsia" w:cs="Times New Roman" w:hint="eastAsia"/>
          <w:highlight w:val="yellow"/>
        </w:rPr>
        <w:t>이사 최승용,</w:t>
      </w:r>
      <w:r w:rsidRPr="002350C1">
        <w:rPr>
          <w:rFonts w:asciiTheme="minorEastAsia" w:eastAsiaTheme="minorEastAsia" w:hAnsiTheme="minorEastAsia" w:cs="Times New Roman"/>
          <w:highlight w:val="yellow"/>
        </w:rPr>
        <w:t xml:space="preserve"> </w:t>
      </w:r>
      <w:r w:rsidRPr="002350C1">
        <w:rPr>
          <w:rFonts w:asciiTheme="minorEastAsia" w:eastAsiaTheme="minorEastAsia" w:hAnsiTheme="minorEastAsia" w:cs="Times New Roman" w:hint="eastAsia"/>
          <w:highlight w:val="yellow"/>
        </w:rPr>
        <w:t>이사 이태형</w:t>
      </w:r>
      <w:r w:rsidRPr="002350C1">
        <w:rPr>
          <w:rFonts w:asciiTheme="minorEastAsia" w:eastAsiaTheme="minorEastAsia" w:hAnsiTheme="minorEastAsia" w:cs="Times New Roman"/>
          <w:highlight w:val="yellow"/>
        </w:rPr>
        <w:t xml:space="preserve"> </w:t>
      </w:r>
      <w:r w:rsidRPr="002350C1">
        <w:rPr>
          <w:rFonts w:asciiTheme="minorEastAsia" w:eastAsiaTheme="minorEastAsia" w:hAnsiTheme="minorEastAsia" w:cs="Times New Roman" w:hint="eastAsia"/>
          <w:highlight w:val="yellow"/>
        </w:rPr>
        <w:t>→ 대상회사 대표이사</w:t>
      </w:r>
      <w:r w:rsidR="00ED41C2" w:rsidRPr="002350C1">
        <w:rPr>
          <w:rFonts w:asciiTheme="minorEastAsia" w:eastAsiaTheme="minorEastAsia" w:hAnsiTheme="minorEastAsia" w:cs="Times New Roman" w:hint="eastAsia"/>
          <w:highlight w:val="yellow"/>
        </w:rPr>
        <w:t xml:space="preserve"> 및 사내</w:t>
      </w:r>
      <w:r w:rsidRPr="002350C1">
        <w:rPr>
          <w:rFonts w:asciiTheme="minorEastAsia" w:eastAsiaTheme="minorEastAsia" w:hAnsiTheme="minorEastAsia" w:cs="Times New Roman" w:hint="eastAsia"/>
          <w:highlight w:val="yellow"/>
        </w:rPr>
        <w:t>이사</w:t>
      </w:r>
    </w:p>
    <w:p w14:paraId="0FFE0212" w14:textId="77777777" w:rsidR="00857A14" w:rsidRPr="002350C1" w:rsidRDefault="00857A14" w:rsidP="001678E5">
      <w:pPr>
        <w:pStyle w:val="a5"/>
        <w:numPr>
          <w:ilvl w:val="0"/>
          <w:numId w:val="18"/>
        </w:numPr>
        <w:wordWrap/>
        <w:spacing w:line="360" w:lineRule="atLeast"/>
        <w:ind w:leftChars="0"/>
        <w:contextualSpacing/>
        <w:rPr>
          <w:rFonts w:asciiTheme="minorEastAsia" w:eastAsiaTheme="minorEastAsia" w:hAnsiTheme="minorEastAsia" w:cs="Times New Roman"/>
          <w:highlight w:val="yellow"/>
        </w:rPr>
      </w:pPr>
      <w:proofErr w:type="spellStart"/>
      <w:r w:rsidRPr="002350C1">
        <w:rPr>
          <w:rFonts w:asciiTheme="minorEastAsia" w:eastAsiaTheme="minorEastAsia" w:hAnsiTheme="minorEastAsia" w:cs="Times New Roman" w:hint="eastAsia"/>
          <w:highlight w:val="yellow"/>
        </w:rPr>
        <w:t>브이케어</w:t>
      </w:r>
      <w:proofErr w:type="spellEnd"/>
      <w:r w:rsidRPr="002350C1">
        <w:rPr>
          <w:rFonts w:asciiTheme="minorEastAsia" w:eastAsiaTheme="minorEastAsia" w:hAnsiTheme="minorEastAsia" w:cs="Times New Roman" w:hint="eastAsia"/>
          <w:highlight w:val="yellow"/>
        </w:rPr>
        <w:t xml:space="preserve"> 동물병원</w:t>
      </w:r>
      <w:r w:rsidR="004625E8" w:rsidRPr="002350C1">
        <w:rPr>
          <w:rFonts w:asciiTheme="minorEastAsia" w:eastAsiaTheme="minorEastAsia" w:hAnsiTheme="minorEastAsia" w:cs="Times New Roman" w:hint="eastAsia"/>
          <w:highlight w:val="yellow"/>
        </w:rPr>
        <w:t xml:space="preserve"> </w:t>
      </w:r>
      <w:r w:rsidR="006E6C07" w:rsidRPr="002350C1">
        <w:rPr>
          <w:rFonts w:asciiTheme="minorEastAsia" w:eastAsiaTheme="minorEastAsia" w:hAnsiTheme="minorEastAsia" w:cs="Times New Roman" w:hint="eastAsia"/>
          <w:highlight w:val="yellow"/>
        </w:rPr>
        <w:t xml:space="preserve">대표자 이태형 </w:t>
      </w:r>
      <w:r w:rsidR="004625E8" w:rsidRPr="002350C1">
        <w:rPr>
          <w:rFonts w:asciiTheme="minorEastAsia" w:eastAsiaTheme="minorEastAsia" w:hAnsiTheme="minorEastAsia" w:cs="Times New Roman" w:hint="eastAsia"/>
          <w:highlight w:val="yellow"/>
        </w:rPr>
        <w:t>(개인사업자)</w:t>
      </w:r>
      <w:r w:rsidR="005707FB" w:rsidRPr="002350C1">
        <w:rPr>
          <w:rFonts w:asciiTheme="minorEastAsia" w:eastAsiaTheme="minorEastAsia" w:hAnsiTheme="minorEastAsia" w:cs="Times New Roman"/>
          <w:highlight w:val="yellow"/>
        </w:rPr>
        <w:t xml:space="preserve"> </w:t>
      </w:r>
      <w:r w:rsidR="005707FB" w:rsidRPr="002350C1">
        <w:rPr>
          <w:rFonts w:asciiTheme="minorEastAsia" w:eastAsiaTheme="minorEastAsia" w:hAnsiTheme="minorEastAsia" w:cs="Times New Roman" w:hint="eastAsia"/>
          <w:highlight w:val="yellow"/>
        </w:rPr>
        <w:t>→ 대상회사 사내이사</w:t>
      </w:r>
    </w:p>
    <w:p w14:paraId="0FFE0213" w14:textId="77777777" w:rsidR="00857A14" w:rsidRPr="002350C1" w:rsidRDefault="00857A14" w:rsidP="001678E5">
      <w:pPr>
        <w:pStyle w:val="a5"/>
        <w:numPr>
          <w:ilvl w:val="0"/>
          <w:numId w:val="18"/>
        </w:numPr>
        <w:wordWrap/>
        <w:spacing w:line="360" w:lineRule="atLeast"/>
        <w:ind w:leftChars="0"/>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너의 페르소나</w:t>
      </w:r>
      <w:r w:rsidR="006E6C07" w:rsidRPr="002350C1">
        <w:rPr>
          <w:rFonts w:asciiTheme="minorEastAsia" w:eastAsiaTheme="minorEastAsia" w:hAnsiTheme="minorEastAsia" w:cs="Times New Roman" w:hint="eastAsia"/>
          <w:highlight w:val="yellow"/>
        </w:rPr>
        <w:t xml:space="preserve"> 대표자 </w:t>
      </w:r>
      <w:proofErr w:type="spellStart"/>
      <w:r w:rsidR="006E6C07" w:rsidRPr="002350C1">
        <w:rPr>
          <w:rFonts w:asciiTheme="minorEastAsia" w:eastAsiaTheme="minorEastAsia" w:hAnsiTheme="minorEastAsia" w:cs="Times New Roman" w:hint="eastAsia"/>
          <w:highlight w:val="yellow"/>
        </w:rPr>
        <w:t>박기곤</w:t>
      </w:r>
      <w:proofErr w:type="spellEnd"/>
      <w:r w:rsidRPr="002350C1">
        <w:rPr>
          <w:rFonts w:asciiTheme="minorEastAsia" w:eastAsiaTheme="minorEastAsia" w:hAnsiTheme="minorEastAsia" w:cs="Times New Roman" w:hint="eastAsia"/>
          <w:highlight w:val="yellow"/>
        </w:rPr>
        <w:t xml:space="preserve"> (개인사업자</w:t>
      </w:r>
      <w:r w:rsidR="005707FB" w:rsidRPr="002350C1">
        <w:rPr>
          <w:rFonts w:asciiTheme="minorEastAsia" w:eastAsiaTheme="minorEastAsia" w:hAnsiTheme="minorEastAsia" w:cs="Times New Roman" w:hint="eastAsia"/>
          <w:highlight w:val="yellow"/>
        </w:rPr>
        <w:t>)</w:t>
      </w:r>
      <w:r w:rsidR="005707FB" w:rsidRPr="002350C1">
        <w:rPr>
          <w:rFonts w:asciiTheme="minorEastAsia" w:eastAsiaTheme="minorEastAsia" w:hAnsiTheme="minorEastAsia" w:cs="Times New Roman"/>
          <w:highlight w:val="yellow"/>
        </w:rPr>
        <w:t xml:space="preserve"> </w:t>
      </w:r>
      <w:r w:rsidR="005707FB" w:rsidRPr="002350C1">
        <w:rPr>
          <w:rFonts w:asciiTheme="minorEastAsia" w:eastAsiaTheme="minorEastAsia" w:hAnsiTheme="minorEastAsia" w:cs="Times New Roman" w:hint="eastAsia"/>
          <w:highlight w:val="yellow"/>
        </w:rPr>
        <w:t>→ 대상회사 대표이사의 형님</w:t>
      </w:r>
    </w:p>
    <w:p w14:paraId="0FFE0214" w14:textId="77777777" w:rsidR="00694240" w:rsidRPr="002350C1" w:rsidRDefault="00ED41C2"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 xml:space="preserve">제공받은 전대차 동의서에 의하면 </w:t>
      </w:r>
      <w:r w:rsidR="003E212F" w:rsidRPr="002350C1">
        <w:rPr>
          <w:rFonts w:asciiTheme="minorEastAsia" w:eastAsiaTheme="minorEastAsia" w:hAnsiTheme="minorEastAsia" w:cs="Times New Roman" w:hint="eastAsia"/>
          <w:highlight w:val="yellow"/>
        </w:rPr>
        <w:t>위 ① 및 ③</w:t>
      </w:r>
      <w:r w:rsidR="00694240" w:rsidRPr="002350C1">
        <w:rPr>
          <w:rFonts w:asciiTheme="minorEastAsia" w:eastAsiaTheme="minorEastAsia" w:hAnsiTheme="minorEastAsia" w:cs="Times New Roman"/>
          <w:highlight w:val="yellow"/>
        </w:rPr>
        <w:t>의 경우 임대인</w:t>
      </w:r>
      <w:r w:rsidRPr="002350C1">
        <w:rPr>
          <w:rFonts w:asciiTheme="minorEastAsia" w:eastAsiaTheme="minorEastAsia" w:hAnsiTheme="minorEastAsia" w:cs="Times New Roman" w:hint="eastAsia"/>
          <w:highlight w:val="yellow"/>
        </w:rPr>
        <w:t>의 전대</w:t>
      </w:r>
      <w:r w:rsidR="00694240" w:rsidRPr="002350C1">
        <w:rPr>
          <w:rFonts w:asciiTheme="minorEastAsia" w:eastAsiaTheme="minorEastAsia" w:hAnsiTheme="minorEastAsia" w:cs="Times New Roman"/>
          <w:highlight w:val="yellow"/>
        </w:rPr>
        <w:t xml:space="preserve"> 동의서</w:t>
      </w:r>
      <w:r w:rsidRPr="002350C1">
        <w:rPr>
          <w:rFonts w:asciiTheme="minorEastAsia" w:eastAsiaTheme="minorEastAsia" w:hAnsiTheme="minorEastAsia" w:cs="Times New Roman" w:hint="eastAsia"/>
          <w:highlight w:val="yellow"/>
        </w:rPr>
        <w:t xml:space="preserve">를 </w:t>
      </w:r>
      <w:proofErr w:type="gramStart"/>
      <w:r w:rsidRPr="002350C1">
        <w:rPr>
          <w:rFonts w:asciiTheme="minorEastAsia" w:eastAsiaTheme="minorEastAsia" w:hAnsiTheme="minorEastAsia" w:cs="Times New Roman" w:hint="eastAsia"/>
          <w:highlight w:val="yellow"/>
        </w:rPr>
        <w:t>제공 받지</w:t>
      </w:r>
      <w:proofErr w:type="gramEnd"/>
      <w:r w:rsidRPr="002350C1">
        <w:rPr>
          <w:rFonts w:asciiTheme="minorEastAsia" w:eastAsiaTheme="minorEastAsia" w:hAnsiTheme="minorEastAsia" w:cs="Times New Roman" w:hint="eastAsia"/>
          <w:highlight w:val="yellow"/>
        </w:rPr>
        <w:t xml:space="preserve"> 못했으나, 제공된 답변에 의하면</w:t>
      </w:r>
      <w:r w:rsidR="003E212F" w:rsidRPr="002350C1">
        <w:rPr>
          <w:rFonts w:asciiTheme="minorEastAsia" w:eastAsiaTheme="minorEastAsia" w:hAnsiTheme="minorEastAsia" w:cs="Times New Roman" w:hint="eastAsia"/>
          <w:highlight w:val="yellow"/>
        </w:rPr>
        <w:t xml:space="preserve"> 임대인이 충분히 인지 및 이해하고 있다고 함.</w:t>
      </w:r>
    </w:p>
    <w:p w14:paraId="0FFE0215" w14:textId="77777777" w:rsidR="00367B46" w:rsidRPr="002350C1" w:rsidRDefault="00367B46"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대상회사 임차 면적(</w:t>
      </w:r>
      <w:r w:rsidRPr="002350C1">
        <w:rPr>
          <w:rFonts w:asciiTheme="minorEastAsia" w:eastAsiaTheme="minorEastAsia" w:hAnsiTheme="minorEastAsia" w:cs="Times New Roman"/>
          <w:highlight w:val="yellow"/>
        </w:rPr>
        <w:t>1,815.34</w:t>
      </w:r>
      <w:r w:rsidRPr="002350C1">
        <w:rPr>
          <w:rFonts w:asciiTheme="minorEastAsia" w:eastAsiaTheme="minorEastAsia" w:hAnsiTheme="minorEastAsia" w:cs="Times New Roman" w:hint="eastAsia"/>
          <w:highlight w:val="yellow"/>
        </w:rPr>
        <w:t>㎡</w:t>
      </w:r>
      <w:r w:rsidRPr="002350C1">
        <w:rPr>
          <w:rFonts w:asciiTheme="minorEastAsia" w:eastAsiaTheme="minorEastAsia" w:hAnsiTheme="minorEastAsia" w:cs="Times New Roman"/>
          <w:highlight w:val="yellow"/>
        </w:rPr>
        <w:t>)</w:t>
      </w:r>
      <w:r w:rsidRPr="002350C1">
        <w:rPr>
          <w:rFonts w:asciiTheme="minorEastAsia" w:eastAsiaTheme="minorEastAsia" w:hAnsiTheme="minorEastAsia" w:cs="Times New Roman" w:hint="eastAsia"/>
          <w:highlight w:val="yellow"/>
        </w:rPr>
        <w:t xml:space="preserve">의 약 </w:t>
      </w:r>
      <w:r w:rsidRPr="002350C1">
        <w:rPr>
          <w:rFonts w:asciiTheme="minorEastAsia" w:eastAsiaTheme="minorEastAsia" w:hAnsiTheme="minorEastAsia" w:cs="Times New Roman"/>
          <w:highlight w:val="yellow"/>
        </w:rPr>
        <w:t>7.4%(134.07</w:t>
      </w:r>
      <w:r w:rsidRPr="002350C1">
        <w:rPr>
          <w:rFonts w:asciiTheme="minorEastAsia" w:eastAsiaTheme="minorEastAsia" w:hAnsiTheme="minorEastAsia" w:cs="Times New Roman" w:hint="eastAsia"/>
          <w:highlight w:val="yellow"/>
        </w:rPr>
        <w:t>㎡)를 전대하고 있음</w:t>
      </w:r>
    </w:p>
    <w:p w14:paraId="0FFE0216" w14:textId="77777777" w:rsidR="006E6C07" w:rsidRPr="002350C1" w:rsidRDefault="00857A14"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proofErr w:type="gramStart"/>
      <w:r w:rsidRPr="002350C1">
        <w:rPr>
          <w:rFonts w:asciiTheme="minorEastAsia" w:eastAsiaTheme="minorEastAsia" w:hAnsiTheme="minorEastAsia" w:cs="Times New Roman" w:hint="eastAsia"/>
          <w:highlight w:val="yellow"/>
        </w:rPr>
        <w:t>전대보증금</w:t>
      </w:r>
      <w:r w:rsidR="00367B46" w:rsidRPr="002350C1">
        <w:rPr>
          <w:rFonts w:asciiTheme="minorEastAsia" w:eastAsiaTheme="minorEastAsia" w:hAnsiTheme="minorEastAsia" w:cs="Times New Roman" w:hint="eastAsia"/>
          <w:highlight w:val="yellow"/>
        </w:rPr>
        <w:t xml:space="preserve"> </w:t>
      </w:r>
      <w:r w:rsidRPr="002350C1">
        <w:rPr>
          <w:rFonts w:asciiTheme="minorEastAsia" w:eastAsiaTheme="minorEastAsia" w:hAnsiTheme="minorEastAsia" w:cs="Times New Roman" w:hint="eastAsia"/>
          <w:highlight w:val="yellow"/>
        </w:rPr>
        <w:t>:</w:t>
      </w:r>
      <w:proofErr w:type="gramEnd"/>
      <w:r w:rsidRPr="002350C1">
        <w:rPr>
          <w:rFonts w:asciiTheme="minorEastAsia" w:eastAsiaTheme="minorEastAsia" w:hAnsiTheme="minorEastAsia" w:cs="Times New Roman"/>
          <w:highlight w:val="yellow"/>
        </w:rPr>
        <w:t xml:space="preserve"> </w:t>
      </w:r>
      <w:r w:rsidRPr="002350C1">
        <w:rPr>
          <w:rFonts w:asciiTheme="minorEastAsia" w:eastAsiaTheme="minorEastAsia" w:hAnsiTheme="minorEastAsia" w:cs="Times New Roman" w:hint="eastAsia"/>
          <w:highlight w:val="yellow"/>
        </w:rPr>
        <w:t>없음</w:t>
      </w:r>
    </w:p>
    <w:p w14:paraId="0FFE0217" w14:textId="77777777" w:rsidR="00084F2F" w:rsidRPr="002350C1" w:rsidRDefault="00857A14"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proofErr w:type="spellStart"/>
      <w:r w:rsidRPr="002350C1">
        <w:rPr>
          <w:rFonts w:asciiTheme="minorEastAsia" w:eastAsiaTheme="minorEastAsia" w:hAnsiTheme="minorEastAsia" w:cs="Times New Roman" w:hint="eastAsia"/>
          <w:highlight w:val="yellow"/>
        </w:rPr>
        <w:t>월전대</w:t>
      </w:r>
      <w:r w:rsidR="00367B46" w:rsidRPr="002350C1">
        <w:rPr>
          <w:rFonts w:asciiTheme="minorEastAsia" w:eastAsiaTheme="minorEastAsia" w:hAnsiTheme="minorEastAsia" w:cs="Times New Roman" w:hint="eastAsia"/>
          <w:highlight w:val="yellow"/>
        </w:rPr>
        <w:t>료</w:t>
      </w:r>
      <w:r w:rsidR="007C4067" w:rsidRPr="002350C1">
        <w:rPr>
          <w:rFonts w:asciiTheme="minorEastAsia" w:eastAsiaTheme="minorEastAsia" w:hAnsiTheme="minorEastAsia" w:cs="Times New Roman" w:hint="eastAsia"/>
          <w:highlight w:val="yellow"/>
        </w:rPr>
        <w:t>의</w:t>
      </w:r>
      <w:proofErr w:type="spellEnd"/>
      <w:r w:rsidR="007C4067" w:rsidRPr="002350C1">
        <w:rPr>
          <w:rFonts w:asciiTheme="minorEastAsia" w:eastAsiaTheme="minorEastAsia" w:hAnsiTheme="minorEastAsia" w:cs="Times New Roman" w:hint="eastAsia"/>
          <w:highlight w:val="yellow"/>
        </w:rPr>
        <w:t xml:space="preserve"> 경우 회사</w:t>
      </w:r>
      <w:r w:rsidR="003854A6" w:rsidRPr="002350C1">
        <w:rPr>
          <w:rFonts w:asciiTheme="minorEastAsia" w:eastAsiaTheme="minorEastAsia" w:hAnsiTheme="minorEastAsia" w:cs="Times New Roman" w:hint="eastAsia"/>
          <w:highlight w:val="yellow"/>
        </w:rPr>
        <w:t>가 지급하고 있는</w:t>
      </w:r>
      <w:r w:rsidR="007C4067" w:rsidRPr="002350C1">
        <w:rPr>
          <w:rFonts w:asciiTheme="minorEastAsia" w:eastAsiaTheme="minorEastAsia" w:hAnsiTheme="minorEastAsia" w:cs="Times New Roman" w:hint="eastAsia"/>
          <w:highlight w:val="yellow"/>
        </w:rPr>
        <w:t xml:space="preserve"> 임차료 금액</w:t>
      </w:r>
      <w:r w:rsidR="003854A6" w:rsidRPr="002350C1">
        <w:rPr>
          <w:rFonts w:asciiTheme="minorEastAsia" w:eastAsiaTheme="minorEastAsia" w:hAnsiTheme="minorEastAsia" w:cs="Times New Roman" w:hint="eastAsia"/>
          <w:highlight w:val="yellow"/>
        </w:rPr>
        <w:t>을 기준으로 책정하였으며</w:t>
      </w:r>
      <w:r w:rsidR="007C4067" w:rsidRPr="002350C1">
        <w:rPr>
          <w:rFonts w:asciiTheme="minorEastAsia" w:eastAsiaTheme="minorEastAsia" w:hAnsiTheme="minorEastAsia" w:cs="Times New Roman" w:hint="eastAsia"/>
          <w:highlight w:val="yellow"/>
        </w:rPr>
        <w:t xml:space="preserve">, </w:t>
      </w:r>
      <w:proofErr w:type="spellStart"/>
      <w:r w:rsidR="007C4067" w:rsidRPr="002350C1">
        <w:rPr>
          <w:rFonts w:asciiTheme="minorEastAsia" w:eastAsiaTheme="minorEastAsia" w:hAnsiTheme="minorEastAsia" w:cs="Times New Roman" w:hint="eastAsia"/>
          <w:highlight w:val="yellow"/>
        </w:rPr>
        <w:t>월전대료</w:t>
      </w:r>
      <w:proofErr w:type="spellEnd"/>
      <w:r w:rsidRPr="002350C1">
        <w:rPr>
          <w:rFonts w:asciiTheme="minorEastAsia" w:eastAsiaTheme="minorEastAsia" w:hAnsiTheme="minorEastAsia" w:cs="Times New Roman" w:hint="eastAsia"/>
          <w:highlight w:val="yellow"/>
        </w:rPr>
        <w:t xml:space="preserve"> 합계</w:t>
      </w:r>
      <w:r w:rsidR="007C4067" w:rsidRPr="002350C1">
        <w:rPr>
          <w:rFonts w:asciiTheme="minorEastAsia" w:eastAsiaTheme="minorEastAsia" w:hAnsiTheme="minorEastAsia" w:cs="Times New Roman" w:hint="eastAsia"/>
          <w:highlight w:val="yellow"/>
        </w:rPr>
        <w:t>는</w:t>
      </w:r>
      <w:r w:rsidRPr="002350C1">
        <w:rPr>
          <w:rFonts w:asciiTheme="minorEastAsia" w:eastAsiaTheme="minorEastAsia" w:hAnsiTheme="minorEastAsia" w:cs="Times New Roman" w:hint="eastAsia"/>
          <w:highlight w:val="yellow"/>
        </w:rPr>
        <w:t>:</w:t>
      </w:r>
      <w:r w:rsidRPr="002350C1">
        <w:rPr>
          <w:rFonts w:asciiTheme="minorEastAsia" w:eastAsiaTheme="minorEastAsia" w:hAnsiTheme="minorEastAsia" w:cs="Times New Roman"/>
          <w:highlight w:val="yellow"/>
        </w:rPr>
        <w:t xml:space="preserve"> 265</w:t>
      </w:r>
      <w:r w:rsidRPr="002350C1">
        <w:rPr>
          <w:rFonts w:asciiTheme="minorEastAsia" w:eastAsiaTheme="minorEastAsia" w:hAnsiTheme="minorEastAsia" w:cs="Times New Roman" w:hint="eastAsia"/>
          <w:highlight w:val="yellow"/>
        </w:rPr>
        <w:t>만원</w:t>
      </w:r>
      <w:r w:rsidR="007C4067" w:rsidRPr="002350C1">
        <w:rPr>
          <w:rFonts w:asciiTheme="minorEastAsia" w:eastAsiaTheme="minorEastAsia" w:hAnsiTheme="minorEastAsia" w:cs="Times New Roman" w:hint="eastAsia"/>
          <w:highlight w:val="yellow"/>
        </w:rPr>
        <w:t>임.</w:t>
      </w:r>
    </w:p>
    <w:p w14:paraId="0FFE0218" w14:textId="77777777" w:rsidR="00661D79" w:rsidRPr="002350C1" w:rsidRDefault="00661D79" w:rsidP="001678E5">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ghlight w:val="yellow"/>
        </w:rPr>
        <w:t>분석</w:t>
      </w:r>
    </w:p>
    <w:p w14:paraId="0FFE0219" w14:textId="77777777" w:rsidR="000C452C" w:rsidRPr="002350C1" w:rsidRDefault="000C452C"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 xml:space="preserve">전대부동산의 전차인은 대상회사의 대표이사(최승용) 또는 </w:t>
      </w:r>
      <w:proofErr w:type="spellStart"/>
      <w:r w:rsidRPr="002350C1">
        <w:rPr>
          <w:rFonts w:asciiTheme="minorEastAsia" w:eastAsiaTheme="minorEastAsia" w:hAnsiTheme="minorEastAsia" w:cs="Times New Roman" w:hint="eastAsia"/>
          <w:highlight w:val="yellow"/>
        </w:rPr>
        <w:t>부대표</w:t>
      </w:r>
      <w:proofErr w:type="spellEnd"/>
      <w:r w:rsidRPr="002350C1">
        <w:rPr>
          <w:rFonts w:asciiTheme="minorEastAsia" w:eastAsiaTheme="minorEastAsia" w:hAnsiTheme="minorEastAsia" w:cs="Times New Roman" w:hint="eastAsia"/>
          <w:highlight w:val="yellow"/>
        </w:rPr>
        <w:t>(이태형)이며,</w:t>
      </w:r>
      <w:r w:rsidRPr="002350C1">
        <w:rPr>
          <w:rFonts w:asciiTheme="minorEastAsia" w:eastAsiaTheme="minorEastAsia" w:hAnsiTheme="minorEastAsia" w:cs="Times New Roman"/>
          <w:highlight w:val="yellow"/>
        </w:rPr>
        <w:t xml:space="preserve"> </w:t>
      </w:r>
      <w:r w:rsidRPr="002350C1">
        <w:rPr>
          <w:rFonts w:asciiTheme="minorEastAsia" w:eastAsiaTheme="minorEastAsia" w:hAnsiTheme="minorEastAsia" w:cs="Times New Roman" w:hint="eastAsia"/>
          <w:highlight w:val="yellow"/>
        </w:rPr>
        <w:t>일부 대표이사와 관련 있는 자임</w:t>
      </w:r>
    </w:p>
    <w:p w14:paraId="0FFE021A" w14:textId="77777777" w:rsidR="003E212F" w:rsidRPr="002350C1" w:rsidRDefault="0006367E" w:rsidP="001678E5">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민법 제6</w:t>
      </w:r>
      <w:r w:rsidRPr="002350C1">
        <w:rPr>
          <w:rFonts w:asciiTheme="minorEastAsia" w:eastAsiaTheme="minorEastAsia" w:hAnsiTheme="minorEastAsia" w:cs="Times New Roman"/>
          <w:highlight w:val="yellow"/>
        </w:rPr>
        <w:t>29</w:t>
      </w:r>
      <w:r w:rsidRPr="002350C1">
        <w:rPr>
          <w:rFonts w:asciiTheme="minorEastAsia" w:eastAsiaTheme="minorEastAsia" w:hAnsiTheme="minorEastAsia" w:cs="Times New Roman" w:hint="eastAsia"/>
          <w:highlight w:val="yellow"/>
        </w:rPr>
        <w:t xml:space="preserve">조 및 임대차계약서에 의하면 임대인의 동의 없이 </w:t>
      </w:r>
      <w:r w:rsidR="00367B46" w:rsidRPr="002350C1">
        <w:rPr>
          <w:rFonts w:asciiTheme="minorEastAsia" w:eastAsiaTheme="minorEastAsia" w:hAnsiTheme="minorEastAsia" w:cs="Times New Roman" w:hint="eastAsia"/>
          <w:highlight w:val="yellow"/>
        </w:rPr>
        <w:t>동의 없이 전대할 수 없</w:t>
      </w:r>
      <w:r w:rsidR="00465EFE" w:rsidRPr="002350C1">
        <w:rPr>
          <w:rFonts w:asciiTheme="minorEastAsia" w:eastAsiaTheme="minorEastAsia" w:hAnsiTheme="minorEastAsia" w:cs="Times New Roman" w:hint="eastAsia"/>
          <w:highlight w:val="yellow"/>
        </w:rPr>
        <w:t>고,</w:t>
      </w:r>
      <w:r w:rsidR="00465EFE" w:rsidRPr="002350C1">
        <w:rPr>
          <w:rFonts w:asciiTheme="minorEastAsia" w:eastAsiaTheme="minorEastAsia" w:hAnsiTheme="minorEastAsia" w:cs="Times New Roman"/>
          <w:highlight w:val="yellow"/>
        </w:rPr>
        <w:t xml:space="preserve"> </w:t>
      </w:r>
      <w:r w:rsidR="00465EFE" w:rsidRPr="002350C1">
        <w:rPr>
          <w:rFonts w:asciiTheme="minorEastAsia" w:eastAsiaTheme="minorEastAsia" w:hAnsiTheme="minorEastAsia" w:cs="Times New Roman" w:hint="eastAsia"/>
          <w:highlight w:val="yellow"/>
        </w:rPr>
        <w:t>이를 위반할 경우 임대인은 임대차계약을 해지할 수 있음.</w:t>
      </w:r>
    </w:p>
    <w:p w14:paraId="0FFE021B" w14:textId="77777777" w:rsidR="003E46AF" w:rsidRDefault="003E46AF" w:rsidP="001678E5">
      <w:pPr>
        <w:wordWrap/>
        <w:spacing w:line="360" w:lineRule="atLeast"/>
        <w:contextualSpacing/>
        <w:rPr>
          <w:b/>
        </w:rPr>
      </w:pPr>
    </w:p>
    <w:p w14:paraId="0FFE021C" w14:textId="77777777" w:rsidR="006D56ED" w:rsidRDefault="006D56ED" w:rsidP="001678E5">
      <w:pPr>
        <w:wordWrap/>
        <w:spacing w:line="360" w:lineRule="atLeast"/>
        <w:contextualSpacing/>
        <w:rPr>
          <w:b/>
        </w:rPr>
      </w:pPr>
    </w:p>
    <w:p w14:paraId="0FFE021D" w14:textId="77777777" w:rsidR="00D92981" w:rsidRDefault="00EB52B0" w:rsidP="001678E5">
      <w:pPr>
        <w:pStyle w:val="a5"/>
        <w:numPr>
          <w:ilvl w:val="0"/>
          <w:numId w:val="1"/>
        </w:numPr>
        <w:wordWrap/>
        <w:spacing w:line="360" w:lineRule="atLeast"/>
        <w:ind w:leftChars="0" w:left="357" w:hanging="357"/>
        <w:contextualSpacing/>
        <w:outlineLvl w:val="0"/>
        <w:rPr>
          <w:rFonts w:asciiTheme="minorEastAsia" w:eastAsiaTheme="minorEastAsia" w:hAnsiTheme="minorEastAsia" w:cs="Times New Roman"/>
          <w:b/>
        </w:rPr>
      </w:pPr>
      <w:r>
        <w:rPr>
          <w:rFonts w:asciiTheme="minorEastAsia" w:eastAsiaTheme="minorEastAsia" w:hAnsiTheme="minorEastAsia" w:cs="Times New Roman" w:hint="eastAsia"/>
          <w:b/>
        </w:rPr>
        <w:t>인사노무</w:t>
      </w:r>
      <w:r w:rsidR="00D92981">
        <w:rPr>
          <w:rFonts w:asciiTheme="minorEastAsia" w:eastAsiaTheme="minorEastAsia" w:hAnsiTheme="minorEastAsia" w:cs="Times New Roman" w:hint="eastAsia"/>
          <w:b/>
        </w:rPr>
        <w:t xml:space="preserve"> (</w:t>
      </w:r>
      <w:proofErr w:type="spellStart"/>
      <w:r>
        <w:rPr>
          <w:rFonts w:asciiTheme="minorEastAsia" w:eastAsiaTheme="minorEastAsia" w:hAnsiTheme="minorEastAsia" w:cs="Times New Roman" w:hint="eastAsia"/>
          <w:b/>
        </w:rPr>
        <w:t>김기학</w:t>
      </w:r>
      <w:proofErr w:type="spellEnd"/>
      <w:r w:rsidR="00D92981">
        <w:rPr>
          <w:rFonts w:asciiTheme="minorEastAsia" w:eastAsiaTheme="minorEastAsia" w:hAnsiTheme="minorEastAsia" w:cs="Times New Roman" w:hint="eastAsia"/>
          <w:b/>
        </w:rPr>
        <w:t>)</w:t>
      </w:r>
    </w:p>
    <w:p w14:paraId="0FFE021E" w14:textId="77777777" w:rsidR="00A3385F" w:rsidRDefault="00A3385F" w:rsidP="00E263EE">
      <w:pPr>
        <w:wordWrap/>
        <w:spacing w:line="360" w:lineRule="atLeast"/>
        <w:contextualSpacing/>
        <w:rPr>
          <w:rFonts w:asciiTheme="minorEastAsia" w:eastAsiaTheme="minorEastAsia" w:hAnsiTheme="minorEastAsia" w:cs="Times New Roman"/>
        </w:rPr>
      </w:pPr>
    </w:p>
    <w:p w14:paraId="0FFE021F" w14:textId="77777777" w:rsidR="00E263EE" w:rsidRPr="002350C1" w:rsidRDefault="00E263EE" w:rsidP="00E263EE">
      <w:pPr>
        <w:pStyle w:val="a5"/>
        <w:numPr>
          <w:ilvl w:val="0"/>
          <w:numId w:val="25"/>
        </w:numPr>
        <w:autoSpaceDE/>
        <w:autoSpaceDN/>
        <w:ind w:leftChars="0"/>
        <w:rPr>
          <w:rFonts w:asciiTheme="minorEastAsia" w:eastAsiaTheme="minorEastAsia" w:hAnsiTheme="minorEastAsia" w:cs="Times New Roman"/>
          <w:b/>
          <w:highlight w:val="yellow"/>
        </w:rPr>
      </w:pPr>
      <w:r w:rsidRPr="004B22A6">
        <w:rPr>
          <w:rFonts w:asciiTheme="minorEastAsia" w:eastAsiaTheme="minorEastAsia" w:hAnsiTheme="minorEastAsia" w:cs="Times New Roman" w:hint="eastAsia"/>
          <w:b/>
          <w:highlight w:val="yellow"/>
        </w:rPr>
        <w:t>인력 현황</w:t>
      </w:r>
    </w:p>
    <w:p w14:paraId="0FFE0220" w14:textId="77777777" w:rsidR="00E263EE" w:rsidRPr="002350C1" w:rsidRDefault="00E263EE" w:rsidP="00E263EE">
      <w:pPr>
        <w:pStyle w:val="a5"/>
        <w:numPr>
          <w:ilvl w:val="0"/>
          <w:numId w:val="6"/>
        </w:numPr>
        <w:spacing w:line="400" w:lineRule="atLeast"/>
        <w:ind w:leftChars="0" w:left="1307"/>
        <w:contextualSpacing/>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highlight w:val="yellow"/>
        </w:rPr>
        <w:t xml:space="preserve">대상회사의 인력 현황은 </w:t>
      </w:r>
      <w:r w:rsidRPr="002350C1">
        <w:rPr>
          <w:rFonts w:asciiTheme="minorEastAsia" w:eastAsiaTheme="minorEastAsia" w:hAnsiTheme="minorEastAsia" w:cs="Times New Roman"/>
          <w:highlight w:val="yellow"/>
        </w:rPr>
        <w:t xml:space="preserve">2021. 4. 27. </w:t>
      </w:r>
      <w:r w:rsidRPr="002350C1">
        <w:rPr>
          <w:rFonts w:asciiTheme="minorEastAsia" w:eastAsiaTheme="minorEastAsia" w:hAnsiTheme="minorEastAsia" w:cs="Times New Roman" w:hint="eastAsia"/>
          <w:highlight w:val="yellow"/>
        </w:rPr>
        <w:t>기준 다음과 같음.</w:t>
      </w:r>
      <w:r w:rsidRPr="002350C1">
        <w:rPr>
          <w:rFonts w:asciiTheme="minorEastAsia" w:eastAsiaTheme="minorEastAsia" w:hAnsiTheme="minorEastAsia" w:cs="Times New Roman"/>
          <w:highlight w:val="yellow"/>
        </w:rPr>
        <w:t xml:space="preserve"> </w:t>
      </w:r>
    </w:p>
    <w:tbl>
      <w:tblPr>
        <w:tblStyle w:val="a8"/>
        <w:tblpPr w:leftFromText="142" w:rightFromText="142" w:vertAnchor="text" w:tblpXSpec="center" w:tblpY="1"/>
        <w:tblOverlap w:val="never"/>
        <w:tblW w:w="0" w:type="auto"/>
        <w:tblLook w:val="04A0" w:firstRow="1" w:lastRow="0" w:firstColumn="1" w:lastColumn="0" w:noHBand="0" w:noVBand="1"/>
      </w:tblPr>
      <w:tblGrid>
        <w:gridCol w:w="1946"/>
        <w:gridCol w:w="1080"/>
        <w:gridCol w:w="1364"/>
        <w:gridCol w:w="3260"/>
      </w:tblGrid>
      <w:tr w:rsidR="00E263EE" w:rsidRPr="002350C1" w14:paraId="0FFE0224" w14:textId="77777777" w:rsidTr="00284125">
        <w:tc>
          <w:tcPr>
            <w:tcW w:w="1946" w:type="dxa"/>
            <w:shd w:val="clear" w:color="auto" w:fill="D9D9D9" w:themeFill="background1" w:themeFillShade="D9"/>
            <w:vAlign w:val="center"/>
          </w:tcPr>
          <w:p w14:paraId="0FFE0221"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b/>
                <w:highlight w:val="yellow"/>
              </w:rPr>
              <w:lastRenderedPageBreak/>
              <w:t>구분</w:t>
            </w:r>
          </w:p>
        </w:tc>
        <w:tc>
          <w:tcPr>
            <w:tcW w:w="2444" w:type="dxa"/>
            <w:gridSpan w:val="2"/>
            <w:shd w:val="clear" w:color="auto" w:fill="D9D9D9" w:themeFill="background1" w:themeFillShade="D9"/>
            <w:vAlign w:val="center"/>
          </w:tcPr>
          <w:p w14:paraId="0FFE0222"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b/>
                <w:highlight w:val="yellow"/>
              </w:rPr>
              <w:t>인원 수(명)</w:t>
            </w:r>
          </w:p>
        </w:tc>
        <w:tc>
          <w:tcPr>
            <w:tcW w:w="3260" w:type="dxa"/>
            <w:shd w:val="clear" w:color="auto" w:fill="D9D9D9" w:themeFill="background1" w:themeFillShade="D9"/>
            <w:vAlign w:val="center"/>
          </w:tcPr>
          <w:p w14:paraId="0FFE0223"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b/>
                <w:highlight w:val="yellow"/>
              </w:rPr>
              <w:t>비고</w:t>
            </w:r>
          </w:p>
        </w:tc>
      </w:tr>
      <w:tr w:rsidR="00E263EE" w:rsidRPr="002350C1" w14:paraId="0FFE0229" w14:textId="77777777" w:rsidTr="00284125">
        <w:tc>
          <w:tcPr>
            <w:tcW w:w="1946" w:type="dxa"/>
            <w:vAlign w:val="center"/>
          </w:tcPr>
          <w:p w14:paraId="0FFE0225"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highlight w:val="yellow"/>
              </w:rPr>
              <w:t>임원</w:t>
            </w:r>
          </w:p>
        </w:tc>
        <w:tc>
          <w:tcPr>
            <w:tcW w:w="2444" w:type="dxa"/>
            <w:gridSpan w:val="2"/>
            <w:vAlign w:val="center"/>
          </w:tcPr>
          <w:p w14:paraId="0FFE0226"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b/>
                <w:highlight w:val="yellow"/>
              </w:rPr>
              <w:t>5</w:t>
            </w:r>
          </w:p>
        </w:tc>
        <w:tc>
          <w:tcPr>
            <w:tcW w:w="3260" w:type="dxa"/>
          </w:tcPr>
          <w:p w14:paraId="0FFE0227" w14:textId="77777777" w:rsidR="00E263EE" w:rsidRPr="002350C1" w:rsidRDefault="00E263EE" w:rsidP="00284125">
            <w:pPr>
              <w:pStyle w:val="a5"/>
              <w:spacing w:line="400" w:lineRule="atLeast"/>
              <w:ind w:leftChars="0" w:left="0"/>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등기:</w:t>
            </w:r>
            <w:r w:rsidRPr="002350C1">
              <w:rPr>
                <w:rFonts w:asciiTheme="minorEastAsia" w:eastAsiaTheme="minorEastAsia" w:hAnsiTheme="minorEastAsia" w:cs="Times New Roman"/>
                <w:highlight w:val="yellow"/>
              </w:rPr>
              <w:t xml:space="preserve"> 3</w:t>
            </w:r>
            <w:r w:rsidRPr="002350C1">
              <w:rPr>
                <w:rFonts w:asciiTheme="minorEastAsia" w:eastAsiaTheme="minorEastAsia" w:hAnsiTheme="minorEastAsia" w:cs="Times New Roman" w:hint="eastAsia"/>
                <w:highlight w:val="yellow"/>
              </w:rPr>
              <w:t>명(최승용,</w:t>
            </w:r>
            <w:r w:rsidRPr="002350C1">
              <w:rPr>
                <w:rFonts w:asciiTheme="minorEastAsia" w:eastAsiaTheme="minorEastAsia" w:hAnsiTheme="minorEastAsia" w:cs="Times New Roman"/>
                <w:highlight w:val="yellow"/>
              </w:rPr>
              <w:t xml:space="preserve"> </w:t>
            </w:r>
            <w:r w:rsidRPr="002350C1">
              <w:rPr>
                <w:rFonts w:asciiTheme="minorEastAsia" w:eastAsiaTheme="minorEastAsia" w:hAnsiTheme="minorEastAsia" w:cs="Times New Roman" w:hint="eastAsia"/>
                <w:highlight w:val="yellow"/>
              </w:rPr>
              <w:t>이태형,</w:t>
            </w:r>
            <w:r w:rsidRPr="002350C1">
              <w:rPr>
                <w:rFonts w:asciiTheme="minorEastAsia" w:eastAsiaTheme="minorEastAsia" w:hAnsiTheme="minorEastAsia" w:cs="Times New Roman"/>
                <w:highlight w:val="yellow"/>
              </w:rPr>
              <w:t xml:space="preserve"> </w:t>
            </w:r>
            <w:r w:rsidRPr="002350C1">
              <w:rPr>
                <w:rFonts w:asciiTheme="minorEastAsia" w:eastAsiaTheme="minorEastAsia" w:hAnsiTheme="minorEastAsia" w:cs="Times New Roman" w:hint="eastAsia"/>
                <w:highlight w:val="yellow"/>
              </w:rPr>
              <w:t>이동현)</w:t>
            </w:r>
          </w:p>
          <w:p w14:paraId="0FFE0228" w14:textId="77777777" w:rsidR="00E263EE" w:rsidRPr="002350C1" w:rsidRDefault="00E263EE" w:rsidP="00284125">
            <w:pPr>
              <w:pStyle w:val="a5"/>
              <w:spacing w:line="400" w:lineRule="atLeast"/>
              <w:ind w:leftChars="0" w:left="0"/>
              <w:contextualSpacing/>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highlight w:val="yellow"/>
              </w:rPr>
              <w:t>미등기:</w:t>
            </w:r>
            <w:r w:rsidRPr="002350C1">
              <w:rPr>
                <w:rFonts w:asciiTheme="minorEastAsia" w:eastAsiaTheme="minorEastAsia" w:hAnsiTheme="minorEastAsia" w:cs="Times New Roman"/>
                <w:highlight w:val="yellow"/>
              </w:rPr>
              <w:t xml:space="preserve"> 2</w:t>
            </w:r>
            <w:r w:rsidRPr="002350C1">
              <w:rPr>
                <w:rFonts w:asciiTheme="minorEastAsia" w:eastAsiaTheme="minorEastAsia" w:hAnsiTheme="minorEastAsia" w:cs="Times New Roman" w:hint="eastAsia"/>
                <w:highlight w:val="yellow"/>
              </w:rPr>
              <w:t>명(</w:t>
            </w:r>
            <w:proofErr w:type="spellStart"/>
            <w:r w:rsidRPr="002350C1">
              <w:rPr>
                <w:rFonts w:asciiTheme="minorEastAsia" w:eastAsiaTheme="minorEastAsia" w:hAnsiTheme="minorEastAsia" w:cs="Times New Roman" w:hint="eastAsia"/>
                <w:highlight w:val="yellow"/>
              </w:rPr>
              <w:t>이종권</w:t>
            </w:r>
            <w:proofErr w:type="spellEnd"/>
            <w:r w:rsidRPr="002350C1">
              <w:rPr>
                <w:rFonts w:asciiTheme="minorEastAsia" w:eastAsiaTheme="minorEastAsia" w:hAnsiTheme="minorEastAsia" w:cs="Times New Roman" w:hint="eastAsia"/>
                <w:highlight w:val="yellow"/>
              </w:rPr>
              <w:t>,</w:t>
            </w:r>
            <w:r w:rsidRPr="002350C1">
              <w:rPr>
                <w:rFonts w:asciiTheme="minorEastAsia" w:eastAsiaTheme="minorEastAsia" w:hAnsiTheme="minorEastAsia" w:cs="Times New Roman"/>
                <w:highlight w:val="yellow"/>
              </w:rPr>
              <w:t xml:space="preserve"> </w:t>
            </w:r>
            <w:r w:rsidRPr="002350C1">
              <w:rPr>
                <w:rFonts w:asciiTheme="minorEastAsia" w:eastAsiaTheme="minorEastAsia" w:hAnsiTheme="minorEastAsia" w:cs="Times New Roman" w:hint="eastAsia"/>
                <w:highlight w:val="yellow"/>
              </w:rPr>
              <w:t>김형주)</w:t>
            </w:r>
          </w:p>
        </w:tc>
      </w:tr>
      <w:tr w:rsidR="00E263EE" w:rsidRPr="002350C1" w14:paraId="0FFE022E" w14:textId="77777777" w:rsidTr="00284125">
        <w:tc>
          <w:tcPr>
            <w:tcW w:w="1946" w:type="dxa"/>
            <w:vMerge w:val="restart"/>
            <w:vAlign w:val="center"/>
          </w:tcPr>
          <w:p w14:paraId="0FFE022A"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정규직</w:t>
            </w:r>
          </w:p>
        </w:tc>
        <w:tc>
          <w:tcPr>
            <w:tcW w:w="1080" w:type="dxa"/>
            <w:vAlign w:val="center"/>
          </w:tcPr>
          <w:p w14:paraId="0FFE022B"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proofErr w:type="spellStart"/>
            <w:r w:rsidRPr="002350C1">
              <w:rPr>
                <w:rFonts w:asciiTheme="minorEastAsia" w:eastAsiaTheme="minorEastAsia" w:hAnsiTheme="minorEastAsia" w:cs="Times New Roman" w:hint="eastAsia"/>
                <w:b/>
                <w:highlight w:val="yellow"/>
              </w:rPr>
              <w:t>펫닥</w:t>
            </w:r>
            <w:proofErr w:type="spellEnd"/>
          </w:p>
        </w:tc>
        <w:tc>
          <w:tcPr>
            <w:tcW w:w="1364" w:type="dxa"/>
            <w:vAlign w:val="center"/>
          </w:tcPr>
          <w:p w14:paraId="0FFE022C"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proofErr w:type="spellStart"/>
            <w:r w:rsidRPr="002350C1">
              <w:rPr>
                <w:rFonts w:asciiTheme="minorEastAsia" w:eastAsiaTheme="minorEastAsia" w:hAnsiTheme="minorEastAsia" w:cs="Times New Roman" w:hint="eastAsia"/>
                <w:b/>
                <w:highlight w:val="yellow"/>
              </w:rPr>
              <w:t>브이케어</w:t>
            </w:r>
            <w:proofErr w:type="spellEnd"/>
          </w:p>
        </w:tc>
        <w:tc>
          <w:tcPr>
            <w:tcW w:w="3260" w:type="dxa"/>
          </w:tcPr>
          <w:p w14:paraId="0FFE022D" w14:textId="77777777" w:rsidR="00E263EE" w:rsidRPr="002350C1" w:rsidRDefault="00E263EE" w:rsidP="00284125">
            <w:pPr>
              <w:pStyle w:val="a5"/>
              <w:spacing w:line="400" w:lineRule="atLeast"/>
              <w:ind w:leftChars="0" w:left="0"/>
              <w:contextualSpacing/>
              <w:rPr>
                <w:rFonts w:asciiTheme="minorEastAsia" w:eastAsiaTheme="minorEastAsia" w:hAnsiTheme="minorEastAsia" w:cs="Times New Roman"/>
                <w:b/>
                <w:highlight w:val="yellow"/>
              </w:rPr>
            </w:pPr>
          </w:p>
        </w:tc>
      </w:tr>
      <w:tr w:rsidR="00E263EE" w:rsidRPr="002350C1" w14:paraId="0FFE0233" w14:textId="77777777" w:rsidTr="00284125">
        <w:tc>
          <w:tcPr>
            <w:tcW w:w="1946" w:type="dxa"/>
            <w:vMerge/>
            <w:vAlign w:val="center"/>
          </w:tcPr>
          <w:p w14:paraId="0FFE022F"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highlight w:val="yellow"/>
              </w:rPr>
            </w:pPr>
          </w:p>
        </w:tc>
        <w:tc>
          <w:tcPr>
            <w:tcW w:w="1080" w:type="dxa"/>
            <w:vAlign w:val="center"/>
          </w:tcPr>
          <w:p w14:paraId="0FFE0230"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b/>
                <w:highlight w:val="yellow"/>
              </w:rPr>
              <w:t>25</w:t>
            </w:r>
          </w:p>
        </w:tc>
        <w:tc>
          <w:tcPr>
            <w:tcW w:w="1364" w:type="dxa"/>
            <w:vAlign w:val="center"/>
          </w:tcPr>
          <w:p w14:paraId="0FFE0231"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b/>
                <w:highlight w:val="yellow"/>
              </w:rPr>
              <w:t>13</w:t>
            </w:r>
          </w:p>
        </w:tc>
        <w:tc>
          <w:tcPr>
            <w:tcW w:w="3260" w:type="dxa"/>
          </w:tcPr>
          <w:p w14:paraId="0FFE0232" w14:textId="77777777" w:rsidR="00E263EE" w:rsidRPr="002350C1" w:rsidRDefault="00E263EE" w:rsidP="00284125">
            <w:pPr>
              <w:pStyle w:val="a5"/>
              <w:spacing w:line="400" w:lineRule="atLeast"/>
              <w:ind w:leftChars="0" w:left="0"/>
              <w:contextualSpacing/>
              <w:rPr>
                <w:rFonts w:asciiTheme="minorEastAsia" w:eastAsiaTheme="minorEastAsia" w:hAnsiTheme="minorEastAsia" w:cs="Times New Roman"/>
                <w:b/>
                <w:highlight w:val="yellow"/>
              </w:rPr>
            </w:pPr>
          </w:p>
        </w:tc>
      </w:tr>
      <w:tr w:rsidR="00E263EE" w:rsidRPr="002350C1" w14:paraId="0FFE0238" w14:textId="77777777" w:rsidTr="00284125">
        <w:tc>
          <w:tcPr>
            <w:tcW w:w="1946" w:type="dxa"/>
            <w:vAlign w:val="center"/>
          </w:tcPr>
          <w:p w14:paraId="0FFE0234"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highlight w:val="yellow"/>
              </w:rPr>
              <w:t>기간제</w:t>
            </w:r>
          </w:p>
        </w:tc>
        <w:tc>
          <w:tcPr>
            <w:tcW w:w="1080" w:type="dxa"/>
            <w:vAlign w:val="center"/>
          </w:tcPr>
          <w:p w14:paraId="0FFE0235"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r w:rsidRPr="002350C1">
              <w:rPr>
                <w:rFonts w:asciiTheme="minorEastAsia" w:eastAsiaTheme="minorEastAsia" w:hAnsiTheme="minorEastAsia" w:cs="Times New Roman"/>
                <w:b/>
                <w:highlight w:val="yellow"/>
              </w:rPr>
              <w:t>-</w:t>
            </w:r>
          </w:p>
        </w:tc>
        <w:tc>
          <w:tcPr>
            <w:tcW w:w="1364" w:type="dxa"/>
            <w:vAlign w:val="center"/>
          </w:tcPr>
          <w:p w14:paraId="0FFE0236"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b/>
                <w:highlight w:val="yellow"/>
              </w:rPr>
              <w:t>4</w:t>
            </w:r>
          </w:p>
        </w:tc>
        <w:tc>
          <w:tcPr>
            <w:tcW w:w="3260" w:type="dxa"/>
          </w:tcPr>
          <w:p w14:paraId="0FFE0237" w14:textId="77777777" w:rsidR="00E263EE" w:rsidRPr="002350C1" w:rsidRDefault="00E263EE" w:rsidP="00284125">
            <w:pPr>
              <w:pStyle w:val="a5"/>
              <w:spacing w:line="400" w:lineRule="atLeast"/>
              <w:ind w:leftChars="0" w:left="0"/>
              <w:contextualSpacing/>
              <w:rPr>
                <w:rFonts w:asciiTheme="minorEastAsia" w:eastAsiaTheme="minorEastAsia" w:hAnsiTheme="minorEastAsia" w:cs="Times New Roman"/>
                <w:highlight w:val="yellow"/>
              </w:rPr>
            </w:pPr>
          </w:p>
        </w:tc>
      </w:tr>
      <w:tr w:rsidR="00E263EE" w:rsidRPr="002350C1" w14:paraId="0FFE023C" w14:textId="77777777" w:rsidTr="00284125">
        <w:tc>
          <w:tcPr>
            <w:tcW w:w="1946" w:type="dxa"/>
            <w:tcBorders>
              <w:bottom w:val="single" w:sz="18" w:space="0" w:color="auto"/>
            </w:tcBorders>
            <w:vAlign w:val="center"/>
          </w:tcPr>
          <w:p w14:paraId="0FFE0239"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b/>
                <w:highlight w:val="yellow"/>
              </w:rPr>
              <w:t>임직원 총계</w:t>
            </w:r>
          </w:p>
        </w:tc>
        <w:tc>
          <w:tcPr>
            <w:tcW w:w="2444" w:type="dxa"/>
            <w:gridSpan w:val="2"/>
            <w:tcBorders>
              <w:bottom w:val="single" w:sz="18" w:space="0" w:color="auto"/>
            </w:tcBorders>
            <w:vAlign w:val="center"/>
          </w:tcPr>
          <w:p w14:paraId="0FFE023A"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b/>
                <w:highlight w:val="yellow"/>
              </w:rPr>
              <w:t>47명</w:t>
            </w:r>
          </w:p>
        </w:tc>
        <w:tc>
          <w:tcPr>
            <w:tcW w:w="3260" w:type="dxa"/>
            <w:tcBorders>
              <w:bottom w:val="single" w:sz="18" w:space="0" w:color="auto"/>
            </w:tcBorders>
          </w:tcPr>
          <w:p w14:paraId="0FFE023B" w14:textId="77777777" w:rsidR="00E263EE" w:rsidRPr="002350C1" w:rsidRDefault="00E263EE" w:rsidP="00284125">
            <w:pPr>
              <w:pStyle w:val="a5"/>
              <w:spacing w:line="400" w:lineRule="atLeast"/>
              <w:ind w:leftChars="0" w:left="0"/>
              <w:contextualSpacing/>
              <w:rPr>
                <w:rFonts w:asciiTheme="minorEastAsia" w:eastAsiaTheme="minorEastAsia" w:hAnsiTheme="minorEastAsia" w:cs="Times New Roman"/>
                <w:b/>
                <w:highlight w:val="yellow"/>
              </w:rPr>
            </w:pPr>
          </w:p>
        </w:tc>
      </w:tr>
      <w:tr w:rsidR="00E263EE" w:rsidRPr="002350C1" w14:paraId="0FFE0240" w14:textId="77777777" w:rsidTr="00284125">
        <w:tc>
          <w:tcPr>
            <w:tcW w:w="1946" w:type="dxa"/>
            <w:tcBorders>
              <w:top w:val="single" w:sz="18" w:space="0" w:color="auto"/>
            </w:tcBorders>
            <w:vAlign w:val="center"/>
          </w:tcPr>
          <w:p w14:paraId="0FFE023D"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highlight w:val="yellow"/>
              </w:rPr>
            </w:pPr>
            <w:proofErr w:type="spellStart"/>
            <w:r w:rsidRPr="002350C1">
              <w:rPr>
                <w:rFonts w:asciiTheme="minorEastAsia" w:eastAsiaTheme="minorEastAsia" w:hAnsiTheme="minorEastAsia" w:cs="Times New Roman" w:hint="eastAsia"/>
                <w:highlight w:val="yellow"/>
              </w:rPr>
              <w:t>파견직</w:t>
            </w:r>
            <w:proofErr w:type="spellEnd"/>
          </w:p>
        </w:tc>
        <w:tc>
          <w:tcPr>
            <w:tcW w:w="2444" w:type="dxa"/>
            <w:gridSpan w:val="2"/>
            <w:tcBorders>
              <w:top w:val="single" w:sz="18" w:space="0" w:color="auto"/>
            </w:tcBorders>
            <w:vAlign w:val="center"/>
          </w:tcPr>
          <w:p w14:paraId="0FFE023E"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b/>
                <w:highlight w:val="yellow"/>
              </w:rPr>
              <w:t>없음</w:t>
            </w:r>
          </w:p>
        </w:tc>
        <w:tc>
          <w:tcPr>
            <w:tcW w:w="3260" w:type="dxa"/>
            <w:tcBorders>
              <w:top w:val="single" w:sz="18" w:space="0" w:color="auto"/>
            </w:tcBorders>
          </w:tcPr>
          <w:p w14:paraId="0FFE023F" w14:textId="77777777" w:rsidR="00E263EE" w:rsidRPr="002350C1" w:rsidRDefault="00E263EE" w:rsidP="00284125">
            <w:pPr>
              <w:pStyle w:val="a5"/>
              <w:spacing w:line="400" w:lineRule="atLeast"/>
              <w:ind w:leftChars="0" w:left="0"/>
              <w:contextualSpacing/>
              <w:rPr>
                <w:rFonts w:asciiTheme="minorEastAsia" w:eastAsiaTheme="minorEastAsia" w:hAnsiTheme="minorEastAsia" w:cs="Times New Roman"/>
                <w:b/>
                <w:highlight w:val="yellow"/>
              </w:rPr>
            </w:pPr>
          </w:p>
        </w:tc>
      </w:tr>
      <w:tr w:rsidR="00E263EE" w:rsidRPr="002350C1" w14:paraId="0FFE0244" w14:textId="77777777" w:rsidTr="00284125">
        <w:tc>
          <w:tcPr>
            <w:tcW w:w="1946" w:type="dxa"/>
            <w:vAlign w:val="center"/>
          </w:tcPr>
          <w:p w14:paraId="0FFE0241"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highlight w:val="yellow"/>
              </w:rPr>
            </w:pPr>
            <w:proofErr w:type="spellStart"/>
            <w:r w:rsidRPr="002350C1">
              <w:rPr>
                <w:rFonts w:asciiTheme="minorEastAsia" w:eastAsiaTheme="minorEastAsia" w:hAnsiTheme="minorEastAsia" w:cs="Times New Roman" w:hint="eastAsia"/>
                <w:highlight w:val="yellow"/>
              </w:rPr>
              <w:t>도급직</w:t>
            </w:r>
            <w:proofErr w:type="spellEnd"/>
          </w:p>
        </w:tc>
        <w:tc>
          <w:tcPr>
            <w:tcW w:w="2444" w:type="dxa"/>
            <w:gridSpan w:val="2"/>
            <w:vAlign w:val="center"/>
          </w:tcPr>
          <w:p w14:paraId="0FFE0242"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b/>
                <w:highlight w:val="yellow"/>
              </w:rPr>
            </w:pPr>
            <w:r w:rsidRPr="002350C1">
              <w:rPr>
                <w:rFonts w:asciiTheme="minorEastAsia" w:eastAsiaTheme="minorEastAsia" w:hAnsiTheme="minorEastAsia" w:cs="Times New Roman" w:hint="eastAsia"/>
                <w:b/>
                <w:highlight w:val="yellow"/>
              </w:rPr>
              <w:t>없음</w:t>
            </w:r>
          </w:p>
        </w:tc>
        <w:tc>
          <w:tcPr>
            <w:tcW w:w="3260" w:type="dxa"/>
          </w:tcPr>
          <w:p w14:paraId="0FFE0243" w14:textId="77777777" w:rsidR="00E263EE" w:rsidRPr="002350C1" w:rsidRDefault="00E263EE" w:rsidP="00284125">
            <w:pPr>
              <w:pStyle w:val="a5"/>
              <w:spacing w:line="400" w:lineRule="atLeast"/>
              <w:ind w:leftChars="0" w:left="0"/>
              <w:contextualSpacing/>
              <w:rPr>
                <w:rFonts w:asciiTheme="minorEastAsia" w:eastAsiaTheme="minorEastAsia" w:hAnsiTheme="minorEastAsia" w:cs="Times New Roman"/>
                <w:b/>
                <w:highlight w:val="yellow"/>
              </w:rPr>
            </w:pPr>
          </w:p>
        </w:tc>
      </w:tr>
      <w:tr w:rsidR="00E263EE" w14:paraId="0FFE0248" w14:textId="77777777" w:rsidTr="00284125">
        <w:tc>
          <w:tcPr>
            <w:tcW w:w="1946" w:type="dxa"/>
            <w:vAlign w:val="center"/>
          </w:tcPr>
          <w:p w14:paraId="0FFE0245" w14:textId="77777777" w:rsidR="00E263EE" w:rsidRPr="002350C1" w:rsidRDefault="00E263EE" w:rsidP="00284125">
            <w:pPr>
              <w:pStyle w:val="a5"/>
              <w:spacing w:line="400" w:lineRule="atLeast"/>
              <w:ind w:leftChars="0" w:left="0"/>
              <w:contextualSpacing/>
              <w:jc w:val="center"/>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독립계약자</w:t>
            </w:r>
          </w:p>
        </w:tc>
        <w:tc>
          <w:tcPr>
            <w:tcW w:w="2444" w:type="dxa"/>
            <w:gridSpan w:val="2"/>
            <w:vAlign w:val="center"/>
          </w:tcPr>
          <w:p w14:paraId="0FFE0246" w14:textId="77777777" w:rsidR="00E263EE" w:rsidRDefault="00E263EE" w:rsidP="00284125">
            <w:pPr>
              <w:pStyle w:val="a5"/>
              <w:spacing w:line="400" w:lineRule="atLeast"/>
              <w:ind w:leftChars="0" w:left="0"/>
              <w:contextualSpacing/>
              <w:jc w:val="center"/>
              <w:rPr>
                <w:rFonts w:asciiTheme="minorEastAsia" w:eastAsiaTheme="minorEastAsia" w:hAnsiTheme="minorEastAsia" w:cs="Times New Roman"/>
                <w:b/>
              </w:rPr>
            </w:pPr>
            <w:r w:rsidRPr="002350C1">
              <w:rPr>
                <w:rFonts w:asciiTheme="minorEastAsia" w:eastAsiaTheme="minorEastAsia" w:hAnsiTheme="minorEastAsia" w:cs="Times New Roman" w:hint="eastAsia"/>
                <w:b/>
                <w:highlight w:val="yellow"/>
              </w:rPr>
              <w:t>자문 수의사 일부 있음</w:t>
            </w:r>
          </w:p>
        </w:tc>
        <w:tc>
          <w:tcPr>
            <w:tcW w:w="3260" w:type="dxa"/>
          </w:tcPr>
          <w:p w14:paraId="0FFE0247" w14:textId="77777777" w:rsidR="00E263EE" w:rsidRPr="00E204EA" w:rsidRDefault="00E263EE" w:rsidP="00284125">
            <w:pPr>
              <w:pStyle w:val="a5"/>
              <w:spacing w:line="400" w:lineRule="atLeast"/>
              <w:ind w:leftChars="0" w:left="0"/>
              <w:contextualSpacing/>
              <w:rPr>
                <w:rFonts w:asciiTheme="minorEastAsia" w:eastAsiaTheme="minorEastAsia" w:hAnsiTheme="minorEastAsia" w:cs="Times New Roman"/>
                <w:b/>
              </w:rPr>
            </w:pPr>
          </w:p>
        </w:tc>
      </w:tr>
    </w:tbl>
    <w:p w14:paraId="0FFE0249" w14:textId="77777777" w:rsidR="00E263EE" w:rsidRPr="00811361" w:rsidRDefault="00E263EE" w:rsidP="00E263EE">
      <w:pPr>
        <w:pStyle w:val="a5"/>
        <w:spacing w:line="400" w:lineRule="atLeast"/>
        <w:ind w:leftChars="0" w:left="1307"/>
        <w:contextualSpacing/>
        <w:rPr>
          <w:rFonts w:asciiTheme="minorEastAsia" w:eastAsiaTheme="minorEastAsia" w:hAnsiTheme="minorEastAsia" w:cs="Times New Roman"/>
          <w:b/>
        </w:rPr>
      </w:pPr>
    </w:p>
    <w:p w14:paraId="0FFE024A" w14:textId="77777777" w:rsidR="00E263EE" w:rsidRDefault="00E263EE" w:rsidP="00E263EE">
      <w:pPr>
        <w:pStyle w:val="a5"/>
        <w:autoSpaceDE/>
        <w:autoSpaceDN/>
        <w:ind w:leftChars="0" w:left="760"/>
        <w:rPr>
          <w:rFonts w:asciiTheme="minorEastAsia" w:eastAsiaTheme="minorEastAsia" w:hAnsiTheme="minorEastAsia" w:cs="Times New Roman"/>
          <w:b/>
        </w:rPr>
      </w:pPr>
      <w:r>
        <w:rPr>
          <w:rFonts w:asciiTheme="minorEastAsia" w:eastAsiaTheme="minorEastAsia" w:hAnsiTheme="minorEastAsia" w:cs="Times New Roman"/>
          <w:b/>
        </w:rPr>
        <w:br w:type="textWrapping" w:clear="all"/>
      </w:r>
    </w:p>
    <w:p w14:paraId="0FFE024B" w14:textId="77777777" w:rsidR="00E263EE" w:rsidRPr="004B22A6" w:rsidRDefault="00E263EE" w:rsidP="00E263EE">
      <w:pPr>
        <w:pStyle w:val="a5"/>
        <w:numPr>
          <w:ilvl w:val="0"/>
          <w:numId w:val="25"/>
        </w:numPr>
        <w:autoSpaceDE/>
        <w:autoSpaceDN/>
        <w:ind w:leftChars="0"/>
        <w:rPr>
          <w:rFonts w:asciiTheme="minorEastAsia" w:eastAsiaTheme="minorEastAsia" w:hAnsiTheme="minorEastAsia" w:cs="Times New Roman"/>
          <w:b/>
          <w:highlight w:val="yellow"/>
        </w:rPr>
      </w:pPr>
      <w:proofErr w:type="spellStart"/>
      <w:r w:rsidRPr="004B22A6">
        <w:rPr>
          <w:rFonts w:asciiTheme="minorEastAsia" w:eastAsiaTheme="minorEastAsia" w:hAnsiTheme="minorEastAsia" w:cs="Times New Roman" w:hint="eastAsia"/>
          <w:b/>
          <w:highlight w:val="yellow"/>
        </w:rPr>
        <w:t>V+Care</w:t>
      </w:r>
      <w:proofErr w:type="spellEnd"/>
      <w:r w:rsidRPr="004B22A6">
        <w:rPr>
          <w:rFonts w:asciiTheme="minorEastAsia" w:eastAsiaTheme="minorEastAsia" w:hAnsiTheme="minorEastAsia" w:cs="Times New Roman" w:hint="eastAsia"/>
          <w:b/>
          <w:highlight w:val="yellow"/>
        </w:rPr>
        <w:t xml:space="preserve"> 센터</w:t>
      </w:r>
    </w:p>
    <w:p w14:paraId="0FFE024C" w14:textId="77777777" w:rsidR="00E263EE" w:rsidRPr="002350C1" w:rsidRDefault="00E263EE" w:rsidP="00E263EE">
      <w:pPr>
        <w:pStyle w:val="a5"/>
        <w:numPr>
          <w:ilvl w:val="0"/>
          <w:numId w:val="6"/>
        </w:numPr>
        <w:spacing w:line="400" w:lineRule="atLeast"/>
        <w:ind w:leftChars="0" w:left="1307"/>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ghlight w:val="yellow"/>
        </w:rPr>
        <w:t>발견 사항</w:t>
      </w:r>
    </w:p>
    <w:p w14:paraId="0FFE024D" w14:textId="77777777" w:rsidR="00E263EE" w:rsidRPr="00D67FFE" w:rsidRDefault="00E263EE" w:rsidP="00E263EE">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2350C1">
        <w:rPr>
          <w:rFonts w:asciiTheme="minorEastAsia" w:eastAsiaTheme="minorEastAsia" w:hAnsiTheme="minorEastAsia" w:cs="Times New Roman" w:hint="eastAsia"/>
          <w:highlight w:val="yellow"/>
        </w:rPr>
        <w:t>제공된 근로계약서 등 자료와 인터뷰에 의하면,</w:t>
      </w:r>
      <w:r w:rsidRPr="002350C1">
        <w:rPr>
          <w:rFonts w:asciiTheme="minorEastAsia" w:eastAsiaTheme="minorEastAsia" w:hAnsiTheme="minorEastAsia" w:cs="Times New Roman"/>
          <w:highlight w:val="yellow"/>
        </w:rPr>
        <w:t xml:space="preserve"> </w:t>
      </w:r>
      <w:proofErr w:type="spellStart"/>
      <w:r w:rsidRPr="002350C1">
        <w:rPr>
          <w:rFonts w:asciiTheme="minorEastAsia" w:eastAsiaTheme="minorEastAsia" w:hAnsiTheme="minorEastAsia" w:cs="Times New Roman" w:hint="eastAsia"/>
          <w:highlight w:val="yellow"/>
        </w:rPr>
        <w:t>펫닥은</w:t>
      </w:r>
      <w:proofErr w:type="spellEnd"/>
      <w:r w:rsidRPr="002350C1">
        <w:rPr>
          <w:rFonts w:asciiTheme="minorEastAsia" w:eastAsiaTheme="minorEastAsia" w:hAnsiTheme="minorEastAsia" w:cs="Times New Roman" w:hint="eastAsia"/>
          <w:highlight w:val="yellow"/>
        </w:rPr>
        <w:t xml:space="preserve"> 사무관리직으로 본점을,</w:t>
      </w:r>
      <w:r w:rsidRPr="002350C1">
        <w:rPr>
          <w:rFonts w:asciiTheme="minorEastAsia" w:eastAsiaTheme="minorEastAsia" w:hAnsiTheme="minorEastAsia" w:cs="Times New Roman"/>
          <w:highlight w:val="yellow"/>
        </w:rPr>
        <w:t xml:space="preserve"> </w:t>
      </w:r>
      <w:proofErr w:type="spellStart"/>
      <w:r w:rsidRPr="00D67FFE">
        <w:rPr>
          <w:rFonts w:asciiTheme="minorEastAsia" w:eastAsiaTheme="minorEastAsia" w:hAnsiTheme="minorEastAsia" w:cs="Times New Roman" w:hint="eastAsia"/>
          <w:highlight w:val="yellow"/>
        </w:rPr>
        <w:t>브이케어는</w:t>
      </w:r>
      <w:proofErr w:type="spellEnd"/>
      <w:r w:rsidRPr="00D67FFE">
        <w:rPr>
          <w:rFonts w:asciiTheme="minorEastAsia" w:eastAsiaTheme="minorEastAsia" w:hAnsiTheme="minorEastAsia" w:cs="Times New Roman" w:hint="eastAsia"/>
          <w:highlight w:val="yellow"/>
        </w:rPr>
        <w:t xml:space="preserve"> </w:t>
      </w:r>
      <w:proofErr w:type="spellStart"/>
      <w:r w:rsidRPr="00D67FFE">
        <w:rPr>
          <w:rFonts w:asciiTheme="minorEastAsia" w:eastAsiaTheme="minorEastAsia" w:hAnsiTheme="minorEastAsia" w:cs="Times New Roman" w:hint="eastAsia"/>
          <w:highlight w:val="yellow"/>
        </w:rPr>
        <w:t>토탈케어를</w:t>
      </w:r>
      <w:proofErr w:type="spellEnd"/>
      <w:r w:rsidRPr="00D67FFE">
        <w:rPr>
          <w:rFonts w:asciiTheme="minorEastAsia" w:eastAsiaTheme="minorEastAsia" w:hAnsiTheme="minorEastAsia" w:cs="Times New Roman" w:hint="eastAsia"/>
          <w:highlight w:val="yellow"/>
        </w:rPr>
        <w:t xml:space="preserve"> 하는 </w:t>
      </w:r>
      <w:proofErr w:type="spellStart"/>
      <w:r w:rsidRPr="00D67FFE">
        <w:rPr>
          <w:rFonts w:asciiTheme="minorEastAsia" w:eastAsiaTheme="minorEastAsia" w:hAnsiTheme="minorEastAsia" w:cs="Times New Roman" w:hint="eastAsia"/>
          <w:highlight w:val="yellow"/>
        </w:rPr>
        <w:t>오프라인샵인</w:t>
      </w:r>
      <w:proofErr w:type="spellEnd"/>
      <w:r w:rsidRPr="00D67FFE">
        <w:rPr>
          <w:rFonts w:asciiTheme="minorEastAsia" w:eastAsiaTheme="minorEastAsia" w:hAnsiTheme="minorEastAsia" w:cs="Times New Roman" w:hint="eastAsia"/>
          <w:highlight w:val="yellow"/>
        </w:rPr>
        <w:t xml:space="preserve"> 지점으로 구분하고, </w:t>
      </w:r>
      <w:proofErr w:type="spellStart"/>
      <w:r w:rsidRPr="00D67FFE">
        <w:rPr>
          <w:rFonts w:asciiTheme="minorEastAsia" w:eastAsiaTheme="minorEastAsia" w:hAnsiTheme="minorEastAsia" w:cs="Times New Roman" w:hint="eastAsia"/>
          <w:highlight w:val="yellow"/>
        </w:rPr>
        <w:t>브이케어는</w:t>
      </w:r>
      <w:proofErr w:type="spellEnd"/>
      <w:r w:rsidRPr="00D67FFE">
        <w:rPr>
          <w:rFonts w:asciiTheme="minorEastAsia" w:eastAsiaTheme="minorEastAsia" w:hAnsiTheme="minorEastAsia" w:cs="Times New Roman" w:hint="eastAsia"/>
          <w:highlight w:val="yellow"/>
        </w:rPr>
        <w:t xml:space="preserve"> </w:t>
      </w:r>
      <w:r w:rsidRPr="00D67FFE">
        <w:rPr>
          <w:rFonts w:asciiTheme="minorEastAsia" w:eastAsiaTheme="minorEastAsia" w:hAnsiTheme="minorEastAsia" w:cs="Times New Roman"/>
          <w:highlight w:val="yellow"/>
        </w:rPr>
        <w:t xml:space="preserve">2021. 4. 27. </w:t>
      </w:r>
      <w:r w:rsidRPr="00D67FFE">
        <w:rPr>
          <w:rFonts w:asciiTheme="minorEastAsia" w:eastAsiaTheme="minorEastAsia" w:hAnsiTheme="minorEastAsia" w:cs="Times New Roman" w:hint="eastAsia"/>
          <w:highlight w:val="yellow"/>
        </w:rPr>
        <w:t>기준 총1</w:t>
      </w:r>
      <w:r w:rsidRPr="00D67FFE">
        <w:rPr>
          <w:rFonts w:asciiTheme="minorEastAsia" w:eastAsiaTheme="minorEastAsia" w:hAnsiTheme="minorEastAsia" w:cs="Times New Roman"/>
          <w:highlight w:val="yellow"/>
        </w:rPr>
        <w:t>7</w:t>
      </w:r>
      <w:r w:rsidRPr="00D67FFE">
        <w:rPr>
          <w:rFonts w:asciiTheme="minorEastAsia" w:eastAsiaTheme="minorEastAsia" w:hAnsiTheme="minorEastAsia" w:cs="Times New Roman" w:hint="eastAsia"/>
          <w:highlight w:val="yellow"/>
        </w:rPr>
        <w:t xml:space="preserve">명(계약직 </w:t>
      </w:r>
      <w:r w:rsidRPr="00D67FFE">
        <w:rPr>
          <w:rFonts w:asciiTheme="minorEastAsia" w:eastAsiaTheme="minorEastAsia" w:hAnsiTheme="minorEastAsia" w:cs="Times New Roman"/>
          <w:highlight w:val="yellow"/>
        </w:rPr>
        <w:t>4</w:t>
      </w:r>
      <w:r w:rsidRPr="00D67FFE">
        <w:rPr>
          <w:rFonts w:asciiTheme="minorEastAsia" w:eastAsiaTheme="minorEastAsia" w:hAnsiTheme="minorEastAsia" w:cs="Times New Roman" w:hint="eastAsia"/>
          <w:highlight w:val="yellow"/>
        </w:rPr>
        <w:t>명 포함)으로 구성됨.</w:t>
      </w:r>
    </w:p>
    <w:p w14:paraId="0FFE024E" w14:textId="77777777" w:rsidR="00E263EE" w:rsidRPr="00D67FFE" w:rsidRDefault="00E263EE" w:rsidP="00E263EE">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D67FFE">
        <w:rPr>
          <w:rFonts w:asciiTheme="minorEastAsia" w:eastAsiaTheme="minorEastAsia" w:hAnsiTheme="minorEastAsia" w:cs="Times New Roman" w:hint="eastAsia"/>
          <w:highlight w:val="yellow"/>
        </w:rPr>
        <w:t>제공된 근로계약서에 의하면,</w:t>
      </w:r>
      <w:r w:rsidRPr="00D67FFE">
        <w:rPr>
          <w:rFonts w:asciiTheme="minorEastAsia" w:eastAsiaTheme="minorEastAsia" w:hAnsiTheme="minorEastAsia" w:cs="Times New Roman"/>
          <w:highlight w:val="yellow"/>
        </w:rPr>
        <w:t xml:space="preserve"> </w:t>
      </w:r>
      <w:proofErr w:type="spellStart"/>
      <w:r w:rsidRPr="00D67FFE">
        <w:rPr>
          <w:rFonts w:asciiTheme="minorEastAsia" w:eastAsiaTheme="minorEastAsia" w:hAnsiTheme="minorEastAsia" w:cs="Times New Roman" w:hint="eastAsia"/>
          <w:highlight w:val="yellow"/>
        </w:rPr>
        <w:t>브이케어</w:t>
      </w:r>
      <w:proofErr w:type="spellEnd"/>
      <w:r w:rsidRPr="00D67FFE">
        <w:rPr>
          <w:rFonts w:asciiTheme="minorEastAsia" w:eastAsiaTheme="minorEastAsia" w:hAnsiTheme="minorEastAsia" w:cs="Times New Roman" w:hint="eastAsia"/>
          <w:highlight w:val="yellow"/>
        </w:rPr>
        <w:t xml:space="preserve"> 소속 인원에 대해서는 </w:t>
      </w:r>
      <w:proofErr w:type="spellStart"/>
      <w:r w:rsidRPr="00D67FFE">
        <w:rPr>
          <w:rFonts w:asciiTheme="minorEastAsia" w:eastAsiaTheme="minorEastAsia" w:hAnsiTheme="minorEastAsia" w:cs="Times New Roman" w:hint="eastAsia"/>
          <w:highlight w:val="yellow"/>
        </w:rPr>
        <w:t>브이케어</w:t>
      </w:r>
      <w:proofErr w:type="spellEnd"/>
      <w:r w:rsidRPr="00D67FFE">
        <w:rPr>
          <w:rFonts w:asciiTheme="minorEastAsia" w:eastAsiaTheme="minorEastAsia" w:hAnsiTheme="minorEastAsia" w:cs="Times New Roman" w:hint="eastAsia"/>
          <w:highlight w:val="yellow"/>
        </w:rPr>
        <w:t xml:space="preserve"> 명의로 근로계약을 체결하고,</w:t>
      </w:r>
      <w:r w:rsidRPr="00D67FFE">
        <w:rPr>
          <w:rFonts w:asciiTheme="minorEastAsia" w:eastAsiaTheme="minorEastAsia" w:hAnsiTheme="minorEastAsia" w:cs="Times New Roman"/>
          <w:highlight w:val="yellow"/>
        </w:rPr>
        <w:t xml:space="preserve"> </w:t>
      </w:r>
      <w:r w:rsidRPr="00D67FFE">
        <w:rPr>
          <w:rFonts w:asciiTheme="minorEastAsia" w:eastAsiaTheme="minorEastAsia" w:hAnsiTheme="minorEastAsia" w:cs="Times New Roman" w:hint="eastAsia"/>
          <w:highlight w:val="yellow"/>
        </w:rPr>
        <w:t xml:space="preserve">근로시간 및 연장수당 등 운영도 본점 사무직과 다르게 운영하고 </w:t>
      </w:r>
      <w:proofErr w:type="spellStart"/>
      <w:r w:rsidRPr="00D67FFE">
        <w:rPr>
          <w:rFonts w:asciiTheme="minorEastAsia" w:eastAsiaTheme="minorEastAsia" w:hAnsiTheme="minorEastAsia" w:cs="Times New Roman" w:hint="eastAsia"/>
          <w:highlight w:val="yellow"/>
        </w:rPr>
        <w:t>있는바</w:t>
      </w:r>
      <w:proofErr w:type="spellEnd"/>
      <w:r w:rsidRPr="00D67FFE">
        <w:rPr>
          <w:rFonts w:asciiTheme="minorEastAsia" w:eastAsiaTheme="minorEastAsia" w:hAnsiTheme="minorEastAsia" w:cs="Times New Roman" w:hint="eastAsia"/>
          <w:highlight w:val="yellow"/>
        </w:rPr>
        <w:t>,</w:t>
      </w:r>
      <w:r w:rsidRPr="00D67FFE">
        <w:rPr>
          <w:rFonts w:asciiTheme="minorEastAsia" w:eastAsiaTheme="minorEastAsia" w:hAnsiTheme="minorEastAsia" w:cs="Times New Roman"/>
          <w:highlight w:val="yellow"/>
        </w:rPr>
        <w:t xml:space="preserve"> </w:t>
      </w:r>
      <w:r w:rsidRPr="00D67FFE">
        <w:rPr>
          <w:rFonts w:asciiTheme="minorEastAsia" w:eastAsiaTheme="minorEastAsia" w:hAnsiTheme="minorEastAsia" w:cs="Times New Roman" w:hint="eastAsia"/>
          <w:highlight w:val="yellow"/>
        </w:rPr>
        <w:t>이는 애견미용,</w:t>
      </w:r>
      <w:r w:rsidRPr="00D67FFE">
        <w:rPr>
          <w:rFonts w:asciiTheme="minorEastAsia" w:eastAsiaTheme="minorEastAsia" w:hAnsiTheme="minorEastAsia" w:cs="Times New Roman"/>
          <w:highlight w:val="yellow"/>
        </w:rPr>
        <w:t xml:space="preserve"> </w:t>
      </w:r>
      <w:proofErr w:type="spellStart"/>
      <w:r w:rsidRPr="00D67FFE">
        <w:rPr>
          <w:rFonts w:asciiTheme="minorEastAsia" w:eastAsiaTheme="minorEastAsia" w:hAnsiTheme="minorEastAsia" w:cs="Times New Roman" w:hint="eastAsia"/>
          <w:highlight w:val="yellow"/>
        </w:rPr>
        <w:t>훈련사</w:t>
      </w:r>
      <w:proofErr w:type="spellEnd"/>
      <w:r w:rsidRPr="00D67FFE">
        <w:rPr>
          <w:rFonts w:asciiTheme="minorEastAsia" w:eastAsiaTheme="minorEastAsia" w:hAnsiTheme="minorEastAsia" w:cs="Times New Roman" w:hint="eastAsia"/>
          <w:highlight w:val="yellow"/>
        </w:rPr>
        <w:t xml:space="preserve"> 등 </w:t>
      </w:r>
      <w:proofErr w:type="spellStart"/>
      <w:r w:rsidRPr="00D67FFE">
        <w:rPr>
          <w:rFonts w:asciiTheme="minorEastAsia" w:eastAsiaTheme="minorEastAsia" w:hAnsiTheme="minorEastAsia" w:cs="Times New Roman" w:hint="eastAsia"/>
          <w:highlight w:val="yellow"/>
        </w:rPr>
        <w:t>오프라인샵의</w:t>
      </w:r>
      <w:proofErr w:type="spellEnd"/>
      <w:r w:rsidRPr="00D67FFE">
        <w:rPr>
          <w:rFonts w:asciiTheme="minorEastAsia" w:eastAsiaTheme="minorEastAsia" w:hAnsiTheme="minorEastAsia" w:cs="Times New Roman" w:hint="eastAsia"/>
          <w:highlight w:val="yellow"/>
        </w:rPr>
        <w:t xml:space="preserve"> 업무가 본점 사무직과 차이가 있기 때문인 것으로 보임.</w:t>
      </w:r>
      <w:r w:rsidRPr="00D67FFE">
        <w:rPr>
          <w:rFonts w:asciiTheme="minorEastAsia" w:eastAsiaTheme="minorEastAsia" w:hAnsiTheme="minorEastAsia" w:cs="Times New Roman"/>
          <w:highlight w:val="yellow"/>
        </w:rPr>
        <w:t xml:space="preserve"> </w:t>
      </w:r>
    </w:p>
    <w:p w14:paraId="0FFE024F" w14:textId="77777777" w:rsidR="00E263EE" w:rsidRPr="00D67FFE" w:rsidRDefault="00E263EE" w:rsidP="00E263EE">
      <w:pPr>
        <w:pStyle w:val="a5"/>
        <w:numPr>
          <w:ilvl w:val="0"/>
          <w:numId w:val="6"/>
        </w:numPr>
        <w:spacing w:line="400" w:lineRule="atLeast"/>
        <w:ind w:leftChars="0" w:left="1307"/>
        <w:contextualSpacing/>
        <w:rPr>
          <w:rFonts w:asciiTheme="minorEastAsia" w:eastAsiaTheme="minorEastAsia" w:hAnsiTheme="minorEastAsia" w:cs="Times New Roman"/>
          <w:highlight w:val="yellow"/>
        </w:rPr>
      </w:pPr>
      <w:r w:rsidRPr="00D67FFE">
        <w:rPr>
          <w:rFonts w:asciiTheme="minorEastAsia" w:eastAsiaTheme="minorEastAsia" w:hAnsiTheme="minorEastAsia" w:cs="Times New Roman"/>
          <w:highlight w:val="yellow"/>
        </w:rPr>
        <w:t>분석</w:t>
      </w:r>
    </w:p>
    <w:p w14:paraId="0FFE0250" w14:textId="77777777" w:rsidR="002350C1" w:rsidRPr="00D67FFE" w:rsidRDefault="00E263EE" w:rsidP="00F31800">
      <w:pPr>
        <w:pStyle w:val="a5"/>
        <w:numPr>
          <w:ilvl w:val="0"/>
          <w:numId w:val="7"/>
        </w:numPr>
        <w:spacing w:line="400" w:lineRule="atLeast"/>
        <w:ind w:leftChars="0" w:left="1761"/>
        <w:contextualSpacing/>
        <w:rPr>
          <w:rFonts w:asciiTheme="minorEastAsia" w:eastAsiaTheme="minorEastAsia" w:hAnsiTheme="minorEastAsia" w:cs="Times New Roman"/>
          <w:b/>
          <w:highlight w:val="yellow"/>
        </w:rPr>
      </w:pPr>
      <w:r w:rsidRPr="00D67FFE">
        <w:rPr>
          <w:rFonts w:asciiTheme="minorEastAsia" w:eastAsiaTheme="minorEastAsia" w:hAnsiTheme="minorEastAsia" w:cs="Times New Roman" w:hint="eastAsia"/>
          <w:highlight w:val="yellow"/>
        </w:rPr>
        <w:t xml:space="preserve">만약, </w:t>
      </w:r>
      <w:proofErr w:type="spellStart"/>
      <w:r w:rsidRPr="00D67FFE">
        <w:rPr>
          <w:rFonts w:asciiTheme="minorEastAsia" w:eastAsiaTheme="minorEastAsia" w:hAnsiTheme="minorEastAsia" w:cs="Times New Roman" w:hint="eastAsia"/>
          <w:highlight w:val="yellow"/>
        </w:rPr>
        <w:t>P</w:t>
      </w:r>
      <w:r w:rsidRPr="00D67FFE">
        <w:rPr>
          <w:rFonts w:asciiTheme="minorEastAsia" w:eastAsiaTheme="minorEastAsia" w:hAnsiTheme="minorEastAsia" w:cs="Times New Roman"/>
          <w:highlight w:val="yellow"/>
        </w:rPr>
        <w:t>etDoc</w:t>
      </w:r>
      <w:proofErr w:type="spellEnd"/>
      <w:r w:rsidRPr="00D67FFE">
        <w:rPr>
          <w:rFonts w:asciiTheme="minorEastAsia" w:eastAsiaTheme="minorEastAsia" w:hAnsiTheme="minorEastAsia" w:cs="Times New Roman" w:hint="eastAsia"/>
          <w:highlight w:val="yellow"/>
        </w:rPr>
        <w:t xml:space="preserve">은 </w:t>
      </w:r>
      <w:proofErr w:type="spellStart"/>
      <w:r w:rsidRPr="00D67FFE">
        <w:rPr>
          <w:rFonts w:asciiTheme="minorEastAsia" w:eastAsiaTheme="minorEastAsia" w:hAnsiTheme="minorEastAsia" w:cs="Times New Roman"/>
          <w:highlight w:val="yellow"/>
        </w:rPr>
        <w:t>V+Care</w:t>
      </w:r>
      <w:proofErr w:type="spellEnd"/>
      <w:r w:rsidRPr="00D67FFE">
        <w:rPr>
          <w:rFonts w:asciiTheme="minorEastAsia" w:eastAsiaTheme="minorEastAsia" w:hAnsiTheme="minorEastAsia" w:cs="Times New Roman"/>
          <w:highlight w:val="yellow"/>
        </w:rPr>
        <w:t xml:space="preserve"> </w:t>
      </w:r>
      <w:r w:rsidRPr="00D67FFE">
        <w:rPr>
          <w:rFonts w:asciiTheme="minorEastAsia" w:eastAsiaTheme="minorEastAsia" w:hAnsiTheme="minorEastAsia" w:cs="Times New Roman" w:hint="eastAsia"/>
          <w:highlight w:val="yellow"/>
        </w:rPr>
        <w:t xml:space="preserve">브랜드만 소유하고 프랜차이즈 형태로 운영하고 이태형 원장(일종의 </w:t>
      </w:r>
      <w:r w:rsidRPr="00D67FFE">
        <w:rPr>
          <w:rFonts w:asciiTheme="minorEastAsia" w:eastAsiaTheme="minorEastAsia" w:hAnsiTheme="minorEastAsia" w:cs="Times New Roman"/>
          <w:highlight w:val="yellow"/>
        </w:rPr>
        <w:t>franchisee)</w:t>
      </w:r>
      <w:r w:rsidRPr="00D67FFE">
        <w:rPr>
          <w:rFonts w:asciiTheme="minorEastAsia" w:eastAsiaTheme="minorEastAsia" w:hAnsiTheme="minorEastAsia" w:cs="Times New Roman" w:hint="eastAsia"/>
          <w:highlight w:val="yellow"/>
        </w:rPr>
        <w:t xml:space="preserve">에게 </w:t>
      </w:r>
      <w:proofErr w:type="spellStart"/>
      <w:r w:rsidRPr="00D67FFE">
        <w:rPr>
          <w:rFonts w:asciiTheme="minorEastAsia" w:eastAsiaTheme="minorEastAsia" w:hAnsiTheme="minorEastAsia" w:cs="Times New Roman"/>
          <w:highlight w:val="yellow"/>
        </w:rPr>
        <w:t>V+Care</w:t>
      </w:r>
      <w:proofErr w:type="spellEnd"/>
      <w:r w:rsidRPr="00D67FFE">
        <w:rPr>
          <w:rFonts w:asciiTheme="minorEastAsia" w:eastAsiaTheme="minorEastAsia" w:hAnsiTheme="minorEastAsia" w:cs="Times New Roman"/>
          <w:highlight w:val="yellow"/>
        </w:rPr>
        <w:t xml:space="preserve"> </w:t>
      </w:r>
      <w:r w:rsidRPr="00D67FFE">
        <w:rPr>
          <w:rFonts w:asciiTheme="minorEastAsia" w:eastAsiaTheme="minorEastAsia" w:hAnsiTheme="minorEastAsia" w:cs="Times New Roman" w:hint="eastAsia"/>
          <w:highlight w:val="yellow"/>
        </w:rPr>
        <w:t>관련 업무에 종사하고 있는 종업원들의 고용관계를 이전하고자 하는 경우,</w:t>
      </w:r>
      <w:r w:rsidRPr="00D67FFE">
        <w:rPr>
          <w:rFonts w:asciiTheme="minorEastAsia" w:eastAsiaTheme="minorEastAsia" w:hAnsiTheme="minorEastAsia" w:cs="Times New Roman"/>
          <w:highlight w:val="yellow"/>
        </w:rPr>
        <w:t xml:space="preserve"> </w:t>
      </w:r>
      <w:r w:rsidRPr="00D67FFE">
        <w:rPr>
          <w:rFonts w:asciiTheme="minorEastAsia" w:eastAsiaTheme="minorEastAsia" w:hAnsiTheme="minorEastAsia" w:cs="Times New Roman" w:hint="eastAsia"/>
          <w:highlight w:val="yellow"/>
        </w:rPr>
        <w:t>법률상 고용관계를 종료하거나 이전하는 경우에는 정당한 사유(근로기준법 제2</w:t>
      </w:r>
      <w:r w:rsidRPr="00D67FFE">
        <w:rPr>
          <w:rFonts w:asciiTheme="minorEastAsia" w:eastAsiaTheme="minorEastAsia" w:hAnsiTheme="minorEastAsia" w:cs="Times New Roman"/>
          <w:highlight w:val="yellow"/>
        </w:rPr>
        <w:t>3</w:t>
      </w:r>
      <w:r w:rsidRPr="00D67FFE">
        <w:rPr>
          <w:rFonts w:asciiTheme="minorEastAsia" w:eastAsiaTheme="minorEastAsia" w:hAnsiTheme="minorEastAsia" w:cs="Times New Roman" w:hint="eastAsia"/>
          <w:highlight w:val="yellow"/>
        </w:rPr>
        <w:t xml:space="preserve">조)가 있거나 또는 해당 직원의 자발적인 동의가 필요하고 따라서 대상회사가 </w:t>
      </w:r>
      <w:proofErr w:type="spellStart"/>
      <w:r w:rsidRPr="00D67FFE">
        <w:rPr>
          <w:rFonts w:asciiTheme="minorEastAsia" w:eastAsiaTheme="minorEastAsia" w:hAnsiTheme="minorEastAsia" w:cs="Times New Roman" w:hint="eastAsia"/>
          <w:highlight w:val="yellow"/>
        </w:rPr>
        <w:t>브이케어</w:t>
      </w:r>
      <w:proofErr w:type="spellEnd"/>
      <w:r w:rsidRPr="00D67FFE">
        <w:rPr>
          <w:rFonts w:asciiTheme="minorEastAsia" w:eastAsiaTheme="minorEastAsia" w:hAnsiTheme="minorEastAsia" w:cs="Times New Roman" w:hint="eastAsia"/>
          <w:highlight w:val="yellow"/>
        </w:rPr>
        <w:t xml:space="preserve"> 소속 직원에 대해 일방적으로 해고나 고용관계 이전을 강제할 수 없음.</w:t>
      </w:r>
      <w:r w:rsidRPr="00D67FFE">
        <w:rPr>
          <w:rFonts w:asciiTheme="minorEastAsia" w:eastAsiaTheme="minorEastAsia" w:hAnsiTheme="minorEastAsia" w:cs="Times New Roman"/>
          <w:highlight w:val="yellow"/>
        </w:rPr>
        <w:t xml:space="preserve"> </w:t>
      </w:r>
      <w:r w:rsidRPr="00D67FFE">
        <w:rPr>
          <w:rFonts w:asciiTheme="minorEastAsia" w:eastAsiaTheme="minorEastAsia" w:hAnsiTheme="minorEastAsia" w:cs="Times New Roman" w:hint="eastAsia"/>
          <w:highlight w:val="yellow"/>
        </w:rPr>
        <w:t>다만,</w:t>
      </w:r>
      <w:r w:rsidRPr="00D67FFE">
        <w:rPr>
          <w:rFonts w:asciiTheme="minorEastAsia" w:eastAsiaTheme="minorEastAsia" w:hAnsiTheme="minorEastAsia" w:cs="Times New Roman"/>
          <w:highlight w:val="yellow"/>
        </w:rPr>
        <w:t xml:space="preserve"> </w:t>
      </w:r>
      <w:r w:rsidRPr="00D67FFE">
        <w:rPr>
          <w:rFonts w:asciiTheme="minorEastAsia" w:eastAsiaTheme="minorEastAsia" w:hAnsiTheme="minorEastAsia" w:cs="Times New Roman" w:hint="eastAsia"/>
          <w:highlight w:val="yellow"/>
        </w:rPr>
        <w:t>인터뷰에 의하면,</w:t>
      </w:r>
      <w:r w:rsidRPr="00D67FFE">
        <w:rPr>
          <w:rFonts w:asciiTheme="minorEastAsia" w:eastAsiaTheme="minorEastAsia" w:hAnsiTheme="minorEastAsia" w:cs="Times New Roman"/>
          <w:highlight w:val="yellow"/>
        </w:rPr>
        <w:t xml:space="preserve"> </w:t>
      </w:r>
      <w:proofErr w:type="spellStart"/>
      <w:r w:rsidRPr="00D67FFE">
        <w:rPr>
          <w:rFonts w:asciiTheme="minorEastAsia" w:eastAsiaTheme="minorEastAsia" w:hAnsiTheme="minorEastAsia" w:cs="Times New Roman" w:hint="eastAsia"/>
          <w:highlight w:val="yellow"/>
        </w:rPr>
        <w:t>브이케어에</w:t>
      </w:r>
      <w:proofErr w:type="spellEnd"/>
      <w:r w:rsidRPr="00D67FFE">
        <w:rPr>
          <w:rFonts w:asciiTheme="minorEastAsia" w:eastAsiaTheme="minorEastAsia" w:hAnsiTheme="minorEastAsia" w:cs="Times New Roman" w:hint="eastAsia"/>
          <w:highlight w:val="yellow"/>
        </w:rPr>
        <w:t xml:space="preserve"> 근무하는 직원들에 대해서는 </w:t>
      </w:r>
      <w:proofErr w:type="spellStart"/>
      <w:r w:rsidRPr="00D67FFE">
        <w:rPr>
          <w:rFonts w:asciiTheme="minorEastAsia" w:eastAsiaTheme="minorEastAsia" w:hAnsiTheme="minorEastAsia" w:cs="Times New Roman" w:hint="eastAsia"/>
          <w:highlight w:val="yellow"/>
        </w:rPr>
        <w:t>브이케어</w:t>
      </w:r>
      <w:proofErr w:type="spellEnd"/>
      <w:r w:rsidRPr="00D67FFE">
        <w:rPr>
          <w:rFonts w:asciiTheme="minorEastAsia" w:eastAsiaTheme="minorEastAsia" w:hAnsiTheme="minorEastAsia" w:cs="Times New Roman" w:hint="eastAsia"/>
          <w:highlight w:val="yellow"/>
        </w:rPr>
        <w:t xml:space="preserve"> 명의로 근로계약을 체결하고,</w:t>
      </w:r>
      <w:r w:rsidRPr="00D67FFE">
        <w:rPr>
          <w:rFonts w:asciiTheme="minorEastAsia" w:eastAsiaTheme="minorEastAsia" w:hAnsiTheme="minorEastAsia" w:cs="Times New Roman"/>
          <w:highlight w:val="yellow"/>
        </w:rPr>
        <w:t xml:space="preserve"> </w:t>
      </w:r>
      <w:r w:rsidRPr="00D67FFE">
        <w:rPr>
          <w:rFonts w:asciiTheme="minorEastAsia" w:eastAsiaTheme="minorEastAsia" w:hAnsiTheme="minorEastAsia" w:cs="Times New Roman" w:hint="eastAsia"/>
          <w:highlight w:val="yellow"/>
        </w:rPr>
        <w:t xml:space="preserve">근로시간 관리나 급여관리도 </w:t>
      </w:r>
      <w:proofErr w:type="spellStart"/>
      <w:r w:rsidRPr="00D67FFE">
        <w:rPr>
          <w:rFonts w:asciiTheme="minorEastAsia" w:eastAsiaTheme="minorEastAsia" w:hAnsiTheme="minorEastAsia" w:cs="Times New Roman" w:hint="eastAsia"/>
          <w:highlight w:val="yellow"/>
        </w:rPr>
        <w:t>펫닥과</w:t>
      </w:r>
      <w:proofErr w:type="spellEnd"/>
      <w:r w:rsidRPr="00D67FFE">
        <w:rPr>
          <w:rFonts w:asciiTheme="minorEastAsia" w:eastAsiaTheme="minorEastAsia" w:hAnsiTheme="minorEastAsia" w:cs="Times New Roman" w:hint="eastAsia"/>
          <w:highlight w:val="yellow"/>
        </w:rPr>
        <w:t xml:space="preserve"> 달리 독자적으로 수행하고 있고 수행업무도 차이가 있는 등 사정에 비추어 </w:t>
      </w:r>
      <w:proofErr w:type="spellStart"/>
      <w:r w:rsidRPr="00D67FFE">
        <w:rPr>
          <w:rFonts w:asciiTheme="minorEastAsia" w:eastAsiaTheme="minorEastAsia" w:hAnsiTheme="minorEastAsia" w:cs="Times New Roman" w:hint="eastAsia"/>
          <w:highlight w:val="yellow"/>
        </w:rPr>
        <w:t>브이케어</w:t>
      </w:r>
      <w:proofErr w:type="spellEnd"/>
      <w:r w:rsidRPr="00D67FFE">
        <w:rPr>
          <w:rFonts w:asciiTheme="minorEastAsia" w:eastAsiaTheme="minorEastAsia" w:hAnsiTheme="minorEastAsia" w:cs="Times New Roman" w:hint="eastAsia"/>
          <w:highlight w:val="yellow"/>
        </w:rPr>
        <w:t xml:space="preserve"> 소속 직원들이 </w:t>
      </w:r>
      <w:proofErr w:type="spellStart"/>
      <w:r w:rsidRPr="00D67FFE">
        <w:rPr>
          <w:rFonts w:asciiTheme="minorEastAsia" w:eastAsiaTheme="minorEastAsia" w:hAnsiTheme="minorEastAsia" w:cs="Times New Roman" w:hint="eastAsia"/>
          <w:highlight w:val="yellow"/>
        </w:rPr>
        <w:t>브이케어로</w:t>
      </w:r>
      <w:proofErr w:type="spellEnd"/>
      <w:r w:rsidRPr="00D67FFE">
        <w:rPr>
          <w:rFonts w:asciiTheme="minorEastAsia" w:eastAsiaTheme="minorEastAsia" w:hAnsiTheme="minorEastAsia" w:cs="Times New Roman" w:hint="eastAsia"/>
          <w:highlight w:val="yellow"/>
        </w:rPr>
        <w:t xml:space="preserve"> 고용관계를 완전히 이전하는 것에 대해 동의를 할 가능성은 높을 것으로 보임.</w:t>
      </w:r>
      <w:r w:rsidRPr="00D67FFE">
        <w:rPr>
          <w:rFonts w:asciiTheme="minorEastAsia" w:eastAsiaTheme="minorEastAsia" w:hAnsiTheme="minorEastAsia" w:cs="Times New Roman"/>
          <w:highlight w:val="yellow"/>
        </w:rPr>
        <w:t xml:space="preserve"> </w:t>
      </w:r>
    </w:p>
    <w:p w14:paraId="0FFE0251" w14:textId="77777777" w:rsidR="00F31800" w:rsidRPr="00D67FFE" w:rsidRDefault="00E263EE" w:rsidP="00F31800">
      <w:pPr>
        <w:pStyle w:val="a5"/>
        <w:numPr>
          <w:ilvl w:val="0"/>
          <w:numId w:val="7"/>
        </w:numPr>
        <w:spacing w:line="400" w:lineRule="atLeast"/>
        <w:ind w:leftChars="0" w:left="1761"/>
        <w:contextualSpacing/>
        <w:rPr>
          <w:rFonts w:asciiTheme="minorEastAsia" w:eastAsiaTheme="minorEastAsia" w:hAnsiTheme="minorEastAsia" w:cs="Times New Roman"/>
          <w:b/>
          <w:highlight w:val="yellow"/>
        </w:rPr>
      </w:pPr>
      <w:r w:rsidRPr="00D67FFE">
        <w:rPr>
          <w:rFonts w:asciiTheme="minorEastAsia" w:eastAsiaTheme="minorEastAsia" w:hAnsiTheme="minorEastAsia" w:cs="Times New Roman" w:hint="eastAsia"/>
          <w:highlight w:val="yellow"/>
        </w:rPr>
        <w:t xml:space="preserve">그럼에도 불구하고 만약 </w:t>
      </w:r>
      <w:proofErr w:type="spellStart"/>
      <w:r w:rsidRPr="00D67FFE">
        <w:rPr>
          <w:rFonts w:asciiTheme="minorEastAsia" w:eastAsiaTheme="minorEastAsia" w:hAnsiTheme="minorEastAsia" w:cs="Times New Roman" w:hint="eastAsia"/>
          <w:highlight w:val="yellow"/>
        </w:rPr>
        <w:t>브이케어</w:t>
      </w:r>
      <w:proofErr w:type="spellEnd"/>
      <w:r w:rsidRPr="00D67FFE">
        <w:rPr>
          <w:rFonts w:asciiTheme="minorEastAsia" w:eastAsiaTheme="minorEastAsia" w:hAnsiTheme="minorEastAsia" w:cs="Times New Roman" w:hint="eastAsia"/>
          <w:highlight w:val="yellow"/>
        </w:rPr>
        <w:t xml:space="preserve"> 소속 직원 중 일부가 고용관계 이전에 동의를 하지 아니하는 경우 대상회사가 해당 직원을 바로 해고할 수는 없음.</w:t>
      </w:r>
      <w:r w:rsidRPr="00D67FFE">
        <w:rPr>
          <w:rFonts w:asciiTheme="minorEastAsia" w:eastAsiaTheme="minorEastAsia" w:hAnsiTheme="minorEastAsia" w:cs="Times New Roman"/>
          <w:highlight w:val="yellow"/>
        </w:rPr>
        <w:t xml:space="preserve"> </w:t>
      </w:r>
      <w:r w:rsidRPr="00D67FFE">
        <w:rPr>
          <w:rFonts w:asciiTheme="minorEastAsia" w:eastAsiaTheme="minorEastAsia" w:hAnsiTheme="minorEastAsia" w:cs="Times New Roman" w:hint="eastAsia"/>
          <w:highlight w:val="yellow"/>
        </w:rPr>
        <w:t xml:space="preserve">또한 </w:t>
      </w:r>
      <w:proofErr w:type="spellStart"/>
      <w:r w:rsidRPr="00D67FFE">
        <w:rPr>
          <w:rFonts w:asciiTheme="minorEastAsia" w:eastAsiaTheme="minorEastAsia" w:hAnsiTheme="minorEastAsia" w:cs="Times New Roman" w:hint="eastAsia"/>
          <w:highlight w:val="yellow"/>
        </w:rPr>
        <w:lastRenderedPageBreak/>
        <w:t>브이케어로</w:t>
      </w:r>
      <w:proofErr w:type="spellEnd"/>
      <w:r w:rsidRPr="00D67FFE">
        <w:rPr>
          <w:rFonts w:asciiTheme="minorEastAsia" w:eastAsiaTheme="minorEastAsia" w:hAnsiTheme="minorEastAsia" w:cs="Times New Roman" w:hint="eastAsia"/>
          <w:highlight w:val="yellow"/>
        </w:rPr>
        <w:t xml:space="preserve"> 고용관계가 이전되는 경우,</w:t>
      </w:r>
      <w:r w:rsidRPr="00D67FFE">
        <w:rPr>
          <w:rFonts w:asciiTheme="minorEastAsia" w:eastAsiaTheme="minorEastAsia" w:hAnsiTheme="minorEastAsia" w:cs="Times New Roman"/>
          <w:highlight w:val="yellow"/>
        </w:rPr>
        <w:t xml:space="preserve"> </w:t>
      </w:r>
      <w:proofErr w:type="spellStart"/>
      <w:r w:rsidRPr="00D67FFE">
        <w:rPr>
          <w:rFonts w:asciiTheme="minorEastAsia" w:eastAsiaTheme="minorEastAsia" w:hAnsiTheme="minorEastAsia" w:cs="Times New Roman" w:hint="eastAsia"/>
          <w:highlight w:val="yellow"/>
        </w:rPr>
        <w:t>브이케어는</w:t>
      </w:r>
      <w:proofErr w:type="spellEnd"/>
      <w:r w:rsidRPr="00D67FFE">
        <w:rPr>
          <w:rFonts w:asciiTheme="minorEastAsia" w:eastAsiaTheme="minorEastAsia" w:hAnsiTheme="minorEastAsia" w:cs="Times New Roman" w:hint="eastAsia"/>
          <w:highlight w:val="yellow"/>
        </w:rPr>
        <w:t xml:space="preserve"> 임금 및 </w:t>
      </w:r>
      <w:proofErr w:type="spellStart"/>
      <w:r w:rsidRPr="00D67FFE">
        <w:rPr>
          <w:rFonts w:asciiTheme="minorEastAsia" w:eastAsiaTheme="minorEastAsia" w:hAnsiTheme="minorEastAsia" w:cs="Times New Roman" w:hint="eastAsia"/>
          <w:highlight w:val="yellow"/>
        </w:rPr>
        <w:t>퇴직급</w:t>
      </w:r>
      <w:proofErr w:type="spellEnd"/>
      <w:r w:rsidRPr="00D67FFE">
        <w:rPr>
          <w:rFonts w:asciiTheme="minorEastAsia" w:eastAsiaTheme="minorEastAsia" w:hAnsiTheme="minorEastAsia" w:cs="Times New Roman" w:hint="eastAsia"/>
          <w:highlight w:val="yellow"/>
        </w:rPr>
        <w:t xml:space="preserve"> 지급,</w:t>
      </w:r>
      <w:r w:rsidRPr="00D67FFE">
        <w:rPr>
          <w:rFonts w:asciiTheme="minorEastAsia" w:eastAsiaTheme="minorEastAsia" w:hAnsiTheme="minorEastAsia" w:cs="Times New Roman"/>
          <w:highlight w:val="yellow"/>
        </w:rPr>
        <w:t xml:space="preserve"> 4</w:t>
      </w:r>
      <w:r w:rsidRPr="00D67FFE">
        <w:rPr>
          <w:rFonts w:asciiTheme="minorEastAsia" w:eastAsiaTheme="minorEastAsia" w:hAnsiTheme="minorEastAsia" w:cs="Times New Roman" w:hint="eastAsia"/>
          <w:highlight w:val="yellow"/>
        </w:rPr>
        <w:t>대보험 납부,</w:t>
      </w:r>
      <w:r w:rsidRPr="00D67FFE">
        <w:rPr>
          <w:rFonts w:asciiTheme="minorEastAsia" w:eastAsiaTheme="minorEastAsia" w:hAnsiTheme="minorEastAsia" w:cs="Times New Roman"/>
          <w:highlight w:val="yellow"/>
        </w:rPr>
        <w:t xml:space="preserve"> </w:t>
      </w:r>
      <w:r w:rsidRPr="00D67FFE">
        <w:rPr>
          <w:rFonts w:asciiTheme="minorEastAsia" w:eastAsiaTheme="minorEastAsia" w:hAnsiTheme="minorEastAsia" w:cs="Times New Roman" w:hint="eastAsia"/>
          <w:highlight w:val="yellow"/>
        </w:rPr>
        <w:t>제반 원천징수 등 세무처리 등을 독자적으로 수행해야 하는 의무를 부담하게 되므로,</w:t>
      </w:r>
      <w:r w:rsidRPr="00D67FFE">
        <w:rPr>
          <w:rFonts w:asciiTheme="minorEastAsia" w:eastAsiaTheme="minorEastAsia" w:hAnsiTheme="minorEastAsia" w:cs="Times New Roman"/>
          <w:highlight w:val="yellow"/>
        </w:rPr>
        <w:t xml:space="preserve"> </w:t>
      </w:r>
      <w:r w:rsidRPr="00D67FFE">
        <w:rPr>
          <w:rFonts w:asciiTheme="minorEastAsia" w:eastAsiaTheme="minorEastAsia" w:hAnsiTheme="minorEastAsia" w:cs="Times New Roman" w:hint="eastAsia"/>
          <w:highlight w:val="yellow"/>
        </w:rPr>
        <w:t>법인이나 개인병원 등 근로기준법상의 사용자로서 실체를 구비하고 사업자등록을 하는 관련 법률에 맞는 조직형태를 구성해야 함.</w:t>
      </w:r>
    </w:p>
    <w:p w14:paraId="0FFE0252" w14:textId="77777777" w:rsidR="00E263EE" w:rsidRPr="00D67FFE" w:rsidRDefault="00F31800" w:rsidP="00F31800">
      <w:pPr>
        <w:pStyle w:val="a5"/>
        <w:spacing w:line="400" w:lineRule="atLeast"/>
        <w:ind w:leftChars="0" w:left="1761"/>
        <w:contextualSpacing/>
        <w:rPr>
          <w:rFonts w:asciiTheme="minorEastAsia" w:eastAsiaTheme="minorEastAsia" w:hAnsiTheme="minorEastAsia" w:cs="Times New Roman"/>
          <w:b/>
          <w:highlight w:val="yellow"/>
        </w:rPr>
      </w:pPr>
      <w:r w:rsidRPr="00D67FFE">
        <w:rPr>
          <w:rFonts w:asciiTheme="minorEastAsia" w:eastAsiaTheme="minorEastAsia" w:hAnsiTheme="minorEastAsia" w:cs="Times New Roman"/>
          <w:b/>
          <w:highlight w:val="yellow"/>
        </w:rPr>
        <w:t xml:space="preserve"> </w:t>
      </w:r>
    </w:p>
    <w:p w14:paraId="0FFE0253" w14:textId="77777777" w:rsidR="00E263EE" w:rsidRPr="00D67FFE" w:rsidRDefault="00E263EE" w:rsidP="00E263EE">
      <w:pPr>
        <w:pStyle w:val="a5"/>
        <w:numPr>
          <w:ilvl w:val="0"/>
          <w:numId w:val="25"/>
        </w:numPr>
        <w:autoSpaceDE/>
        <w:autoSpaceDN/>
        <w:ind w:leftChars="0"/>
        <w:rPr>
          <w:rFonts w:asciiTheme="minorEastAsia" w:eastAsiaTheme="minorEastAsia" w:hAnsiTheme="minorEastAsia" w:cs="Times New Roman"/>
          <w:b/>
          <w:highlight w:val="yellow"/>
        </w:rPr>
      </w:pPr>
      <w:r w:rsidRPr="00D67FFE">
        <w:rPr>
          <w:rFonts w:asciiTheme="minorEastAsia" w:eastAsiaTheme="minorEastAsia" w:hAnsiTheme="minorEastAsia" w:cs="Times New Roman" w:hint="eastAsia"/>
          <w:b/>
          <w:highlight w:val="yellow"/>
        </w:rPr>
        <w:t>연차휴가미사용수당</w:t>
      </w:r>
    </w:p>
    <w:p w14:paraId="0FFE0254" w14:textId="77777777" w:rsidR="00E263EE" w:rsidRPr="00D67FFE" w:rsidRDefault="00E263EE" w:rsidP="00E263EE">
      <w:pPr>
        <w:pStyle w:val="a5"/>
        <w:numPr>
          <w:ilvl w:val="0"/>
          <w:numId w:val="6"/>
        </w:numPr>
        <w:spacing w:line="400" w:lineRule="atLeast"/>
        <w:ind w:leftChars="0" w:left="1307"/>
        <w:contextualSpacing/>
        <w:rPr>
          <w:rFonts w:asciiTheme="minorEastAsia" w:eastAsiaTheme="minorEastAsia" w:hAnsiTheme="minorEastAsia" w:cs="Times New Roman"/>
          <w:b/>
          <w:highlight w:val="yellow"/>
        </w:rPr>
      </w:pPr>
      <w:r w:rsidRPr="00D67FFE">
        <w:rPr>
          <w:rFonts w:asciiTheme="minorEastAsia" w:eastAsiaTheme="minorEastAsia" w:hAnsiTheme="minorEastAsia" w:cs="Times New Roman" w:hint="eastAsia"/>
          <w:b/>
          <w:highlight w:val="yellow"/>
        </w:rPr>
        <w:t>발견 사항</w:t>
      </w:r>
    </w:p>
    <w:p w14:paraId="0FFE0255" w14:textId="77777777" w:rsidR="002350C1" w:rsidRPr="00D67FFE" w:rsidRDefault="00E263EE" w:rsidP="00E263EE">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D67FFE">
        <w:rPr>
          <w:rFonts w:asciiTheme="minorEastAsia" w:eastAsiaTheme="minorEastAsia" w:hAnsiTheme="minorEastAsia" w:cs="Times New Roman" w:hint="eastAsia"/>
          <w:highlight w:val="yellow"/>
        </w:rPr>
        <w:t>대상회사가 제공한 연차휴가관리 관련 자료 및 인터뷰에 의하면,</w:t>
      </w:r>
      <w:r w:rsidRPr="00D67FFE">
        <w:rPr>
          <w:rFonts w:asciiTheme="minorEastAsia" w:eastAsiaTheme="minorEastAsia" w:hAnsiTheme="minorEastAsia" w:cs="Times New Roman"/>
          <w:highlight w:val="yellow"/>
        </w:rPr>
        <w:t xml:space="preserve"> </w:t>
      </w:r>
      <w:r w:rsidRPr="00D67FFE">
        <w:rPr>
          <w:rFonts w:asciiTheme="minorEastAsia" w:eastAsiaTheme="minorEastAsia" w:hAnsiTheme="minorEastAsia" w:cs="Times New Roman" w:hint="eastAsia"/>
          <w:highlight w:val="yellow"/>
        </w:rPr>
        <w:t xml:space="preserve">대상회사는 연차휴가를 </w:t>
      </w:r>
      <w:proofErr w:type="spellStart"/>
      <w:r w:rsidRPr="00D67FFE">
        <w:rPr>
          <w:rFonts w:asciiTheme="minorEastAsia" w:eastAsiaTheme="minorEastAsia" w:hAnsiTheme="minorEastAsia" w:cs="Times New Roman" w:hint="eastAsia"/>
          <w:highlight w:val="yellow"/>
        </w:rPr>
        <w:t>미사용하는</w:t>
      </w:r>
      <w:proofErr w:type="spellEnd"/>
      <w:r w:rsidRPr="00D67FFE">
        <w:rPr>
          <w:rFonts w:asciiTheme="minorEastAsia" w:eastAsiaTheme="minorEastAsia" w:hAnsiTheme="minorEastAsia" w:cs="Times New Roman" w:hint="eastAsia"/>
          <w:highlight w:val="yellow"/>
        </w:rPr>
        <w:t xml:space="preserve"> 경우 매년 단위로 수당을 지급하지 않고,</w:t>
      </w:r>
      <w:r w:rsidRPr="00D67FFE">
        <w:rPr>
          <w:rFonts w:asciiTheme="minorEastAsia" w:eastAsiaTheme="minorEastAsia" w:hAnsiTheme="minorEastAsia" w:cs="Times New Roman"/>
          <w:highlight w:val="yellow"/>
        </w:rPr>
        <w:t xml:space="preserve"> </w:t>
      </w:r>
      <w:r w:rsidRPr="00D67FFE">
        <w:rPr>
          <w:rFonts w:asciiTheme="minorEastAsia" w:eastAsiaTheme="minorEastAsia" w:hAnsiTheme="minorEastAsia" w:cs="Times New Roman" w:hint="eastAsia"/>
          <w:highlight w:val="yellow"/>
        </w:rPr>
        <w:t>다만 퇴사 직원에 대해서만 잔여 일수에 대해 수당을 지급하고 있다고 함.</w:t>
      </w:r>
      <w:r w:rsidRPr="00D67FFE">
        <w:rPr>
          <w:rFonts w:asciiTheme="minorEastAsia" w:eastAsiaTheme="minorEastAsia" w:hAnsiTheme="minorEastAsia" w:cs="Times New Roman"/>
          <w:highlight w:val="yellow"/>
        </w:rPr>
        <w:t xml:space="preserve"> </w:t>
      </w:r>
    </w:p>
    <w:p w14:paraId="0FFE0256" w14:textId="77777777" w:rsidR="00E263EE" w:rsidRPr="00D67FFE" w:rsidRDefault="00E263EE" w:rsidP="00E263EE">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D67FFE">
        <w:rPr>
          <w:rFonts w:asciiTheme="minorEastAsia" w:eastAsiaTheme="minorEastAsia" w:hAnsiTheme="minorEastAsia" w:cs="Times New Roman" w:hint="eastAsia"/>
          <w:highlight w:val="yellow"/>
        </w:rPr>
        <w:t>또한 연차휴가사용촉진과 관련 대상회사는 매년 초에 연차휴가 사용을 촉구하는 공지만 하고 관련 법률상 규정된 연차휴가 사용 촉진의 절차는 이행하지 않는다고 함.</w:t>
      </w:r>
    </w:p>
    <w:p w14:paraId="0FFE0257" w14:textId="77777777" w:rsidR="00E263EE" w:rsidRPr="00D67FFE" w:rsidRDefault="00E263EE" w:rsidP="00E263EE">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D67FFE">
        <w:rPr>
          <w:rFonts w:asciiTheme="minorEastAsia" w:eastAsiaTheme="minorEastAsia" w:hAnsiTheme="minorEastAsia" w:cs="Times New Roman" w:hint="eastAsia"/>
          <w:highlight w:val="yellow"/>
        </w:rPr>
        <w:t>대상회사가 제공한 연차수당계산자료에 의하면,</w:t>
      </w:r>
      <w:r w:rsidRPr="00D67FFE">
        <w:rPr>
          <w:rFonts w:asciiTheme="minorEastAsia" w:eastAsiaTheme="minorEastAsia" w:hAnsiTheme="minorEastAsia" w:cs="Times New Roman"/>
          <w:highlight w:val="yellow"/>
        </w:rPr>
        <w:t xml:space="preserve"> 2020. 12. 31. </w:t>
      </w:r>
      <w:r w:rsidRPr="00D67FFE">
        <w:rPr>
          <w:rFonts w:asciiTheme="minorEastAsia" w:eastAsiaTheme="minorEastAsia" w:hAnsiTheme="minorEastAsia" w:cs="Times New Roman" w:hint="eastAsia"/>
          <w:highlight w:val="yellow"/>
        </w:rPr>
        <w:t xml:space="preserve">기준 </w:t>
      </w:r>
      <w:proofErr w:type="spellStart"/>
      <w:r w:rsidRPr="00D67FFE">
        <w:rPr>
          <w:rFonts w:asciiTheme="minorEastAsia" w:eastAsiaTheme="minorEastAsia" w:hAnsiTheme="minorEastAsia" w:cs="Times New Roman" w:hint="eastAsia"/>
          <w:highlight w:val="yellow"/>
        </w:rPr>
        <w:t>미지급연차수당은</w:t>
      </w:r>
      <w:proofErr w:type="spellEnd"/>
      <w:r w:rsidRPr="00D67FFE">
        <w:rPr>
          <w:rFonts w:asciiTheme="minorEastAsia" w:eastAsiaTheme="minorEastAsia" w:hAnsiTheme="minorEastAsia" w:cs="Times New Roman" w:hint="eastAsia"/>
          <w:highlight w:val="yellow"/>
        </w:rPr>
        <w:t xml:space="preserve"> </w:t>
      </w:r>
      <w:r w:rsidRPr="00D67FFE">
        <w:rPr>
          <w:rFonts w:asciiTheme="minorEastAsia" w:eastAsiaTheme="minorEastAsia" w:hAnsiTheme="minorEastAsia" w:cs="Times New Roman"/>
          <w:highlight w:val="yellow"/>
        </w:rPr>
        <w:t>91,226,496</w:t>
      </w:r>
      <w:r w:rsidRPr="00D67FFE">
        <w:rPr>
          <w:rFonts w:asciiTheme="minorEastAsia" w:eastAsiaTheme="minorEastAsia" w:hAnsiTheme="minorEastAsia" w:cs="Times New Roman" w:hint="eastAsia"/>
          <w:highlight w:val="yellow"/>
        </w:rPr>
        <w:t>원임.</w:t>
      </w:r>
    </w:p>
    <w:p w14:paraId="0FFE0258" w14:textId="77777777" w:rsidR="00E263EE" w:rsidRPr="00D67FFE" w:rsidRDefault="00E263EE" w:rsidP="00E263EE">
      <w:pPr>
        <w:pStyle w:val="a5"/>
        <w:numPr>
          <w:ilvl w:val="0"/>
          <w:numId w:val="6"/>
        </w:numPr>
        <w:spacing w:line="400" w:lineRule="atLeast"/>
        <w:ind w:leftChars="0" w:left="1307"/>
        <w:contextualSpacing/>
        <w:rPr>
          <w:rFonts w:asciiTheme="minorEastAsia" w:eastAsiaTheme="minorEastAsia" w:hAnsiTheme="minorEastAsia" w:cs="Times New Roman"/>
          <w:b/>
          <w:highlight w:val="yellow"/>
        </w:rPr>
      </w:pPr>
      <w:r w:rsidRPr="00D67FFE">
        <w:rPr>
          <w:rFonts w:asciiTheme="minorEastAsia" w:eastAsiaTheme="minorEastAsia" w:hAnsiTheme="minorEastAsia" w:cs="Times New Roman" w:hint="eastAsia"/>
          <w:b/>
          <w:highlight w:val="yellow"/>
        </w:rPr>
        <w:t>분석</w:t>
      </w:r>
    </w:p>
    <w:p w14:paraId="0FFE0259" w14:textId="77777777" w:rsidR="00E263EE" w:rsidRPr="00D67FFE" w:rsidRDefault="00E263EE" w:rsidP="00E263EE">
      <w:pPr>
        <w:pStyle w:val="a5"/>
        <w:numPr>
          <w:ilvl w:val="0"/>
          <w:numId w:val="7"/>
        </w:numPr>
        <w:ind w:leftChars="0"/>
        <w:rPr>
          <w:rFonts w:asciiTheme="minorEastAsia" w:eastAsiaTheme="minorEastAsia" w:hAnsiTheme="minorEastAsia" w:cs="Times New Roman"/>
          <w:highlight w:val="yellow"/>
        </w:rPr>
      </w:pPr>
      <w:r w:rsidRPr="00D67FFE">
        <w:rPr>
          <w:rFonts w:asciiTheme="minorEastAsia" w:eastAsiaTheme="minorEastAsia" w:hAnsiTheme="minorEastAsia" w:cs="Times New Roman" w:hint="eastAsia"/>
          <w:highlight w:val="yellow"/>
        </w:rPr>
        <w:t>연차휴가는</w:t>
      </w:r>
      <w:r w:rsidRPr="00D67FFE">
        <w:rPr>
          <w:rFonts w:asciiTheme="minorEastAsia" w:eastAsiaTheme="minorEastAsia" w:hAnsiTheme="minorEastAsia" w:cs="Times New Roman"/>
          <w:highlight w:val="yellow"/>
        </w:rPr>
        <w:t xml:space="preserve"> 발생일로부터 1년간 행사하지 않으면 소멸되고(근로기준법 제60조) 대신 미사용분에 대해서는 통상임금으로</w:t>
      </w:r>
      <w:r w:rsidRPr="00D67FFE">
        <w:rPr>
          <w:rFonts w:asciiTheme="minorEastAsia" w:eastAsiaTheme="minorEastAsia" w:hAnsiTheme="minorEastAsia" w:cs="Times New Roman" w:hint="eastAsia"/>
          <w:highlight w:val="yellow"/>
        </w:rPr>
        <w:t xml:space="preserve"> 매년 </w:t>
      </w:r>
      <w:r w:rsidRPr="00D67FFE">
        <w:rPr>
          <w:rFonts w:asciiTheme="minorEastAsia" w:eastAsiaTheme="minorEastAsia" w:hAnsiTheme="minorEastAsia" w:cs="Times New Roman"/>
          <w:highlight w:val="yellow"/>
        </w:rPr>
        <w:t>수당을 지급해</w:t>
      </w:r>
      <w:r w:rsidRPr="00D67FFE">
        <w:rPr>
          <w:rFonts w:asciiTheme="minorEastAsia" w:eastAsiaTheme="minorEastAsia" w:hAnsiTheme="minorEastAsia" w:cs="Times New Roman" w:hint="eastAsia"/>
          <w:highlight w:val="yellow"/>
        </w:rPr>
        <w:t xml:space="preserve">고 만약 잔여 일수에 대해 차년도로 이월하여 </w:t>
      </w:r>
      <w:proofErr w:type="spellStart"/>
      <w:r w:rsidRPr="00D67FFE">
        <w:rPr>
          <w:rFonts w:asciiTheme="minorEastAsia" w:eastAsiaTheme="minorEastAsia" w:hAnsiTheme="minorEastAsia" w:cs="Times New Roman" w:hint="eastAsia"/>
          <w:highlight w:val="yellow"/>
        </w:rPr>
        <w:t>사용토록</w:t>
      </w:r>
      <w:proofErr w:type="spellEnd"/>
      <w:r w:rsidRPr="00D67FFE">
        <w:rPr>
          <w:rFonts w:asciiTheme="minorEastAsia" w:eastAsiaTheme="minorEastAsia" w:hAnsiTheme="minorEastAsia" w:cs="Times New Roman" w:hint="eastAsia"/>
          <w:highlight w:val="yellow"/>
        </w:rPr>
        <w:t xml:space="preserve"> 하는 경우 해당 근로자의 동의를 받아야 함.</w:t>
      </w:r>
    </w:p>
    <w:p w14:paraId="0FFE025A" w14:textId="77777777" w:rsidR="00E263EE" w:rsidRPr="00D67FFE" w:rsidRDefault="00E263EE" w:rsidP="00E263EE">
      <w:pPr>
        <w:pStyle w:val="a5"/>
        <w:numPr>
          <w:ilvl w:val="0"/>
          <w:numId w:val="7"/>
        </w:numPr>
        <w:ind w:leftChars="0"/>
        <w:rPr>
          <w:rFonts w:asciiTheme="minorEastAsia" w:eastAsiaTheme="minorEastAsia" w:hAnsiTheme="minorEastAsia" w:cs="Times New Roman"/>
          <w:highlight w:val="yellow"/>
        </w:rPr>
      </w:pPr>
      <w:r w:rsidRPr="00D67FFE">
        <w:rPr>
          <w:rFonts w:asciiTheme="minorEastAsia" w:eastAsiaTheme="minorEastAsia" w:hAnsiTheme="minorEastAsia" w:cs="Times New Roman"/>
          <w:highlight w:val="yellow"/>
        </w:rPr>
        <w:t>근로기준법상 연차유급휴가 사용 촉진이 유효하기 위하여는, ① 연차사용 기간이 끝나기 6개월 전을 기준으로 10일 이내에 사용자가 근로자 별로 사용하지 아니한 휴가 일수를 알려주고, 근로자가 그 사용 시기를 정하여 사용자에게 통보하도록 서면으로 촉구하고, ② 근로자가 촉구를 받은 때부터 10일 이내에 사용하지 아니한 휴가의 전부 또는 일부의 사용 시기를 정하여 사용자에게 통보하지 아니하면 법정 기한이 도래하기 2개월 전까지 사용자가 사용하지 아니한 휴가의 사용 시기를 정하여 근로자에게 서면으로 통보하여야 함(근로기준법 제61조).</w:t>
      </w:r>
    </w:p>
    <w:p w14:paraId="0FFE025B" w14:textId="77777777" w:rsidR="00E263EE" w:rsidRPr="00D67FFE" w:rsidRDefault="00E263EE" w:rsidP="00E263EE">
      <w:pPr>
        <w:pStyle w:val="a5"/>
        <w:numPr>
          <w:ilvl w:val="0"/>
          <w:numId w:val="7"/>
        </w:numPr>
        <w:ind w:leftChars="0"/>
        <w:rPr>
          <w:rFonts w:asciiTheme="minorEastAsia" w:eastAsiaTheme="minorEastAsia" w:hAnsiTheme="minorEastAsia" w:cs="Times New Roman"/>
          <w:highlight w:val="yellow"/>
        </w:rPr>
      </w:pPr>
      <w:r w:rsidRPr="00D67FFE">
        <w:rPr>
          <w:rFonts w:asciiTheme="minorEastAsia" w:eastAsiaTheme="minorEastAsia" w:hAnsiTheme="minorEastAsia" w:cs="Times New Roman"/>
          <w:highlight w:val="yellow"/>
        </w:rPr>
        <w:t>연차휴가</w:t>
      </w:r>
      <w:r w:rsidRPr="00D67FFE">
        <w:rPr>
          <w:rFonts w:asciiTheme="minorEastAsia" w:eastAsiaTheme="minorEastAsia" w:hAnsiTheme="minorEastAsia" w:cs="Times New Roman" w:hint="eastAsia"/>
          <w:highlight w:val="yellow"/>
        </w:rPr>
        <w:t xml:space="preserve"> 미사용</w:t>
      </w:r>
      <w:r w:rsidRPr="00D67FFE">
        <w:rPr>
          <w:rFonts w:asciiTheme="minorEastAsia" w:eastAsiaTheme="minorEastAsia" w:hAnsiTheme="minorEastAsia" w:cs="Times New Roman"/>
          <w:highlight w:val="yellow"/>
        </w:rPr>
        <w:t xml:space="preserve">수당을 일부라도 지급하지 않은 경우, 회사는 소멸시효가 완료되지 않은 과거 3년간 </w:t>
      </w:r>
      <w:proofErr w:type="spellStart"/>
      <w:r w:rsidRPr="00D67FFE">
        <w:rPr>
          <w:rFonts w:asciiTheme="minorEastAsia" w:eastAsiaTheme="minorEastAsia" w:hAnsiTheme="minorEastAsia" w:cs="Times New Roman"/>
          <w:highlight w:val="yellow"/>
        </w:rPr>
        <w:t>미사용연차휴가에</w:t>
      </w:r>
      <w:proofErr w:type="spellEnd"/>
      <w:r w:rsidRPr="00D67FFE">
        <w:rPr>
          <w:rFonts w:asciiTheme="minorEastAsia" w:eastAsiaTheme="minorEastAsia" w:hAnsiTheme="minorEastAsia" w:cs="Times New Roman"/>
          <w:highlight w:val="yellow"/>
        </w:rPr>
        <w:t xml:space="preserve"> 대한 금전보상의무를 부담하며, 위반시 대표이사는 2년 이하의 징역 또는 2,000만원 이하의 벌금</w:t>
      </w:r>
      <w:r w:rsidRPr="00D67FFE">
        <w:rPr>
          <w:rFonts w:asciiTheme="minorEastAsia" w:eastAsiaTheme="minorEastAsia" w:hAnsiTheme="minorEastAsia" w:cs="Times New Roman" w:hint="eastAsia"/>
          <w:highlight w:val="yellow"/>
        </w:rPr>
        <w:t>(근로기준법 제1</w:t>
      </w:r>
      <w:r w:rsidRPr="00D67FFE">
        <w:rPr>
          <w:rFonts w:asciiTheme="minorEastAsia" w:eastAsiaTheme="minorEastAsia" w:hAnsiTheme="minorEastAsia" w:cs="Times New Roman"/>
          <w:highlight w:val="yellow"/>
        </w:rPr>
        <w:t>10</w:t>
      </w:r>
      <w:r w:rsidRPr="00D67FFE">
        <w:rPr>
          <w:rFonts w:asciiTheme="minorEastAsia" w:eastAsiaTheme="minorEastAsia" w:hAnsiTheme="minorEastAsia" w:cs="Times New Roman" w:hint="eastAsia"/>
          <w:highlight w:val="yellow"/>
        </w:rPr>
        <w:t>조)</w:t>
      </w:r>
      <w:r w:rsidRPr="00D67FFE">
        <w:rPr>
          <w:rFonts w:asciiTheme="minorEastAsia" w:eastAsiaTheme="minorEastAsia" w:hAnsiTheme="minorEastAsia" w:cs="Times New Roman"/>
          <w:highlight w:val="yellow"/>
        </w:rPr>
        <w:t>에 처해질 수 있</w:t>
      </w:r>
      <w:r w:rsidRPr="00D67FFE">
        <w:rPr>
          <w:rFonts w:asciiTheme="minorEastAsia" w:eastAsiaTheme="minorEastAsia" w:hAnsiTheme="minorEastAsia" w:cs="Times New Roman" w:hint="eastAsia"/>
          <w:highlight w:val="yellow"/>
        </w:rPr>
        <w:t xml:space="preserve">고 법인도 </w:t>
      </w:r>
      <w:proofErr w:type="spellStart"/>
      <w:r w:rsidRPr="00D67FFE">
        <w:rPr>
          <w:rFonts w:asciiTheme="minorEastAsia" w:eastAsiaTheme="minorEastAsia" w:hAnsiTheme="minorEastAsia" w:cs="Times New Roman" w:hint="eastAsia"/>
          <w:highlight w:val="yellow"/>
        </w:rPr>
        <w:t>양벌규정에</w:t>
      </w:r>
      <w:proofErr w:type="spellEnd"/>
      <w:r w:rsidRPr="00D67FFE">
        <w:rPr>
          <w:rFonts w:asciiTheme="minorEastAsia" w:eastAsiaTheme="minorEastAsia" w:hAnsiTheme="minorEastAsia" w:cs="Times New Roman" w:hint="eastAsia"/>
          <w:highlight w:val="yellow"/>
        </w:rPr>
        <w:t xml:space="preserve"> 따라 </w:t>
      </w:r>
      <w:r w:rsidRPr="00D67FFE">
        <w:rPr>
          <w:rFonts w:asciiTheme="minorEastAsia" w:eastAsiaTheme="minorEastAsia" w:hAnsiTheme="minorEastAsia" w:cs="Times New Roman"/>
          <w:highlight w:val="yellow"/>
        </w:rPr>
        <w:t>2,000만원 이하의 벌금(근로기준법 제115조)</w:t>
      </w:r>
      <w:r w:rsidRPr="00D67FFE">
        <w:rPr>
          <w:rFonts w:asciiTheme="minorEastAsia" w:eastAsiaTheme="minorEastAsia" w:hAnsiTheme="minorEastAsia" w:cs="Times New Roman" w:hint="eastAsia"/>
          <w:highlight w:val="yellow"/>
        </w:rPr>
        <w:t>에 처할 수가 있음</w:t>
      </w:r>
      <w:r w:rsidRPr="00D67FFE">
        <w:rPr>
          <w:rFonts w:asciiTheme="minorEastAsia" w:eastAsiaTheme="minorEastAsia" w:hAnsiTheme="minorEastAsia" w:cs="Times New Roman"/>
          <w:highlight w:val="yellow"/>
        </w:rPr>
        <w:t>.</w:t>
      </w:r>
    </w:p>
    <w:p w14:paraId="0FFE025C" w14:textId="77777777" w:rsidR="00E263EE" w:rsidRDefault="00E263EE" w:rsidP="00A0579C">
      <w:pPr>
        <w:pStyle w:val="a5"/>
        <w:numPr>
          <w:ilvl w:val="0"/>
          <w:numId w:val="7"/>
        </w:numPr>
        <w:ind w:leftChars="0"/>
        <w:rPr>
          <w:rFonts w:asciiTheme="minorEastAsia" w:eastAsiaTheme="minorEastAsia" w:hAnsiTheme="minorEastAsia" w:cs="Times New Roman"/>
          <w:b/>
        </w:rPr>
      </w:pPr>
      <w:r w:rsidRPr="00D67FFE">
        <w:rPr>
          <w:rFonts w:asciiTheme="minorEastAsia" w:eastAsiaTheme="minorEastAsia" w:hAnsiTheme="minorEastAsia" w:cs="Times New Roman" w:hint="eastAsia"/>
          <w:highlight w:val="yellow"/>
        </w:rPr>
        <w:t xml:space="preserve">대상회사는 </w:t>
      </w:r>
      <w:r w:rsidR="002350C1" w:rsidRPr="00D67FFE">
        <w:rPr>
          <w:rFonts w:asciiTheme="minorEastAsia" w:eastAsiaTheme="minorEastAsia" w:hAnsiTheme="minorEastAsia" w:cs="Times New Roman" w:hint="eastAsia"/>
          <w:highlight w:val="yellow"/>
        </w:rPr>
        <w:t>근로기준법에 따른 연차휴가 사용촉진제도를 운영하고 있지 않으므로, 적법한 연차휴가 사용촉진이 이루어졌다고 볼 수 없고,</w:t>
      </w:r>
      <w:r w:rsidR="002350C1" w:rsidRPr="00D67FFE">
        <w:rPr>
          <w:rFonts w:asciiTheme="minorEastAsia" w:eastAsiaTheme="minorEastAsia" w:hAnsiTheme="minorEastAsia" w:cs="Times New Roman"/>
          <w:highlight w:val="yellow"/>
        </w:rPr>
        <w:t xml:space="preserve"> </w:t>
      </w:r>
      <w:r w:rsidR="002350C1" w:rsidRPr="00D67FFE">
        <w:rPr>
          <w:rFonts w:asciiTheme="minorEastAsia" w:eastAsiaTheme="minorEastAsia" w:hAnsiTheme="minorEastAsia" w:cs="Times New Roman" w:hint="eastAsia"/>
          <w:highlight w:val="yellow"/>
        </w:rPr>
        <w:t xml:space="preserve">따라서 </w:t>
      </w:r>
      <w:proofErr w:type="spellStart"/>
      <w:r w:rsidR="002350C1" w:rsidRPr="00D67FFE">
        <w:rPr>
          <w:rFonts w:asciiTheme="minorEastAsia" w:eastAsiaTheme="minorEastAsia" w:hAnsiTheme="minorEastAsia" w:cs="Times New Roman" w:hint="eastAsia"/>
          <w:highlight w:val="yellow"/>
        </w:rPr>
        <w:t>미사용여차수당을</w:t>
      </w:r>
      <w:proofErr w:type="spellEnd"/>
      <w:r w:rsidR="002350C1" w:rsidRPr="00D67FFE">
        <w:rPr>
          <w:rFonts w:asciiTheme="minorEastAsia" w:eastAsiaTheme="minorEastAsia" w:hAnsiTheme="minorEastAsia" w:cs="Times New Roman" w:hint="eastAsia"/>
          <w:highlight w:val="yellow"/>
        </w:rPr>
        <w:t xml:space="preserve"> 지급하여야 함에도 이를 지급하지 아니하였음. </w:t>
      </w:r>
      <w:r w:rsidR="000B2DD5" w:rsidRPr="00D67FFE">
        <w:rPr>
          <w:rFonts w:asciiTheme="minorEastAsia" w:eastAsiaTheme="minorEastAsia" w:hAnsiTheme="minorEastAsia" w:cs="Times New Roman" w:hint="eastAsia"/>
          <w:highlight w:val="yellow"/>
        </w:rPr>
        <w:t xml:space="preserve">대상회사는 </w:t>
      </w:r>
      <w:r w:rsidR="000B2DD5" w:rsidRPr="00D67FFE">
        <w:rPr>
          <w:rFonts w:asciiTheme="minorEastAsia" w:eastAsiaTheme="minorEastAsia" w:hAnsiTheme="minorEastAsia" w:cs="Times New Roman"/>
          <w:highlight w:val="yellow"/>
        </w:rPr>
        <w:t xml:space="preserve">2020. 12. </w:t>
      </w:r>
      <w:r w:rsidR="000B2DD5" w:rsidRPr="00D67FFE">
        <w:rPr>
          <w:rFonts w:asciiTheme="minorEastAsia" w:eastAsiaTheme="minorEastAsia" w:hAnsiTheme="minorEastAsia" w:cs="Times New Roman"/>
          <w:highlight w:val="yellow"/>
        </w:rPr>
        <w:lastRenderedPageBreak/>
        <w:t xml:space="preserve">31. </w:t>
      </w:r>
      <w:r w:rsidR="000B2DD5" w:rsidRPr="00D67FFE">
        <w:rPr>
          <w:rFonts w:asciiTheme="minorEastAsia" w:eastAsiaTheme="minorEastAsia" w:hAnsiTheme="minorEastAsia" w:cs="Times New Roman" w:hint="eastAsia"/>
          <w:highlight w:val="yellow"/>
        </w:rPr>
        <w:t xml:space="preserve">기준 </w:t>
      </w:r>
      <w:r w:rsidR="000B2DD5" w:rsidRPr="00D67FFE">
        <w:rPr>
          <w:rFonts w:asciiTheme="minorEastAsia" w:eastAsiaTheme="minorEastAsia" w:hAnsiTheme="minorEastAsia" w:cs="Times New Roman"/>
          <w:highlight w:val="yellow"/>
        </w:rPr>
        <w:t>91,226,496</w:t>
      </w:r>
      <w:r w:rsidR="000B2DD5" w:rsidRPr="00D67FFE">
        <w:rPr>
          <w:rFonts w:asciiTheme="minorEastAsia" w:eastAsiaTheme="minorEastAsia" w:hAnsiTheme="minorEastAsia" w:cs="Times New Roman" w:hint="eastAsia"/>
          <w:highlight w:val="yellow"/>
        </w:rPr>
        <w:t>원의 연차수당을 미지급한 상황이므로 임금체불 리스크가 있음.</w:t>
      </w:r>
    </w:p>
    <w:p w14:paraId="0FFE025D" w14:textId="77777777" w:rsidR="00FF3ADC" w:rsidRDefault="00FF3ADC" w:rsidP="00FF3ADC">
      <w:pPr>
        <w:pStyle w:val="a5"/>
        <w:autoSpaceDE/>
        <w:autoSpaceDN/>
        <w:ind w:leftChars="0" w:left="760"/>
        <w:rPr>
          <w:rFonts w:asciiTheme="minorEastAsia" w:eastAsiaTheme="minorEastAsia" w:hAnsiTheme="minorEastAsia" w:cs="Times New Roman"/>
          <w:b/>
        </w:rPr>
      </w:pPr>
    </w:p>
    <w:p w14:paraId="0FFE025E" w14:textId="77777777" w:rsidR="00E263EE" w:rsidRPr="00C006C8" w:rsidRDefault="00E263EE" w:rsidP="00E263EE">
      <w:pPr>
        <w:pStyle w:val="a5"/>
        <w:numPr>
          <w:ilvl w:val="0"/>
          <w:numId w:val="25"/>
        </w:numPr>
        <w:autoSpaceDE/>
        <w:autoSpaceDN/>
        <w:ind w:leftChars="0"/>
        <w:rPr>
          <w:rFonts w:asciiTheme="minorEastAsia" w:eastAsiaTheme="minorEastAsia" w:hAnsiTheme="minorEastAsia" w:cs="Times New Roman"/>
          <w:b/>
        </w:rPr>
      </w:pPr>
      <w:r w:rsidRPr="00C006C8">
        <w:rPr>
          <w:rFonts w:asciiTheme="minorEastAsia" w:eastAsiaTheme="minorEastAsia" w:hAnsiTheme="minorEastAsia" w:cs="Times New Roman" w:hint="eastAsia"/>
          <w:b/>
        </w:rPr>
        <w:t>포괄임금제</w:t>
      </w:r>
    </w:p>
    <w:p w14:paraId="0FFE025F" w14:textId="77777777" w:rsidR="00E263EE" w:rsidRPr="00C006C8" w:rsidRDefault="00E263EE" w:rsidP="00E263EE">
      <w:pPr>
        <w:pStyle w:val="a5"/>
        <w:numPr>
          <w:ilvl w:val="0"/>
          <w:numId w:val="6"/>
        </w:numPr>
        <w:spacing w:line="400" w:lineRule="atLeast"/>
        <w:ind w:leftChars="0" w:left="1307"/>
        <w:contextualSpacing/>
        <w:rPr>
          <w:rFonts w:asciiTheme="minorEastAsia" w:eastAsiaTheme="minorEastAsia" w:hAnsiTheme="minorEastAsia" w:cs="Times New Roman"/>
          <w:b/>
        </w:rPr>
      </w:pPr>
      <w:r w:rsidRPr="00C006C8">
        <w:rPr>
          <w:rFonts w:asciiTheme="minorEastAsia" w:eastAsiaTheme="minorEastAsia" w:hAnsiTheme="minorEastAsia" w:cs="Times New Roman" w:hint="eastAsia"/>
          <w:b/>
        </w:rPr>
        <w:t>발견 사항</w:t>
      </w:r>
    </w:p>
    <w:p w14:paraId="0FFE0260" w14:textId="77777777" w:rsidR="00E263EE" w:rsidRPr="00C006C8" w:rsidRDefault="00E263EE" w:rsidP="00E263EE">
      <w:pPr>
        <w:pStyle w:val="a5"/>
        <w:numPr>
          <w:ilvl w:val="0"/>
          <w:numId w:val="7"/>
        </w:numPr>
        <w:spacing w:line="400" w:lineRule="atLeast"/>
        <w:ind w:leftChars="0" w:left="1761"/>
        <w:contextualSpacing/>
        <w:rPr>
          <w:rFonts w:asciiTheme="minorEastAsia" w:eastAsiaTheme="minorEastAsia" w:hAnsiTheme="minorEastAsia" w:cs="Times New Roman"/>
        </w:rPr>
      </w:pPr>
      <w:r w:rsidRPr="00C006C8">
        <w:rPr>
          <w:rFonts w:asciiTheme="minorEastAsia" w:eastAsiaTheme="minorEastAsia" w:hAnsiTheme="minorEastAsia" w:cs="Times New Roman" w:hint="eastAsia"/>
        </w:rPr>
        <w:t>제공된 근로계약서에 의하면,</w:t>
      </w:r>
      <w:r w:rsidRPr="00C006C8">
        <w:rPr>
          <w:rFonts w:asciiTheme="minorEastAsia" w:eastAsiaTheme="minorEastAsia" w:hAnsiTheme="minorEastAsia" w:cs="Times New Roman"/>
        </w:rPr>
        <w:t xml:space="preserve"> </w:t>
      </w:r>
      <w:r w:rsidRPr="00C006C8">
        <w:rPr>
          <w:rFonts w:asciiTheme="minorEastAsia" w:eastAsiaTheme="minorEastAsia" w:hAnsiTheme="minorEastAsia" w:cs="Times New Roman" w:hint="eastAsia"/>
        </w:rPr>
        <w:t>대상회사는 연봉제로 임금을 지급하고,</w:t>
      </w:r>
      <w:r w:rsidRPr="00C006C8">
        <w:rPr>
          <w:rFonts w:asciiTheme="minorEastAsia" w:eastAsiaTheme="minorEastAsia" w:hAnsiTheme="minorEastAsia" w:cs="Times New Roman"/>
        </w:rPr>
        <w:t xml:space="preserve"> </w:t>
      </w:r>
      <w:r w:rsidRPr="00C006C8">
        <w:rPr>
          <w:rFonts w:asciiTheme="minorEastAsia" w:eastAsiaTheme="minorEastAsia" w:hAnsiTheme="minorEastAsia" w:cs="Times New Roman" w:hint="eastAsia"/>
        </w:rPr>
        <w:t>연봉에는 기본급 이외에 고정 연장</w:t>
      </w:r>
      <w:r w:rsidRPr="00C006C8">
        <w:rPr>
          <w:rFonts w:asciiTheme="minorEastAsia" w:eastAsiaTheme="minorEastAsia" w:hAnsiTheme="minorEastAsia" w:cs="Times New Roman" w:hint="eastAsia"/>
        </w:rPr>
        <w:sym w:font="Wingdings" w:char="F09E"/>
      </w:r>
      <w:r w:rsidRPr="00C006C8">
        <w:rPr>
          <w:rFonts w:asciiTheme="minorEastAsia" w:eastAsiaTheme="minorEastAsia" w:hAnsiTheme="minorEastAsia" w:cs="Times New Roman" w:hint="eastAsia"/>
        </w:rPr>
        <w:t>야간</w:t>
      </w:r>
      <w:r w:rsidRPr="00C006C8">
        <w:rPr>
          <w:rFonts w:asciiTheme="minorEastAsia" w:eastAsiaTheme="minorEastAsia" w:hAnsiTheme="minorEastAsia" w:cs="Times New Roman" w:hint="eastAsia"/>
        </w:rPr>
        <w:sym w:font="Wingdings" w:char="F09E"/>
      </w:r>
      <w:r w:rsidRPr="00C006C8">
        <w:rPr>
          <w:rFonts w:asciiTheme="minorEastAsia" w:eastAsiaTheme="minorEastAsia" w:hAnsiTheme="minorEastAsia" w:cs="Times New Roman" w:hint="eastAsia"/>
        </w:rPr>
        <w:t>휴일근로수당을 미리 포함하여 지급하는 이른바 포괄임금제를 적용하고 있음.</w:t>
      </w:r>
    </w:p>
    <w:p w14:paraId="0FFE0261" w14:textId="77777777" w:rsidR="00E263EE" w:rsidRPr="00C006C8" w:rsidRDefault="00E263EE" w:rsidP="00E263EE">
      <w:pPr>
        <w:pStyle w:val="a5"/>
        <w:numPr>
          <w:ilvl w:val="0"/>
          <w:numId w:val="7"/>
        </w:numPr>
        <w:spacing w:line="400" w:lineRule="atLeast"/>
        <w:ind w:leftChars="0"/>
        <w:contextualSpacing/>
        <w:rPr>
          <w:rFonts w:asciiTheme="minorEastAsia" w:eastAsiaTheme="minorEastAsia" w:hAnsiTheme="minorEastAsia" w:cs="Times New Roman"/>
        </w:rPr>
      </w:pPr>
      <w:r w:rsidRPr="00C006C8">
        <w:rPr>
          <w:rFonts w:asciiTheme="minorEastAsia" w:eastAsiaTheme="minorEastAsia" w:hAnsiTheme="minorEastAsia" w:cs="Times New Roman" w:hint="eastAsia"/>
        </w:rPr>
        <w:t>대상회사의 답변과 인터뷰</w:t>
      </w:r>
      <w:r w:rsidRPr="00C006C8">
        <w:rPr>
          <w:rFonts w:asciiTheme="minorEastAsia" w:eastAsiaTheme="minorEastAsia" w:hAnsiTheme="minorEastAsia" w:cs="Times New Roman"/>
        </w:rPr>
        <w:t xml:space="preserve">에 의하면, (1) </w:t>
      </w:r>
      <w:r w:rsidRPr="00C006C8">
        <w:rPr>
          <w:rFonts w:asciiTheme="minorEastAsia" w:eastAsiaTheme="minorEastAsia" w:hAnsiTheme="minorEastAsia" w:cs="Times New Roman" w:hint="eastAsia"/>
        </w:rPr>
        <w:t>포괄임금제 적용 대상은 최저임금 이상 연봉을 받는 직원 모두이고,</w:t>
      </w:r>
      <w:r w:rsidRPr="00C006C8">
        <w:rPr>
          <w:rFonts w:asciiTheme="minorEastAsia" w:eastAsiaTheme="minorEastAsia" w:hAnsiTheme="minorEastAsia" w:cs="Times New Roman"/>
        </w:rPr>
        <w:t xml:space="preserve"> (2) </w:t>
      </w:r>
      <w:r w:rsidRPr="00C006C8">
        <w:rPr>
          <w:rFonts w:asciiTheme="minorEastAsia" w:eastAsiaTheme="minorEastAsia" w:hAnsiTheme="minorEastAsia" w:cs="Times New Roman" w:hint="eastAsia"/>
        </w:rPr>
        <w:t xml:space="preserve">포괄시간은 직원 개별 연봉에 </w:t>
      </w:r>
      <w:proofErr w:type="spellStart"/>
      <w:r w:rsidRPr="00C006C8">
        <w:rPr>
          <w:rFonts w:asciiTheme="minorEastAsia" w:eastAsiaTheme="minorEastAsia" w:hAnsiTheme="minorEastAsia" w:cs="Times New Roman" w:hint="eastAsia"/>
        </w:rPr>
        <w:t>맟추어</w:t>
      </w:r>
      <w:proofErr w:type="spellEnd"/>
      <w:r w:rsidRPr="00C006C8">
        <w:rPr>
          <w:rFonts w:asciiTheme="minorEastAsia" w:eastAsiaTheme="minorEastAsia" w:hAnsiTheme="minorEastAsia" w:cs="Times New Roman" w:hint="eastAsia"/>
        </w:rPr>
        <w:t xml:space="preserve"> 산정하므로 개인별로 차이가 있고,</w:t>
      </w:r>
      <w:r w:rsidRPr="00C006C8">
        <w:rPr>
          <w:rFonts w:asciiTheme="minorEastAsia" w:eastAsiaTheme="minorEastAsia" w:hAnsiTheme="minorEastAsia" w:cs="Times New Roman"/>
        </w:rPr>
        <w:t xml:space="preserve"> (3) </w:t>
      </w:r>
      <w:r w:rsidRPr="00C006C8">
        <w:rPr>
          <w:rFonts w:asciiTheme="minorEastAsia" w:eastAsiaTheme="minorEastAsia" w:hAnsiTheme="minorEastAsia" w:cs="Times New Roman" w:hint="eastAsia"/>
        </w:rPr>
        <w:t>대사회사는 직원들의 출퇴근시간에 대해 근태관리를 기록하고 있고,</w:t>
      </w:r>
      <w:r w:rsidRPr="00C006C8">
        <w:rPr>
          <w:rFonts w:asciiTheme="minorEastAsia" w:eastAsiaTheme="minorEastAsia" w:hAnsiTheme="minorEastAsia" w:cs="Times New Roman"/>
        </w:rPr>
        <w:t xml:space="preserve"> (4) </w:t>
      </w:r>
      <w:proofErr w:type="spellStart"/>
      <w:r w:rsidRPr="00C006C8">
        <w:rPr>
          <w:rFonts w:asciiTheme="minorEastAsia" w:eastAsiaTheme="minorEastAsia" w:hAnsiTheme="minorEastAsia" w:cs="Times New Roman" w:hint="eastAsia"/>
        </w:rPr>
        <w:t>브이케어</w:t>
      </w:r>
      <w:proofErr w:type="spellEnd"/>
      <w:r w:rsidRPr="00C006C8">
        <w:rPr>
          <w:rFonts w:asciiTheme="minorEastAsia" w:eastAsiaTheme="minorEastAsia" w:hAnsiTheme="minorEastAsia" w:cs="Times New Roman" w:hint="eastAsia"/>
        </w:rPr>
        <w:t xml:space="preserve"> 소속 직원의 경우 포괄임금제를 적용하고 있으나 연장,</w:t>
      </w:r>
      <w:r w:rsidRPr="00C006C8">
        <w:rPr>
          <w:rFonts w:asciiTheme="minorEastAsia" w:eastAsiaTheme="minorEastAsia" w:hAnsiTheme="minorEastAsia" w:cs="Times New Roman"/>
        </w:rPr>
        <w:t xml:space="preserve"> </w:t>
      </w:r>
      <w:r w:rsidRPr="00C006C8">
        <w:rPr>
          <w:rFonts w:asciiTheme="minorEastAsia" w:eastAsiaTheme="minorEastAsia" w:hAnsiTheme="minorEastAsia" w:cs="Times New Roman" w:hint="eastAsia"/>
        </w:rPr>
        <w:t>야간근로 등이 발생하는 경우 모두 수당을 지급하고 있다고 함</w:t>
      </w:r>
      <w:r w:rsidRPr="00C006C8">
        <w:rPr>
          <w:rFonts w:asciiTheme="minorEastAsia" w:eastAsiaTheme="minorEastAsia" w:hAnsiTheme="minorEastAsia" w:cs="Times New Roman"/>
        </w:rPr>
        <w:t>.</w:t>
      </w:r>
    </w:p>
    <w:p w14:paraId="0FFE0262" w14:textId="77777777" w:rsidR="00E263EE" w:rsidRPr="00C006C8" w:rsidRDefault="00E263EE" w:rsidP="00E263EE">
      <w:pPr>
        <w:pStyle w:val="a5"/>
        <w:numPr>
          <w:ilvl w:val="0"/>
          <w:numId w:val="6"/>
        </w:numPr>
        <w:spacing w:line="400" w:lineRule="atLeast"/>
        <w:ind w:leftChars="0" w:left="1307"/>
        <w:contextualSpacing/>
        <w:rPr>
          <w:rFonts w:asciiTheme="minorEastAsia" w:eastAsiaTheme="minorEastAsia" w:hAnsiTheme="minorEastAsia" w:cs="Times New Roman"/>
          <w:b/>
        </w:rPr>
      </w:pPr>
      <w:r w:rsidRPr="00C006C8">
        <w:rPr>
          <w:rFonts w:asciiTheme="minorEastAsia" w:eastAsiaTheme="minorEastAsia" w:hAnsiTheme="minorEastAsia" w:cs="Times New Roman" w:hint="eastAsia"/>
          <w:b/>
        </w:rPr>
        <w:t>분석</w:t>
      </w:r>
    </w:p>
    <w:p w14:paraId="0FFE0263" w14:textId="77777777" w:rsidR="00E263EE" w:rsidRPr="00C006C8" w:rsidRDefault="00E263EE" w:rsidP="00E263EE">
      <w:pPr>
        <w:pStyle w:val="a5"/>
        <w:numPr>
          <w:ilvl w:val="0"/>
          <w:numId w:val="7"/>
        </w:numPr>
        <w:ind w:leftChars="0"/>
        <w:rPr>
          <w:rFonts w:asciiTheme="minorEastAsia" w:eastAsiaTheme="minorEastAsia" w:hAnsiTheme="minorEastAsia" w:cs="Times New Roman"/>
        </w:rPr>
      </w:pPr>
      <w:r w:rsidRPr="00C006C8">
        <w:rPr>
          <w:rFonts w:asciiTheme="minorEastAsia" w:eastAsiaTheme="minorEastAsia" w:hAnsiTheme="minorEastAsia" w:cs="Times New Roman" w:hint="eastAsia"/>
        </w:rPr>
        <w:t>판례는</w:t>
      </w:r>
      <w:r w:rsidRPr="00C006C8">
        <w:rPr>
          <w:rFonts w:asciiTheme="minorEastAsia" w:eastAsiaTheme="minorEastAsia" w:hAnsiTheme="minorEastAsia" w:cs="Times New Roman"/>
        </w:rPr>
        <w:t xml:space="preserve"> ‘포괄임금제’의 유효성이 인정되기 위해서는 ① 업무의 성질상 근로시간이 불규칙하거나 근로형태의 특수성 때문에 실제 근로시간을 정확하게 산정하는 것이 곤란할 것, ② 고정수당 지급에 대한 근로자의 동의가 있고 포괄임금제 시행으로 인하여 근로자에게 불이익이 없을 것, ③ 기타 제반 사정에 비추어 보아 포괄임금제 시행이 정당한 것으로 인정될 것 등의 요건이 충족되어야 한다고 판시한바 있음(대법원 2010. 5. 13. 선고 2008다6052 판결).</w:t>
      </w:r>
    </w:p>
    <w:p w14:paraId="0FFE0264" w14:textId="77777777" w:rsidR="00E263EE" w:rsidRPr="00C006C8" w:rsidRDefault="00E263EE" w:rsidP="00E263EE">
      <w:pPr>
        <w:pStyle w:val="a5"/>
        <w:numPr>
          <w:ilvl w:val="0"/>
          <w:numId w:val="7"/>
        </w:numPr>
        <w:ind w:leftChars="0"/>
        <w:rPr>
          <w:rFonts w:asciiTheme="minorEastAsia" w:eastAsiaTheme="minorEastAsia" w:hAnsiTheme="minorEastAsia" w:cs="Times New Roman"/>
        </w:rPr>
      </w:pPr>
      <w:r w:rsidRPr="00C006C8">
        <w:rPr>
          <w:rFonts w:asciiTheme="minorEastAsia" w:eastAsiaTheme="minorEastAsia" w:hAnsiTheme="minorEastAsia" w:cs="Times New Roman" w:hint="eastAsia"/>
        </w:rPr>
        <w:t>대상회사의</w:t>
      </w:r>
      <w:r w:rsidRPr="00C006C8">
        <w:rPr>
          <w:rFonts w:asciiTheme="minorEastAsia" w:eastAsiaTheme="minorEastAsia" w:hAnsiTheme="minorEastAsia" w:cs="Times New Roman"/>
        </w:rPr>
        <w:t xml:space="preserve"> 경우 </w:t>
      </w:r>
      <w:r w:rsidRPr="00C006C8">
        <w:rPr>
          <w:rFonts w:asciiTheme="minorEastAsia" w:eastAsiaTheme="minorEastAsia" w:hAnsiTheme="minorEastAsia" w:cs="Times New Roman" w:hint="eastAsia"/>
        </w:rPr>
        <w:t xml:space="preserve">본점과 지점 등 동일한 장소에서 출퇴근을 하는 </w:t>
      </w:r>
      <w:r w:rsidRPr="00C006C8">
        <w:rPr>
          <w:rFonts w:asciiTheme="minorEastAsia" w:eastAsiaTheme="minorEastAsia" w:hAnsiTheme="minorEastAsia" w:cs="Times New Roman"/>
        </w:rPr>
        <w:t>근로자</w:t>
      </w:r>
      <w:r w:rsidRPr="00C006C8">
        <w:rPr>
          <w:rFonts w:asciiTheme="minorEastAsia" w:eastAsiaTheme="minorEastAsia" w:hAnsiTheme="minorEastAsia" w:cs="Times New Roman" w:hint="eastAsia"/>
        </w:rPr>
        <w:t>이고 또한 대상회사도 근태관리 기록을 하고 있다고 하므</w:t>
      </w:r>
      <w:r w:rsidRPr="00C006C8">
        <w:rPr>
          <w:rFonts w:asciiTheme="minorEastAsia" w:eastAsiaTheme="minorEastAsia" w:hAnsiTheme="minorEastAsia" w:cs="Times New Roman"/>
        </w:rPr>
        <w:t>로, 근로시간을 정확하게 산정하는 것이 곤란한 사정이 존재하지 않으므로, 대상회사의 포괄임금 약정은 무효로 판단될 가능성이 높음</w:t>
      </w:r>
      <w:r w:rsidRPr="00C006C8">
        <w:rPr>
          <w:rFonts w:asciiTheme="minorEastAsia" w:eastAsiaTheme="minorEastAsia" w:hAnsiTheme="minorEastAsia" w:cs="Times New Roman" w:hint="eastAsia"/>
        </w:rPr>
        <w:t>.</w:t>
      </w:r>
    </w:p>
    <w:p w14:paraId="0FFE0265" w14:textId="77777777" w:rsidR="00E263EE" w:rsidRPr="00C006C8" w:rsidRDefault="00E263EE" w:rsidP="00E263EE">
      <w:pPr>
        <w:pStyle w:val="a5"/>
        <w:numPr>
          <w:ilvl w:val="0"/>
          <w:numId w:val="7"/>
        </w:numPr>
        <w:ind w:leftChars="0"/>
        <w:rPr>
          <w:rFonts w:asciiTheme="minorEastAsia" w:eastAsiaTheme="minorEastAsia" w:hAnsiTheme="minorEastAsia" w:cs="Times New Roman"/>
        </w:rPr>
      </w:pPr>
      <w:r w:rsidRPr="00C006C8">
        <w:rPr>
          <w:rFonts w:asciiTheme="minorEastAsia" w:eastAsiaTheme="minorEastAsia" w:hAnsiTheme="minorEastAsia" w:cs="Times New Roman" w:hint="eastAsia"/>
        </w:rPr>
        <w:t>포괄임금제가</w:t>
      </w:r>
      <w:r w:rsidRPr="00C006C8">
        <w:rPr>
          <w:rFonts w:asciiTheme="minorEastAsia" w:eastAsiaTheme="minorEastAsia" w:hAnsiTheme="minorEastAsia" w:cs="Times New Roman"/>
        </w:rPr>
        <w:t xml:space="preserve"> 무효로 판단되는 경우, 실제 발생한 연장근로 등을 기준으로 산정한 연장근로수당 금액과 포괄임금제에 따라 지급한 고정연장근로수당 금액 간의 차액 과거 3년분(임금채권의 소멸시효)에 대하여 추가적인 지급 의무를 부담하게 됨. 연장∙야간∙휴일근로에 대한 수당을 미지급한 경우 대상회사의 대표이사는 3년 이하의 징역 또는 3천만원 이하의 벌금에, 대상회사는 3천만원 이하의 벌금에 각각 처해질 수 있음(근로기준법 제109조 제1항, 제56조, 제115</w:t>
      </w:r>
      <w:r w:rsidRPr="00C006C8">
        <w:rPr>
          <w:rFonts w:asciiTheme="minorEastAsia" w:eastAsiaTheme="minorEastAsia" w:hAnsiTheme="minorEastAsia" w:cs="Times New Roman" w:hint="eastAsia"/>
        </w:rPr>
        <w:t>조</w:t>
      </w:r>
      <w:r w:rsidRPr="00C006C8">
        <w:rPr>
          <w:rFonts w:asciiTheme="minorEastAsia" w:eastAsiaTheme="minorEastAsia" w:hAnsiTheme="minorEastAsia" w:cs="Times New Roman"/>
        </w:rPr>
        <w:t>).</w:t>
      </w:r>
    </w:p>
    <w:p w14:paraId="0FFE0266" w14:textId="77777777" w:rsidR="00E263EE" w:rsidRPr="00C006C8" w:rsidRDefault="00E263EE" w:rsidP="00E263EE">
      <w:pPr>
        <w:pStyle w:val="a5"/>
        <w:numPr>
          <w:ilvl w:val="0"/>
          <w:numId w:val="7"/>
        </w:numPr>
        <w:ind w:leftChars="0"/>
        <w:rPr>
          <w:rFonts w:asciiTheme="minorEastAsia" w:eastAsiaTheme="minorEastAsia" w:hAnsiTheme="minorEastAsia" w:cs="Times New Roman"/>
        </w:rPr>
      </w:pPr>
      <w:r w:rsidRPr="00C006C8">
        <w:rPr>
          <w:rFonts w:asciiTheme="minorEastAsia" w:eastAsiaTheme="minorEastAsia" w:hAnsiTheme="minorEastAsia" w:cs="Times New Roman" w:hint="eastAsia"/>
        </w:rPr>
        <w:t>다만,</w:t>
      </w:r>
      <w:r w:rsidRPr="00C006C8">
        <w:rPr>
          <w:rFonts w:asciiTheme="minorEastAsia" w:eastAsiaTheme="minorEastAsia" w:hAnsiTheme="minorEastAsia" w:cs="Times New Roman"/>
        </w:rPr>
        <w:t xml:space="preserve"> </w:t>
      </w:r>
      <w:r w:rsidRPr="00C006C8">
        <w:rPr>
          <w:rFonts w:asciiTheme="minorEastAsia" w:eastAsiaTheme="minorEastAsia" w:hAnsiTheme="minorEastAsia" w:cs="Times New Roman" w:hint="eastAsia"/>
        </w:rPr>
        <w:t>대상회사와의 인터뷰에 의하면,</w:t>
      </w:r>
      <w:r w:rsidRPr="00C006C8">
        <w:rPr>
          <w:rFonts w:asciiTheme="minorEastAsia" w:eastAsiaTheme="minorEastAsia" w:hAnsiTheme="minorEastAsia" w:cs="Times New Roman"/>
        </w:rPr>
        <w:t xml:space="preserve"> </w:t>
      </w:r>
      <w:r w:rsidRPr="00C006C8">
        <w:rPr>
          <w:rFonts w:asciiTheme="minorEastAsia" w:eastAsiaTheme="minorEastAsia" w:hAnsiTheme="minorEastAsia" w:cs="Times New Roman" w:hint="eastAsia"/>
        </w:rPr>
        <w:t>대상회사의 직원들은 연장근로를 많이 하는 편이 아니고,</w:t>
      </w:r>
      <w:r w:rsidRPr="00C006C8">
        <w:rPr>
          <w:rFonts w:asciiTheme="minorEastAsia" w:eastAsiaTheme="minorEastAsia" w:hAnsiTheme="minorEastAsia" w:cs="Times New Roman"/>
        </w:rPr>
        <w:t xml:space="preserve"> </w:t>
      </w:r>
      <w:r w:rsidRPr="00C006C8">
        <w:rPr>
          <w:rFonts w:asciiTheme="minorEastAsia" w:eastAsiaTheme="minorEastAsia" w:hAnsiTheme="minorEastAsia" w:cs="Times New Roman" w:hint="eastAsia"/>
        </w:rPr>
        <w:t>또한 주5</w:t>
      </w:r>
      <w:r w:rsidRPr="00C006C8">
        <w:rPr>
          <w:rFonts w:asciiTheme="minorEastAsia" w:eastAsiaTheme="minorEastAsia" w:hAnsiTheme="minorEastAsia" w:cs="Times New Roman"/>
        </w:rPr>
        <w:t>2</w:t>
      </w:r>
      <w:r w:rsidRPr="00C006C8">
        <w:rPr>
          <w:rFonts w:asciiTheme="minorEastAsia" w:eastAsiaTheme="minorEastAsia" w:hAnsiTheme="minorEastAsia" w:cs="Times New Roman" w:hint="eastAsia"/>
        </w:rPr>
        <w:t xml:space="preserve">시간(법정 </w:t>
      </w:r>
      <w:r w:rsidRPr="00C006C8">
        <w:rPr>
          <w:rFonts w:asciiTheme="minorEastAsia" w:eastAsiaTheme="minorEastAsia" w:hAnsiTheme="minorEastAsia" w:cs="Times New Roman"/>
        </w:rPr>
        <w:t>40</w:t>
      </w:r>
      <w:r w:rsidRPr="00C006C8">
        <w:rPr>
          <w:rFonts w:asciiTheme="minorEastAsia" w:eastAsiaTheme="minorEastAsia" w:hAnsiTheme="minorEastAsia" w:cs="Times New Roman" w:hint="eastAsia"/>
        </w:rPr>
        <w:t xml:space="preserve">시간 </w:t>
      </w:r>
      <w:r w:rsidRPr="00C006C8">
        <w:rPr>
          <w:rFonts w:asciiTheme="minorEastAsia" w:eastAsiaTheme="minorEastAsia" w:hAnsiTheme="minorEastAsia" w:cs="Times New Roman"/>
        </w:rPr>
        <w:t xml:space="preserve">+ </w:t>
      </w:r>
      <w:r w:rsidRPr="00C006C8">
        <w:rPr>
          <w:rFonts w:asciiTheme="minorEastAsia" w:eastAsiaTheme="minorEastAsia" w:hAnsiTheme="minorEastAsia" w:cs="Times New Roman" w:hint="eastAsia"/>
        </w:rPr>
        <w:t xml:space="preserve">연장근로 </w:t>
      </w:r>
      <w:r w:rsidRPr="00C006C8">
        <w:rPr>
          <w:rFonts w:asciiTheme="minorEastAsia" w:eastAsiaTheme="minorEastAsia" w:hAnsiTheme="minorEastAsia" w:cs="Times New Roman"/>
        </w:rPr>
        <w:t>12</w:t>
      </w:r>
      <w:r w:rsidRPr="00C006C8">
        <w:rPr>
          <w:rFonts w:asciiTheme="minorEastAsia" w:eastAsiaTheme="minorEastAsia" w:hAnsiTheme="minorEastAsia" w:cs="Times New Roman" w:hint="eastAsia"/>
        </w:rPr>
        <w:t>시간)을 초과하는 경우도 없다고 답변한 점에 비추어,</w:t>
      </w:r>
      <w:r w:rsidRPr="00C006C8">
        <w:rPr>
          <w:rFonts w:asciiTheme="minorEastAsia" w:eastAsiaTheme="minorEastAsia" w:hAnsiTheme="minorEastAsia" w:cs="Times New Roman"/>
        </w:rPr>
        <w:t xml:space="preserve"> </w:t>
      </w:r>
      <w:r w:rsidRPr="00C006C8">
        <w:rPr>
          <w:rFonts w:asciiTheme="minorEastAsia" w:eastAsiaTheme="minorEastAsia" w:hAnsiTheme="minorEastAsia" w:cs="Times New Roman" w:hint="eastAsia"/>
        </w:rPr>
        <w:t>가사 포괄임금제가 무휴가 되더라도 추가적으로 부담해야 할 임금체불 리스크는 적을 것으로 보임.</w:t>
      </w:r>
    </w:p>
    <w:p w14:paraId="0FFE0267" w14:textId="77777777" w:rsidR="00E263EE" w:rsidRPr="005056B5" w:rsidRDefault="00E263EE" w:rsidP="00E263EE">
      <w:pPr>
        <w:spacing w:line="400" w:lineRule="atLeast"/>
        <w:contextualSpacing/>
        <w:rPr>
          <w:rFonts w:asciiTheme="minorEastAsia" w:eastAsiaTheme="minorEastAsia" w:hAnsiTheme="minorEastAsia" w:cs="Times New Roman"/>
        </w:rPr>
      </w:pPr>
    </w:p>
    <w:p w14:paraId="0FFE0268" w14:textId="77777777" w:rsidR="00E263EE" w:rsidRPr="00D4560B" w:rsidRDefault="00E263EE" w:rsidP="00E263EE">
      <w:pPr>
        <w:pStyle w:val="a5"/>
        <w:numPr>
          <w:ilvl w:val="0"/>
          <w:numId w:val="25"/>
        </w:numPr>
        <w:autoSpaceDE/>
        <w:autoSpaceDN/>
        <w:ind w:leftChars="0"/>
        <w:rPr>
          <w:rFonts w:asciiTheme="minorEastAsia" w:eastAsiaTheme="minorEastAsia" w:hAnsiTheme="minorEastAsia" w:cs="Times New Roman"/>
          <w:b/>
          <w:highlight w:val="yellow"/>
        </w:rPr>
      </w:pPr>
      <w:r w:rsidRPr="00D4560B">
        <w:rPr>
          <w:rFonts w:asciiTheme="minorEastAsia" w:eastAsiaTheme="minorEastAsia" w:hAnsiTheme="minorEastAsia" w:cs="Times New Roman" w:hint="eastAsia"/>
          <w:b/>
          <w:highlight w:val="yellow"/>
        </w:rPr>
        <w:t xml:space="preserve">노사협의회 </w:t>
      </w:r>
      <w:proofErr w:type="spellStart"/>
      <w:r w:rsidRPr="00D4560B">
        <w:rPr>
          <w:rFonts w:asciiTheme="minorEastAsia" w:eastAsiaTheme="minorEastAsia" w:hAnsiTheme="minorEastAsia" w:cs="Times New Roman" w:hint="eastAsia"/>
          <w:b/>
          <w:highlight w:val="yellow"/>
        </w:rPr>
        <w:t>미개최</w:t>
      </w:r>
      <w:proofErr w:type="spellEnd"/>
    </w:p>
    <w:p w14:paraId="0FFE0269" w14:textId="77777777" w:rsidR="00E263EE" w:rsidRPr="00D4560B" w:rsidRDefault="00E263EE" w:rsidP="00E263EE">
      <w:pPr>
        <w:pStyle w:val="a5"/>
        <w:numPr>
          <w:ilvl w:val="0"/>
          <w:numId w:val="6"/>
        </w:numPr>
        <w:spacing w:line="400" w:lineRule="atLeast"/>
        <w:ind w:leftChars="0" w:left="1307"/>
        <w:contextualSpacing/>
        <w:rPr>
          <w:rFonts w:asciiTheme="minorEastAsia" w:eastAsiaTheme="minorEastAsia" w:hAnsiTheme="minorEastAsia" w:cs="Times New Roman"/>
          <w:b/>
          <w:highlight w:val="yellow"/>
        </w:rPr>
      </w:pPr>
      <w:r w:rsidRPr="00D4560B">
        <w:rPr>
          <w:rFonts w:asciiTheme="minorEastAsia" w:eastAsiaTheme="minorEastAsia" w:hAnsiTheme="minorEastAsia" w:cs="Times New Roman" w:hint="eastAsia"/>
          <w:b/>
          <w:highlight w:val="yellow"/>
        </w:rPr>
        <w:t>발견 사항</w:t>
      </w:r>
    </w:p>
    <w:p w14:paraId="0FFE026A" w14:textId="77777777" w:rsidR="00E263EE" w:rsidRPr="00D4560B" w:rsidRDefault="00E263EE" w:rsidP="00E263EE">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D4560B">
        <w:rPr>
          <w:rFonts w:asciiTheme="minorEastAsia" w:eastAsiaTheme="minorEastAsia" w:hAnsiTheme="minorEastAsia" w:cs="Times New Roman" w:hint="eastAsia"/>
          <w:highlight w:val="yellow"/>
        </w:rPr>
        <w:t>대상회사와의 인터뷰에 의하면,</w:t>
      </w:r>
      <w:r w:rsidRPr="00D4560B">
        <w:rPr>
          <w:rFonts w:asciiTheme="minorEastAsia" w:eastAsiaTheme="minorEastAsia" w:hAnsiTheme="minorEastAsia" w:cs="Times New Roman"/>
          <w:highlight w:val="yellow"/>
        </w:rPr>
        <w:t xml:space="preserve"> </w:t>
      </w:r>
      <w:r w:rsidRPr="00D4560B">
        <w:rPr>
          <w:rFonts w:asciiTheme="minorEastAsia" w:eastAsiaTheme="minorEastAsia" w:hAnsiTheme="minorEastAsia" w:cs="Times New Roman" w:hint="eastAsia"/>
          <w:highlight w:val="yellow"/>
        </w:rPr>
        <w:t>대상회사는 노사협의회를 개최하지 아니하고 관련 회의록을 작성하지 않고 있다고 함.</w:t>
      </w:r>
    </w:p>
    <w:p w14:paraId="0FFE026B" w14:textId="77777777" w:rsidR="00E263EE" w:rsidRPr="00D4560B" w:rsidRDefault="00E263EE" w:rsidP="00E263EE">
      <w:pPr>
        <w:pStyle w:val="a5"/>
        <w:numPr>
          <w:ilvl w:val="0"/>
          <w:numId w:val="6"/>
        </w:numPr>
        <w:spacing w:line="400" w:lineRule="atLeast"/>
        <w:ind w:leftChars="0" w:left="1307"/>
        <w:contextualSpacing/>
        <w:rPr>
          <w:rFonts w:asciiTheme="minorEastAsia" w:eastAsiaTheme="minorEastAsia" w:hAnsiTheme="minorEastAsia" w:cs="Times New Roman"/>
          <w:b/>
          <w:highlight w:val="yellow"/>
        </w:rPr>
      </w:pPr>
      <w:r w:rsidRPr="00D4560B">
        <w:rPr>
          <w:rFonts w:asciiTheme="minorEastAsia" w:eastAsiaTheme="minorEastAsia" w:hAnsiTheme="minorEastAsia" w:cs="Times New Roman" w:hint="eastAsia"/>
          <w:b/>
          <w:highlight w:val="yellow"/>
        </w:rPr>
        <w:t>분석</w:t>
      </w:r>
    </w:p>
    <w:p w14:paraId="0FFE026C" w14:textId="77777777" w:rsidR="0033213B" w:rsidRPr="00D4560B" w:rsidRDefault="0033213B" w:rsidP="0033213B">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D4560B">
        <w:rPr>
          <w:rFonts w:asciiTheme="minorEastAsia" w:eastAsiaTheme="minorEastAsia" w:hAnsiTheme="minorEastAsia" w:cs="Times New Roman" w:hint="eastAsia"/>
          <w:highlight w:val="yellow"/>
        </w:rPr>
        <w:t>근로자참여</w:t>
      </w:r>
      <w:r w:rsidRPr="00D4560B">
        <w:rPr>
          <w:rFonts w:asciiTheme="minorEastAsia" w:eastAsiaTheme="minorEastAsia" w:hAnsiTheme="minorEastAsia" w:cs="Times New Roman"/>
          <w:highlight w:val="yellow"/>
        </w:rPr>
        <w:t xml:space="preserve"> 및 협력증진에 관한 법률(“근로자참여법”)상 </w:t>
      </w:r>
      <w:r>
        <w:rPr>
          <w:rFonts w:asciiTheme="minorEastAsia" w:eastAsiaTheme="minorEastAsia" w:hAnsiTheme="minorEastAsia" w:cs="Times New Roman" w:hint="eastAsia"/>
          <w:highlight w:val="yellow"/>
        </w:rPr>
        <w:t xml:space="preserve">사용자는 </w:t>
      </w:r>
      <w:r w:rsidRPr="00D4560B">
        <w:rPr>
          <w:rFonts w:asciiTheme="minorEastAsia" w:eastAsiaTheme="minorEastAsia" w:hAnsiTheme="minorEastAsia" w:cs="Times New Roman"/>
          <w:highlight w:val="yellow"/>
        </w:rPr>
        <w:t>상시 근로자가 30명</w:t>
      </w:r>
      <w:r>
        <w:rPr>
          <w:rFonts w:asciiTheme="minorEastAsia" w:eastAsiaTheme="minorEastAsia" w:hAnsiTheme="minorEastAsia" w:cs="Times New Roman" w:hint="eastAsia"/>
          <w:highlight w:val="yellow"/>
        </w:rPr>
        <w:t xml:space="preserve"> </w:t>
      </w:r>
      <w:r w:rsidRPr="00D4560B">
        <w:rPr>
          <w:rFonts w:asciiTheme="minorEastAsia" w:eastAsiaTheme="minorEastAsia" w:hAnsiTheme="minorEastAsia" w:cs="Times New Roman"/>
          <w:highlight w:val="yellow"/>
        </w:rPr>
        <w:t xml:space="preserve">이상인 경우 </w:t>
      </w:r>
      <w:r>
        <w:rPr>
          <w:rFonts w:asciiTheme="minorEastAsia" w:eastAsiaTheme="minorEastAsia" w:hAnsiTheme="minorEastAsia" w:cs="Times New Roman" w:hint="eastAsia"/>
          <w:highlight w:val="yellow"/>
        </w:rPr>
        <w:t xml:space="preserve">노사협의회를 </w:t>
      </w:r>
      <w:r w:rsidRPr="00D4560B">
        <w:rPr>
          <w:rFonts w:asciiTheme="minorEastAsia" w:eastAsiaTheme="minorEastAsia" w:hAnsiTheme="minorEastAsia" w:cs="Times New Roman"/>
          <w:highlight w:val="yellow"/>
        </w:rPr>
        <w:t xml:space="preserve">설치하여야 </w:t>
      </w:r>
      <w:r>
        <w:rPr>
          <w:rFonts w:asciiTheme="minorEastAsia" w:eastAsiaTheme="minorEastAsia" w:hAnsiTheme="minorEastAsia" w:cs="Times New Roman" w:hint="eastAsia"/>
          <w:highlight w:val="yellow"/>
        </w:rPr>
        <w:t>함</w:t>
      </w:r>
      <w:r w:rsidRPr="00D4560B">
        <w:rPr>
          <w:rFonts w:asciiTheme="minorEastAsia" w:eastAsiaTheme="minorEastAsia" w:hAnsiTheme="minorEastAsia" w:cs="Times New Roman"/>
          <w:highlight w:val="yellow"/>
        </w:rPr>
        <w:t>(근로자참여법 제4조 제1항)</w:t>
      </w:r>
      <w:r>
        <w:rPr>
          <w:rFonts w:asciiTheme="minorEastAsia" w:eastAsiaTheme="minorEastAsia" w:hAnsiTheme="minorEastAsia" w:cs="Times New Roman"/>
          <w:highlight w:val="yellow"/>
        </w:rPr>
        <w:t xml:space="preserve">. </w:t>
      </w:r>
      <w:r>
        <w:rPr>
          <w:rFonts w:asciiTheme="minorEastAsia" w:eastAsiaTheme="minorEastAsia" w:hAnsiTheme="minorEastAsia" w:cs="Times New Roman" w:hint="eastAsia"/>
          <w:highlight w:val="yellow"/>
        </w:rPr>
        <w:t>또한,</w:t>
      </w:r>
      <w:r>
        <w:rPr>
          <w:rFonts w:asciiTheme="minorEastAsia" w:eastAsiaTheme="minorEastAsia" w:hAnsiTheme="minorEastAsia" w:cs="Times New Roman"/>
          <w:highlight w:val="yellow"/>
        </w:rPr>
        <w:t xml:space="preserve"> </w:t>
      </w:r>
      <w:r w:rsidRPr="00D4560B">
        <w:rPr>
          <w:rFonts w:asciiTheme="minorEastAsia" w:eastAsiaTheme="minorEastAsia" w:hAnsiTheme="minorEastAsia" w:cs="Times New Roman" w:hint="eastAsia"/>
          <w:highlight w:val="yellow"/>
        </w:rPr>
        <w:t>노사협의회는</w:t>
      </w:r>
      <w:r w:rsidRPr="00D4560B">
        <w:rPr>
          <w:rFonts w:asciiTheme="minorEastAsia" w:eastAsiaTheme="minorEastAsia" w:hAnsiTheme="minorEastAsia" w:cs="Times New Roman"/>
          <w:highlight w:val="yellow"/>
        </w:rPr>
        <w:t xml:space="preserve"> 3개월마다 정기적으로 회의를 개최하여야 하고, 노사협의회를 정기적으로 개최하지 않은 경우에는 200만원 이하의 벌금에 처해질 수 있음.</w:t>
      </w:r>
    </w:p>
    <w:p w14:paraId="0FFE026D" w14:textId="77777777" w:rsidR="00E263EE" w:rsidRPr="00D4560B" w:rsidRDefault="00935FD4" w:rsidP="0033213B">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D4560B">
        <w:rPr>
          <w:rFonts w:asciiTheme="minorEastAsia" w:eastAsiaTheme="minorEastAsia" w:hAnsiTheme="minorEastAsia" w:cs="Times New Roman" w:hint="eastAsia"/>
          <w:highlight w:val="yellow"/>
        </w:rPr>
        <w:t xml:space="preserve">대상회사는 </w:t>
      </w:r>
      <w:r w:rsidRPr="00D4560B">
        <w:rPr>
          <w:rFonts w:asciiTheme="minorEastAsia" w:eastAsiaTheme="minorEastAsia" w:hAnsiTheme="minorEastAsia" w:cs="Times New Roman"/>
          <w:highlight w:val="yellow"/>
        </w:rPr>
        <w:t xml:space="preserve">2021. 4. 27. </w:t>
      </w:r>
      <w:r w:rsidRPr="00D4560B">
        <w:rPr>
          <w:rFonts w:asciiTheme="minorEastAsia" w:eastAsiaTheme="minorEastAsia" w:hAnsiTheme="minorEastAsia" w:cs="Times New Roman" w:hint="eastAsia"/>
          <w:highlight w:val="yellow"/>
        </w:rPr>
        <w:t xml:space="preserve">기준 </w:t>
      </w:r>
      <w:proofErr w:type="spellStart"/>
      <w:r w:rsidRPr="00D4560B">
        <w:rPr>
          <w:rFonts w:asciiTheme="minorEastAsia" w:eastAsiaTheme="minorEastAsia" w:hAnsiTheme="minorEastAsia" w:cs="Times New Roman" w:hint="eastAsia"/>
          <w:highlight w:val="yellow"/>
        </w:rPr>
        <w:t>펫닥과</w:t>
      </w:r>
      <w:proofErr w:type="spellEnd"/>
      <w:r w:rsidRPr="00D4560B">
        <w:rPr>
          <w:rFonts w:asciiTheme="minorEastAsia" w:eastAsiaTheme="minorEastAsia" w:hAnsiTheme="minorEastAsia" w:cs="Times New Roman" w:hint="eastAsia"/>
          <w:highlight w:val="yellow"/>
        </w:rPr>
        <w:t xml:space="preserve"> </w:t>
      </w:r>
      <w:proofErr w:type="spellStart"/>
      <w:r w:rsidRPr="00D4560B">
        <w:rPr>
          <w:rFonts w:asciiTheme="minorEastAsia" w:eastAsiaTheme="minorEastAsia" w:hAnsiTheme="minorEastAsia" w:cs="Times New Roman" w:hint="eastAsia"/>
          <w:highlight w:val="yellow"/>
        </w:rPr>
        <w:t>브이케어를</w:t>
      </w:r>
      <w:proofErr w:type="spellEnd"/>
      <w:r w:rsidRPr="00D4560B">
        <w:rPr>
          <w:rFonts w:asciiTheme="minorEastAsia" w:eastAsiaTheme="minorEastAsia" w:hAnsiTheme="minorEastAsia" w:cs="Times New Roman" w:hint="eastAsia"/>
          <w:highlight w:val="yellow"/>
        </w:rPr>
        <w:t xml:space="preserve"> 합하여 </w:t>
      </w:r>
      <w:r w:rsidRPr="00D4560B">
        <w:rPr>
          <w:rFonts w:asciiTheme="minorEastAsia" w:eastAsiaTheme="minorEastAsia" w:hAnsiTheme="minorEastAsia" w:cs="Times New Roman"/>
          <w:highlight w:val="yellow"/>
        </w:rPr>
        <w:t>상시 근로자가 30명이상</w:t>
      </w:r>
      <w:r w:rsidRPr="00D4560B">
        <w:rPr>
          <w:rFonts w:asciiTheme="minorEastAsia" w:eastAsiaTheme="minorEastAsia" w:hAnsiTheme="minorEastAsia" w:cs="Times New Roman" w:hint="eastAsia"/>
          <w:highlight w:val="yellow"/>
        </w:rPr>
        <w:t>이므로 노사협의회를 구성하고 매분기 회의를 개최하</w:t>
      </w:r>
      <w:r>
        <w:rPr>
          <w:rFonts w:asciiTheme="minorEastAsia" w:eastAsiaTheme="minorEastAsia" w:hAnsiTheme="minorEastAsia" w:cs="Times New Roman" w:hint="eastAsia"/>
          <w:highlight w:val="yellow"/>
        </w:rPr>
        <w:t>여야 하나 이를 이행하지 않고 있</w:t>
      </w:r>
      <w:r w:rsidR="0033213B">
        <w:rPr>
          <w:rFonts w:asciiTheme="minorEastAsia" w:eastAsiaTheme="minorEastAsia" w:hAnsiTheme="minorEastAsia" w:cs="Times New Roman" w:hint="eastAsia"/>
          <w:highlight w:val="yellow"/>
        </w:rPr>
        <w:t>으므로,</w:t>
      </w:r>
      <w:r w:rsidR="0033213B">
        <w:rPr>
          <w:rFonts w:asciiTheme="minorEastAsia" w:eastAsiaTheme="minorEastAsia" w:hAnsiTheme="minorEastAsia" w:cs="Times New Roman"/>
          <w:highlight w:val="yellow"/>
        </w:rPr>
        <w:t xml:space="preserve"> </w:t>
      </w:r>
      <w:r w:rsidR="0033213B">
        <w:rPr>
          <w:rFonts w:asciiTheme="minorEastAsia" w:eastAsiaTheme="minorEastAsia" w:hAnsiTheme="minorEastAsia" w:cs="Times New Roman" w:hint="eastAsia"/>
          <w:highlight w:val="yellow"/>
        </w:rPr>
        <w:t>(1) 노사협의회 미설치와 관련하여 1,000만 원 이하의,</w:t>
      </w:r>
      <w:r w:rsidR="0033213B">
        <w:rPr>
          <w:rFonts w:asciiTheme="minorEastAsia" w:eastAsiaTheme="minorEastAsia" w:hAnsiTheme="minorEastAsia" w:cs="Times New Roman"/>
          <w:highlight w:val="yellow"/>
        </w:rPr>
        <w:t xml:space="preserve"> (2) </w:t>
      </w:r>
      <w:r w:rsidR="0033213B">
        <w:rPr>
          <w:rFonts w:asciiTheme="minorEastAsia" w:eastAsiaTheme="minorEastAsia" w:hAnsiTheme="minorEastAsia" w:cs="Times New Roman" w:hint="eastAsia"/>
          <w:highlight w:val="yellow"/>
        </w:rPr>
        <w:t xml:space="preserve">노사협의회 미개최와 관련하여 </w:t>
      </w:r>
      <w:r w:rsidR="0033213B">
        <w:rPr>
          <w:rFonts w:asciiTheme="minorEastAsia" w:eastAsiaTheme="minorEastAsia" w:hAnsiTheme="minorEastAsia" w:cs="Times New Roman"/>
          <w:highlight w:val="yellow"/>
        </w:rPr>
        <w:t>200</w:t>
      </w:r>
      <w:r w:rsidR="0033213B">
        <w:rPr>
          <w:rFonts w:asciiTheme="minorEastAsia" w:eastAsiaTheme="minorEastAsia" w:hAnsiTheme="minorEastAsia" w:cs="Times New Roman" w:hint="eastAsia"/>
          <w:highlight w:val="yellow"/>
        </w:rPr>
        <w:t>만 원 이하의 벌금에 처해질 수 있음.</w:t>
      </w:r>
    </w:p>
    <w:p w14:paraId="0FFE026E" w14:textId="77777777" w:rsidR="00E263EE" w:rsidRDefault="00E263EE" w:rsidP="00E263EE">
      <w:pPr>
        <w:pStyle w:val="a5"/>
        <w:spacing w:line="400" w:lineRule="atLeast"/>
        <w:ind w:leftChars="0" w:left="720"/>
        <w:contextualSpacing/>
        <w:rPr>
          <w:rFonts w:asciiTheme="minorEastAsia" w:eastAsiaTheme="minorEastAsia" w:hAnsiTheme="minorEastAsia" w:cs="Times New Roman"/>
          <w:b/>
        </w:rPr>
      </w:pPr>
    </w:p>
    <w:p w14:paraId="0FFE026F" w14:textId="77777777" w:rsidR="00E263EE" w:rsidRDefault="00E263EE" w:rsidP="00E263EE">
      <w:pPr>
        <w:pStyle w:val="a5"/>
        <w:numPr>
          <w:ilvl w:val="0"/>
          <w:numId w:val="25"/>
        </w:numPr>
        <w:autoSpaceDE/>
        <w:autoSpaceDN/>
        <w:ind w:leftChars="0"/>
        <w:rPr>
          <w:b/>
        </w:rPr>
      </w:pPr>
      <w:r>
        <w:rPr>
          <w:rFonts w:hint="eastAsia"/>
          <w:b/>
        </w:rPr>
        <w:t xml:space="preserve">Key </w:t>
      </w:r>
      <w:r w:rsidRPr="005A66F9">
        <w:rPr>
          <w:rFonts w:asciiTheme="minorEastAsia" w:eastAsiaTheme="minorEastAsia" w:hAnsiTheme="minorEastAsia" w:cs="Times New Roman" w:hint="eastAsia"/>
          <w:b/>
        </w:rPr>
        <w:t>talent</w:t>
      </w:r>
      <w:r>
        <w:rPr>
          <w:rFonts w:hint="eastAsia"/>
          <w:b/>
        </w:rPr>
        <w:t xml:space="preserve"> retention</w:t>
      </w:r>
    </w:p>
    <w:p w14:paraId="0FFE0270" w14:textId="77777777" w:rsidR="00E263EE" w:rsidRDefault="00E263EE" w:rsidP="00E263EE">
      <w:pPr>
        <w:pStyle w:val="a5"/>
        <w:numPr>
          <w:ilvl w:val="0"/>
          <w:numId w:val="6"/>
        </w:numPr>
        <w:spacing w:line="400" w:lineRule="atLeast"/>
        <w:ind w:leftChars="0" w:left="1307"/>
        <w:contextualSpacing/>
        <w:rPr>
          <w:rFonts w:asciiTheme="minorEastAsia" w:eastAsiaTheme="minorEastAsia" w:hAnsiTheme="minorEastAsia" w:cs="Times New Roman"/>
        </w:rPr>
      </w:pPr>
      <w:r w:rsidRPr="00D47DAC">
        <w:rPr>
          <w:rFonts w:asciiTheme="minorEastAsia" w:eastAsiaTheme="minorEastAsia" w:hAnsiTheme="minorEastAsia" w:cs="Times New Roman"/>
        </w:rPr>
        <w:t>발견 사항</w:t>
      </w:r>
    </w:p>
    <w:p w14:paraId="0FFE0271" w14:textId="77777777" w:rsidR="00E263EE" w:rsidRDefault="00E263EE" w:rsidP="00E263EE">
      <w:pPr>
        <w:pStyle w:val="a5"/>
        <w:numPr>
          <w:ilvl w:val="0"/>
          <w:numId w:val="7"/>
        </w:numPr>
        <w:spacing w:line="400" w:lineRule="atLeast"/>
        <w:ind w:leftChars="0"/>
        <w:contextualSpacing/>
        <w:rPr>
          <w:rFonts w:asciiTheme="minorEastAsia" w:eastAsiaTheme="minorEastAsia" w:hAnsiTheme="minorEastAsia" w:cs="Times New Roman"/>
        </w:rPr>
      </w:pPr>
      <w:r>
        <w:rPr>
          <w:rFonts w:asciiTheme="minorEastAsia" w:eastAsiaTheme="minorEastAsia" w:hAnsiTheme="minorEastAsia" w:cs="Times New Roman" w:hint="eastAsia"/>
        </w:rPr>
        <w:t>대상회사와의 인터뷰에 의하면,</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 xml:space="preserve">대상회사에서 핵심인력으로는 </w:t>
      </w:r>
      <w:r w:rsidRPr="00777F48">
        <w:rPr>
          <w:rFonts w:asciiTheme="minorEastAsia" w:eastAsiaTheme="minorEastAsia" w:hAnsiTheme="minorEastAsia" w:cs="Times New Roman"/>
        </w:rPr>
        <w:t>IT 솔루션</w:t>
      </w:r>
      <w:r>
        <w:rPr>
          <w:rFonts w:asciiTheme="minorEastAsia" w:eastAsiaTheme="minorEastAsia" w:hAnsiTheme="minorEastAsia" w:cs="Times New Roman" w:hint="eastAsia"/>
        </w:rPr>
        <w:t xml:space="preserve">과 </w:t>
      </w:r>
      <w:r w:rsidRPr="00777F48">
        <w:rPr>
          <w:rFonts w:asciiTheme="minorEastAsia" w:eastAsiaTheme="minorEastAsia" w:hAnsiTheme="minorEastAsia" w:cs="Times New Roman"/>
        </w:rPr>
        <w:t>플랫폼 개발</w:t>
      </w:r>
      <w:r>
        <w:rPr>
          <w:rFonts w:asciiTheme="minorEastAsia" w:eastAsiaTheme="minorEastAsia" w:hAnsiTheme="minorEastAsia" w:cs="Times New Roman" w:hint="eastAsia"/>
        </w:rPr>
        <w:t>인력 그리고 등기임원 3명 모두로 보고 있다고 함.</w:t>
      </w:r>
    </w:p>
    <w:p w14:paraId="0FFE0272" w14:textId="77777777" w:rsidR="00E263EE" w:rsidRDefault="00E263EE" w:rsidP="00E263EE">
      <w:pPr>
        <w:pStyle w:val="a5"/>
        <w:numPr>
          <w:ilvl w:val="0"/>
          <w:numId w:val="7"/>
        </w:numPr>
        <w:spacing w:line="400" w:lineRule="atLeast"/>
        <w:ind w:leftChars="0"/>
        <w:contextualSpacing/>
        <w:rPr>
          <w:rFonts w:asciiTheme="minorEastAsia" w:eastAsiaTheme="minorEastAsia" w:hAnsiTheme="minorEastAsia" w:cs="Times New Roman"/>
        </w:rPr>
      </w:pPr>
      <w:r>
        <w:rPr>
          <w:rFonts w:asciiTheme="minorEastAsia" w:eastAsiaTheme="minorEastAsia" w:hAnsiTheme="minorEastAsia" w:cs="Times New Roman" w:hint="eastAsia"/>
        </w:rPr>
        <w:t>대상회사가 제공한 영업비밀보안 서약서에 의하면,</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 xml:space="preserve">대상회사는 입사시에 동 서약서를 직원 자필로 </w:t>
      </w:r>
      <w:proofErr w:type="spellStart"/>
      <w:r>
        <w:rPr>
          <w:rFonts w:asciiTheme="minorEastAsia" w:eastAsiaTheme="minorEastAsia" w:hAnsiTheme="minorEastAsia" w:cs="Times New Roman" w:hint="eastAsia"/>
        </w:rPr>
        <w:t>서명받아</w:t>
      </w:r>
      <w:proofErr w:type="spellEnd"/>
      <w:r>
        <w:rPr>
          <w:rFonts w:asciiTheme="minorEastAsia" w:eastAsiaTheme="minorEastAsia" w:hAnsiTheme="minorEastAsia" w:cs="Times New Roman" w:hint="eastAsia"/>
        </w:rPr>
        <w:t xml:space="preserve"> 징구하고 있고,</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그 주요 내용으로는 영업비밀 누설 및 경쟁사 유출행위 금지,</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영업비밀 공개 및 부정사용 금지,</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영업비밀을 경쟁회사에서 동일 업무 수행 금지,</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영업비밀 관련 창업,</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경쟁사 전직 또는 동업 금지 등이 명시되어 있음.</w:t>
      </w:r>
    </w:p>
    <w:p w14:paraId="0FFE0273" w14:textId="77777777" w:rsidR="00E263EE" w:rsidRDefault="00E263EE" w:rsidP="00E263EE">
      <w:pPr>
        <w:pStyle w:val="a5"/>
        <w:numPr>
          <w:ilvl w:val="0"/>
          <w:numId w:val="7"/>
        </w:numPr>
        <w:spacing w:line="400" w:lineRule="atLeast"/>
        <w:ind w:leftChars="0" w:left="1800"/>
        <w:contextualSpacing/>
        <w:rPr>
          <w:rFonts w:asciiTheme="minorEastAsia" w:eastAsiaTheme="minorEastAsia" w:hAnsiTheme="minorEastAsia" w:cs="Times New Roman"/>
        </w:rPr>
      </w:pPr>
      <w:r w:rsidRPr="00522DE5">
        <w:rPr>
          <w:rFonts w:asciiTheme="minorEastAsia" w:eastAsiaTheme="minorEastAsia" w:hAnsiTheme="minorEastAsia" w:cs="Times New Roman" w:hint="eastAsia"/>
        </w:rPr>
        <w:t>대상회사가 제공한 임원계약서 샘플 서식에 의하면,</w:t>
      </w:r>
      <w:r w:rsidRPr="00522DE5">
        <w:rPr>
          <w:rFonts w:asciiTheme="minorEastAsia" w:eastAsiaTheme="minorEastAsia" w:hAnsiTheme="minorEastAsia" w:cs="Times New Roman"/>
        </w:rPr>
        <w:t xml:space="preserve"> </w:t>
      </w:r>
      <w:r w:rsidRPr="00522DE5">
        <w:rPr>
          <w:rFonts w:asciiTheme="minorEastAsia" w:eastAsiaTheme="minorEastAsia" w:hAnsiTheme="minorEastAsia" w:cs="Times New Roman" w:hint="eastAsia"/>
        </w:rPr>
        <w:t xml:space="preserve">회사로부터 제공받은 정보나 </w:t>
      </w:r>
      <w:proofErr w:type="spellStart"/>
      <w:r w:rsidRPr="00522DE5">
        <w:rPr>
          <w:rFonts w:asciiTheme="minorEastAsia" w:eastAsiaTheme="minorEastAsia" w:hAnsiTheme="minorEastAsia" w:cs="Times New Roman" w:hint="eastAsia"/>
        </w:rPr>
        <w:t>지득한</w:t>
      </w:r>
      <w:proofErr w:type="spellEnd"/>
      <w:r w:rsidRPr="00522DE5">
        <w:rPr>
          <w:rFonts w:asciiTheme="minorEastAsia" w:eastAsiaTheme="minorEastAsia" w:hAnsiTheme="minorEastAsia" w:cs="Times New Roman" w:hint="eastAsia"/>
        </w:rPr>
        <w:t xml:space="preserve"> 사실 등 비밀정보를 사전 서면동의 없이 </w:t>
      </w:r>
      <w:r w:rsidRPr="00522DE5">
        <w:rPr>
          <w:rFonts w:asciiTheme="minorEastAsia" w:eastAsiaTheme="minorEastAsia" w:hAnsiTheme="minorEastAsia" w:cs="Times New Roman"/>
        </w:rPr>
        <w:t>계약기간 및 계약종료 5년간 제3자에게 공개 또는 제공할 수 없</w:t>
      </w:r>
      <w:r w:rsidRPr="00522DE5">
        <w:rPr>
          <w:rFonts w:asciiTheme="minorEastAsia" w:eastAsiaTheme="minorEastAsia" w:hAnsiTheme="minorEastAsia" w:cs="Times New Roman" w:hint="eastAsia"/>
        </w:rPr>
        <w:t>도록 한 비밀유지의무가 있고,</w:t>
      </w:r>
      <w:r w:rsidRPr="00522DE5">
        <w:rPr>
          <w:rFonts w:asciiTheme="minorEastAsia" w:eastAsiaTheme="minorEastAsia" w:hAnsiTheme="minorEastAsia" w:cs="Times New Roman"/>
        </w:rPr>
        <w:t xml:space="preserve"> </w:t>
      </w:r>
      <w:r w:rsidRPr="00522DE5">
        <w:rPr>
          <w:rFonts w:asciiTheme="minorEastAsia" w:eastAsiaTheme="minorEastAsia" w:hAnsiTheme="minorEastAsia" w:cs="Times New Roman" w:hint="eastAsia"/>
        </w:rPr>
        <w:t>또한 계약기간</w:t>
      </w:r>
      <w:r w:rsidRPr="00522DE5">
        <w:rPr>
          <w:rFonts w:asciiTheme="minorEastAsia" w:eastAsiaTheme="minorEastAsia" w:hAnsiTheme="minorEastAsia" w:cs="Times New Roman"/>
        </w:rPr>
        <w:t xml:space="preserve"> 중 퇴사하거나 해임된 경우 </w:t>
      </w:r>
      <w:r w:rsidRPr="00522DE5">
        <w:rPr>
          <w:rFonts w:asciiTheme="minorEastAsia" w:eastAsiaTheme="minorEastAsia" w:hAnsiTheme="minorEastAsia" w:cs="Times New Roman" w:hint="eastAsia"/>
        </w:rPr>
        <w:t>퇴사</w:t>
      </w:r>
      <w:r w:rsidRPr="00522DE5">
        <w:rPr>
          <w:rFonts w:asciiTheme="minorEastAsia" w:eastAsiaTheme="minorEastAsia" w:hAnsiTheme="minorEastAsia" w:cs="Times New Roman"/>
        </w:rPr>
        <w:t>일로부터 3년간</w:t>
      </w:r>
      <w:r w:rsidRPr="00522DE5">
        <w:rPr>
          <w:rFonts w:asciiTheme="minorEastAsia" w:eastAsiaTheme="minorEastAsia" w:hAnsiTheme="minorEastAsia" w:cs="Times New Roman" w:hint="eastAsia"/>
        </w:rPr>
        <w:t xml:space="preserve"> 그리고</w:t>
      </w:r>
      <w:r w:rsidRPr="00522DE5">
        <w:rPr>
          <w:rFonts w:asciiTheme="minorEastAsia" w:eastAsiaTheme="minorEastAsia" w:hAnsiTheme="minorEastAsia" w:cs="Times New Roman"/>
        </w:rPr>
        <w:t xml:space="preserve"> 계약기간의 만료로서 계약이 종료된 경우</w:t>
      </w:r>
      <w:r w:rsidRPr="00522DE5">
        <w:rPr>
          <w:rFonts w:asciiTheme="minorEastAsia" w:eastAsiaTheme="minorEastAsia" w:hAnsiTheme="minorEastAsia" w:cs="Times New Roman" w:hint="eastAsia"/>
        </w:rPr>
        <w:t>에는</w:t>
      </w:r>
      <w:r w:rsidRPr="00522DE5">
        <w:rPr>
          <w:rFonts w:asciiTheme="minorEastAsia" w:eastAsiaTheme="minorEastAsia" w:hAnsiTheme="minorEastAsia" w:cs="Times New Roman"/>
        </w:rPr>
        <w:t xml:space="preserve"> 만료 후 1년간</w:t>
      </w:r>
      <w:r w:rsidRPr="00522DE5">
        <w:rPr>
          <w:rFonts w:asciiTheme="minorEastAsia" w:eastAsiaTheme="minorEastAsia" w:hAnsiTheme="minorEastAsia" w:cs="Times New Roman" w:hint="eastAsia"/>
        </w:rPr>
        <w:t xml:space="preserve"> 각각</w:t>
      </w:r>
      <w:r w:rsidRPr="00522DE5">
        <w:rPr>
          <w:rFonts w:asciiTheme="minorEastAsia" w:eastAsiaTheme="minorEastAsia" w:hAnsiTheme="minorEastAsia" w:cs="Times New Roman"/>
        </w:rPr>
        <w:t xml:space="preserve"> 동종 및 경쟁업체를 위하여 종사할 수 없</w:t>
      </w:r>
      <w:r w:rsidRPr="00522DE5">
        <w:rPr>
          <w:rFonts w:asciiTheme="minorEastAsia" w:eastAsiaTheme="minorEastAsia" w:hAnsiTheme="minorEastAsia" w:cs="Times New Roman" w:hint="eastAsia"/>
        </w:rPr>
        <w:t>도록 한 경업금지의무가 명시되어 있음.</w:t>
      </w:r>
    </w:p>
    <w:p w14:paraId="0FFE0274" w14:textId="77777777" w:rsidR="00E263EE" w:rsidRPr="00522DE5" w:rsidRDefault="00E263EE" w:rsidP="00E263EE">
      <w:pPr>
        <w:pStyle w:val="a5"/>
        <w:numPr>
          <w:ilvl w:val="0"/>
          <w:numId w:val="7"/>
        </w:numPr>
        <w:spacing w:line="400" w:lineRule="atLeast"/>
        <w:ind w:leftChars="0"/>
        <w:contextualSpacing/>
        <w:rPr>
          <w:rFonts w:asciiTheme="minorEastAsia" w:eastAsiaTheme="minorEastAsia" w:hAnsiTheme="minorEastAsia" w:cs="Times New Roman"/>
        </w:rPr>
      </w:pPr>
      <w:r>
        <w:rPr>
          <w:rFonts w:asciiTheme="minorEastAsia" w:eastAsiaTheme="minorEastAsia" w:hAnsiTheme="minorEastAsia" w:cs="Times New Roman" w:hint="eastAsia"/>
        </w:rPr>
        <w:lastRenderedPageBreak/>
        <w:t xml:space="preserve">또한 대상회사가 제공한 </w:t>
      </w:r>
      <w:r w:rsidRPr="00932270">
        <w:rPr>
          <w:rFonts w:asciiTheme="minorEastAsia" w:eastAsiaTheme="minorEastAsia" w:hAnsiTheme="minorEastAsia" w:cs="Times New Roman" w:hint="eastAsia"/>
        </w:rPr>
        <w:t>직무발명보상규정</w:t>
      </w:r>
      <w:r>
        <w:rPr>
          <w:rFonts w:asciiTheme="minorEastAsia" w:eastAsiaTheme="minorEastAsia" w:hAnsiTheme="minorEastAsia" w:cs="Times New Roman" w:hint="eastAsia"/>
        </w:rPr>
        <w:t>에 의하면,</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 xml:space="preserve">직무발명에 대하여 </w:t>
      </w:r>
      <w:r w:rsidRPr="00B2323F">
        <w:rPr>
          <w:rFonts w:asciiTheme="minorEastAsia" w:eastAsiaTheme="minorEastAsia" w:hAnsiTheme="minorEastAsia" w:cs="Times New Roman" w:hint="eastAsia"/>
        </w:rPr>
        <w:t>출원보상금</w:t>
      </w:r>
      <w:r w:rsidRPr="00B2323F">
        <w:rPr>
          <w:rFonts w:asciiTheme="minorEastAsia" w:eastAsiaTheme="minorEastAsia" w:hAnsiTheme="minorEastAsia" w:cs="Times New Roman"/>
        </w:rPr>
        <w:t>, 등록보상금 및 출원유보보상금 기준</w:t>
      </w:r>
      <w:r>
        <w:rPr>
          <w:rFonts w:asciiTheme="minorEastAsia" w:eastAsiaTheme="minorEastAsia" w:hAnsiTheme="minorEastAsia" w:cs="Times New Roman" w:hint="eastAsia"/>
        </w:rPr>
        <w:t xml:space="preserve">을 명시하여 보상하는 제도를 마련하고 있으며 동 규정의 시행일은 </w:t>
      </w:r>
      <w:r w:rsidRPr="00932270">
        <w:rPr>
          <w:rFonts w:asciiTheme="minorEastAsia" w:eastAsiaTheme="minorEastAsia" w:hAnsiTheme="minorEastAsia" w:cs="Times New Roman"/>
        </w:rPr>
        <w:t>2021.</w:t>
      </w:r>
      <w:r>
        <w:rPr>
          <w:rFonts w:asciiTheme="minorEastAsia" w:eastAsiaTheme="minorEastAsia" w:hAnsiTheme="minorEastAsia" w:cs="Times New Roman"/>
        </w:rPr>
        <w:t xml:space="preserve"> </w:t>
      </w:r>
      <w:r w:rsidRPr="00932270">
        <w:rPr>
          <w:rFonts w:asciiTheme="minorEastAsia" w:eastAsiaTheme="minorEastAsia" w:hAnsiTheme="minorEastAsia" w:cs="Times New Roman"/>
        </w:rPr>
        <w:t>5.</w:t>
      </w:r>
      <w:r>
        <w:rPr>
          <w:rFonts w:asciiTheme="minorEastAsia" w:eastAsiaTheme="minorEastAsia" w:hAnsiTheme="minorEastAsia" w:cs="Times New Roman"/>
        </w:rPr>
        <w:t xml:space="preserve"> </w:t>
      </w:r>
      <w:proofErr w:type="gramStart"/>
      <w:r w:rsidRPr="00932270">
        <w:rPr>
          <w:rFonts w:asciiTheme="minorEastAsia" w:eastAsiaTheme="minorEastAsia" w:hAnsiTheme="minorEastAsia" w:cs="Times New Roman"/>
        </w:rPr>
        <w:t>1</w:t>
      </w:r>
      <w:r>
        <w:rPr>
          <w:rFonts w:asciiTheme="minorEastAsia" w:eastAsiaTheme="minorEastAsia" w:hAnsiTheme="minorEastAsia" w:cs="Times New Roman"/>
        </w:rPr>
        <w:t>.</w:t>
      </w:r>
      <w:proofErr w:type="gramEnd"/>
      <w:r>
        <w:rPr>
          <w:rFonts w:asciiTheme="minorEastAsia" w:eastAsiaTheme="minorEastAsia" w:hAnsiTheme="minorEastAsia" w:cs="Times New Roman" w:hint="eastAsia"/>
        </w:rPr>
        <w:t>임.</w:t>
      </w:r>
    </w:p>
    <w:p w14:paraId="0FFE0275" w14:textId="77777777" w:rsidR="00E263EE" w:rsidRPr="00F31800" w:rsidRDefault="00E263EE" w:rsidP="00E263EE">
      <w:pPr>
        <w:pStyle w:val="a5"/>
        <w:numPr>
          <w:ilvl w:val="0"/>
          <w:numId w:val="6"/>
        </w:numPr>
        <w:spacing w:line="400" w:lineRule="atLeast"/>
        <w:ind w:leftChars="0" w:left="1307"/>
        <w:contextualSpacing/>
        <w:rPr>
          <w:rFonts w:asciiTheme="minorEastAsia" w:eastAsiaTheme="minorEastAsia" w:hAnsiTheme="minorEastAsia" w:cs="Times New Roman"/>
        </w:rPr>
      </w:pPr>
      <w:r w:rsidRPr="00F31800">
        <w:rPr>
          <w:rFonts w:asciiTheme="minorEastAsia" w:eastAsiaTheme="minorEastAsia" w:hAnsiTheme="minorEastAsia" w:cs="Times New Roman"/>
        </w:rPr>
        <w:t>분석</w:t>
      </w:r>
    </w:p>
    <w:p w14:paraId="0FFE0276" w14:textId="77777777" w:rsidR="00E263EE" w:rsidRPr="00F31800" w:rsidRDefault="00E263EE" w:rsidP="00E263EE">
      <w:pPr>
        <w:pStyle w:val="a5"/>
        <w:numPr>
          <w:ilvl w:val="0"/>
          <w:numId w:val="7"/>
        </w:numPr>
        <w:spacing w:line="400" w:lineRule="atLeast"/>
        <w:ind w:leftChars="0"/>
        <w:contextualSpacing/>
        <w:rPr>
          <w:rFonts w:asciiTheme="minorEastAsia" w:eastAsiaTheme="minorEastAsia" w:hAnsiTheme="minorEastAsia" w:cs="Times New Roman"/>
        </w:rPr>
      </w:pPr>
      <w:r w:rsidRPr="00F31800">
        <w:rPr>
          <w:rFonts w:asciiTheme="minorEastAsia" w:eastAsiaTheme="minorEastAsia" w:hAnsiTheme="minorEastAsia" w:cs="Times New Roman" w:hint="eastAsia"/>
        </w:rPr>
        <w:t>대상회사는 핵심인력의 유지와 경쟁회사 유출을 위하여 일반직원에 대해 입사시 영업비밀보안 서약을 하고 임원에 대해서는 비밀유지의무와 경업금지의무를 각각 설정하고 있음. 또한 대상회사는 직무발명에 대하여 출원,</w:t>
      </w:r>
      <w:r w:rsidRPr="00F31800">
        <w:rPr>
          <w:rFonts w:asciiTheme="minorEastAsia" w:eastAsiaTheme="minorEastAsia" w:hAnsiTheme="minorEastAsia" w:cs="Times New Roman"/>
        </w:rPr>
        <w:t xml:space="preserve"> </w:t>
      </w:r>
      <w:r w:rsidRPr="00F31800">
        <w:rPr>
          <w:rFonts w:asciiTheme="minorEastAsia" w:eastAsiaTheme="minorEastAsia" w:hAnsiTheme="minorEastAsia" w:cs="Times New Roman" w:hint="eastAsia"/>
        </w:rPr>
        <w:t>등록,</w:t>
      </w:r>
      <w:r w:rsidRPr="00F31800">
        <w:rPr>
          <w:rFonts w:asciiTheme="minorEastAsia" w:eastAsiaTheme="minorEastAsia" w:hAnsiTheme="minorEastAsia" w:cs="Times New Roman"/>
        </w:rPr>
        <w:t xml:space="preserve"> </w:t>
      </w:r>
      <w:r w:rsidRPr="00F31800">
        <w:rPr>
          <w:rFonts w:asciiTheme="minorEastAsia" w:eastAsiaTheme="minorEastAsia" w:hAnsiTheme="minorEastAsia" w:cs="Times New Roman" w:hint="eastAsia"/>
        </w:rPr>
        <w:t xml:space="preserve">출원유보 등에 대해 각각 보상금을 지급하는 등 방법으로 핵심인력의 유지와 퇴사방지를 위한 노력을 하고 있음. </w:t>
      </w:r>
    </w:p>
    <w:p w14:paraId="0FFE0277" w14:textId="77777777" w:rsidR="00E263EE" w:rsidRPr="000E390A" w:rsidRDefault="00E263EE" w:rsidP="00E263EE">
      <w:pPr>
        <w:pStyle w:val="a5"/>
        <w:spacing w:line="400" w:lineRule="atLeast"/>
        <w:ind w:leftChars="0" w:left="720"/>
        <w:contextualSpacing/>
        <w:rPr>
          <w:rFonts w:asciiTheme="minorEastAsia" w:eastAsiaTheme="minorEastAsia" w:hAnsiTheme="minorEastAsia" w:cs="Times New Roman"/>
          <w:b/>
        </w:rPr>
      </w:pPr>
    </w:p>
    <w:p w14:paraId="0FFE0278" w14:textId="77777777" w:rsidR="00E263EE" w:rsidRDefault="00E263EE" w:rsidP="00E263EE">
      <w:pPr>
        <w:pStyle w:val="a5"/>
        <w:numPr>
          <w:ilvl w:val="0"/>
          <w:numId w:val="25"/>
        </w:numPr>
        <w:autoSpaceDE/>
        <w:autoSpaceDN/>
        <w:ind w:leftChars="0"/>
        <w:rPr>
          <w:rFonts w:asciiTheme="minorEastAsia" w:eastAsiaTheme="minorEastAsia" w:hAnsiTheme="minorEastAsia" w:cs="Times New Roman"/>
          <w:b/>
        </w:rPr>
      </w:pPr>
      <w:r>
        <w:rPr>
          <w:rFonts w:asciiTheme="minorEastAsia" w:eastAsiaTheme="minorEastAsia" w:hAnsiTheme="minorEastAsia" w:cs="Times New Roman" w:hint="eastAsia"/>
          <w:b/>
        </w:rPr>
        <w:t>노동조합,</w:t>
      </w:r>
      <w:r>
        <w:rPr>
          <w:rFonts w:asciiTheme="minorEastAsia" w:eastAsiaTheme="minorEastAsia" w:hAnsiTheme="minorEastAsia" w:cs="Times New Roman"/>
          <w:b/>
        </w:rPr>
        <w:t xml:space="preserve"> </w:t>
      </w:r>
      <w:r>
        <w:rPr>
          <w:rFonts w:asciiTheme="minorEastAsia" w:eastAsiaTheme="minorEastAsia" w:hAnsiTheme="minorEastAsia" w:cs="Times New Roman" w:hint="eastAsia"/>
          <w:b/>
        </w:rPr>
        <w:t>노동사건</w:t>
      </w:r>
    </w:p>
    <w:p w14:paraId="0FFE0279" w14:textId="77777777" w:rsidR="00E263EE" w:rsidRDefault="00E263EE" w:rsidP="00E263EE">
      <w:pPr>
        <w:pStyle w:val="a5"/>
        <w:numPr>
          <w:ilvl w:val="0"/>
          <w:numId w:val="6"/>
        </w:numPr>
        <w:spacing w:line="400" w:lineRule="atLeast"/>
        <w:ind w:leftChars="0" w:left="1307"/>
        <w:contextualSpacing/>
        <w:rPr>
          <w:rFonts w:asciiTheme="minorEastAsia" w:eastAsiaTheme="minorEastAsia" w:hAnsiTheme="minorEastAsia" w:cs="Times New Roman"/>
          <w:b/>
        </w:rPr>
      </w:pPr>
      <w:r>
        <w:rPr>
          <w:rFonts w:asciiTheme="minorEastAsia" w:eastAsiaTheme="minorEastAsia" w:hAnsiTheme="minorEastAsia" w:cs="Times New Roman" w:hint="eastAsia"/>
          <w:b/>
        </w:rPr>
        <w:t>발견 사항</w:t>
      </w:r>
    </w:p>
    <w:p w14:paraId="0FFE027A" w14:textId="77777777" w:rsidR="00E263EE" w:rsidRPr="00F31800" w:rsidRDefault="00E263EE" w:rsidP="00E263EE">
      <w:pPr>
        <w:pStyle w:val="a5"/>
        <w:numPr>
          <w:ilvl w:val="0"/>
          <w:numId w:val="7"/>
        </w:numPr>
        <w:spacing w:line="400" w:lineRule="atLeast"/>
        <w:ind w:leftChars="0" w:left="1761"/>
        <w:contextualSpacing/>
        <w:rPr>
          <w:rFonts w:asciiTheme="minorEastAsia" w:eastAsiaTheme="minorEastAsia" w:hAnsiTheme="minorEastAsia" w:cs="Times New Roman"/>
        </w:rPr>
      </w:pPr>
      <w:r w:rsidRPr="00307929">
        <w:rPr>
          <w:rFonts w:asciiTheme="minorEastAsia" w:eastAsiaTheme="minorEastAsia" w:hAnsiTheme="minorEastAsia" w:cs="Times New Roman" w:hint="eastAsia"/>
        </w:rPr>
        <w:t>대상회사</w:t>
      </w:r>
      <w:r>
        <w:rPr>
          <w:rFonts w:asciiTheme="minorEastAsia" w:eastAsiaTheme="minorEastAsia" w:hAnsiTheme="minorEastAsia" w:cs="Times New Roman" w:hint="eastAsia"/>
        </w:rPr>
        <w:t>의 답변 및 인</w:t>
      </w:r>
      <w:r w:rsidRPr="00307929">
        <w:rPr>
          <w:rFonts w:asciiTheme="minorEastAsia" w:eastAsiaTheme="minorEastAsia" w:hAnsiTheme="minorEastAsia" w:cs="Times New Roman" w:hint="eastAsia"/>
        </w:rPr>
        <w:t>터뷰에 의하면,</w:t>
      </w:r>
      <w:r w:rsidRPr="00307929">
        <w:rPr>
          <w:rFonts w:asciiTheme="minorEastAsia" w:eastAsiaTheme="minorEastAsia" w:hAnsiTheme="minorEastAsia" w:cs="Times New Roman"/>
        </w:rPr>
        <w:t xml:space="preserve"> </w:t>
      </w:r>
      <w:r w:rsidRPr="00307929">
        <w:rPr>
          <w:rFonts w:asciiTheme="minorEastAsia" w:eastAsiaTheme="minorEastAsia" w:hAnsiTheme="minorEastAsia" w:cs="Times New Roman" w:hint="eastAsia"/>
        </w:rPr>
        <w:t xml:space="preserve">대상회사에는 노동조합이 설립되어 있지 </w:t>
      </w:r>
      <w:r w:rsidRPr="00F31800">
        <w:rPr>
          <w:rFonts w:asciiTheme="minorEastAsia" w:eastAsiaTheme="minorEastAsia" w:hAnsiTheme="minorEastAsia" w:cs="Times New Roman" w:hint="eastAsia"/>
        </w:rPr>
        <w:t>아니하고,</w:t>
      </w:r>
      <w:r w:rsidRPr="00F31800">
        <w:rPr>
          <w:rFonts w:asciiTheme="minorEastAsia" w:eastAsiaTheme="minorEastAsia" w:hAnsiTheme="minorEastAsia" w:cs="Times New Roman"/>
        </w:rPr>
        <w:t xml:space="preserve"> </w:t>
      </w:r>
      <w:r w:rsidRPr="00F31800">
        <w:rPr>
          <w:rFonts w:asciiTheme="minorEastAsia" w:eastAsiaTheme="minorEastAsia" w:hAnsiTheme="minorEastAsia" w:cs="Times New Roman" w:hint="eastAsia"/>
        </w:rPr>
        <w:t xml:space="preserve">최근 </w:t>
      </w:r>
      <w:r w:rsidRPr="00F31800">
        <w:rPr>
          <w:rFonts w:asciiTheme="minorEastAsia" w:eastAsiaTheme="minorEastAsia" w:hAnsiTheme="minorEastAsia" w:cs="Times New Roman"/>
        </w:rPr>
        <w:t>5</w:t>
      </w:r>
      <w:r w:rsidRPr="00F31800">
        <w:rPr>
          <w:rFonts w:asciiTheme="minorEastAsia" w:eastAsiaTheme="minorEastAsia" w:hAnsiTheme="minorEastAsia" w:cs="Times New Roman" w:hint="eastAsia"/>
        </w:rPr>
        <w:t>년이내에 임금체불,</w:t>
      </w:r>
      <w:r w:rsidRPr="00F31800">
        <w:rPr>
          <w:rFonts w:asciiTheme="minorEastAsia" w:eastAsiaTheme="minorEastAsia" w:hAnsiTheme="minorEastAsia" w:cs="Times New Roman"/>
        </w:rPr>
        <w:t xml:space="preserve"> </w:t>
      </w:r>
      <w:r w:rsidRPr="00F31800">
        <w:rPr>
          <w:rFonts w:asciiTheme="minorEastAsia" w:eastAsiaTheme="minorEastAsia" w:hAnsiTheme="minorEastAsia" w:cs="Times New Roman" w:hint="eastAsia"/>
        </w:rPr>
        <w:t>해고 등 관련 노동사건이 없고,</w:t>
      </w:r>
      <w:r w:rsidRPr="00F31800">
        <w:rPr>
          <w:rFonts w:asciiTheme="minorEastAsia" w:eastAsiaTheme="minorEastAsia" w:hAnsiTheme="minorEastAsia" w:cs="Times New Roman"/>
        </w:rPr>
        <w:t xml:space="preserve"> </w:t>
      </w:r>
      <w:r w:rsidRPr="00F31800">
        <w:rPr>
          <w:rFonts w:asciiTheme="minorEastAsia" w:eastAsiaTheme="minorEastAsia" w:hAnsiTheme="minorEastAsia" w:cs="Times New Roman" w:hint="eastAsia"/>
        </w:rPr>
        <w:t>또한 경영상 이유에 의한 고용조정이나 정리해고를 한 사실이 없다고 함.</w:t>
      </w:r>
    </w:p>
    <w:p w14:paraId="0FFE027B" w14:textId="77777777" w:rsidR="00E263EE" w:rsidRPr="00F31800" w:rsidRDefault="00E263EE" w:rsidP="00E263EE">
      <w:pPr>
        <w:pStyle w:val="a5"/>
        <w:numPr>
          <w:ilvl w:val="0"/>
          <w:numId w:val="6"/>
        </w:numPr>
        <w:spacing w:line="400" w:lineRule="atLeast"/>
        <w:ind w:leftChars="0" w:left="1307"/>
        <w:contextualSpacing/>
        <w:rPr>
          <w:rFonts w:asciiTheme="minorEastAsia" w:eastAsiaTheme="minorEastAsia" w:hAnsiTheme="minorEastAsia" w:cs="Times New Roman"/>
          <w:b/>
        </w:rPr>
      </w:pPr>
      <w:r w:rsidRPr="00F31800">
        <w:rPr>
          <w:rFonts w:asciiTheme="minorEastAsia" w:eastAsiaTheme="minorEastAsia" w:hAnsiTheme="minorEastAsia" w:cs="Times New Roman" w:hint="eastAsia"/>
          <w:b/>
        </w:rPr>
        <w:t>분석</w:t>
      </w:r>
    </w:p>
    <w:p w14:paraId="0FFE027C" w14:textId="77777777" w:rsidR="00E263EE" w:rsidRPr="00F31800" w:rsidRDefault="00E263EE" w:rsidP="00E263EE">
      <w:pPr>
        <w:pStyle w:val="a5"/>
        <w:numPr>
          <w:ilvl w:val="0"/>
          <w:numId w:val="7"/>
        </w:numPr>
        <w:spacing w:line="400" w:lineRule="atLeast"/>
        <w:ind w:leftChars="0" w:left="1761"/>
        <w:contextualSpacing/>
        <w:rPr>
          <w:rFonts w:asciiTheme="minorEastAsia" w:eastAsiaTheme="minorEastAsia" w:hAnsiTheme="minorEastAsia" w:cs="Times New Roman"/>
        </w:rPr>
      </w:pPr>
      <w:r w:rsidRPr="00F31800">
        <w:rPr>
          <w:rFonts w:asciiTheme="minorEastAsia" w:eastAsiaTheme="minorEastAsia" w:hAnsiTheme="minorEastAsia" w:cs="Times New Roman"/>
        </w:rPr>
        <w:t>본건 계약의 체결일 및 본건 거래의 종결일 현재 대상회사에 계속 중인 노동조합과의 분쟁이 없다는 점에 대하여 진술 및 보장을 받을 필요가 있음.</w:t>
      </w:r>
    </w:p>
    <w:p w14:paraId="0FFE027D" w14:textId="77777777" w:rsidR="00E263EE" w:rsidRDefault="00E263EE" w:rsidP="00E263EE">
      <w:pPr>
        <w:wordWrap/>
        <w:spacing w:line="360" w:lineRule="atLeast"/>
        <w:contextualSpacing/>
        <w:rPr>
          <w:rFonts w:asciiTheme="minorEastAsia" w:eastAsiaTheme="minorEastAsia" w:hAnsiTheme="minorEastAsia" w:cs="Times New Roman"/>
        </w:rPr>
      </w:pPr>
    </w:p>
    <w:p w14:paraId="0FFE027E" w14:textId="77777777" w:rsidR="00394CB5" w:rsidRPr="004539BE" w:rsidRDefault="00394CB5" w:rsidP="001678E5">
      <w:pPr>
        <w:pStyle w:val="a5"/>
        <w:numPr>
          <w:ilvl w:val="0"/>
          <w:numId w:val="1"/>
        </w:numPr>
        <w:wordWrap/>
        <w:spacing w:line="360" w:lineRule="atLeast"/>
        <w:ind w:leftChars="0" w:left="357" w:hanging="357"/>
        <w:contextualSpacing/>
        <w:outlineLvl w:val="0"/>
        <w:rPr>
          <w:rFonts w:asciiTheme="minorEastAsia" w:eastAsiaTheme="minorEastAsia" w:hAnsiTheme="minorEastAsia" w:cs="Times New Roman"/>
          <w:b/>
          <w:highlight w:val="yellow"/>
        </w:rPr>
      </w:pPr>
      <w:r w:rsidRPr="004539BE">
        <w:rPr>
          <w:rFonts w:asciiTheme="minorEastAsia" w:eastAsiaTheme="minorEastAsia" w:hAnsiTheme="minorEastAsia" w:cs="Times New Roman" w:hint="eastAsia"/>
          <w:b/>
          <w:highlight w:val="yellow"/>
        </w:rPr>
        <w:t xml:space="preserve">개인정보 </w:t>
      </w:r>
      <w:r w:rsidRPr="004539BE">
        <w:rPr>
          <w:rFonts w:asciiTheme="minorEastAsia" w:eastAsiaTheme="minorEastAsia" w:hAnsiTheme="minorEastAsia" w:cs="Times New Roman"/>
          <w:b/>
          <w:highlight w:val="yellow"/>
        </w:rPr>
        <w:t>(</w:t>
      </w:r>
      <w:proofErr w:type="spellStart"/>
      <w:r w:rsidRPr="004539BE">
        <w:rPr>
          <w:rFonts w:asciiTheme="minorEastAsia" w:eastAsiaTheme="minorEastAsia" w:hAnsiTheme="minorEastAsia" w:cs="Times New Roman" w:hint="eastAsia"/>
          <w:b/>
          <w:highlight w:val="yellow"/>
        </w:rPr>
        <w:t>윤아리</w:t>
      </w:r>
      <w:proofErr w:type="spellEnd"/>
      <w:r w:rsidRPr="004539BE">
        <w:rPr>
          <w:rFonts w:asciiTheme="minorEastAsia" w:eastAsiaTheme="minorEastAsia" w:hAnsiTheme="minorEastAsia" w:cs="Times New Roman" w:hint="eastAsia"/>
          <w:b/>
          <w:highlight w:val="yellow"/>
        </w:rPr>
        <w:t>,</w:t>
      </w:r>
      <w:r w:rsidRPr="004539BE">
        <w:rPr>
          <w:rFonts w:asciiTheme="minorEastAsia" w:eastAsiaTheme="minorEastAsia" w:hAnsiTheme="minorEastAsia" w:cs="Times New Roman"/>
          <w:b/>
          <w:highlight w:val="yellow"/>
        </w:rPr>
        <w:t xml:space="preserve"> </w:t>
      </w:r>
      <w:r w:rsidRPr="004539BE">
        <w:rPr>
          <w:rFonts w:asciiTheme="minorEastAsia" w:eastAsiaTheme="minorEastAsia" w:hAnsiTheme="minorEastAsia" w:cs="Times New Roman" w:hint="eastAsia"/>
          <w:b/>
          <w:highlight w:val="yellow"/>
        </w:rPr>
        <w:t>서지원)</w:t>
      </w:r>
    </w:p>
    <w:p w14:paraId="0FFE027F" w14:textId="77777777" w:rsidR="008906A6" w:rsidRPr="004539BE" w:rsidRDefault="008906A6" w:rsidP="001678E5">
      <w:pPr>
        <w:pStyle w:val="a5"/>
        <w:wordWrap/>
        <w:spacing w:line="360" w:lineRule="atLeast"/>
        <w:ind w:leftChars="0" w:left="360"/>
        <w:contextualSpacing/>
        <w:rPr>
          <w:rFonts w:asciiTheme="minorEastAsia" w:eastAsiaTheme="minorEastAsia" w:hAnsiTheme="minorEastAsia" w:cs="Times New Roman"/>
          <w:b/>
          <w:highlight w:val="yellow"/>
        </w:rPr>
      </w:pPr>
    </w:p>
    <w:p w14:paraId="0FFE0280" w14:textId="77777777" w:rsidR="008906A6" w:rsidRPr="004539BE" w:rsidRDefault="005D0B56" w:rsidP="001678E5">
      <w:pPr>
        <w:pStyle w:val="a5"/>
        <w:numPr>
          <w:ilvl w:val="0"/>
          <w:numId w:val="13"/>
        </w:numPr>
        <w:wordWrap/>
        <w:spacing w:line="360" w:lineRule="atLeast"/>
        <w:ind w:leftChars="0" w:left="814"/>
        <w:contextualSpacing/>
        <w:rPr>
          <w:rFonts w:asciiTheme="minorEastAsia" w:eastAsiaTheme="minorEastAsia" w:hAnsiTheme="minorEastAsia" w:cs="Times New Roman"/>
          <w:b/>
          <w:highlight w:val="yellow"/>
        </w:rPr>
      </w:pPr>
      <w:r w:rsidRPr="004539BE">
        <w:rPr>
          <w:rFonts w:asciiTheme="minorEastAsia" w:eastAsiaTheme="minorEastAsia" w:hAnsiTheme="minorEastAsia" w:cs="Times New Roman" w:hint="eastAsia"/>
          <w:b/>
          <w:highlight w:val="yellow"/>
        </w:rPr>
        <w:t>이용자 정보</w:t>
      </w:r>
      <w:r w:rsidR="008906A6" w:rsidRPr="004539BE">
        <w:rPr>
          <w:rFonts w:asciiTheme="minorEastAsia" w:eastAsiaTheme="minorEastAsia" w:hAnsiTheme="minorEastAsia" w:cs="Times New Roman" w:hint="eastAsia"/>
          <w:b/>
          <w:highlight w:val="yellow"/>
        </w:rPr>
        <w:t xml:space="preserve"> 처리</w:t>
      </w:r>
    </w:p>
    <w:p w14:paraId="0FFE0281" w14:textId="77777777" w:rsidR="008906A6" w:rsidRPr="004539BE" w:rsidRDefault="008906A6" w:rsidP="001678E5">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ghlight w:val="yellow"/>
        </w:rPr>
        <w:t>발견 사항</w:t>
      </w:r>
    </w:p>
    <w:p w14:paraId="0FFE0282" w14:textId="77777777" w:rsidR="005D0B56" w:rsidRPr="004539BE" w:rsidRDefault="005D0B56" w:rsidP="005D0B56">
      <w:pPr>
        <w:pStyle w:val="a5"/>
        <w:numPr>
          <w:ilvl w:val="0"/>
          <w:numId w:val="7"/>
        </w:numPr>
        <w:wordWrap/>
        <w:spacing w:line="360" w:lineRule="atLeast"/>
        <w:ind w:leftChars="0"/>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대상회사는 다음의</w:t>
      </w:r>
      <w:r w:rsidRPr="004539BE">
        <w:rPr>
          <w:rFonts w:asciiTheme="minorEastAsia" w:eastAsiaTheme="minorEastAsia" w:hAnsiTheme="minorEastAsia" w:cs="Times New Roman"/>
          <w:highlight w:val="yellow"/>
        </w:rPr>
        <w:t xml:space="preserve"> </w:t>
      </w:r>
      <w:r w:rsidRPr="004539BE">
        <w:rPr>
          <w:rFonts w:asciiTheme="minorEastAsia" w:eastAsiaTheme="minorEastAsia" w:hAnsiTheme="minorEastAsia" w:cs="Times New Roman" w:hint="eastAsia"/>
          <w:highlight w:val="yellow"/>
        </w:rPr>
        <w:t xml:space="preserve">서비스를 제공하면서 합계 약 </w:t>
      </w:r>
      <w:r w:rsidRPr="004539BE">
        <w:rPr>
          <w:rFonts w:asciiTheme="minorEastAsia" w:eastAsiaTheme="minorEastAsia" w:hAnsiTheme="minorEastAsia" w:cs="Times New Roman"/>
          <w:highlight w:val="yellow"/>
        </w:rPr>
        <w:t>30</w:t>
      </w:r>
      <w:r w:rsidRPr="004539BE">
        <w:rPr>
          <w:rFonts w:asciiTheme="minorEastAsia" w:eastAsiaTheme="minorEastAsia" w:hAnsiTheme="minorEastAsia" w:cs="Times New Roman" w:hint="eastAsia"/>
          <w:highlight w:val="yellow"/>
        </w:rPr>
        <w:t>만명의 이용자 정보를 수집하고 있음.</w:t>
      </w:r>
      <w:r w:rsidRPr="004539BE">
        <w:rPr>
          <w:rFonts w:asciiTheme="minorEastAsia" w:eastAsiaTheme="minorEastAsia" w:hAnsiTheme="minorEastAsia" w:cs="Times New Roman"/>
          <w:highlight w:val="yellow"/>
        </w:rPr>
        <w:t xml:space="preserve"> </w:t>
      </w:r>
      <w:proofErr w:type="spellStart"/>
      <w:r w:rsidRPr="004539BE">
        <w:rPr>
          <w:rFonts w:asciiTheme="minorEastAsia" w:eastAsiaTheme="minorEastAsia" w:hAnsiTheme="minorEastAsia" w:cs="Times New Roman" w:hint="eastAsia"/>
          <w:highlight w:val="yellow"/>
        </w:rPr>
        <w:t>펫닥</w:t>
      </w:r>
      <w:proofErr w:type="spellEnd"/>
      <w:r w:rsidRPr="004539BE">
        <w:rPr>
          <w:rFonts w:asciiTheme="minorEastAsia" w:eastAsiaTheme="minorEastAsia" w:hAnsiTheme="minorEastAsia" w:cs="Times New Roman" w:hint="eastAsia"/>
          <w:highlight w:val="yellow"/>
        </w:rPr>
        <w:t xml:space="preserve"> </w:t>
      </w:r>
      <w:r w:rsidRPr="004539BE">
        <w:rPr>
          <w:rFonts w:asciiTheme="minorEastAsia" w:eastAsiaTheme="minorEastAsia" w:hAnsiTheme="minorEastAsia" w:cs="Times New Roman"/>
          <w:highlight w:val="yellow"/>
        </w:rPr>
        <w:t>App, Partne</w:t>
      </w:r>
      <w:r w:rsidRPr="004539BE">
        <w:rPr>
          <w:rFonts w:asciiTheme="minorEastAsia" w:eastAsiaTheme="minorEastAsia" w:hAnsiTheme="minorEastAsia" w:cs="Times New Roman" w:hint="eastAsia"/>
          <w:highlight w:val="yellow"/>
        </w:rPr>
        <w:t>r</w:t>
      </w:r>
      <w:r w:rsidRPr="004539BE">
        <w:rPr>
          <w:rFonts w:asciiTheme="minorEastAsia" w:eastAsiaTheme="minorEastAsia" w:hAnsiTheme="minorEastAsia" w:cs="Times New Roman"/>
          <w:highlight w:val="yellow"/>
        </w:rPr>
        <w:t xml:space="preserve"> Chat App,</w:t>
      </w:r>
      <w:r w:rsidRPr="004539BE">
        <w:rPr>
          <w:rFonts w:asciiTheme="minorEastAsia" w:eastAsiaTheme="minorEastAsia" w:hAnsiTheme="minorEastAsia" w:cs="Times New Roman" w:hint="eastAsia"/>
          <w:highlight w:val="yellow"/>
        </w:rPr>
        <w:t xml:space="preserve"> </w:t>
      </w:r>
      <w:proofErr w:type="spellStart"/>
      <w:r w:rsidRPr="004539BE">
        <w:rPr>
          <w:rFonts w:asciiTheme="minorEastAsia" w:eastAsiaTheme="minorEastAsia" w:hAnsiTheme="minorEastAsia" w:cs="Times New Roman" w:hint="eastAsia"/>
          <w:highlight w:val="yellow"/>
        </w:rPr>
        <w:t>펫닥</w:t>
      </w:r>
      <w:proofErr w:type="spellEnd"/>
      <w:r w:rsidRPr="004539BE">
        <w:rPr>
          <w:rFonts w:asciiTheme="minorEastAsia" w:eastAsiaTheme="minorEastAsia" w:hAnsiTheme="minorEastAsia" w:cs="Times New Roman" w:hint="eastAsia"/>
          <w:highlight w:val="yellow"/>
        </w:rPr>
        <w:t xml:space="preserve">, </w:t>
      </w:r>
      <w:proofErr w:type="spellStart"/>
      <w:r w:rsidRPr="004539BE">
        <w:rPr>
          <w:rFonts w:asciiTheme="minorEastAsia" w:eastAsiaTheme="minorEastAsia" w:hAnsiTheme="minorEastAsia" w:cs="Times New Roman" w:hint="eastAsia"/>
          <w:highlight w:val="yellow"/>
        </w:rPr>
        <w:t>펫닥멤버십몰</w:t>
      </w:r>
      <w:proofErr w:type="spellEnd"/>
      <w:r w:rsidRPr="004539BE">
        <w:rPr>
          <w:rFonts w:asciiTheme="minorEastAsia" w:eastAsiaTheme="minorEastAsia" w:hAnsiTheme="minorEastAsia" w:cs="Times New Roman" w:hint="eastAsia"/>
          <w:highlight w:val="yellow"/>
        </w:rPr>
        <w:t xml:space="preserve">, </w:t>
      </w:r>
      <w:proofErr w:type="spellStart"/>
      <w:r w:rsidRPr="004539BE">
        <w:rPr>
          <w:rFonts w:asciiTheme="minorEastAsia" w:eastAsiaTheme="minorEastAsia" w:hAnsiTheme="minorEastAsia" w:cs="Times New Roman"/>
          <w:highlight w:val="yellow"/>
        </w:rPr>
        <w:t>V+</w:t>
      </w:r>
      <w:proofErr w:type="gramStart"/>
      <w:r w:rsidRPr="004539BE">
        <w:rPr>
          <w:rFonts w:asciiTheme="minorEastAsia" w:eastAsiaTheme="minorEastAsia" w:hAnsiTheme="minorEastAsia" w:cs="Times New Roman"/>
          <w:highlight w:val="yellow"/>
        </w:rPr>
        <w:t>lab,V</w:t>
      </w:r>
      <w:proofErr w:type="gramEnd"/>
      <w:r w:rsidRPr="004539BE">
        <w:rPr>
          <w:rFonts w:asciiTheme="minorEastAsia" w:eastAsiaTheme="minorEastAsia" w:hAnsiTheme="minorEastAsia" w:cs="Times New Roman"/>
          <w:highlight w:val="yellow"/>
        </w:rPr>
        <w:t>+care</w:t>
      </w:r>
      <w:proofErr w:type="spellEnd"/>
    </w:p>
    <w:p w14:paraId="0FFE0283" w14:textId="77777777" w:rsidR="005D0B56" w:rsidRPr="004539BE" w:rsidRDefault="005D0B56" w:rsidP="005D0B56">
      <w:pPr>
        <w:pStyle w:val="a5"/>
        <w:numPr>
          <w:ilvl w:val="0"/>
          <w:numId w:val="7"/>
        </w:numPr>
        <w:ind w:leftChars="0"/>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회원가입</w:t>
      </w:r>
      <w:r w:rsidRPr="004539BE">
        <w:rPr>
          <w:rFonts w:asciiTheme="minorEastAsia" w:eastAsiaTheme="minorEastAsia" w:hAnsiTheme="minorEastAsia" w:cs="Times New Roman"/>
          <w:highlight w:val="yellow"/>
        </w:rPr>
        <w:t xml:space="preserve"> 시 개인정보 처리 동의</w:t>
      </w:r>
    </w:p>
    <w:p w14:paraId="0FFE0284" w14:textId="77777777" w:rsidR="005D0B56" w:rsidRPr="004539BE" w:rsidRDefault="005D0B56" w:rsidP="005D0B56">
      <w:pPr>
        <w:pStyle w:val="a5"/>
        <w:numPr>
          <w:ilvl w:val="0"/>
          <w:numId w:val="28"/>
        </w:numPr>
        <w:ind w:leftChars="0" w:left="2268"/>
        <w:rPr>
          <w:rFonts w:asciiTheme="minorEastAsia" w:eastAsiaTheme="minorEastAsia" w:hAnsiTheme="minorEastAsia" w:cs="Times New Roman"/>
          <w:highlight w:val="yellow"/>
        </w:rPr>
      </w:pPr>
      <w:proofErr w:type="spellStart"/>
      <w:r w:rsidRPr="004539BE">
        <w:rPr>
          <w:rFonts w:asciiTheme="minorEastAsia" w:eastAsiaTheme="minorEastAsia" w:hAnsiTheme="minorEastAsia" w:cs="Times New Roman" w:hint="eastAsia"/>
          <w:highlight w:val="yellow"/>
        </w:rPr>
        <w:t>펫닥</w:t>
      </w:r>
      <w:proofErr w:type="spellEnd"/>
      <w:r w:rsidRPr="004539BE">
        <w:rPr>
          <w:rFonts w:asciiTheme="minorEastAsia" w:eastAsiaTheme="minorEastAsia" w:hAnsiTheme="minorEastAsia" w:cs="Times New Roman"/>
          <w:highlight w:val="yellow"/>
        </w:rPr>
        <w:t xml:space="preserve"> App, </w:t>
      </w:r>
      <w:proofErr w:type="spellStart"/>
      <w:r w:rsidRPr="004539BE">
        <w:rPr>
          <w:rFonts w:asciiTheme="minorEastAsia" w:eastAsiaTheme="minorEastAsia" w:hAnsiTheme="minorEastAsia" w:cs="Times New Roman"/>
          <w:highlight w:val="yellow"/>
        </w:rPr>
        <w:t>펫닥</w:t>
      </w:r>
      <w:proofErr w:type="spellEnd"/>
      <w:r w:rsidRPr="004539BE">
        <w:rPr>
          <w:rFonts w:asciiTheme="minorEastAsia" w:eastAsiaTheme="minorEastAsia" w:hAnsiTheme="minorEastAsia" w:cs="Times New Roman"/>
          <w:highlight w:val="yellow"/>
        </w:rPr>
        <w:t xml:space="preserve">, </w:t>
      </w:r>
      <w:proofErr w:type="spellStart"/>
      <w:r w:rsidRPr="004539BE">
        <w:rPr>
          <w:rFonts w:asciiTheme="minorEastAsia" w:eastAsiaTheme="minorEastAsia" w:hAnsiTheme="minorEastAsia" w:cs="Times New Roman"/>
          <w:highlight w:val="yellow"/>
        </w:rPr>
        <w:t>V+lab</w:t>
      </w:r>
      <w:proofErr w:type="spellEnd"/>
      <w:r w:rsidRPr="004539BE">
        <w:rPr>
          <w:rFonts w:asciiTheme="minorEastAsia" w:eastAsiaTheme="minorEastAsia" w:hAnsiTheme="minorEastAsia" w:cs="Times New Roman"/>
          <w:highlight w:val="yellow"/>
        </w:rPr>
        <w:t xml:space="preserve">, </w:t>
      </w:r>
      <w:proofErr w:type="spellStart"/>
      <w:r w:rsidRPr="004539BE">
        <w:rPr>
          <w:rFonts w:asciiTheme="minorEastAsia" w:eastAsiaTheme="minorEastAsia" w:hAnsiTheme="minorEastAsia" w:cs="Times New Roman"/>
          <w:highlight w:val="yellow"/>
        </w:rPr>
        <w:t>V+</w:t>
      </w:r>
      <w:proofErr w:type="gramStart"/>
      <w:r w:rsidRPr="004539BE">
        <w:rPr>
          <w:rFonts w:asciiTheme="minorEastAsia" w:eastAsiaTheme="minorEastAsia" w:hAnsiTheme="minorEastAsia" w:cs="Times New Roman"/>
          <w:highlight w:val="yellow"/>
        </w:rPr>
        <w:t>care</w:t>
      </w:r>
      <w:proofErr w:type="spellEnd"/>
      <w:r w:rsidRPr="004539BE">
        <w:rPr>
          <w:rFonts w:asciiTheme="minorEastAsia" w:eastAsiaTheme="minorEastAsia" w:hAnsiTheme="minorEastAsia" w:cs="Times New Roman"/>
          <w:highlight w:val="yellow"/>
        </w:rPr>
        <w:t xml:space="preserve"> 는</w:t>
      </w:r>
      <w:proofErr w:type="gramEnd"/>
      <w:r w:rsidRPr="004539BE">
        <w:rPr>
          <w:rFonts w:asciiTheme="minorEastAsia" w:eastAsiaTheme="minorEastAsia" w:hAnsiTheme="minorEastAsia" w:cs="Times New Roman"/>
          <w:highlight w:val="yellow"/>
        </w:rPr>
        <w:t xml:space="preserve"> 회원 가입 시 개인정보 처리방침에 대한 포괄적인 동의만 받고 있음. </w:t>
      </w:r>
    </w:p>
    <w:p w14:paraId="0FFE0285" w14:textId="77777777" w:rsidR="005D0B56" w:rsidRPr="004539BE" w:rsidRDefault="005D0B56" w:rsidP="005D0B56">
      <w:pPr>
        <w:pStyle w:val="a5"/>
        <w:numPr>
          <w:ilvl w:val="0"/>
          <w:numId w:val="28"/>
        </w:numPr>
        <w:ind w:leftChars="0" w:left="2268"/>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다만</w:t>
      </w:r>
      <w:r w:rsidRPr="004539BE">
        <w:rPr>
          <w:rFonts w:asciiTheme="minorEastAsia" w:eastAsiaTheme="minorEastAsia" w:hAnsiTheme="minorEastAsia" w:cs="Times New Roman"/>
          <w:highlight w:val="yellow"/>
        </w:rPr>
        <w:t xml:space="preserve">, </w:t>
      </w:r>
      <w:proofErr w:type="spellStart"/>
      <w:r w:rsidRPr="004539BE">
        <w:rPr>
          <w:rFonts w:asciiTheme="minorEastAsia" w:eastAsiaTheme="minorEastAsia" w:hAnsiTheme="minorEastAsia" w:cs="Times New Roman"/>
          <w:highlight w:val="yellow"/>
        </w:rPr>
        <w:t>펫닥</w:t>
      </w:r>
      <w:proofErr w:type="spellEnd"/>
      <w:r w:rsidRPr="004539BE">
        <w:rPr>
          <w:rFonts w:asciiTheme="minorEastAsia" w:eastAsiaTheme="minorEastAsia" w:hAnsiTheme="minorEastAsia" w:cs="Times New Roman"/>
          <w:highlight w:val="yellow"/>
        </w:rPr>
        <w:t xml:space="preserve"> App의 경우 개인정보 처리방침과 별개로 개인정보의 제3자 제공 동의를 받고 있으나 </w:t>
      </w:r>
      <w:proofErr w:type="gramStart"/>
      <w:r w:rsidRPr="004539BE">
        <w:rPr>
          <w:rFonts w:asciiTheme="minorEastAsia" w:eastAsiaTheme="minorEastAsia" w:hAnsiTheme="minorEastAsia" w:cs="Times New Roman"/>
          <w:highlight w:val="yellow"/>
        </w:rPr>
        <w:t>제공 받는</w:t>
      </w:r>
      <w:proofErr w:type="gramEnd"/>
      <w:r w:rsidRPr="004539BE">
        <w:rPr>
          <w:rFonts w:asciiTheme="minorEastAsia" w:eastAsiaTheme="minorEastAsia" w:hAnsiTheme="minorEastAsia" w:cs="Times New Roman"/>
          <w:highlight w:val="yellow"/>
        </w:rPr>
        <w:t xml:space="preserve"> 자를 “㈜</w:t>
      </w:r>
      <w:proofErr w:type="spellStart"/>
      <w:r w:rsidRPr="004539BE">
        <w:rPr>
          <w:rFonts w:asciiTheme="minorEastAsia" w:eastAsiaTheme="minorEastAsia" w:hAnsiTheme="minorEastAsia" w:cs="Times New Roman"/>
          <w:highlight w:val="yellow"/>
        </w:rPr>
        <w:t>브이케어</w:t>
      </w:r>
      <w:proofErr w:type="spellEnd"/>
      <w:r w:rsidRPr="004539BE">
        <w:rPr>
          <w:rFonts w:asciiTheme="minorEastAsia" w:eastAsiaTheme="minorEastAsia" w:hAnsiTheme="minorEastAsia" w:cs="Times New Roman"/>
          <w:highlight w:val="yellow"/>
        </w:rPr>
        <w:t>”와 “㈜</w:t>
      </w:r>
      <w:proofErr w:type="spellStart"/>
      <w:r w:rsidRPr="004539BE">
        <w:rPr>
          <w:rFonts w:asciiTheme="minorEastAsia" w:eastAsiaTheme="minorEastAsia" w:hAnsiTheme="minorEastAsia" w:cs="Times New Roman"/>
          <w:highlight w:val="yellow"/>
        </w:rPr>
        <w:t>펫닥과</w:t>
      </w:r>
      <w:proofErr w:type="spellEnd"/>
      <w:r w:rsidRPr="004539BE">
        <w:rPr>
          <w:rFonts w:asciiTheme="minorEastAsia" w:eastAsiaTheme="minorEastAsia" w:hAnsiTheme="minorEastAsia" w:cs="Times New Roman"/>
          <w:highlight w:val="yellow"/>
        </w:rPr>
        <w:t xml:space="preserve"> 업무계약을 체결한 자”</w:t>
      </w:r>
      <w:proofErr w:type="spellStart"/>
      <w:r w:rsidRPr="004539BE">
        <w:rPr>
          <w:rFonts w:asciiTheme="minorEastAsia" w:eastAsiaTheme="minorEastAsia" w:hAnsiTheme="minorEastAsia" w:cs="Times New Roman"/>
          <w:highlight w:val="yellow"/>
        </w:rPr>
        <w:t>라고만</w:t>
      </w:r>
      <w:proofErr w:type="spellEnd"/>
      <w:r w:rsidRPr="004539BE">
        <w:rPr>
          <w:rFonts w:asciiTheme="minorEastAsia" w:eastAsiaTheme="minorEastAsia" w:hAnsiTheme="minorEastAsia" w:cs="Times New Roman"/>
          <w:highlight w:val="yellow"/>
        </w:rPr>
        <w:t xml:space="preserve"> 기재하고 있음. </w:t>
      </w:r>
    </w:p>
    <w:p w14:paraId="0FFE0286" w14:textId="77777777" w:rsidR="005D0B56" w:rsidRPr="004539BE" w:rsidRDefault="005D0B56" w:rsidP="005D0B56">
      <w:pPr>
        <w:pStyle w:val="a5"/>
        <w:numPr>
          <w:ilvl w:val="0"/>
          <w:numId w:val="28"/>
        </w:numPr>
        <w:ind w:leftChars="0" w:left="2268"/>
        <w:rPr>
          <w:rFonts w:asciiTheme="minorEastAsia" w:eastAsiaTheme="minorEastAsia" w:hAnsiTheme="minorEastAsia" w:cs="Times New Roman"/>
          <w:highlight w:val="yellow"/>
        </w:rPr>
      </w:pPr>
      <w:proofErr w:type="spellStart"/>
      <w:r w:rsidRPr="004539BE">
        <w:rPr>
          <w:rFonts w:asciiTheme="minorEastAsia" w:eastAsiaTheme="minorEastAsia" w:hAnsiTheme="minorEastAsia" w:cs="Times New Roman" w:hint="eastAsia"/>
          <w:highlight w:val="yellow"/>
        </w:rPr>
        <w:t>펫닥</w:t>
      </w:r>
      <w:proofErr w:type="spellEnd"/>
      <w:r w:rsidRPr="004539BE">
        <w:rPr>
          <w:rFonts w:asciiTheme="minorEastAsia" w:eastAsiaTheme="minorEastAsia" w:hAnsiTheme="minorEastAsia" w:cs="Times New Roman"/>
          <w:highlight w:val="yellow"/>
        </w:rPr>
        <w:t xml:space="preserve"> 멤버십몰의 경우 명시적인 개인정보 처리 동의를 받고 있으나, 법상 요구되는 서식 요건을 준수하지 않고 있음. </w:t>
      </w:r>
    </w:p>
    <w:p w14:paraId="0FFE0287" w14:textId="77777777" w:rsidR="005D0B56" w:rsidRPr="004539BE" w:rsidRDefault="005D0B56" w:rsidP="005D0B56">
      <w:pPr>
        <w:pStyle w:val="a5"/>
        <w:numPr>
          <w:ilvl w:val="0"/>
          <w:numId w:val="29"/>
        </w:numPr>
        <w:ind w:leftChars="0" w:left="1843"/>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개인정보</w:t>
      </w:r>
      <w:r w:rsidRPr="004539BE">
        <w:rPr>
          <w:rFonts w:asciiTheme="minorEastAsia" w:eastAsiaTheme="minorEastAsia" w:hAnsiTheme="minorEastAsia" w:cs="Times New Roman"/>
          <w:highlight w:val="yellow"/>
        </w:rPr>
        <w:t xml:space="preserve"> 처리방침</w:t>
      </w:r>
    </w:p>
    <w:p w14:paraId="0FFE0288" w14:textId="77777777" w:rsidR="005D0B56" w:rsidRPr="004539BE" w:rsidRDefault="005D0B56" w:rsidP="005D0B56">
      <w:pPr>
        <w:pStyle w:val="a5"/>
        <w:numPr>
          <w:ilvl w:val="0"/>
          <w:numId w:val="28"/>
        </w:numPr>
        <w:ind w:leftChars="0" w:left="2268"/>
        <w:rPr>
          <w:rFonts w:asciiTheme="minorEastAsia" w:eastAsiaTheme="minorEastAsia" w:hAnsiTheme="minorEastAsia" w:cs="Times New Roman"/>
          <w:highlight w:val="yellow"/>
        </w:rPr>
      </w:pPr>
      <w:proofErr w:type="spellStart"/>
      <w:r w:rsidRPr="004539BE">
        <w:rPr>
          <w:rFonts w:asciiTheme="minorEastAsia" w:eastAsiaTheme="minorEastAsia" w:hAnsiTheme="minorEastAsia" w:cs="Times New Roman" w:hint="eastAsia"/>
          <w:highlight w:val="yellow"/>
        </w:rPr>
        <w:lastRenderedPageBreak/>
        <w:t>펫닥</w:t>
      </w:r>
      <w:proofErr w:type="spellEnd"/>
      <w:r w:rsidRPr="004539BE">
        <w:rPr>
          <w:rFonts w:asciiTheme="minorEastAsia" w:eastAsiaTheme="minorEastAsia" w:hAnsiTheme="minorEastAsia" w:cs="Times New Roman"/>
          <w:highlight w:val="yellow"/>
        </w:rPr>
        <w:t xml:space="preserve"> App, </w:t>
      </w:r>
      <w:proofErr w:type="spellStart"/>
      <w:r w:rsidRPr="004539BE">
        <w:rPr>
          <w:rFonts w:asciiTheme="minorEastAsia" w:eastAsiaTheme="minorEastAsia" w:hAnsiTheme="minorEastAsia" w:cs="Times New Roman"/>
          <w:highlight w:val="yellow"/>
        </w:rPr>
        <w:t>펫닥</w:t>
      </w:r>
      <w:proofErr w:type="spellEnd"/>
      <w:r w:rsidRPr="004539BE">
        <w:rPr>
          <w:rFonts w:asciiTheme="minorEastAsia" w:eastAsiaTheme="minorEastAsia" w:hAnsiTheme="minorEastAsia" w:cs="Times New Roman"/>
          <w:highlight w:val="yellow"/>
        </w:rPr>
        <w:t xml:space="preserve">, </w:t>
      </w:r>
      <w:proofErr w:type="spellStart"/>
      <w:r w:rsidRPr="004539BE">
        <w:rPr>
          <w:rFonts w:asciiTheme="minorEastAsia" w:eastAsiaTheme="minorEastAsia" w:hAnsiTheme="minorEastAsia" w:cs="Times New Roman"/>
          <w:highlight w:val="yellow"/>
        </w:rPr>
        <w:t>V+lab</w:t>
      </w:r>
      <w:proofErr w:type="spellEnd"/>
      <w:r w:rsidRPr="004539BE">
        <w:rPr>
          <w:rFonts w:asciiTheme="minorEastAsia" w:eastAsiaTheme="minorEastAsia" w:hAnsiTheme="minorEastAsia" w:cs="Times New Roman"/>
          <w:highlight w:val="yellow"/>
        </w:rPr>
        <w:t xml:space="preserve">, </w:t>
      </w:r>
      <w:proofErr w:type="spellStart"/>
      <w:r w:rsidRPr="004539BE">
        <w:rPr>
          <w:rFonts w:asciiTheme="minorEastAsia" w:eastAsiaTheme="minorEastAsia" w:hAnsiTheme="minorEastAsia" w:cs="Times New Roman"/>
          <w:highlight w:val="yellow"/>
        </w:rPr>
        <w:t>V+care</w:t>
      </w:r>
      <w:proofErr w:type="spellEnd"/>
      <w:r w:rsidRPr="004539BE">
        <w:rPr>
          <w:rFonts w:asciiTheme="minorEastAsia" w:eastAsiaTheme="minorEastAsia" w:hAnsiTheme="minorEastAsia" w:cs="Times New Roman"/>
          <w:highlight w:val="yellow"/>
        </w:rPr>
        <w:t xml:space="preserve">의 경우 개인정보 처리방침을 공개하고 있으나 “개인정보의 안전성 확보조치에 관한 사항”이 누락되어 있음. </w:t>
      </w:r>
    </w:p>
    <w:p w14:paraId="0FFE0289" w14:textId="77777777" w:rsidR="005D0B56" w:rsidRPr="004539BE" w:rsidRDefault="005D0B56" w:rsidP="005D0B56">
      <w:pPr>
        <w:pStyle w:val="a5"/>
        <w:numPr>
          <w:ilvl w:val="0"/>
          <w:numId w:val="28"/>
        </w:numPr>
        <w:ind w:leftChars="0" w:left="2268"/>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또한</w:t>
      </w:r>
      <w:r w:rsidRPr="004539BE">
        <w:rPr>
          <w:rFonts w:asciiTheme="minorEastAsia" w:eastAsiaTheme="minorEastAsia" w:hAnsiTheme="minorEastAsia" w:cs="Times New Roman"/>
          <w:highlight w:val="yellow"/>
        </w:rPr>
        <w:t>, 개인정보 처리방침의 경우 개인정보 위탁 관련 사항 중 위탁대상자에 관한 사항이 실제 현황과 다름</w:t>
      </w:r>
    </w:p>
    <w:p w14:paraId="0FFE028A" w14:textId="77777777" w:rsidR="005D0B56" w:rsidRPr="004539BE" w:rsidRDefault="005D0B56" w:rsidP="005D0B56">
      <w:pPr>
        <w:pStyle w:val="a5"/>
        <w:numPr>
          <w:ilvl w:val="0"/>
          <w:numId w:val="28"/>
        </w:numPr>
        <w:ind w:leftChars="0" w:left="2268"/>
        <w:rPr>
          <w:rFonts w:asciiTheme="minorEastAsia" w:eastAsiaTheme="minorEastAsia" w:hAnsiTheme="minorEastAsia" w:cs="Times New Roman"/>
          <w:highlight w:val="yellow"/>
        </w:rPr>
      </w:pPr>
      <w:proofErr w:type="spellStart"/>
      <w:r w:rsidRPr="004539BE">
        <w:rPr>
          <w:rFonts w:asciiTheme="minorEastAsia" w:eastAsiaTheme="minorEastAsia" w:hAnsiTheme="minorEastAsia" w:cs="Times New Roman" w:hint="eastAsia"/>
          <w:highlight w:val="yellow"/>
        </w:rPr>
        <w:t>펫닥멤버십몰의</w:t>
      </w:r>
      <w:proofErr w:type="spellEnd"/>
      <w:r w:rsidRPr="004539BE">
        <w:rPr>
          <w:rFonts w:asciiTheme="minorEastAsia" w:eastAsiaTheme="minorEastAsia" w:hAnsiTheme="minorEastAsia" w:cs="Times New Roman"/>
          <w:highlight w:val="yellow"/>
        </w:rPr>
        <w:t xml:space="preserve"> 경우에도 개인정보 처리방침을 공개하고 있으나, 개인정보 보호책임자와 개인정보 처리업무 위탁에 관한 사항을 기재하지 않고 있고, 일부 내용이 실제 현황과 다름. </w:t>
      </w:r>
    </w:p>
    <w:p w14:paraId="0FFE028B" w14:textId="77777777" w:rsidR="005D0B56" w:rsidRPr="004539BE" w:rsidRDefault="005D0B56" w:rsidP="005D0B56">
      <w:pPr>
        <w:pStyle w:val="a5"/>
        <w:numPr>
          <w:ilvl w:val="0"/>
          <w:numId w:val="29"/>
        </w:numPr>
        <w:ind w:leftChars="0" w:left="1843"/>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개인정보 파기</w:t>
      </w:r>
    </w:p>
    <w:p w14:paraId="0FFE028C" w14:textId="77777777" w:rsidR="005D0B56" w:rsidRPr="004539BE" w:rsidRDefault="005D0B56" w:rsidP="005D0B56">
      <w:pPr>
        <w:pStyle w:val="a5"/>
        <w:numPr>
          <w:ilvl w:val="0"/>
          <w:numId w:val="28"/>
        </w:numPr>
        <w:ind w:leftChars="0" w:left="2268"/>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모든</w:t>
      </w:r>
      <w:r w:rsidRPr="004539BE">
        <w:rPr>
          <w:rFonts w:asciiTheme="minorEastAsia" w:eastAsiaTheme="minorEastAsia" w:hAnsiTheme="minorEastAsia" w:cs="Times New Roman"/>
          <w:highlight w:val="yellow"/>
        </w:rPr>
        <w:t xml:space="preserve"> 앱/웹사이트에서 개인정보 처리방침에 명시된 경과 후에도 개별 요청이 있는 경우에만 탈퇴 회원 정보를 파기하고 있음. </w:t>
      </w:r>
    </w:p>
    <w:p w14:paraId="0FFE028D" w14:textId="77777777" w:rsidR="005D0B56" w:rsidRPr="004539BE" w:rsidRDefault="005D0B56" w:rsidP="005D0B56">
      <w:pPr>
        <w:pStyle w:val="a5"/>
        <w:numPr>
          <w:ilvl w:val="0"/>
          <w:numId w:val="28"/>
        </w:numPr>
        <w:ind w:leftChars="0" w:left="2268"/>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모든</w:t>
      </w:r>
      <w:r w:rsidRPr="004539BE">
        <w:rPr>
          <w:rFonts w:asciiTheme="minorEastAsia" w:eastAsiaTheme="minorEastAsia" w:hAnsiTheme="minorEastAsia" w:cs="Times New Roman"/>
          <w:highlight w:val="yellow"/>
        </w:rPr>
        <w:t xml:space="preserve"> 앱/웹사이트에서 1년 이상 서비스를 이용하지 않는 이용자의 개인정보를 분리 보관하거나 파기하지 않고 있음. 기간 만료 30일 전 통지도 하지 않고 있음. </w:t>
      </w:r>
    </w:p>
    <w:p w14:paraId="0FFE028E" w14:textId="77777777" w:rsidR="005D0B56" w:rsidRPr="004539BE" w:rsidRDefault="005D0B56" w:rsidP="005D0B56">
      <w:pPr>
        <w:pStyle w:val="a5"/>
        <w:numPr>
          <w:ilvl w:val="0"/>
          <w:numId w:val="29"/>
        </w:numPr>
        <w:ind w:leftChars="0" w:left="1843"/>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개인정보</w:t>
      </w:r>
      <w:r w:rsidRPr="004539BE">
        <w:rPr>
          <w:rFonts w:asciiTheme="minorEastAsia" w:eastAsiaTheme="minorEastAsia" w:hAnsiTheme="minorEastAsia" w:cs="Times New Roman"/>
          <w:highlight w:val="yellow"/>
        </w:rPr>
        <w:t xml:space="preserve"> 수탁업체와의 </w:t>
      </w:r>
      <w:proofErr w:type="spellStart"/>
      <w:r w:rsidRPr="004539BE">
        <w:rPr>
          <w:rFonts w:asciiTheme="minorEastAsia" w:eastAsiaTheme="minorEastAsia" w:hAnsiTheme="minorEastAsia" w:cs="Times New Roman"/>
          <w:highlight w:val="yellow"/>
        </w:rPr>
        <w:t>위수탁</w:t>
      </w:r>
      <w:proofErr w:type="spellEnd"/>
      <w:r w:rsidRPr="004539BE">
        <w:rPr>
          <w:rFonts w:asciiTheme="minorEastAsia" w:eastAsiaTheme="minorEastAsia" w:hAnsiTheme="minorEastAsia" w:cs="Times New Roman"/>
          <w:highlight w:val="yellow"/>
        </w:rPr>
        <w:t xml:space="preserve"> 약정</w:t>
      </w:r>
    </w:p>
    <w:p w14:paraId="0FFE028F" w14:textId="77777777" w:rsidR="005D0B56" w:rsidRPr="004539BE" w:rsidRDefault="005D0B56" w:rsidP="005D0B56">
      <w:pPr>
        <w:pStyle w:val="a5"/>
        <w:numPr>
          <w:ilvl w:val="0"/>
          <w:numId w:val="28"/>
        </w:numPr>
        <w:ind w:leftChars="0" w:left="2268"/>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모든</w:t>
      </w:r>
      <w:r w:rsidRPr="004539BE">
        <w:rPr>
          <w:rFonts w:asciiTheme="minorEastAsia" w:eastAsiaTheme="minorEastAsia" w:hAnsiTheme="minorEastAsia" w:cs="Times New Roman"/>
          <w:highlight w:val="yellow"/>
        </w:rPr>
        <w:t xml:space="preserve"> 앱/웹사이트와 관련하여, 개인정보 수탁업체들과 개인정보 보호법에 따른 </w:t>
      </w:r>
      <w:proofErr w:type="spellStart"/>
      <w:r w:rsidRPr="004539BE">
        <w:rPr>
          <w:rFonts w:asciiTheme="minorEastAsia" w:eastAsiaTheme="minorEastAsia" w:hAnsiTheme="minorEastAsia" w:cs="Times New Roman"/>
          <w:highlight w:val="yellow"/>
        </w:rPr>
        <w:t>위수탁</w:t>
      </w:r>
      <w:proofErr w:type="spellEnd"/>
      <w:r w:rsidRPr="004539BE">
        <w:rPr>
          <w:rFonts w:asciiTheme="minorEastAsia" w:eastAsiaTheme="minorEastAsia" w:hAnsiTheme="minorEastAsia" w:cs="Times New Roman"/>
          <w:highlight w:val="yellow"/>
        </w:rPr>
        <w:t xml:space="preserve"> 약정서를 체결하고 있지 않음.</w:t>
      </w:r>
    </w:p>
    <w:p w14:paraId="0FFE0290" w14:textId="77777777" w:rsidR="005D0B56" w:rsidRPr="004539BE" w:rsidRDefault="005D0B56" w:rsidP="005D0B56">
      <w:pPr>
        <w:pStyle w:val="a5"/>
        <w:numPr>
          <w:ilvl w:val="0"/>
          <w:numId w:val="28"/>
        </w:numPr>
        <w:ind w:leftChars="0" w:left="2268"/>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대상회사는</w:t>
      </w:r>
      <w:r w:rsidRPr="004539BE">
        <w:rPr>
          <w:rFonts w:asciiTheme="minorEastAsia" w:eastAsiaTheme="minorEastAsia" w:hAnsiTheme="minorEastAsia" w:cs="Times New Roman"/>
          <w:highlight w:val="yellow"/>
        </w:rPr>
        <w:t xml:space="preserve"> 서울수의사회가 운영하는 서울수의사회 홈페이지 및 App의 운영을 대행하면서 해당 홈페이지/app 이용자의 개인정보를 처리하고 있으나, 서울수의사회와 개인정보 보호법에 따른 위탁약정서는 체결하지 않고 있음.</w:t>
      </w:r>
    </w:p>
    <w:p w14:paraId="0FFE0291" w14:textId="77777777" w:rsidR="008906A6" w:rsidRPr="004539BE" w:rsidRDefault="008906A6" w:rsidP="001678E5">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ghlight w:val="yellow"/>
        </w:rPr>
        <w:t>분석</w:t>
      </w:r>
    </w:p>
    <w:p w14:paraId="0FFE0292" w14:textId="77777777" w:rsidR="005D0B56" w:rsidRPr="004539BE" w:rsidRDefault="005D0B56" w:rsidP="005D0B56">
      <w:pPr>
        <w:pStyle w:val="a5"/>
        <w:numPr>
          <w:ilvl w:val="0"/>
          <w:numId w:val="7"/>
        </w:numPr>
        <w:ind w:leftChars="0"/>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회원가입</w:t>
      </w:r>
      <w:r w:rsidRPr="004539BE">
        <w:rPr>
          <w:rFonts w:asciiTheme="minorEastAsia" w:eastAsiaTheme="minorEastAsia" w:hAnsiTheme="minorEastAsia" w:cs="Times New Roman"/>
          <w:highlight w:val="yellow"/>
        </w:rPr>
        <w:t xml:space="preserve"> 시 개인정보 처리 동의</w:t>
      </w:r>
    </w:p>
    <w:p w14:paraId="0FFE0293" w14:textId="77777777" w:rsidR="005D0B56" w:rsidRPr="004539BE" w:rsidRDefault="005D0B56" w:rsidP="005D0B56">
      <w:pPr>
        <w:pStyle w:val="a5"/>
        <w:numPr>
          <w:ilvl w:val="1"/>
          <w:numId w:val="7"/>
        </w:numPr>
        <w:ind w:leftChars="0"/>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이용자의</w:t>
      </w:r>
      <w:r w:rsidRPr="004539BE">
        <w:rPr>
          <w:rFonts w:asciiTheme="minorEastAsia" w:eastAsiaTheme="minorEastAsia" w:hAnsiTheme="minorEastAsia" w:cs="Times New Roman"/>
          <w:highlight w:val="yellow"/>
        </w:rPr>
        <w:t xml:space="preserve"> 동의 없는 개인정보 수집 시 5년 이하의 징역 또는 5천만원이하의 벌금 또는 과징금의 제재를 받을 수 있음(개인정보 보호법 제15조 제1항, 제39조의 15, 제71조 제4의5호). 본건은 이용자로부터 동의 자체는 받은 것으로 보이나, 개인정보 처리방침 개인정보 동의 획득방법을 위반하여 동의를 받은 </w:t>
      </w:r>
      <w:proofErr w:type="gramStart"/>
      <w:r w:rsidRPr="004539BE">
        <w:rPr>
          <w:rFonts w:asciiTheme="minorEastAsia" w:eastAsiaTheme="minorEastAsia" w:hAnsiTheme="minorEastAsia" w:cs="Times New Roman"/>
          <w:highlight w:val="yellow"/>
        </w:rPr>
        <w:t xml:space="preserve">경우 </w:t>
      </w:r>
      <w:proofErr w:type="spellStart"/>
      <w:r w:rsidRPr="004539BE">
        <w:rPr>
          <w:rFonts w:asciiTheme="minorEastAsia" w:eastAsiaTheme="minorEastAsia" w:hAnsiTheme="minorEastAsia" w:cs="Times New Roman"/>
          <w:highlight w:val="yellow"/>
        </w:rPr>
        <w:t>에</w:t>
      </w:r>
      <w:proofErr w:type="spellEnd"/>
      <w:proofErr w:type="gramEnd"/>
      <w:r w:rsidRPr="004539BE">
        <w:rPr>
          <w:rFonts w:asciiTheme="minorEastAsia" w:eastAsiaTheme="minorEastAsia" w:hAnsiTheme="minorEastAsia" w:cs="Times New Roman"/>
          <w:highlight w:val="yellow"/>
        </w:rPr>
        <w:t xml:space="preserve"> 해당하여 1천만원 이하의 과태료 제재를 받을 수 있음(개인정보 보호법 제22조 제1항, 제75조 제4항 제2호).</w:t>
      </w:r>
    </w:p>
    <w:p w14:paraId="0FFE0294" w14:textId="77777777" w:rsidR="005D0B56" w:rsidRPr="004539BE" w:rsidRDefault="005D0B56" w:rsidP="005D0B56">
      <w:pPr>
        <w:pStyle w:val="a5"/>
        <w:numPr>
          <w:ilvl w:val="1"/>
          <w:numId w:val="7"/>
        </w:numPr>
        <w:ind w:leftChars="0"/>
        <w:rPr>
          <w:rFonts w:asciiTheme="minorEastAsia" w:eastAsiaTheme="minorEastAsia" w:hAnsiTheme="minorEastAsia" w:cs="Times New Roman"/>
          <w:highlight w:val="yellow"/>
        </w:rPr>
      </w:pPr>
      <w:proofErr w:type="spellStart"/>
      <w:r w:rsidRPr="004539BE">
        <w:rPr>
          <w:rFonts w:asciiTheme="minorEastAsia" w:eastAsiaTheme="minorEastAsia" w:hAnsiTheme="minorEastAsia" w:cs="Times New Roman" w:hint="eastAsia"/>
          <w:highlight w:val="yellow"/>
        </w:rPr>
        <w:t>펫닥멤버십몰의</w:t>
      </w:r>
      <w:proofErr w:type="spellEnd"/>
      <w:r w:rsidRPr="004539BE">
        <w:rPr>
          <w:rFonts w:asciiTheme="minorEastAsia" w:eastAsiaTheme="minorEastAsia" w:hAnsiTheme="minorEastAsia" w:cs="Times New Roman"/>
          <w:highlight w:val="yellow"/>
        </w:rPr>
        <w:t xml:space="preserve"> 경우 법상 요구되는 개인정보 수집/이용 동의서의 서식요건을 갖추지 않고 있음. 서식 요건을 갖추지 않으면, 과태료 제재를 받을 수 있음. </w:t>
      </w:r>
    </w:p>
    <w:p w14:paraId="0FFE0295" w14:textId="77777777" w:rsidR="005D0B56" w:rsidRPr="004539BE" w:rsidRDefault="005D0B56" w:rsidP="005D0B56">
      <w:pPr>
        <w:pStyle w:val="a5"/>
        <w:numPr>
          <w:ilvl w:val="1"/>
          <w:numId w:val="7"/>
        </w:numPr>
        <w:ind w:leftChars="0"/>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이용자의</w:t>
      </w:r>
      <w:r w:rsidRPr="004539BE">
        <w:rPr>
          <w:rFonts w:asciiTheme="minorEastAsia" w:eastAsiaTheme="minorEastAsia" w:hAnsiTheme="minorEastAsia" w:cs="Times New Roman"/>
          <w:highlight w:val="yellow"/>
        </w:rPr>
        <w:t xml:space="preserve"> 동의 없는 개인정보의 제3자 제공 시 5년 이하의 징역 또는 5천만원 이하의 벌금에 처할 수 있음(개인정보 보호법 제17조 제1항 제1호, 제71조 제1호)</w:t>
      </w:r>
    </w:p>
    <w:p w14:paraId="0FFE0296" w14:textId="77777777" w:rsidR="005D0B56" w:rsidRPr="004539BE" w:rsidRDefault="005D0B56" w:rsidP="005D0B56">
      <w:pPr>
        <w:pStyle w:val="a5"/>
        <w:numPr>
          <w:ilvl w:val="1"/>
          <w:numId w:val="7"/>
        </w:numPr>
        <w:ind w:leftChars="0"/>
        <w:rPr>
          <w:rFonts w:asciiTheme="minorEastAsia" w:eastAsiaTheme="minorEastAsia" w:hAnsiTheme="minorEastAsia" w:cs="Times New Roman"/>
          <w:highlight w:val="yellow"/>
        </w:rPr>
      </w:pPr>
      <w:proofErr w:type="spellStart"/>
      <w:r w:rsidRPr="004539BE">
        <w:rPr>
          <w:rFonts w:asciiTheme="minorEastAsia" w:eastAsiaTheme="minorEastAsia" w:hAnsiTheme="minorEastAsia" w:cs="Times New Roman" w:hint="eastAsia"/>
          <w:highlight w:val="yellow"/>
        </w:rPr>
        <w:t>펫닥</w:t>
      </w:r>
      <w:proofErr w:type="spellEnd"/>
      <w:r w:rsidRPr="004539BE">
        <w:rPr>
          <w:rFonts w:asciiTheme="minorEastAsia" w:eastAsiaTheme="minorEastAsia" w:hAnsiTheme="minorEastAsia" w:cs="Times New Roman"/>
          <w:highlight w:val="yellow"/>
        </w:rPr>
        <w:t xml:space="preserve"> App의 경우 동의 없는 제3자 제공으로 평가될 가능성을 배제할 수 없음.</w:t>
      </w:r>
    </w:p>
    <w:p w14:paraId="0FFE0297" w14:textId="77777777" w:rsidR="005D0B56" w:rsidRPr="004539BE" w:rsidRDefault="005D0B56" w:rsidP="005D0B56">
      <w:pPr>
        <w:pStyle w:val="a5"/>
        <w:numPr>
          <w:ilvl w:val="1"/>
          <w:numId w:val="7"/>
        </w:numPr>
        <w:ind w:leftChars="0"/>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아울러</w:t>
      </w:r>
      <w:r w:rsidRPr="004539BE">
        <w:rPr>
          <w:rFonts w:asciiTheme="minorEastAsia" w:eastAsiaTheme="minorEastAsia" w:hAnsiTheme="minorEastAsia" w:cs="Times New Roman"/>
          <w:highlight w:val="yellow"/>
        </w:rPr>
        <w:t xml:space="preserve">, 개인정보 수집/이용 동의와 제3자제공 동의는 구분하여 이용자로부터 동의를 받아야 하는데 이에 대한 구분을 경우 동의 획득방법 위반을 </w:t>
      </w:r>
      <w:r w:rsidRPr="004539BE">
        <w:rPr>
          <w:rFonts w:asciiTheme="minorEastAsia" w:eastAsiaTheme="minorEastAsia" w:hAnsiTheme="minorEastAsia" w:cs="Times New Roman"/>
          <w:highlight w:val="yellow"/>
        </w:rPr>
        <w:lastRenderedPageBreak/>
        <w:t>이유로 1천만원 이하의 과태료 제재를 받을 가능성도 있음(개인정보 보호법 제22조, 제75조 제4항 제2호)</w:t>
      </w:r>
    </w:p>
    <w:p w14:paraId="0FFE0298" w14:textId="77777777" w:rsidR="005D0B56" w:rsidRPr="004539BE" w:rsidRDefault="005D0B56" w:rsidP="005D0B56">
      <w:pPr>
        <w:pStyle w:val="a5"/>
        <w:numPr>
          <w:ilvl w:val="0"/>
          <w:numId w:val="29"/>
        </w:numPr>
        <w:ind w:leftChars="0" w:left="1843"/>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개인정보</w:t>
      </w:r>
      <w:r w:rsidRPr="004539BE">
        <w:rPr>
          <w:rFonts w:asciiTheme="minorEastAsia" w:eastAsiaTheme="minorEastAsia" w:hAnsiTheme="minorEastAsia" w:cs="Times New Roman"/>
          <w:highlight w:val="yellow"/>
        </w:rPr>
        <w:t xml:space="preserve"> 처리방침</w:t>
      </w:r>
    </w:p>
    <w:p w14:paraId="0FFE0299" w14:textId="77777777" w:rsidR="005D0B56" w:rsidRPr="004539BE" w:rsidRDefault="005D0B56" w:rsidP="005D0B56">
      <w:pPr>
        <w:pStyle w:val="a5"/>
        <w:numPr>
          <w:ilvl w:val="1"/>
          <w:numId w:val="7"/>
        </w:numPr>
        <w:ind w:leftChars="0"/>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필수사항을</w:t>
      </w:r>
      <w:r w:rsidRPr="004539BE">
        <w:rPr>
          <w:rFonts w:asciiTheme="minorEastAsia" w:eastAsiaTheme="minorEastAsia" w:hAnsiTheme="minorEastAsia" w:cs="Times New Roman"/>
          <w:highlight w:val="yellow"/>
        </w:rPr>
        <w:t xml:space="preserve"> 포함한 개인정보 처리방침을 수립하지 않을 경우 1천만원 이하의 과태료 제재를 받을 수 있음(개인정보 보호법 제30조 제1항, 제75조 제4항 제7호) </w:t>
      </w:r>
    </w:p>
    <w:p w14:paraId="0FFE029A" w14:textId="77777777" w:rsidR="005D0B56" w:rsidRPr="004539BE" w:rsidRDefault="005D0B56" w:rsidP="005D0B56">
      <w:pPr>
        <w:pStyle w:val="a5"/>
        <w:numPr>
          <w:ilvl w:val="0"/>
          <w:numId w:val="29"/>
        </w:numPr>
        <w:ind w:leftChars="0" w:left="1843"/>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개인정보 파기</w:t>
      </w:r>
    </w:p>
    <w:p w14:paraId="0FFE029B" w14:textId="77777777" w:rsidR="005D0B56" w:rsidRPr="004539BE" w:rsidRDefault="005D0B56" w:rsidP="005D0B56">
      <w:pPr>
        <w:pStyle w:val="a5"/>
        <w:numPr>
          <w:ilvl w:val="1"/>
          <w:numId w:val="7"/>
        </w:numPr>
        <w:ind w:leftChars="0"/>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개인정보</w:t>
      </w:r>
      <w:r w:rsidRPr="004539BE">
        <w:rPr>
          <w:rFonts w:asciiTheme="minorEastAsia" w:eastAsiaTheme="minorEastAsia" w:hAnsiTheme="minorEastAsia" w:cs="Times New Roman"/>
          <w:highlight w:val="yellow"/>
        </w:rPr>
        <w:t xml:space="preserve"> 보유기간 경과 등 개인정보가 불필요하게 되었음에도 지체없이 개인정보를 파기하지 않을 경우 5천만원이하의 과태료가 부과될 수 있음(개인정보 보호법 제21조 제1항, 제75조 제1항 제4호)</w:t>
      </w:r>
    </w:p>
    <w:p w14:paraId="0FFE029C" w14:textId="77777777" w:rsidR="005D0B56" w:rsidRPr="004539BE" w:rsidRDefault="005D0B56" w:rsidP="005D0B56">
      <w:pPr>
        <w:pStyle w:val="a5"/>
        <w:numPr>
          <w:ilvl w:val="1"/>
          <w:numId w:val="7"/>
        </w:numPr>
        <w:ind w:leftChars="0"/>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개별</w:t>
      </w:r>
      <w:r w:rsidRPr="004539BE">
        <w:rPr>
          <w:rFonts w:asciiTheme="minorEastAsia" w:eastAsiaTheme="minorEastAsia" w:hAnsiTheme="minorEastAsia" w:cs="Times New Roman"/>
          <w:highlight w:val="yellow"/>
        </w:rPr>
        <w:t xml:space="preserve"> 요청과 </w:t>
      </w:r>
      <w:proofErr w:type="gramStart"/>
      <w:r w:rsidRPr="004539BE">
        <w:rPr>
          <w:rFonts w:asciiTheme="minorEastAsia" w:eastAsiaTheme="minorEastAsia" w:hAnsiTheme="minorEastAsia" w:cs="Times New Roman"/>
          <w:highlight w:val="yellow"/>
        </w:rPr>
        <w:t>관계 없이</w:t>
      </w:r>
      <w:proofErr w:type="gramEnd"/>
      <w:r w:rsidRPr="004539BE">
        <w:rPr>
          <w:rFonts w:asciiTheme="minorEastAsia" w:eastAsiaTheme="minorEastAsia" w:hAnsiTheme="minorEastAsia" w:cs="Times New Roman"/>
          <w:highlight w:val="yellow"/>
        </w:rPr>
        <w:t xml:space="preserve"> 탈퇴 회원 정보는 파기해야 함. 탈퇴 회원 정보를 파기하지 않는 경우 2년 이하의 징역 또는 2천만원 이하의 벌금에 </w:t>
      </w:r>
      <w:proofErr w:type="gramStart"/>
      <w:r w:rsidRPr="004539BE">
        <w:rPr>
          <w:rFonts w:asciiTheme="minorEastAsia" w:eastAsiaTheme="minorEastAsia" w:hAnsiTheme="minorEastAsia" w:cs="Times New Roman"/>
          <w:highlight w:val="yellow"/>
        </w:rPr>
        <w:t>처해 질</w:t>
      </w:r>
      <w:proofErr w:type="gramEnd"/>
      <w:r w:rsidRPr="004539BE">
        <w:rPr>
          <w:rFonts w:asciiTheme="minorEastAsia" w:eastAsiaTheme="minorEastAsia" w:hAnsiTheme="minorEastAsia" w:cs="Times New Roman"/>
          <w:highlight w:val="yellow"/>
        </w:rPr>
        <w:t xml:space="preserve"> 수 있음(개인정보보호법 제21조, 제73조 제1호의2). </w:t>
      </w:r>
    </w:p>
    <w:p w14:paraId="0FFE029D" w14:textId="77777777" w:rsidR="005D0B56" w:rsidRPr="004539BE" w:rsidRDefault="005D0B56" w:rsidP="005D0B56">
      <w:pPr>
        <w:pStyle w:val="a5"/>
        <w:numPr>
          <w:ilvl w:val="1"/>
          <w:numId w:val="7"/>
        </w:numPr>
        <w:ind w:leftChars="0"/>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정보통신서비스를</w:t>
      </w:r>
      <w:r w:rsidRPr="004539BE">
        <w:rPr>
          <w:rFonts w:asciiTheme="minorEastAsia" w:eastAsiaTheme="minorEastAsia" w:hAnsiTheme="minorEastAsia" w:cs="Times New Roman"/>
          <w:highlight w:val="yellow"/>
        </w:rPr>
        <w:t xml:space="preserve"> 1년 이상의 기간 동안 이용하지 않은 온라인 서비스 이용자의 개인정보를 분리/보관하는 등 필요한 조치를 취하지 않은 경우 3천만원 이하의 과태료가 부과될 수 있음(개인정보 보호법 제39조의6, 제75조 제2항 제4호, 동법 시행령 제48조의5)</w:t>
      </w:r>
    </w:p>
    <w:p w14:paraId="0FFE029E" w14:textId="77777777" w:rsidR="005D0B56" w:rsidRPr="004539BE" w:rsidRDefault="005D0B56" w:rsidP="005D0B56">
      <w:pPr>
        <w:pStyle w:val="a5"/>
        <w:numPr>
          <w:ilvl w:val="0"/>
          <w:numId w:val="29"/>
        </w:numPr>
        <w:ind w:leftChars="0" w:left="1843"/>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개인정보</w:t>
      </w:r>
      <w:r w:rsidRPr="004539BE">
        <w:rPr>
          <w:rFonts w:asciiTheme="minorEastAsia" w:eastAsiaTheme="minorEastAsia" w:hAnsiTheme="minorEastAsia" w:cs="Times New Roman"/>
          <w:highlight w:val="yellow"/>
        </w:rPr>
        <w:t xml:space="preserve"> 수탁업체와의 </w:t>
      </w:r>
      <w:proofErr w:type="spellStart"/>
      <w:r w:rsidRPr="004539BE">
        <w:rPr>
          <w:rFonts w:asciiTheme="minorEastAsia" w:eastAsiaTheme="minorEastAsia" w:hAnsiTheme="minorEastAsia" w:cs="Times New Roman"/>
          <w:highlight w:val="yellow"/>
        </w:rPr>
        <w:t>위수탁</w:t>
      </w:r>
      <w:proofErr w:type="spellEnd"/>
      <w:r w:rsidRPr="004539BE">
        <w:rPr>
          <w:rFonts w:asciiTheme="minorEastAsia" w:eastAsiaTheme="minorEastAsia" w:hAnsiTheme="minorEastAsia" w:cs="Times New Roman"/>
          <w:highlight w:val="yellow"/>
        </w:rPr>
        <w:t xml:space="preserve"> 약정</w:t>
      </w:r>
    </w:p>
    <w:p w14:paraId="0FFE029F" w14:textId="77777777" w:rsidR="005D0B56" w:rsidRPr="004539BE" w:rsidRDefault="005D0B56" w:rsidP="005D0B56">
      <w:pPr>
        <w:pStyle w:val="a5"/>
        <w:numPr>
          <w:ilvl w:val="1"/>
          <w:numId w:val="7"/>
        </w:numPr>
        <w:ind w:leftChars="0"/>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개인정보</w:t>
      </w:r>
      <w:r w:rsidRPr="004539BE">
        <w:rPr>
          <w:rFonts w:asciiTheme="minorEastAsia" w:eastAsiaTheme="minorEastAsia" w:hAnsiTheme="minorEastAsia" w:cs="Times New Roman"/>
          <w:highlight w:val="yellow"/>
        </w:rPr>
        <w:t xml:space="preserve"> 처리 업무 위탁 시 개인정보 보호법에 따른 위탁문서를 체결하지 않는 </w:t>
      </w:r>
      <w:proofErr w:type="gramStart"/>
      <w:r w:rsidRPr="004539BE">
        <w:rPr>
          <w:rFonts w:asciiTheme="minorEastAsia" w:eastAsiaTheme="minorEastAsia" w:hAnsiTheme="minorEastAsia" w:cs="Times New Roman"/>
          <w:highlight w:val="yellow"/>
        </w:rPr>
        <w:t>경우  1</w:t>
      </w:r>
      <w:proofErr w:type="gramEnd"/>
      <w:r w:rsidRPr="004539BE">
        <w:rPr>
          <w:rFonts w:asciiTheme="minorEastAsia" w:eastAsiaTheme="minorEastAsia" w:hAnsiTheme="minorEastAsia" w:cs="Times New Roman"/>
          <w:highlight w:val="yellow"/>
        </w:rPr>
        <w:t xml:space="preserve">천만원 이하의 과태료가 부과될 수 있음(개인정보 보호법 제26조 제1항, 제75조 제4항 제4호). 다만, 상기 의무는 위탁자에게 부과되는 의무이므로, 대상회사가 </w:t>
      </w:r>
      <w:proofErr w:type="gramStart"/>
      <w:r w:rsidRPr="004539BE">
        <w:rPr>
          <w:rFonts w:asciiTheme="minorEastAsia" w:eastAsiaTheme="minorEastAsia" w:hAnsiTheme="minorEastAsia" w:cs="Times New Roman"/>
          <w:highlight w:val="yellow"/>
        </w:rPr>
        <w:t>수탁자로서  서울수의사회</w:t>
      </w:r>
      <w:proofErr w:type="gramEnd"/>
      <w:r w:rsidRPr="004539BE">
        <w:rPr>
          <w:rFonts w:asciiTheme="minorEastAsia" w:eastAsiaTheme="minorEastAsia" w:hAnsiTheme="minorEastAsia" w:cs="Times New Roman"/>
          <w:highlight w:val="yellow"/>
        </w:rPr>
        <w:t xml:space="preserve"> 운영 홈페이지/앱 이용자의 정보를 처리하는 것과 관련하여 위탁약정서를 체결하지 않은 부분은 대상회사가 책임을 부담하지 않음.</w:t>
      </w:r>
    </w:p>
    <w:p w14:paraId="0FFE02A0" w14:textId="77777777" w:rsidR="008906A6" w:rsidRPr="004539BE" w:rsidRDefault="008906A6" w:rsidP="001678E5">
      <w:pPr>
        <w:pStyle w:val="a5"/>
        <w:wordWrap/>
        <w:spacing w:line="360" w:lineRule="atLeast"/>
        <w:ind w:leftChars="0" w:left="814"/>
        <w:contextualSpacing/>
        <w:rPr>
          <w:rFonts w:asciiTheme="minorEastAsia" w:eastAsiaTheme="minorEastAsia" w:hAnsiTheme="minorEastAsia" w:cs="Times New Roman"/>
          <w:b/>
          <w:highlight w:val="yellow"/>
        </w:rPr>
      </w:pPr>
    </w:p>
    <w:p w14:paraId="0FFE02A1" w14:textId="77777777" w:rsidR="004539BE" w:rsidRPr="004539BE" w:rsidRDefault="004539BE" w:rsidP="004539BE">
      <w:pPr>
        <w:pStyle w:val="a5"/>
        <w:numPr>
          <w:ilvl w:val="0"/>
          <w:numId w:val="13"/>
        </w:numPr>
        <w:wordWrap/>
        <w:spacing w:line="360" w:lineRule="atLeast"/>
        <w:ind w:leftChars="0" w:left="814"/>
        <w:contextualSpacing/>
        <w:rPr>
          <w:rFonts w:asciiTheme="minorEastAsia" w:eastAsiaTheme="minorEastAsia" w:hAnsiTheme="minorEastAsia" w:cs="Times New Roman"/>
          <w:b/>
          <w:highlight w:val="yellow"/>
        </w:rPr>
      </w:pPr>
      <w:r w:rsidRPr="004539BE">
        <w:rPr>
          <w:rFonts w:asciiTheme="minorEastAsia" w:eastAsiaTheme="minorEastAsia" w:hAnsiTheme="minorEastAsia" w:cs="Times New Roman" w:hint="eastAsia"/>
          <w:b/>
          <w:highlight w:val="yellow"/>
        </w:rPr>
        <w:t>기술적</w:t>
      </w:r>
      <w:r w:rsidRPr="004539BE">
        <w:rPr>
          <w:rFonts w:asciiTheme="minorEastAsia" w:eastAsiaTheme="minorEastAsia" w:hAnsiTheme="minorEastAsia" w:cs="Times New Roman"/>
          <w:b/>
          <w:highlight w:val="yellow"/>
        </w:rPr>
        <w:t>, 관리적 보호조치</w:t>
      </w:r>
    </w:p>
    <w:p w14:paraId="0FFE02A2" w14:textId="77777777" w:rsidR="008906A6" w:rsidRPr="004539BE" w:rsidRDefault="008906A6" w:rsidP="001678E5">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ghlight w:val="yellow"/>
        </w:rPr>
        <w:t>발견 사항</w:t>
      </w:r>
    </w:p>
    <w:p w14:paraId="0FFE02A3" w14:textId="77777777" w:rsidR="008906A6" w:rsidRPr="004539BE" w:rsidRDefault="004539BE" w:rsidP="004539BE">
      <w:pPr>
        <w:pStyle w:val="a5"/>
        <w:numPr>
          <w:ilvl w:val="0"/>
          <w:numId w:val="7"/>
        </w:numPr>
        <w:wordWrap/>
        <w:spacing w:line="360" w:lineRule="atLeast"/>
        <w:ind w:leftChars="0"/>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ghlight w:val="yellow"/>
        </w:rPr>
        <w:t xml:space="preserve">대상회사는 개인정보 처리함에 있어 내부관리계획 수립 등 개인정보 기술적, 관리적 보호조치 기준 (개인정보 보호위원회 고시 제2020-5호) 및 개인정보의 안전성 확보조치 기준 (개인정보 보호위원회 고시 제2020-2호)상 요구되는 일부 조치를 준수하지 않고 있음. </w:t>
      </w:r>
    </w:p>
    <w:p w14:paraId="0FFE02A4" w14:textId="77777777" w:rsidR="008906A6" w:rsidRPr="004539BE" w:rsidRDefault="008906A6" w:rsidP="001678E5">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ghlight w:val="yellow"/>
        </w:rPr>
        <w:t>분석</w:t>
      </w:r>
    </w:p>
    <w:p w14:paraId="0FFE02A5" w14:textId="77777777" w:rsidR="008906A6" w:rsidRPr="004539BE" w:rsidRDefault="004539BE" w:rsidP="004539BE">
      <w:pPr>
        <w:pStyle w:val="a5"/>
        <w:numPr>
          <w:ilvl w:val="0"/>
          <w:numId w:val="7"/>
        </w:numPr>
        <w:wordWrap/>
        <w:spacing w:line="360" w:lineRule="atLeast"/>
        <w:ind w:leftChars="0"/>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ghlight w:val="yellow"/>
        </w:rPr>
        <w:t>5천만원 이하의 과태료가 부과될 수 있음(개인정보 보호법 제29조, 제75조 제1항 제6호)</w:t>
      </w:r>
    </w:p>
    <w:p w14:paraId="0FFE02A6" w14:textId="77777777" w:rsidR="004539BE" w:rsidRPr="004539BE" w:rsidRDefault="004539BE" w:rsidP="001678E5">
      <w:pPr>
        <w:pStyle w:val="a5"/>
        <w:wordWrap/>
        <w:spacing w:line="360" w:lineRule="atLeast"/>
        <w:ind w:leftChars="0" w:left="360"/>
        <w:contextualSpacing/>
        <w:rPr>
          <w:rFonts w:asciiTheme="minorEastAsia" w:eastAsiaTheme="minorEastAsia" w:hAnsiTheme="minorEastAsia" w:cs="Times New Roman"/>
          <w:highlight w:val="yellow"/>
        </w:rPr>
      </w:pPr>
    </w:p>
    <w:p w14:paraId="0FFE02A7" w14:textId="77777777" w:rsidR="004539BE" w:rsidRPr="004539BE" w:rsidRDefault="004539BE" w:rsidP="004539BE">
      <w:pPr>
        <w:pStyle w:val="a5"/>
        <w:numPr>
          <w:ilvl w:val="0"/>
          <w:numId w:val="13"/>
        </w:numPr>
        <w:wordWrap/>
        <w:spacing w:line="360" w:lineRule="atLeast"/>
        <w:ind w:leftChars="0"/>
        <w:contextualSpacing/>
        <w:rPr>
          <w:rFonts w:asciiTheme="minorEastAsia" w:eastAsiaTheme="minorEastAsia" w:hAnsiTheme="minorEastAsia" w:cs="Times New Roman"/>
          <w:b/>
          <w:highlight w:val="yellow"/>
        </w:rPr>
      </w:pPr>
      <w:r w:rsidRPr="004539BE">
        <w:rPr>
          <w:rFonts w:asciiTheme="minorEastAsia" w:eastAsiaTheme="minorEastAsia" w:hAnsiTheme="minorEastAsia" w:cs="Times New Roman" w:hint="eastAsia"/>
          <w:b/>
          <w:highlight w:val="yellow"/>
        </w:rPr>
        <w:t>임직원</w:t>
      </w:r>
      <w:r w:rsidRPr="004539BE">
        <w:rPr>
          <w:rFonts w:asciiTheme="minorEastAsia" w:eastAsiaTheme="minorEastAsia" w:hAnsiTheme="minorEastAsia" w:cs="Times New Roman"/>
          <w:b/>
          <w:highlight w:val="yellow"/>
        </w:rPr>
        <w:t xml:space="preserve"> 개인정보 처리 관련</w:t>
      </w:r>
    </w:p>
    <w:p w14:paraId="0FFE02A8" w14:textId="77777777" w:rsidR="004539BE" w:rsidRPr="004539BE" w:rsidRDefault="004539BE" w:rsidP="004539BE">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ghlight w:val="yellow"/>
        </w:rPr>
        <w:t>발견 사항</w:t>
      </w:r>
    </w:p>
    <w:p w14:paraId="0FFE02A9" w14:textId="77777777" w:rsidR="004539BE" w:rsidRPr="004539BE" w:rsidRDefault="004539BE" w:rsidP="00BC485D">
      <w:pPr>
        <w:pStyle w:val="a5"/>
        <w:numPr>
          <w:ilvl w:val="0"/>
          <w:numId w:val="7"/>
        </w:numPr>
        <w:wordWrap/>
        <w:spacing w:line="360" w:lineRule="atLeast"/>
        <w:ind w:leftChars="0"/>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lastRenderedPageBreak/>
        <w:t>임직원</w:t>
      </w:r>
      <w:r w:rsidRPr="004539BE">
        <w:rPr>
          <w:rFonts w:asciiTheme="minorEastAsia" w:eastAsiaTheme="minorEastAsia" w:hAnsiTheme="minorEastAsia" w:cs="Times New Roman"/>
          <w:highlight w:val="yellow"/>
        </w:rPr>
        <w:t xml:space="preserve"> </w:t>
      </w:r>
      <w:proofErr w:type="gramStart"/>
      <w:r w:rsidRPr="004539BE">
        <w:rPr>
          <w:rFonts w:asciiTheme="minorEastAsia" w:eastAsiaTheme="minorEastAsia" w:hAnsiTheme="minorEastAsia" w:cs="Times New Roman"/>
          <w:highlight w:val="yellow"/>
        </w:rPr>
        <w:t>동의서</w:t>
      </w:r>
      <w:r w:rsidRPr="004539BE">
        <w:rPr>
          <w:rFonts w:asciiTheme="minorEastAsia" w:eastAsiaTheme="minorEastAsia" w:hAnsiTheme="minorEastAsia" w:cs="Times New Roman" w:hint="eastAsia"/>
          <w:highlight w:val="yellow"/>
        </w:rPr>
        <w:t xml:space="preserve"> :</w:t>
      </w:r>
      <w:proofErr w:type="gramEnd"/>
      <w:r w:rsidRPr="004539BE">
        <w:rPr>
          <w:rFonts w:asciiTheme="minorEastAsia" w:eastAsiaTheme="minorEastAsia" w:hAnsiTheme="minorEastAsia" w:cs="Times New Roman" w:hint="eastAsia"/>
          <w:highlight w:val="yellow"/>
        </w:rPr>
        <w:t xml:space="preserve"> 대상회사는</w:t>
      </w:r>
      <w:r w:rsidRPr="004539BE">
        <w:rPr>
          <w:rFonts w:asciiTheme="minorEastAsia" w:eastAsiaTheme="minorEastAsia" w:hAnsiTheme="minorEastAsia" w:cs="Times New Roman"/>
          <w:highlight w:val="yellow"/>
        </w:rPr>
        <w:t xml:space="preserve"> 임직원으로부터 개인정보 처리에 대한 동의를 받고 있으나, 법상 요구되는 서식요건을 갖추지 않음</w:t>
      </w:r>
    </w:p>
    <w:p w14:paraId="0FFE02AA" w14:textId="77777777" w:rsidR="004539BE" w:rsidRPr="004539BE" w:rsidRDefault="004539BE" w:rsidP="004539BE">
      <w:pPr>
        <w:pStyle w:val="a5"/>
        <w:numPr>
          <w:ilvl w:val="0"/>
          <w:numId w:val="7"/>
        </w:numPr>
        <w:wordWrap/>
        <w:spacing w:line="360" w:lineRule="atLeast"/>
        <w:ind w:leftChars="0"/>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임직원</w:t>
      </w:r>
      <w:r w:rsidRPr="004539BE">
        <w:rPr>
          <w:rFonts w:asciiTheme="minorEastAsia" w:eastAsiaTheme="minorEastAsia" w:hAnsiTheme="minorEastAsia" w:cs="Times New Roman"/>
          <w:highlight w:val="yellow"/>
        </w:rPr>
        <w:t xml:space="preserve"> 개인정보 처리방침을 구비하지 않고 있음.</w:t>
      </w:r>
    </w:p>
    <w:p w14:paraId="0FFE02AB" w14:textId="77777777" w:rsidR="004539BE" w:rsidRPr="004539BE" w:rsidRDefault="004539BE" w:rsidP="004539BE">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ghlight w:val="yellow"/>
        </w:rPr>
        <w:t>분석</w:t>
      </w:r>
    </w:p>
    <w:p w14:paraId="0FFE02AC" w14:textId="77777777" w:rsidR="004539BE" w:rsidRPr="004539BE" w:rsidRDefault="004539BE" w:rsidP="004539BE">
      <w:pPr>
        <w:pStyle w:val="a5"/>
        <w:numPr>
          <w:ilvl w:val="0"/>
          <w:numId w:val="30"/>
        </w:numPr>
        <w:wordWrap/>
        <w:spacing w:line="360" w:lineRule="atLeast"/>
        <w:ind w:leftChars="0"/>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개인정보</w:t>
      </w:r>
      <w:r w:rsidRPr="004539BE">
        <w:rPr>
          <w:rFonts w:asciiTheme="minorEastAsia" w:eastAsiaTheme="minorEastAsia" w:hAnsiTheme="minorEastAsia" w:cs="Times New Roman"/>
          <w:highlight w:val="yellow"/>
        </w:rPr>
        <w:t xml:space="preserve"> 동의 획득방법을 위반하여 동의를 받은 경우 1천만원 이하의 과태료 제재를 받을 수 있음(개인정보 보호법 제22조 제1항, 제75조 제4항 제2호) </w:t>
      </w:r>
    </w:p>
    <w:p w14:paraId="0FFE02AD" w14:textId="77777777" w:rsidR="004539BE" w:rsidRPr="004539BE" w:rsidRDefault="004539BE" w:rsidP="004539BE">
      <w:pPr>
        <w:pStyle w:val="a5"/>
        <w:numPr>
          <w:ilvl w:val="0"/>
          <w:numId w:val="30"/>
        </w:numPr>
        <w:wordWrap/>
        <w:spacing w:line="360" w:lineRule="atLeast"/>
        <w:ind w:leftChars="0"/>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개인정보</w:t>
      </w:r>
      <w:r w:rsidRPr="004539BE">
        <w:rPr>
          <w:rFonts w:asciiTheme="minorEastAsia" w:eastAsiaTheme="minorEastAsia" w:hAnsiTheme="minorEastAsia" w:cs="Times New Roman"/>
          <w:highlight w:val="yellow"/>
        </w:rPr>
        <w:t xml:space="preserve"> 처리방침을 수립하지 않을 경우 1천만원 이하의 과태료 제재를 받을 수 있음(개인정보 보호법 제30조 제1항, 제75조 제4항 제7호)</w:t>
      </w:r>
    </w:p>
    <w:p w14:paraId="0FFE02AE" w14:textId="77777777" w:rsidR="004539BE" w:rsidRPr="004539BE" w:rsidRDefault="004539BE" w:rsidP="004539BE">
      <w:pPr>
        <w:rPr>
          <w:rFonts w:asciiTheme="minorEastAsia" w:eastAsiaTheme="minorEastAsia" w:hAnsiTheme="minorEastAsia" w:cs="Times New Roman"/>
          <w:highlight w:val="yellow"/>
        </w:rPr>
      </w:pPr>
    </w:p>
    <w:p w14:paraId="0FFE02AF" w14:textId="77777777" w:rsidR="004539BE" w:rsidRPr="004539BE" w:rsidRDefault="004539BE" w:rsidP="004539BE">
      <w:pPr>
        <w:pStyle w:val="a5"/>
        <w:numPr>
          <w:ilvl w:val="0"/>
          <w:numId w:val="13"/>
        </w:numPr>
        <w:wordWrap/>
        <w:spacing w:line="360" w:lineRule="atLeast"/>
        <w:ind w:leftChars="0"/>
        <w:contextualSpacing/>
        <w:rPr>
          <w:rFonts w:asciiTheme="minorEastAsia" w:eastAsiaTheme="minorEastAsia" w:hAnsiTheme="minorEastAsia" w:cs="Times New Roman"/>
          <w:b/>
          <w:highlight w:val="yellow"/>
        </w:rPr>
      </w:pPr>
      <w:r w:rsidRPr="004539BE">
        <w:rPr>
          <w:rFonts w:asciiTheme="minorEastAsia" w:eastAsiaTheme="minorEastAsia" w:hAnsiTheme="minorEastAsia" w:cs="Times New Roman" w:hint="eastAsia"/>
          <w:b/>
          <w:highlight w:val="yellow"/>
        </w:rPr>
        <w:t>개인정보 유출 관련</w:t>
      </w:r>
    </w:p>
    <w:p w14:paraId="0FFE02B0" w14:textId="77777777" w:rsidR="004539BE" w:rsidRPr="004539BE" w:rsidRDefault="004539BE" w:rsidP="004539BE">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ghlight w:val="yellow"/>
        </w:rPr>
        <w:t>발견 사항</w:t>
      </w:r>
    </w:p>
    <w:p w14:paraId="0FFE02B1" w14:textId="77777777" w:rsidR="004539BE" w:rsidRPr="004539BE" w:rsidRDefault="004539BE" w:rsidP="004539BE">
      <w:pPr>
        <w:pStyle w:val="a5"/>
        <w:numPr>
          <w:ilvl w:val="0"/>
          <w:numId w:val="31"/>
        </w:numPr>
        <w:wordWrap/>
        <w:spacing w:line="360" w:lineRule="atLeast"/>
        <w:ind w:leftChars="0"/>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대상회사</w:t>
      </w:r>
      <w:r w:rsidRPr="004539BE">
        <w:rPr>
          <w:rFonts w:asciiTheme="minorEastAsia" w:eastAsiaTheme="minorEastAsia" w:hAnsiTheme="minorEastAsia" w:cs="Times New Roman"/>
          <w:highlight w:val="yellow"/>
        </w:rPr>
        <w:t xml:space="preserve"> 인터뷰에 따르면, 2020년 </w:t>
      </w:r>
      <w:proofErr w:type="spellStart"/>
      <w:r w:rsidRPr="004539BE">
        <w:rPr>
          <w:rFonts w:asciiTheme="minorEastAsia" w:eastAsiaTheme="minorEastAsia" w:hAnsiTheme="minorEastAsia" w:cs="Times New Roman"/>
          <w:highlight w:val="yellow"/>
        </w:rPr>
        <w:t>V+ad</w:t>
      </w:r>
      <w:proofErr w:type="spellEnd"/>
      <w:r w:rsidRPr="004539BE">
        <w:rPr>
          <w:rFonts w:asciiTheme="minorEastAsia" w:eastAsiaTheme="minorEastAsia" w:hAnsiTheme="minorEastAsia" w:cs="Times New Roman"/>
          <w:highlight w:val="yellow"/>
        </w:rPr>
        <w:t xml:space="preserve"> 팀장으로 재직 중이던 백승현이 회사 보유 수의사 개인정보 파일을 LG 유플러스 대리점 직원에게 전달한 사건이 발생하였음</w:t>
      </w:r>
    </w:p>
    <w:p w14:paraId="0FFE02B2" w14:textId="77777777" w:rsidR="004539BE" w:rsidRPr="00045D0D" w:rsidRDefault="004539BE" w:rsidP="00045D0D">
      <w:pPr>
        <w:pStyle w:val="a5"/>
        <w:numPr>
          <w:ilvl w:val="0"/>
          <w:numId w:val="31"/>
        </w:numPr>
        <w:wordWrap/>
        <w:spacing w:line="360" w:lineRule="atLeast"/>
        <w:ind w:leftChars="0"/>
        <w:contextualSpacing/>
        <w:rPr>
          <w:rFonts w:asciiTheme="minorEastAsia" w:eastAsiaTheme="minorEastAsia" w:hAnsiTheme="minorEastAsia" w:cs="Times New Roman"/>
          <w:highlight w:val="yellow"/>
        </w:rPr>
      </w:pPr>
      <w:r w:rsidRPr="00045D0D">
        <w:rPr>
          <w:rFonts w:asciiTheme="minorEastAsia" w:eastAsiaTheme="minorEastAsia" w:hAnsiTheme="minorEastAsia" w:cs="Times New Roman" w:hint="eastAsia"/>
          <w:highlight w:val="yellow"/>
        </w:rPr>
        <w:t>대상회사에서</w:t>
      </w:r>
      <w:r w:rsidRPr="00045D0D">
        <w:rPr>
          <w:rFonts w:asciiTheme="minorEastAsia" w:eastAsiaTheme="minorEastAsia" w:hAnsiTheme="minorEastAsia" w:cs="Times New Roman"/>
          <w:highlight w:val="yellow"/>
        </w:rPr>
        <w:t xml:space="preserve"> </w:t>
      </w:r>
      <w:r w:rsidR="00045D0D" w:rsidRPr="00045D0D">
        <w:rPr>
          <w:rFonts w:asciiTheme="minorEastAsia" w:eastAsiaTheme="minorEastAsia" w:hAnsiTheme="minorEastAsia" w:cs="Times New Roman" w:hint="eastAsia"/>
          <w:highlight w:val="yellow"/>
        </w:rPr>
        <w:t>가입</w:t>
      </w:r>
      <w:r w:rsidR="00045D0D" w:rsidRPr="00045D0D">
        <w:rPr>
          <w:rFonts w:asciiTheme="minorEastAsia" w:eastAsiaTheme="minorEastAsia" w:hAnsiTheme="minorEastAsia" w:cs="Times New Roman"/>
          <w:highlight w:val="yellow"/>
        </w:rPr>
        <w:t xml:space="preserve"> 병원 목록을 관리하는 직원으로부터 동물병원 및 수의사의 성명, 연락처 등이 담긴 자료를 받아 무단으로 LG 유플러스의 대리점 차장(김현진)에게 전달하여(규모 약 400명) 병원장들을 상대로 LG 유플러스 인터넷 가입을 권유하는 광고 문자를 발송</w:t>
      </w:r>
      <w:r w:rsidR="00045D0D">
        <w:rPr>
          <w:rFonts w:asciiTheme="minorEastAsia" w:eastAsiaTheme="minorEastAsia" w:hAnsiTheme="minorEastAsia" w:cs="Times New Roman" w:hint="eastAsia"/>
          <w:highlight w:val="yellow"/>
        </w:rPr>
        <w:t>하였음.</w:t>
      </w:r>
    </w:p>
    <w:p w14:paraId="0FFE02B3" w14:textId="77777777" w:rsidR="004539BE" w:rsidRPr="00045D0D" w:rsidRDefault="004539BE" w:rsidP="00045D0D">
      <w:pPr>
        <w:pStyle w:val="a5"/>
        <w:numPr>
          <w:ilvl w:val="0"/>
          <w:numId w:val="31"/>
        </w:numPr>
        <w:wordWrap/>
        <w:spacing w:line="360" w:lineRule="atLeast"/>
        <w:ind w:leftChars="0"/>
        <w:contextualSpacing/>
        <w:rPr>
          <w:rFonts w:asciiTheme="minorEastAsia" w:eastAsiaTheme="minorEastAsia" w:hAnsiTheme="minorEastAsia" w:cs="Times New Roman"/>
          <w:highlight w:val="yellow"/>
        </w:rPr>
      </w:pPr>
      <w:r w:rsidRPr="00045D0D">
        <w:rPr>
          <w:rFonts w:asciiTheme="minorEastAsia" w:eastAsiaTheme="minorEastAsia" w:hAnsiTheme="minorEastAsia" w:cs="Times New Roman" w:hint="eastAsia"/>
          <w:highlight w:val="yellow"/>
        </w:rPr>
        <w:t>광</w:t>
      </w:r>
      <w:r w:rsidR="00045D0D" w:rsidRPr="00045D0D">
        <w:rPr>
          <w:rFonts w:asciiTheme="minorEastAsia" w:eastAsiaTheme="minorEastAsia" w:hAnsiTheme="minorEastAsia" w:cs="Times New Roman" w:hint="eastAsia"/>
          <w:highlight w:val="yellow"/>
        </w:rPr>
        <w:t>고문자를</w:t>
      </w:r>
      <w:r w:rsidR="00045D0D" w:rsidRPr="00045D0D">
        <w:rPr>
          <w:rFonts w:asciiTheme="minorEastAsia" w:eastAsiaTheme="minorEastAsia" w:hAnsiTheme="minorEastAsia" w:cs="Times New Roman"/>
          <w:highlight w:val="yellow"/>
        </w:rPr>
        <w:t xml:space="preserve"> 받은 병원장들이 회사에 항의하여 </w:t>
      </w:r>
      <w:r w:rsidR="00045D0D">
        <w:rPr>
          <w:rFonts w:asciiTheme="minorEastAsia" w:eastAsiaTheme="minorEastAsia" w:hAnsiTheme="minorEastAsia" w:cs="Times New Roman" w:hint="eastAsia"/>
          <w:highlight w:val="yellow"/>
        </w:rPr>
        <w:t>대상</w:t>
      </w:r>
      <w:r w:rsidR="00045D0D" w:rsidRPr="00045D0D">
        <w:rPr>
          <w:rFonts w:asciiTheme="minorEastAsia" w:eastAsiaTheme="minorEastAsia" w:hAnsiTheme="minorEastAsia" w:cs="Times New Roman"/>
          <w:highlight w:val="yellow"/>
        </w:rPr>
        <w:t xml:space="preserve">회사가 자체적으로 처리하겠다고 하면서 </w:t>
      </w:r>
      <w:r w:rsidR="00045D0D">
        <w:rPr>
          <w:rFonts w:asciiTheme="minorEastAsia" w:eastAsiaTheme="minorEastAsia" w:hAnsiTheme="minorEastAsia" w:cs="Times New Roman"/>
          <w:highlight w:val="yellow"/>
        </w:rPr>
        <w:t xml:space="preserve">2020. 6. 22. </w:t>
      </w:r>
      <w:r w:rsidR="00045D0D">
        <w:rPr>
          <w:rFonts w:asciiTheme="minorEastAsia" w:eastAsiaTheme="minorEastAsia" w:hAnsiTheme="minorEastAsia" w:cs="Times New Roman" w:hint="eastAsia"/>
          <w:highlight w:val="yellow"/>
        </w:rPr>
        <w:t xml:space="preserve">백승현 외 1명을 대상으로 서울중앙지검에 </w:t>
      </w:r>
      <w:r w:rsidR="00045D0D" w:rsidRPr="00045D0D">
        <w:rPr>
          <w:rFonts w:asciiTheme="minorEastAsia" w:eastAsiaTheme="minorEastAsia" w:hAnsiTheme="minorEastAsia" w:cs="Times New Roman"/>
          <w:highlight w:val="yellow"/>
        </w:rPr>
        <w:t>고소장을 제출하였고(2020년 형제50853호 사건), 회사를 상대로 한 공식적인 항의는 없었</w:t>
      </w:r>
      <w:r w:rsidR="00045D0D" w:rsidRPr="00045D0D">
        <w:rPr>
          <w:rFonts w:asciiTheme="minorEastAsia" w:eastAsiaTheme="minorEastAsia" w:hAnsiTheme="minorEastAsia" w:cs="Times New Roman" w:hint="eastAsia"/>
          <w:highlight w:val="yellow"/>
        </w:rPr>
        <w:t>음.</w:t>
      </w:r>
      <w:r w:rsidR="00045D0D" w:rsidRPr="00045D0D">
        <w:rPr>
          <w:rFonts w:asciiTheme="minorEastAsia" w:eastAsiaTheme="minorEastAsia" w:hAnsiTheme="minorEastAsia" w:cs="Times New Roman"/>
          <w:highlight w:val="yellow"/>
        </w:rPr>
        <w:t xml:space="preserve"> 2021.01.04. 사건이 서울동작경찰서로 이송되었음</w:t>
      </w:r>
      <w:r w:rsidR="00045D0D">
        <w:rPr>
          <w:rFonts w:asciiTheme="minorEastAsia" w:eastAsiaTheme="minorEastAsia" w:hAnsiTheme="minorEastAsia" w:cs="Times New Roman" w:hint="eastAsia"/>
          <w:highlight w:val="yellow"/>
        </w:rPr>
        <w:t>(현재 백승현은 퇴사)</w:t>
      </w:r>
      <w:r w:rsidR="00045D0D" w:rsidRPr="00045D0D">
        <w:rPr>
          <w:rFonts w:asciiTheme="minorEastAsia" w:eastAsiaTheme="minorEastAsia" w:hAnsiTheme="minorEastAsia" w:cs="Times New Roman"/>
          <w:highlight w:val="yellow"/>
        </w:rPr>
        <w:t>.</w:t>
      </w:r>
    </w:p>
    <w:p w14:paraId="0FFE02B4" w14:textId="77777777" w:rsidR="004539BE" w:rsidRPr="004539BE" w:rsidRDefault="004539BE" w:rsidP="004539BE">
      <w:pPr>
        <w:pStyle w:val="a5"/>
        <w:numPr>
          <w:ilvl w:val="0"/>
          <w:numId w:val="31"/>
        </w:numPr>
        <w:wordWrap/>
        <w:spacing w:line="360" w:lineRule="atLeast"/>
        <w:ind w:leftChars="0"/>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대상회사는</w:t>
      </w:r>
      <w:r w:rsidRPr="004539BE">
        <w:rPr>
          <w:rFonts w:asciiTheme="minorEastAsia" w:eastAsiaTheme="minorEastAsia" w:hAnsiTheme="minorEastAsia" w:cs="Times New Roman"/>
          <w:highlight w:val="yellow"/>
        </w:rPr>
        <w:t xml:space="preserve"> 개인정보 유출 통지나 신고를 하지 않았음.</w:t>
      </w:r>
    </w:p>
    <w:p w14:paraId="0FFE02B5" w14:textId="77777777" w:rsidR="004539BE" w:rsidRPr="004539BE" w:rsidRDefault="004539BE" w:rsidP="004539BE">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ghlight w:val="yellow"/>
        </w:rPr>
        <w:t>분석</w:t>
      </w:r>
    </w:p>
    <w:p w14:paraId="0FFE02B6" w14:textId="77777777" w:rsidR="00F375C2" w:rsidRPr="004539BE" w:rsidRDefault="004539BE" w:rsidP="00F375C2">
      <w:pPr>
        <w:pStyle w:val="a5"/>
        <w:numPr>
          <w:ilvl w:val="0"/>
          <w:numId w:val="32"/>
        </w:numPr>
        <w:wordWrap/>
        <w:spacing w:line="360" w:lineRule="atLeast"/>
        <w:ind w:leftChars="0"/>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개인정보</w:t>
      </w:r>
      <w:r w:rsidRPr="004539BE">
        <w:rPr>
          <w:rFonts w:asciiTheme="minorEastAsia" w:eastAsiaTheme="minorEastAsia" w:hAnsiTheme="minorEastAsia" w:cs="Times New Roman"/>
          <w:highlight w:val="yellow"/>
        </w:rPr>
        <w:t xml:space="preserve"> 유출 발생 시 유출 발생을 안 날로부터 지체 없이 정보주체에게 유출통지를 해야 함. 이를 위반한 경우 3</w:t>
      </w:r>
      <w:r w:rsidRPr="004539BE">
        <w:rPr>
          <w:rFonts w:asciiTheme="minorEastAsia" w:eastAsiaTheme="minorEastAsia" w:hAnsiTheme="minorEastAsia" w:cs="Times New Roman" w:hint="eastAsia"/>
          <w:highlight w:val="yellow"/>
        </w:rPr>
        <w:t xml:space="preserve">천만원 이하의 과태료를 </w:t>
      </w:r>
      <w:proofErr w:type="gramStart"/>
      <w:r w:rsidRPr="004539BE">
        <w:rPr>
          <w:rFonts w:asciiTheme="minorEastAsia" w:eastAsiaTheme="minorEastAsia" w:hAnsiTheme="minorEastAsia" w:cs="Times New Roman" w:hint="eastAsia"/>
          <w:highlight w:val="yellow"/>
        </w:rPr>
        <w:t>부과 받을</w:t>
      </w:r>
      <w:proofErr w:type="gramEnd"/>
      <w:r w:rsidRPr="004539BE">
        <w:rPr>
          <w:rFonts w:asciiTheme="minorEastAsia" w:eastAsiaTheme="minorEastAsia" w:hAnsiTheme="minorEastAsia" w:cs="Times New Roman" w:hint="eastAsia"/>
          <w:highlight w:val="yellow"/>
        </w:rPr>
        <w:t xml:space="preserve"> 수 있음(개인정보 보호법 제7</w:t>
      </w:r>
      <w:r w:rsidRPr="004539BE">
        <w:rPr>
          <w:rFonts w:asciiTheme="minorEastAsia" w:eastAsiaTheme="minorEastAsia" w:hAnsiTheme="minorEastAsia" w:cs="Times New Roman"/>
          <w:highlight w:val="yellow"/>
        </w:rPr>
        <w:t>5</w:t>
      </w:r>
      <w:r w:rsidRPr="004539BE">
        <w:rPr>
          <w:rFonts w:asciiTheme="minorEastAsia" w:eastAsiaTheme="minorEastAsia" w:hAnsiTheme="minorEastAsia" w:cs="Times New Roman" w:hint="eastAsia"/>
          <w:highlight w:val="yellow"/>
        </w:rPr>
        <w:t>조 제2항 제8호</w:t>
      </w:r>
      <w:r w:rsidRPr="004539BE">
        <w:rPr>
          <w:rFonts w:asciiTheme="minorEastAsia" w:eastAsiaTheme="minorEastAsia" w:hAnsiTheme="minorEastAsia" w:cs="Times New Roman"/>
          <w:highlight w:val="yellow"/>
        </w:rPr>
        <w:t>)</w:t>
      </w:r>
      <w:r w:rsidR="00F375C2">
        <w:rPr>
          <w:rFonts w:asciiTheme="minorEastAsia" w:eastAsiaTheme="minorEastAsia" w:hAnsiTheme="minorEastAsia" w:cs="Times New Roman"/>
          <w:highlight w:val="yellow"/>
        </w:rPr>
        <w:t xml:space="preserve">. 다만, </w:t>
      </w:r>
      <w:r w:rsidR="005A615F">
        <w:rPr>
          <w:rFonts w:asciiTheme="minorEastAsia" w:eastAsiaTheme="minorEastAsia" w:hAnsiTheme="minorEastAsia" w:cs="Times New Roman" w:hint="eastAsia"/>
          <w:highlight w:val="yellow"/>
        </w:rPr>
        <w:t xml:space="preserve">본 건의 경우 </w:t>
      </w:r>
      <w:r w:rsidR="00F375C2" w:rsidRPr="004539BE">
        <w:rPr>
          <w:rFonts w:asciiTheme="minorEastAsia" w:eastAsiaTheme="minorEastAsia" w:hAnsiTheme="minorEastAsia" w:cs="Times New Roman" w:hint="eastAsia"/>
          <w:highlight w:val="yellow"/>
        </w:rPr>
        <w:t>유출</w:t>
      </w:r>
      <w:r w:rsidR="00F375C2" w:rsidRPr="004539BE">
        <w:rPr>
          <w:rFonts w:asciiTheme="minorEastAsia" w:eastAsiaTheme="minorEastAsia" w:hAnsiTheme="minorEastAsia" w:cs="Times New Roman"/>
          <w:highlight w:val="yellow"/>
        </w:rPr>
        <w:t xml:space="preserve"> 규모가 1천명 미만이므로 유출신고 의무는 </w:t>
      </w:r>
      <w:r w:rsidR="005A615F">
        <w:rPr>
          <w:rFonts w:asciiTheme="minorEastAsia" w:eastAsiaTheme="minorEastAsia" w:hAnsiTheme="minorEastAsia" w:cs="Times New Roman"/>
          <w:highlight w:val="yellow"/>
        </w:rPr>
        <w:t>없</w:t>
      </w:r>
      <w:r w:rsidR="005A615F">
        <w:rPr>
          <w:rFonts w:asciiTheme="minorEastAsia" w:eastAsiaTheme="minorEastAsia" w:hAnsiTheme="minorEastAsia" w:cs="Times New Roman" w:hint="eastAsia"/>
          <w:highlight w:val="yellow"/>
        </w:rPr>
        <w:t>는 건이어서 유출통지 미이행으로 인하여 과태료가 부과될 가능성은 없음.</w:t>
      </w:r>
    </w:p>
    <w:p w14:paraId="0FFE02B7" w14:textId="77777777" w:rsidR="004539BE" w:rsidRPr="004539BE" w:rsidRDefault="004539BE" w:rsidP="004539BE">
      <w:pPr>
        <w:pStyle w:val="a5"/>
        <w:numPr>
          <w:ilvl w:val="0"/>
          <w:numId w:val="32"/>
        </w:numPr>
        <w:wordWrap/>
        <w:spacing w:line="360" w:lineRule="atLeast"/>
        <w:ind w:leftChars="0"/>
        <w:contextualSpacing/>
        <w:rPr>
          <w:rFonts w:asciiTheme="minorEastAsia" w:eastAsiaTheme="minorEastAsia" w:hAnsiTheme="minorEastAsia" w:cs="Times New Roman"/>
          <w:highlight w:val="yellow"/>
        </w:rPr>
      </w:pPr>
      <w:r w:rsidRPr="004539BE">
        <w:rPr>
          <w:rFonts w:asciiTheme="minorEastAsia" w:eastAsiaTheme="minorEastAsia" w:hAnsiTheme="minorEastAsia" w:cs="Times New Roman" w:hint="eastAsia"/>
          <w:highlight w:val="yellow"/>
        </w:rPr>
        <w:t>안전성</w:t>
      </w:r>
      <w:r w:rsidRPr="004539BE">
        <w:rPr>
          <w:rFonts w:asciiTheme="minorEastAsia" w:eastAsiaTheme="minorEastAsia" w:hAnsiTheme="minorEastAsia" w:cs="Times New Roman"/>
          <w:highlight w:val="yellow"/>
        </w:rPr>
        <w:t xml:space="preserve"> 확보에 필요한 조치를 하지 아니하여 개인정보를 분실</w:t>
      </w:r>
      <w:r w:rsidR="001A5BA5">
        <w:rPr>
          <w:rFonts w:asciiTheme="minorEastAsia" w:eastAsiaTheme="minorEastAsia" w:hAnsiTheme="minorEastAsia" w:cs="Times New Roman"/>
          <w:highlight w:val="yellow"/>
        </w:rPr>
        <w:sym w:font="Wingdings" w:char="F09E"/>
      </w:r>
      <w:r w:rsidRPr="004539BE">
        <w:rPr>
          <w:rFonts w:asciiTheme="minorEastAsia" w:eastAsiaTheme="minorEastAsia" w:hAnsiTheme="minorEastAsia" w:cs="Times New Roman"/>
          <w:highlight w:val="yellow"/>
        </w:rPr>
        <w:t>도난</w:t>
      </w:r>
      <w:r w:rsidR="001A5BA5">
        <w:rPr>
          <w:rFonts w:asciiTheme="minorEastAsia" w:eastAsiaTheme="minorEastAsia" w:hAnsiTheme="minorEastAsia" w:cs="Times New Roman"/>
          <w:highlight w:val="yellow"/>
        </w:rPr>
        <w:sym w:font="Wingdings" w:char="F09E"/>
      </w:r>
      <w:r w:rsidRPr="004539BE">
        <w:rPr>
          <w:rFonts w:asciiTheme="minorEastAsia" w:eastAsiaTheme="minorEastAsia" w:hAnsiTheme="minorEastAsia" w:cs="Times New Roman"/>
          <w:highlight w:val="yellow"/>
        </w:rPr>
        <w:t>유출</w:t>
      </w:r>
      <w:r w:rsidR="001A5BA5">
        <w:rPr>
          <w:rFonts w:asciiTheme="minorEastAsia" w:eastAsiaTheme="minorEastAsia" w:hAnsiTheme="minorEastAsia" w:cs="Times New Roman"/>
          <w:highlight w:val="yellow"/>
        </w:rPr>
        <w:sym w:font="Wingdings" w:char="F09E"/>
      </w:r>
      <w:r w:rsidRPr="004539BE">
        <w:rPr>
          <w:rFonts w:asciiTheme="minorEastAsia" w:eastAsiaTheme="minorEastAsia" w:hAnsiTheme="minorEastAsia" w:cs="Times New Roman"/>
          <w:highlight w:val="yellow"/>
        </w:rPr>
        <w:t xml:space="preserve">변조 또는 </w:t>
      </w:r>
      <w:proofErr w:type="gramStart"/>
      <w:r w:rsidRPr="004539BE">
        <w:rPr>
          <w:rFonts w:asciiTheme="minorEastAsia" w:eastAsiaTheme="minorEastAsia" w:hAnsiTheme="minorEastAsia" w:cs="Times New Roman"/>
          <w:highlight w:val="yellow"/>
        </w:rPr>
        <w:t>훼손 당한</w:t>
      </w:r>
      <w:proofErr w:type="gramEnd"/>
      <w:r w:rsidRPr="004539BE">
        <w:rPr>
          <w:rFonts w:asciiTheme="minorEastAsia" w:eastAsiaTheme="minorEastAsia" w:hAnsiTheme="minorEastAsia" w:cs="Times New Roman"/>
          <w:highlight w:val="yellow"/>
        </w:rPr>
        <w:t xml:space="preserve"> 자: 2년 이하의 징역 또는 2천만원 이하의 벌금</w:t>
      </w:r>
      <w:r w:rsidR="00351C58">
        <w:rPr>
          <w:rFonts w:asciiTheme="minorEastAsia" w:eastAsiaTheme="minorEastAsia" w:hAnsiTheme="minorEastAsia" w:cs="Times New Roman" w:hint="eastAsia"/>
          <w:highlight w:val="yellow"/>
        </w:rPr>
        <w:t>에 처해질 수 있음</w:t>
      </w:r>
      <w:r w:rsidRPr="004539BE">
        <w:rPr>
          <w:rFonts w:asciiTheme="minorEastAsia" w:eastAsiaTheme="minorEastAsia" w:hAnsiTheme="minorEastAsia" w:cs="Times New Roman"/>
          <w:highlight w:val="yellow"/>
        </w:rPr>
        <w:t>(개인정보 보호법 제73조 제1호)</w:t>
      </w:r>
    </w:p>
    <w:p w14:paraId="0FFE02B8" w14:textId="77777777" w:rsidR="005A615F" w:rsidRPr="005A615F" w:rsidRDefault="004539BE" w:rsidP="005A615F">
      <w:pPr>
        <w:pStyle w:val="a5"/>
        <w:numPr>
          <w:ilvl w:val="0"/>
          <w:numId w:val="32"/>
        </w:numPr>
        <w:wordWrap/>
        <w:spacing w:line="360" w:lineRule="atLeast"/>
        <w:ind w:leftChars="0"/>
        <w:contextualSpacing/>
        <w:rPr>
          <w:rFonts w:asciiTheme="minorEastAsia" w:eastAsiaTheme="minorEastAsia" w:hAnsiTheme="minorEastAsia" w:cs="Times New Roman"/>
          <w:highlight w:val="yellow"/>
        </w:rPr>
      </w:pPr>
      <w:r w:rsidRPr="005A615F">
        <w:rPr>
          <w:rFonts w:asciiTheme="minorEastAsia" w:eastAsiaTheme="minorEastAsia" w:hAnsiTheme="minorEastAsia" w:cs="Times New Roman" w:hint="eastAsia"/>
          <w:highlight w:val="yellow"/>
        </w:rPr>
        <w:t>유출피해자가</w:t>
      </w:r>
      <w:r w:rsidRPr="005A615F">
        <w:rPr>
          <w:rFonts w:asciiTheme="minorEastAsia" w:eastAsiaTheme="minorEastAsia" w:hAnsiTheme="minorEastAsia" w:cs="Times New Roman"/>
          <w:highlight w:val="yellow"/>
        </w:rPr>
        <w:t xml:space="preserve"> 민사소송을 제기하는 경우 대상회사가 손해배상 책임을 부담할 수 있음.</w:t>
      </w:r>
      <w:r w:rsidR="005A615F">
        <w:rPr>
          <w:rFonts w:asciiTheme="minorEastAsia" w:eastAsiaTheme="minorEastAsia" w:hAnsiTheme="minorEastAsia" w:cs="Times New Roman" w:hint="eastAsia"/>
          <w:highlight w:val="yellow"/>
        </w:rPr>
        <w:t xml:space="preserve"> </w:t>
      </w:r>
      <w:r w:rsidR="005A615F" w:rsidRPr="005A615F">
        <w:rPr>
          <w:rFonts w:asciiTheme="minorEastAsia" w:eastAsiaTheme="minorEastAsia" w:hAnsiTheme="minorEastAsia" w:cs="Times New Roman"/>
          <w:highlight w:val="yellow"/>
        </w:rPr>
        <w:t xml:space="preserve">일반적으로 개인정보가 유출된 경우 1인당 배상금액(약 100,000원)을 고려하면, 금액적 영향은 원론적으로는 40,000,000원 정도가 </w:t>
      </w:r>
      <w:r w:rsidR="005A615F" w:rsidRPr="005A615F">
        <w:rPr>
          <w:rFonts w:asciiTheme="minorEastAsia" w:eastAsiaTheme="minorEastAsia" w:hAnsiTheme="minorEastAsia" w:cs="Times New Roman"/>
          <w:highlight w:val="yellow"/>
        </w:rPr>
        <w:lastRenderedPageBreak/>
        <w:t xml:space="preserve">있다고 보이나, 인터뷰에 따르면 개인정보가 유출된 병원장들에게 사과하고 별다른 </w:t>
      </w:r>
      <w:proofErr w:type="gramStart"/>
      <w:r w:rsidR="005A615F" w:rsidRPr="005A615F">
        <w:rPr>
          <w:rFonts w:asciiTheme="minorEastAsia" w:eastAsiaTheme="minorEastAsia" w:hAnsiTheme="minorEastAsia" w:cs="Times New Roman"/>
          <w:highlight w:val="yellow"/>
        </w:rPr>
        <w:t>문제 없이</w:t>
      </w:r>
      <w:proofErr w:type="gramEnd"/>
      <w:r w:rsidR="005A615F" w:rsidRPr="005A615F">
        <w:rPr>
          <w:rFonts w:asciiTheme="minorEastAsia" w:eastAsiaTheme="minorEastAsia" w:hAnsiTheme="minorEastAsia" w:cs="Times New Roman"/>
          <w:highlight w:val="yellow"/>
        </w:rPr>
        <w:t xml:space="preserve"> 사안이 종결되었다고 </w:t>
      </w:r>
      <w:r w:rsidR="005A615F" w:rsidRPr="005A615F">
        <w:rPr>
          <w:rFonts w:asciiTheme="minorEastAsia" w:eastAsiaTheme="minorEastAsia" w:hAnsiTheme="minorEastAsia" w:cs="Times New Roman" w:hint="eastAsia"/>
          <w:highlight w:val="yellow"/>
        </w:rPr>
        <w:t>하므로 실제 민사상 손해배상 책임을 부담하게 될 가능성은 낮을 것으로 보임.</w:t>
      </w:r>
    </w:p>
    <w:p w14:paraId="0FFE02B9" w14:textId="77777777" w:rsidR="008906A6" w:rsidRPr="007D5E08" w:rsidRDefault="008906A6" w:rsidP="004539BE">
      <w:pPr>
        <w:rPr>
          <w:b/>
        </w:rPr>
      </w:pPr>
    </w:p>
    <w:p w14:paraId="0FFE02BA" w14:textId="77777777" w:rsidR="001F71F2" w:rsidRDefault="00EB52B0" w:rsidP="001678E5">
      <w:pPr>
        <w:pStyle w:val="a5"/>
        <w:numPr>
          <w:ilvl w:val="0"/>
          <w:numId w:val="1"/>
        </w:numPr>
        <w:wordWrap/>
        <w:spacing w:line="360" w:lineRule="atLeast"/>
        <w:ind w:leftChars="0" w:left="357" w:hanging="357"/>
        <w:contextualSpacing/>
        <w:outlineLvl w:val="0"/>
        <w:rPr>
          <w:rFonts w:asciiTheme="minorEastAsia" w:eastAsiaTheme="minorEastAsia" w:hAnsiTheme="minorEastAsia" w:cs="Times New Roman"/>
          <w:b/>
        </w:rPr>
      </w:pPr>
      <w:r>
        <w:rPr>
          <w:rFonts w:asciiTheme="minorEastAsia" w:eastAsiaTheme="minorEastAsia" w:hAnsiTheme="minorEastAsia" w:cs="Times New Roman" w:hint="eastAsia"/>
          <w:b/>
        </w:rPr>
        <w:t>IP</w:t>
      </w:r>
      <w:r w:rsidR="001F71F2">
        <w:rPr>
          <w:rFonts w:asciiTheme="minorEastAsia" w:eastAsiaTheme="minorEastAsia" w:hAnsiTheme="minorEastAsia" w:cs="Times New Roman" w:hint="eastAsia"/>
          <w:b/>
        </w:rPr>
        <w:t xml:space="preserve"> (</w:t>
      </w:r>
      <w:r w:rsidR="006B3B46">
        <w:rPr>
          <w:rFonts w:asciiTheme="minorEastAsia" w:eastAsiaTheme="minorEastAsia" w:hAnsiTheme="minorEastAsia" w:cs="Times New Roman" w:hint="eastAsia"/>
          <w:b/>
        </w:rPr>
        <w:t xml:space="preserve">박동희 </w:t>
      </w:r>
      <w:r w:rsidR="006B3B46">
        <w:rPr>
          <w:rFonts w:asciiTheme="minorEastAsia" w:eastAsiaTheme="minorEastAsia" w:hAnsiTheme="minorEastAsia" w:cs="Times New Roman"/>
          <w:b/>
        </w:rPr>
        <w:t xml:space="preserve">+ </w:t>
      </w:r>
      <w:r w:rsidR="006B3B46">
        <w:rPr>
          <w:rFonts w:asciiTheme="minorEastAsia" w:eastAsiaTheme="minorEastAsia" w:hAnsiTheme="minorEastAsia" w:cs="Times New Roman" w:hint="eastAsia"/>
          <w:b/>
        </w:rPr>
        <w:t xml:space="preserve">필요시 </w:t>
      </w:r>
      <w:r w:rsidR="006B3B46">
        <w:rPr>
          <w:rFonts w:asciiTheme="minorEastAsia" w:eastAsiaTheme="minorEastAsia" w:hAnsiTheme="minorEastAsia" w:cs="Times New Roman"/>
          <w:b/>
        </w:rPr>
        <w:t>IP</w:t>
      </w:r>
      <w:r w:rsidR="006B3B46">
        <w:rPr>
          <w:rFonts w:asciiTheme="minorEastAsia" w:eastAsiaTheme="minorEastAsia" w:hAnsiTheme="minorEastAsia" w:cs="Times New Roman" w:hint="eastAsia"/>
          <w:b/>
        </w:rPr>
        <w:t>팀</w:t>
      </w:r>
      <w:r w:rsidR="001F71F2">
        <w:rPr>
          <w:rFonts w:asciiTheme="minorEastAsia" w:eastAsiaTheme="minorEastAsia" w:hAnsiTheme="minorEastAsia" w:cs="Times New Roman" w:hint="eastAsia"/>
          <w:b/>
        </w:rPr>
        <w:t>)</w:t>
      </w:r>
    </w:p>
    <w:p w14:paraId="0FFE02BB" w14:textId="77777777" w:rsidR="00F31EB7" w:rsidRDefault="00F31EB7" w:rsidP="00F31EB7">
      <w:pPr>
        <w:pStyle w:val="a5"/>
        <w:wordWrap/>
        <w:spacing w:line="360" w:lineRule="atLeast"/>
        <w:ind w:leftChars="0" w:left="360"/>
        <w:contextualSpacing/>
        <w:rPr>
          <w:rFonts w:asciiTheme="minorEastAsia" w:eastAsiaTheme="minorEastAsia" w:hAnsiTheme="minorEastAsia" w:cs="Times New Roman"/>
          <w:b/>
        </w:rPr>
      </w:pPr>
    </w:p>
    <w:p w14:paraId="0FFE02BC" w14:textId="77777777" w:rsidR="00F31EB7" w:rsidRPr="00C006C8" w:rsidRDefault="00F31EB7" w:rsidP="00F31EB7">
      <w:pPr>
        <w:pStyle w:val="a5"/>
        <w:numPr>
          <w:ilvl w:val="0"/>
          <w:numId w:val="14"/>
        </w:numPr>
        <w:wordWrap/>
        <w:spacing w:line="360" w:lineRule="atLeast"/>
        <w:ind w:leftChars="0" w:left="814"/>
        <w:contextualSpacing/>
        <w:rPr>
          <w:rFonts w:asciiTheme="minorEastAsia" w:eastAsiaTheme="minorEastAsia" w:hAnsiTheme="minorEastAsia" w:cs="Times New Roman"/>
          <w:b/>
          <w:highlight w:val="yellow"/>
        </w:rPr>
      </w:pPr>
      <w:r w:rsidRPr="00C006C8">
        <w:rPr>
          <w:rFonts w:asciiTheme="minorEastAsia" w:eastAsiaTheme="minorEastAsia" w:hAnsiTheme="minorEastAsia" w:cs="Times New Roman" w:hint="eastAsia"/>
          <w:b/>
          <w:highlight w:val="yellow"/>
        </w:rPr>
        <w:t>지식재산권 현황</w:t>
      </w:r>
    </w:p>
    <w:p w14:paraId="0FFE02BD" w14:textId="77777777" w:rsidR="00F31EB7" w:rsidRPr="00C006C8" w:rsidRDefault="00F31EB7" w:rsidP="00F31EB7">
      <w:pPr>
        <w:pStyle w:val="a5"/>
        <w:numPr>
          <w:ilvl w:val="0"/>
          <w:numId w:val="6"/>
        </w:numPr>
        <w:wordWrap/>
        <w:spacing w:line="360" w:lineRule="atLeast"/>
        <w:ind w:leftChars="0" w:left="1307"/>
        <w:contextualSpacing/>
        <w:rPr>
          <w:rFonts w:asciiTheme="minorEastAsia" w:eastAsiaTheme="minorEastAsia" w:hAnsiTheme="minorEastAsia" w:cs="Times New Roman"/>
          <w:b/>
          <w:highlight w:val="yellow"/>
        </w:rPr>
      </w:pPr>
      <w:r w:rsidRPr="00C006C8">
        <w:rPr>
          <w:rFonts w:asciiTheme="minorEastAsia" w:eastAsiaTheme="minorEastAsia" w:hAnsiTheme="minorEastAsia" w:cs="Times New Roman" w:hint="eastAsia"/>
          <w:highlight w:val="yellow"/>
        </w:rPr>
        <w:t>제공된 자료와 IP</w:t>
      </w:r>
      <w:r w:rsidRPr="00C006C8">
        <w:rPr>
          <w:rFonts w:asciiTheme="minorEastAsia" w:eastAsiaTheme="minorEastAsia" w:hAnsiTheme="minorEastAsia" w:cs="Times New Roman"/>
          <w:highlight w:val="yellow"/>
        </w:rPr>
        <w:t xml:space="preserve"> </w:t>
      </w:r>
      <w:r w:rsidRPr="00C006C8">
        <w:rPr>
          <w:rFonts w:asciiTheme="minorEastAsia" w:eastAsiaTheme="minorEastAsia" w:hAnsiTheme="minorEastAsia" w:cs="Times New Roman" w:hint="eastAsia"/>
          <w:highlight w:val="yellow"/>
        </w:rPr>
        <w:t>조사 결과</w:t>
      </w:r>
      <w:r w:rsidRPr="00C006C8">
        <w:rPr>
          <w:rStyle w:val="a7"/>
          <w:rFonts w:asciiTheme="minorEastAsia" w:eastAsiaTheme="minorEastAsia" w:hAnsiTheme="minorEastAsia" w:cs="Times New Roman"/>
          <w:highlight w:val="yellow"/>
        </w:rPr>
        <w:footnoteReference w:id="1"/>
      </w:r>
      <w:proofErr w:type="spellStart"/>
      <w:r w:rsidRPr="00C006C8">
        <w:rPr>
          <w:rFonts w:asciiTheme="minorEastAsia" w:eastAsiaTheme="minorEastAsia" w:hAnsiTheme="minorEastAsia" w:cs="Times New Roman" w:hint="eastAsia"/>
          <w:highlight w:val="yellow"/>
        </w:rPr>
        <w:t>에</w:t>
      </w:r>
      <w:proofErr w:type="spellEnd"/>
      <w:r w:rsidRPr="00C006C8">
        <w:rPr>
          <w:rFonts w:asciiTheme="minorEastAsia" w:eastAsiaTheme="minorEastAsia" w:hAnsiTheme="minorEastAsia" w:cs="Times New Roman" w:hint="eastAsia"/>
          <w:highlight w:val="yellow"/>
        </w:rPr>
        <w:t xml:space="preserve"> 따르면,</w:t>
      </w:r>
      <w:r w:rsidRPr="00C006C8">
        <w:rPr>
          <w:rFonts w:asciiTheme="minorEastAsia" w:eastAsiaTheme="minorEastAsia" w:hAnsiTheme="minorEastAsia" w:cs="Times New Roman"/>
          <w:highlight w:val="yellow"/>
        </w:rPr>
        <w:t xml:space="preserve"> </w:t>
      </w:r>
      <w:r w:rsidRPr="00C006C8">
        <w:rPr>
          <w:rFonts w:asciiTheme="minorEastAsia" w:eastAsiaTheme="minorEastAsia" w:hAnsiTheme="minorEastAsia" w:cs="Times New Roman" w:hint="eastAsia"/>
          <w:highlight w:val="yellow"/>
        </w:rPr>
        <w:t xml:space="preserve">회사는 </w:t>
      </w:r>
      <w:r w:rsidRPr="00C006C8">
        <w:rPr>
          <w:rFonts w:asciiTheme="minorEastAsia" w:eastAsiaTheme="minorEastAsia" w:hAnsiTheme="minorEastAsia" w:cs="Times New Roman"/>
          <w:highlight w:val="yellow"/>
        </w:rPr>
        <w:t>4</w:t>
      </w:r>
      <w:r w:rsidRPr="00C006C8">
        <w:rPr>
          <w:rFonts w:asciiTheme="minorEastAsia" w:eastAsiaTheme="minorEastAsia" w:hAnsiTheme="minorEastAsia" w:cs="Times New Roman" w:hint="eastAsia"/>
          <w:highlight w:val="yellow"/>
        </w:rPr>
        <w:t xml:space="preserve">건의 등록 특허권과 </w:t>
      </w:r>
      <w:r w:rsidRPr="00C006C8">
        <w:rPr>
          <w:rFonts w:asciiTheme="minorEastAsia" w:eastAsiaTheme="minorEastAsia" w:hAnsiTheme="minorEastAsia" w:cs="Times New Roman"/>
          <w:highlight w:val="yellow"/>
        </w:rPr>
        <w:t>22</w:t>
      </w:r>
      <w:r w:rsidRPr="00C006C8">
        <w:rPr>
          <w:rFonts w:asciiTheme="minorEastAsia" w:eastAsiaTheme="minorEastAsia" w:hAnsiTheme="minorEastAsia" w:cs="Times New Roman" w:hint="eastAsia"/>
          <w:highlight w:val="yellow"/>
        </w:rPr>
        <w:t>건의 등록 상표권을 보유하고 있음.</w:t>
      </w:r>
      <w:r w:rsidRPr="00C006C8">
        <w:rPr>
          <w:rFonts w:asciiTheme="minorEastAsia" w:eastAsiaTheme="minorEastAsia" w:hAnsiTheme="minorEastAsia" w:cs="Times New Roman"/>
          <w:highlight w:val="yellow"/>
        </w:rPr>
        <w:t xml:space="preserve"> </w:t>
      </w:r>
      <w:r w:rsidRPr="00C006C8">
        <w:rPr>
          <w:rFonts w:asciiTheme="minorEastAsia" w:eastAsiaTheme="minorEastAsia" w:hAnsiTheme="minorEastAsia" w:cs="Times New Roman" w:hint="eastAsia"/>
          <w:highlight w:val="yellow"/>
        </w:rPr>
        <w:t xml:space="preserve">회사의 지식재산권 현황은 </w:t>
      </w:r>
      <w:r w:rsidRPr="00C006C8">
        <w:rPr>
          <w:rFonts w:asciiTheme="minorEastAsia" w:eastAsiaTheme="minorEastAsia" w:hAnsiTheme="minorEastAsia" w:cs="Times New Roman"/>
          <w:b/>
          <w:highlight w:val="yellow"/>
        </w:rPr>
        <w:t>[</w:t>
      </w:r>
      <w:r w:rsidRPr="00C006C8">
        <w:rPr>
          <w:rFonts w:asciiTheme="minorEastAsia" w:eastAsiaTheme="minorEastAsia" w:hAnsiTheme="minorEastAsia" w:cs="Times New Roman" w:hint="eastAsia"/>
          <w:b/>
          <w:highlight w:val="yellow"/>
        </w:rPr>
        <w:t xml:space="preserve">별지 </w:t>
      </w:r>
      <w:r w:rsidRPr="00C006C8">
        <w:rPr>
          <w:rFonts w:asciiTheme="minorEastAsia" w:eastAsiaTheme="minorEastAsia" w:hAnsiTheme="minorEastAsia" w:cs="Times New Roman"/>
          <w:b/>
          <w:highlight w:val="yellow"/>
        </w:rPr>
        <w:t xml:space="preserve">*] </w:t>
      </w:r>
      <w:r w:rsidRPr="00C006C8">
        <w:rPr>
          <w:rFonts w:asciiTheme="minorEastAsia" w:eastAsiaTheme="minorEastAsia" w:hAnsiTheme="minorEastAsia" w:cs="Times New Roman" w:hint="eastAsia"/>
          <w:b/>
          <w:highlight w:val="yellow"/>
        </w:rPr>
        <w:t>회사의 지식재산권 현황</w:t>
      </w:r>
      <w:r w:rsidRPr="00C006C8">
        <w:rPr>
          <w:rFonts w:asciiTheme="minorEastAsia" w:eastAsiaTheme="minorEastAsia" w:hAnsiTheme="minorEastAsia" w:cs="Times New Roman" w:hint="eastAsia"/>
          <w:highlight w:val="yellow"/>
        </w:rPr>
        <w:t xml:space="preserve"> 참조.</w:t>
      </w:r>
    </w:p>
    <w:p w14:paraId="0FFE02BE" w14:textId="77777777" w:rsidR="00F31EB7" w:rsidRPr="00C006C8" w:rsidRDefault="00F31EB7" w:rsidP="00F31EB7">
      <w:pPr>
        <w:wordWrap/>
        <w:spacing w:line="360" w:lineRule="atLeast"/>
        <w:contextualSpacing/>
        <w:rPr>
          <w:rFonts w:asciiTheme="minorEastAsia" w:eastAsiaTheme="minorEastAsia" w:hAnsiTheme="minorEastAsia" w:cs="Times New Roman"/>
          <w:highlight w:val="yellow"/>
        </w:rPr>
      </w:pPr>
    </w:p>
    <w:p w14:paraId="0FFE02BF" w14:textId="77777777" w:rsidR="00F31EB7" w:rsidRPr="00C006C8" w:rsidRDefault="00F31EB7" w:rsidP="00F31EB7">
      <w:pPr>
        <w:pStyle w:val="a5"/>
        <w:numPr>
          <w:ilvl w:val="0"/>
          <w:numId w:val="14"/>
        </w:numPr>
        <w:wordWrap/>
        <w:spacing w:line="360" w:lineRule="atLeast"/>
        <w:ind w:leftChars="0" w:left="814"/>
        <w:contextualSpacing/>
        <w:rPr>
          <w:rFonts w:asciiTheme="minorEastAsia" w:eastAsiaTheme="minorEastAsia" w:hAnsiTheme="minorEastAsia" w:cs="Times New Roman"/>
          <w:b/>
          <w:highlight w:val="yellow"/>
        </w:rPr>
      </w:pPr>
      <w:proofErr w:type="spellStart"/>
      <w:r w:rsidRPr="00C006C8">
        <w:rPr>
          <w:rFonts w:asciiTheme="minorEastAsia" w:eastAsiaTheme="minorEastAsia" w:hAnsiTheme="minorEastAsia" w:cs="Times New Roman" w:hint="eastAsia"/>
          <w:b/>
          <w:highlight w:val="yellow"/>
        </w:rPr>
        <w:t>닥터펫스타와</w:t>
      </w:r>
      <w:proofErr w:type="spellEnd"/>
      <w:r w:rsidRPr="00C006C8">
        <w:rPr>
          <w:rFonts w:asciiTheme="minorEastAsia" w:eastAsiaTheme="minorEastAsia" w:hAnsiTheme="minorEastAsia" w:cs="Times New Roman" w:hint="eastAsia"/>
          <w:b/>
          <w:highlight w:val="yellow"/>
        </w:rPr>
        <w:t xml:space="preserve"> 공동 보유 이슈</w:t>
      </w:r>
    </w:p>
    <w:p w14:paraId="0FFE02C0" w14:textId="77777777" w:rsidR="00F31EB7" w:rsidRPr="00C006C8" w:rsidRDefault="00F31EB7" w:rsidP="00F31EB7">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C006C8">
        <w:rPr>
          <w:rFonts w:asciiTheme="minorEastAsia" w:eastAsiaTheme="minorEastAsia" w:hAnsiTheme="minorEastAsia" w:cs="Times New Roman"/>
          <w:highlight w:val="yellow"/>
        </w:rPr>
        <w:t>발견 사항</w:t>
      </w:r>
    </w:p>
    <w:p w14:paraId="0FFE02C1" w14:textId="77777777" w:rsidR="00F31EB7" w:rsidRPr="00C006C8" w:rsidRDefault="00F31EB7" w:rsidP="00F31EB7">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C006C8">
        <w:rPr>
          <w:rFonts w:asciiTheme="minorEastAsia" w:eastAsiaTheme="minorEastAsia" w:hAnsiTheme="minorEastAsia" w:cs="Times New Roman" w:hint="eastAsia"/>
          <w:highlight w:val="yellow"/>
        </w:rPr>
        <w:t>공개된 자료에 대한 자체 조사에 따르면,</w:t>
      </w:r>
      <w:r w:rsidRPr="00C006C8">
        <w:rPr>
          <w:rFonts w:asciiTheme="minorEastAsia" w:eastAsiaTheme="minorEastAsia" w:hAnsiTheme="minorEastAsia" w:cs="Times New Roman"/>
          <w:highlight w:val="yellow"/>
        </w:rPr>
        <w:t xml:space="preserve"> </w:t>
      </w:r>
      <w:proofErr w:type="spellStart"/>
      <w:r w:rsidRPr="00C006C8">
        <w:rPr>
          <w:rFonts w:asciiTheme="minorEastAsia" w:eastAsiaTheme="minorEastAsia" w:hAnsiTheme="minorEastAsia" w:cs="Times New Roman" w:hint="eastAsia"/>
          <w:highlight w:val="yellow"/>
        </w:rPr>
        <w:t>닥터펫스타와</w:t>
      </w:r>
      <w:proofErr w:type="spellEnd"/>
      <w:r w:rsidRPr="00C006C8">
        <w:rPr>
          <w:rFonts w:asciiTheme="minorEastAsia" w:eastAsiaTheme="minorEastAsia" w:hAnsiTheme="minorEastAsia" w:cs="Times New Roman" w:hint="eastAsia"/>
          <w:highlight w:val="yellow"/>
        </w:rPr>
        <w:t xml:space="preserve"> 공동 보유한 특허권 </w:t>
      </w:r>
      <w:r w:rsidRPr="00C006C8">
        <w:rPr>
          <w:rFonts w:asciiTheme="minorEastAsia" w:eastAsiaTheme="minorEastAsia" w:hAnsiTheme="minorEastAsia" w:cs="Times New Roman"/>
          <w:highlight w:val="yellow"/>
        </w:rPr>
        <w:t>4</w:t>
      </w:r>
      <w:r w:rsidRPr="00C006C8">
        <w:rPr>
          <w:rFonts w:asciiTheme="minorEastAsia" w:eastAsiaTheme="minorEastAsia" w:hAnsiTheme="minorEastAsia" w:cs="Times New Roman" w:hint="eastAsia"/>
          <w:highlight w:val="yellow"/>
        </w:rPr>
        <w:t xml:space="preserve">건의 발명자가 </w:t>
      </w:r>
      <w:proofErr w:type="spellStart"/>
      <w:r w:rsidRPr="00C006C8">
        <w:rPr>
          <w:rFonts w:asciiTheme="minorEastAsia" w:eastAsiaTheme="minorEastAsia" w:hAnsiTheme="minorEastAsia" w:cs="Times New Roman" w:hint="eastAsia"/>
          <w:highlight w:val="yellow"/>
        </w:rPr>
        <w:t>닥터펫스타</w:t>
      </w:r>
      <w:proofErr w:type="spellEnd"/>
      <w:r w:rsidRPr="00C006C8">
        <w:rPr>
          <w:rFonts w:asciiTheme="minorEastAsia" w:eastAsiaTheme="minorEastAsia" w:hAnsiTheme="minorEastAsia" w:cs="Times New Roman" w:hint="eastAsia"/>
          <w:highlight w:val="yellow"/>
        </w:rPr>
        <w:t xml:space="preserve"> 박동석 이사의 부인 김민지로 등록되어 있음(등록번호 </w:t>
      </w:r>
      <w:r w:rsidRPr="00C006C8">
        <w:rPr>
          <w:rFonts w:asciiTheme="minorEastAsia" w:eastAsiaTheme="minorEastAsia" w:hAnsiTheme="minorEastAsia" w:cs="Times New Roman"/>
          <w:highlight w:val="yellow"/>
        </w:rPr>
        <w:t>10-1824913-0000, 10-1925908-0000, 10-1927774-0000, 10-1927773-0000).</w:t>
      </w:r>
    </w:p>
    <w:p w14:paraId="0FFE02C2" w14:textId="77777777" w:rsidR="00F31EB7" w:rsidRPr="00C006C8" w:rsidRDefault="00F31EB7" w:rsidP="00F31EB7">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C006C8">
        <w:rPr>
          <w:rFonts w:asciiTheme="minorEastAsia" w:eastAsiaTheme="minorEastAsia" w:hAnsiTheme="minorEastAsia" w:cs="Times New Roman" w:hint="eastAsia"/>
          <w:highlight w:val="yellow"/>
        </w:rPr>
        <w:t>답변에 따르면,</w:t>
      </w:r>
      <w:r w:rsidRPr="00C006C8">
        <w:rPr>
          <w:rFonts w:asciiTheme="minorEastAsia" w:eastAsiaTheme="minorEastAsia" w:hAnsiTheme="minorEastAsia" w:cs="Times New Roman"/>
          <w:highlight w:val="yellow"/>
        </w:rPr>
        <w:t xml:space="preserve"> </w:t>
      </w:r>
      <w:r w:rsidRPr="00C006C8">
        <w:rPr>
          <w:rFonts w:asciiTheme="minorEastAsia" w:eastAsiaTheme="minorEastAsia" w:hAnsiTheme="minorEastAsia" w:cs="Times New Roman" w:hint="eastAsia"/>
          <w:highlight w:val="yellow"/>
        </w:rPr>
        <w:t xml:space="preserve">위 </w:t>
      </w:r>
      <w:r w:rsidRPr="00C006C8">
        <w:rPr>
          <w:rFonts w:asciiTheme="minorEastAsia" w:eastAsiaTheme="minorEastAsia" w:hAnsiTheme="minorEastAsia" w:cs="Times New Roman"/>
          <w:highlight w:val="yellow"/>
        </w:rPr>
        <w:t>4</w:t>
      </w:r>
      <w:r w:rsidRPr="00C006C8">
        <w:rPr>
          <w:rFonts w:asciiTheme="minorEastAsia" w:eastAsiaTheme="minorEastAsia" w:hAnsiTheme="minorEastAsia" w:cs="Times New Roman" w:hint="eastAsia"/>
          <w:highlight w:val="yellow"/>
        </w:rPr>
        <w:t xml:space="preserve">건의 공동 보유 특허권의 실제 발명자는 </w:t>
      </w:r>
      <w:proofErr w:type="spellStart"/>
      <w:r w:rsidRPr="00C006C8">
        <w:rPr>
          <w:rFonts w:asciiTheme="minorEastAsia" w:eastAsiaTheme="minorEastAsia" w:hAnsiTheme="minorEastAsia" w:cs="Times New Roman" w:hint="eastAsia"/>
          <w:highlight w:val="yellow"/>
        </w:rPr>
        <w:t>닥터펫스타의</w:t>
      </w:r>
      <w:proofErr w:type="spellEnd"/>
      <w:r w:rsidRPr="00C006C8">
        <w:rPr>
          <w:rFonts w:asciiTheme="minorEastAsia" w:eastAsiaTheme="minorEastAsia" w:hAnsiTheme="minorEastAsia" w:cs="Times New Roman" w:hint="eastAsia"/>
          <w:highlight w:val="yellow"/>
        </w:rPr>
        <w:t xml:space="preserve"> 박동석 이사이며,</w:t>
      </w:r>
      <w:r w:rsidRPr="00C006C8">
        <w:rPr>
          <w:rFonts w:asciiTheme="minorEastAsia" w:eastAsiaTheme="minorEastAsia" w:hAnsiTheme="minorEastAsia" w:cs="Times New Roman"/>
          <w:highlight w:val="yellow"/>
        </w:rPr>
        <w:t xml:space="preserve"> </w:t>
      </w:r>
      <w:r w:rsidRPr="00C006C8">
        <w:rPr>
          <w:rFonts w:asciiTheme="minorEastAsia" w:eastAsiaTheme="minorEastAsia" w:hAnsiTheme="minorEastAsia" w:cs="Times New Roman" w:hint="eastAsia"/>
          <w:highlight w:val="yellow"/>
        </w:rPr>
        <w:t>제품의</w:t>
      </w:r>
      <w:r w:rsidRPr="00C006C8">
        <w:rPr>
          <w:rFonts w:asciiTheme="minorEastAsia" w:eastAsiaTheme="minorEastAsia" w:hAnsiTheme="minorEastAsia" w:cs="Times New Roman"/>
          <w:highlight w:val="yellow"/>
        </w:rPr>
        <w:t xml:space="preserve"> 일본 수출 당시 일본 측 당사자가 여성의 이름으로 등록하면 혜택이 있다며 권해 이렇게 등록하게 되었다고 함. </w:t>
      </w:r>
      <w:r w:rsidRPr="00C006C8">
        <w:rPr>
          <w:rFonts w:asciiTheme="minorEastAsia" w:eastAsiaTheme="minorEastAsia" w:hAnsiTheme="minorEastAsia" w:cs="Times New Roman" w:hint="eastAsia"/>
          <w:highlight w:val="yellow"/>
        </w:rPr>
        <w:t>한편,</w:t>
      </w:r>
      <w:r w:rsidRPr="00C006C8">
        <w:rPr>
          <w:rFonts w:asciiTheme="minorEastAsia" w:eastAsiaTheme="minorEastAsia" w:hAnsiTheme="minorEastAsia" w:cs="Times New Roman"/>
          <w:highlight w:val="yellow"/>
        </w:rPr>
        <w:t xml:space="preserve"> </w:t>
      </w:r>
      <w:r w:rsidRPr="00C006C8">
        <w:rPr>
          <w:rFonts w:asciiTheme="minorEastAsia" w:eastAsiaTheme="minorEastAsia" w:hAnsiTheme="minorEastAsia" w:cs="Times New Roman" w:hint="eastAsia"/>
          <w:highlight w:val="yellow"/>
        </w:rPr>
        <w:t xml:space="preserve">답변에 따르면 </w:t>
      </w:r>
      <w:proofErr w:type="spellStart"/>
      <w:r w:rsidRPr="00C006C8">
        <w:rPr>
          <w:rFonts w:asciiTheme="minorEastAsia" w:eastAsiaTheme="minorEastAsia" w:hAnsiTheme="minorEastAsia" w:cs="Times New Roman" w:hint="eastAsia"/>
          <w:highlight w:val="yellow"/>
        </w:rPr>
        <w:t>닥터펫스타에는</w:t>
      </w:r>
      <w:proofErr w:type="spellEnd"/>
      <w:r w:rsidRPr="00C006C8">
        <w:rPr>
          <w:rFonts w:asciiTheme="minorEastAsia" w:eastAsiaTheme="minorEastAsia" w:hAnsiTheme="minorEastAsia" w:cs="Times New Roman" w:hint="eastAsia"/>
          <w:highlight w:val="yellow"/>
        </w:rPr>
        <w:t xml:space="preserve"> 직무발명 승계 규정이 없다고 함.</w:t>
      </w:r>
      <w:r w:rsidRPr="00C006C8">
        <w:rPr>
          <w:rFonts w:asciiTheme="minorEastAsia" w:eastAsiaTheme="minorEastAsia" w:hAnsiTheme="minorEastAsia" w:cs="Times New Roman"/>
          <w:highlight w:val="yellow"/>
        </w:rPr>
        <w:t xml:space="preserve"> </w:t>
      </w:r>
    </w:p>
    <w:p w14:paraId="0FFE02C3" w14:textId="77777777" w:rsidR="00F31EB7" w:rsidRPr="00C006C8" w:rsidRDefault="00F31EB7" w:rsidP="00F31EB7">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C006C8">
        <w:rPr>
          <w:rFonts w:asciiTheme="minorEastAsia" w:eastAsiaTheme="minorEastAsia" w:hAnsiTheme="minorEastAsia" w:cs="Times New Roman" w:hint="eastAsia"/>
          <w:highlight w:val="yellow"/>
        </w:rPr>
        <w:t xml:space="preserve">현재 </w:t>
      </w:r>
      <w:proofErr w:type="spellStart"/>
      <w:r w:rsidRPr="00C006C8">
        <w:rPr>
          <w:rFonts w:asciiTheme="minorEastAsia" w:eastAsiaTheme="minorEastAsia" w:hAnsiTheme="minorEastAsia" w:cs="Times New Roman" w:hint="eastAsia"/>
          <w:highlight w:val="yellow"/>
        </w:rPr>
        <w:t>닥터펫스타의</w:t>
      </w:r>
      <w:proofErr w:type="spellEnd"/>
      <w:r w:rsidRPr="00C006C8">
        <w:rPr>
          <w:rFonts w:asciiTheme="minorEastAsia" w:eastAsiaTheme="minorEastAsia" w:hAnsiTheme="minorEastAsia" w:cs="Times New Roman" w:hint="eastAsia"/>
          <w:highlight w:val="yellow"/>
        </w:rPr>
        <w:t xml:space="preserve"> 주주 및 박동석 이사는 회사가 </w:t>
      </w:r>
      <w:proofErr w:type="spellStart"/>
      <w:r w:rsidRPr="00C006C8">
        <w:rPr>
          <w:rFonts w:asciiTheme="minorEastAsia" w:eastAsiaTheme="minorEastAsia" w:hAnsiTheme="minorEastAsia" w:cs="Times New Roman" w:hint="eastAsia"/>
          <w:highlight w:val="yellow"/>
        </w:rPr>
        <w:t>닥터펫스타의</w:t>
      </w:r>
      <w:proofErr w:type="spellEnd"/>
      <w:r w:rsidRPr="00C006C8">
        <w:rPr>
          <w:rFonts w:asciiTheme="minorEastAsia" w:eastAsiaTheme="minorEastAsia" w:hAnsiTheme="minorEastAsia" w:cs="Times New Roman" w:hint="eastAsia"/>
          <w:highlight w:val="yellow"/>
        </w:rPr>
        <w:t xml:space="preserve"> 가수금을 정리해주는 대신 잔여지분을 모두 회사에 매각하고,</w:t>
      </w:r>
      <w:r w:rsidRPr="00C006C8">
        <w:rPr>
          <w:rFonts w:asciiTheme="minorEastAsia" w:eastAsiaTheme="minorEastAsia" w:hAnsiTheme="minorEastAsia" w:cs="Times New Roman"/>
          <w:highlight w:val="yellow"/>
        </w:rPr>
        <w:t xml:space="preserve"> </w:t>
      </w:r>
      <w:r w:rsidRPr="00C006C8">
        <w:rPr>
          <w:rFonts w:asciiTheme="minorEastAsia" w:eastAsiaTheme="minorEastAsia" w:hAnsiTheme="minorEastAsia" w:cs="Times New Roman" w:hint="eastAsia"/>
          <w:highlight w:val="yellow"/>
        </w:rPr>
        <w:t>특허에 대한 권리 등을 모두 양도하기로 하였다고 함.</w:t>
      </w:r>
      <w:r w:rsidRPr="00C006C8">
        <w:rPr>
          <w:rFonts w:asciiTheme="minorEastAsia" w:eastAsiaTheme="minorEastAsia" w:hAnsiTheme="minorEastAsia" w:cs="Times New Roman"/>
          <w:highlight w:val="yellow"/>
        </w:rPr>
        <w:t xml:space="preserve"> </w:t>
      </w:r>
    </w:p>
    <w:p w14:paraId="0FFE02C4" w14:textId="77777777" w:rsidR="00F31EB7" w:rsidRPr="00C006C8" w:rsidRDefault="00F31EB7" w:rsidP="00F31EB7">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C006C8">
        <w:rPr>
          <w:rFonts w:asciiTheme="minorEastAsia" w:eastAsiaTheme="minorEastAsia" w:hAnsiTheme="minorEastAsia" w:cs="Times New Roman" w:hint="eastAsia"/>
          <w:highlight w:val="yellow"/>
        </w:rPr>
        <w:t xml:space="preserve">답변에 따르면 </w:t>
      </w:r>
      <w:proofErr w:type="spellStart"/>
      <w:r w:rsidRPr="00C006C8">
        <w:rPr>
          <w:rFonts w:asciiTheme="minorEastAsia" w:eastAsiaTheme="minorEastAsia" w:hAnsiTheme="minorEastAsia" w:cs="Times New Roman" w:hint="eastAsia"/>
          <w:highlight w:val="yellow"/>
        </w:rPr>
        <w:t>닥터펫스타</w:t>
      </w:r>
      <w:proofErr w:type="spellEnd"/>
      <w:r w:rsidRPr="00C006C8">
        <w:rPr>
          <w:rFonts w:asciiTheme="minorEastAsia" w:eastAsiaTheme="minorEastAsia" w:hAnsiTheme="minorEastAsia" w:cs="Times New Roman" w:hint="eastAsia"/>
          <w:highlight w:val="yellow"/>
        </w:rPr>
        <w:t xml:space="preserve"> 및 회사가 발명자로부터 적법하게 위 </w:t>
      </w:r>
      <w:r w:rsidRPr="00C006C8">
        <w:rPr>
          <w:rFonts w:asciiTheme="minorEastAsia" w:eastAsiaTheme="minorEastAsia" w:hAnsiTheme="minorEastAsia" w:cs="Times New Roman"/>
          <w:highlight w:val="yellow"/>
        </w:rPr>
        <w:t>4</w:t>
      </w:r>
      <w:r w:rsidRPr="00C006C8">
        <w:rPr>
          <w:rFonts w:asciiTheme="minorEastAsia" w:eastAsiaTheme="minorEastAsia" w:hAnsiTheme="minorEastAsia" w:cs="Times New Roman" w:hint="eastAsia"/>
          <w:highlight w:val="yellow"/>
        </w:rPr>
        <w:t>건의 특허를 승계한 것이라고 함.</w:t>
      </w:r>
      <w:r w:rsidRPr="00C006C8">
        <w:rPr>
          <w:rFonts w:asciiTheme="minorEastAsia" w:eastAsiaTheme="minorEastAsia" w:hAnsiTheme="minorEastAsia" w:cs="Times New Roman"/>
          <w:highlight w:val="yellow"/>
        </w:rPr>
        <w:t xml:space="preserve"> </w:t>
      </w:r>
    </w:p>
    <w:p w14:paraId="0FFE02C5" w14:textId="77777777" w:rsidR="00F31EB7" w:rsidRPr="00C006C8" w:rsidRDefault="00F31EB7" w:rsidP="00F31EB7">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C006C8">
        <w:rPr>
          <w:rFonts w:asciiTheme="minorEastAsia" w:eastAsiaTheme="minorEastAsia" w:hAnsiTheme="minorEastAsia" w:cs="Times New Roman" w:hint="eastAsia"/>
          <w:highlight w:val="yellow"/>
        </w:rPr>
        <w:t xml:space="preserve">한편, 인터뷰에 따르면 위 </w:t>
      </w:r>
      <w:r w:rsidRPr="00C006C8">
        <w:rPr>
          <w:rFonts w:asciiTheme="minorEastAsia" w:eastAsiaTheme="minorEastAsia" w:hAnsiTheme="minorEastAsia" w:cs="Times New Roman"/>
          <w:highlight w:val="yellow"/>
        </w:rPr>
        <w:t>4</w:t>
      </w:r>
      <w:r w:rsidRPr="00C006C8">
        <w:rPr>
          <w:rFonts w:asciiTheme="minorEastAsia" w:eastAsiaTheme="minorEastAsia" w:hAnsiTheme="minorEastAsia" w:cs="Times New Roman" w:hint="eastAsia"/>
          <w:highlight w:val="yellow"/>
        </w:rPr>
        <w:t xml:space="preserve">건의 특허권은 </w:t>
      </w:r>
      <w:proofErr w:type="spellStart"/>
      <w:r w:rsidRPr="00C006C8">
        <w:rPr>
          <w:rFonts w:asciiTheme="minorEastAsia" w:eastAsiaTheme="minorEastAsia" w:hAnsiTheme="minorEastAsia" w:cs="Times New Roman" w:hint="eastAsia"/>
          <w:highlight w:val="yellow"/>
        </w:rPr>
        <w:t>닥터펫스타</w:t>
      </w:r>
      <w:proofErr w:type="spellEnd"/>
      <w:r w:rsidRPr="00C006C8">
        <w:rPr>
          <w:rFonts w:asciiTheme="minorEastAsia" w:eastAsiaTheme="minorEastAsia" w:hAnsiTheme="minorEastAsia" w:cs="Times New Roman" w:hint="eastAsia"/>
          <w:highlight w:val="yellow"/>
        </w:rPr>
        <w:t xml:space="preserve"> 및 회사의 사업에 활발히 이용되는 특허는 아니라고 함.</w:t>
      </w:r>
    </w:p>
    <w:p w14:paraId="0FFE02C6" w14:textId="77777777" w:rsidR="00F31EB7" w:rsidRPr="00C006C8" w:rsidRDefault="00F31EB7" w:rsidP="00F31EB7">
      <w:pPr>
        <w:pStyle w:val="a5"/>
        <w:numPr>
          <w:ilvl w:val="0"/>
          <w:numId w:val="6"/>
        </w:numPr>
        <w:wordWrap/>
        <w:spacing w:line="360" w:lineRule="atLeast"/>
        <w:ind w:leftChars="0" w:left="1307"/>
        <w:contextualSpacing/>
        <w:rPr>
          <w:rFonts w:asciiTheme="minorEastAsia" w:eastAsiaTheme="minorEastAsia" w:hAnsiTheme="minorEastAsia" w:cs="Times New Roman"/>
          <w:highlight w:val="yellow"/>
        </w:rPr>
      </w:pPr>
      <w:r w:rsidRPr="00C006C8">
        <w:rPr>
          <w:rFonts w:asciiTheme="minorEastAsia" w:eastAsiaTheme="minorEastAsia" w:hAnsiTheme="minorEastAsia" w:cs="Times New Roman"/>
          <w:highlight w:val="yellow"/>
        </w:rPr>
        <w:t>분석</w:t>
      </w:r>
    </w:p>
    <w:p w14:paraId="0FFE02C7" w14:textId="77777777" w:rsidR="00F31EB7" w:rsidRPr="00C006C8" w:rsidRDefault="00F31EB7" w:rsidP="00F31EB7">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proofErr w:type="spellStart"/>
      <w:r w:rsidRPr="00C006C8">
        <w:rPr>
          <w:rFonts w:asciiTheme="minorEastAsia" w:eastAsiaTheme="minorEastAsia" w:hAnsiTheme="minorEastAsia" w:cs="Times New Roman" w:hint="eastAsia"/>
          <w:highlight w:val="yellow"/>
        </w:rPr>
        <w:t>닥터펫스타에</w:t>
      </w:r>
      <w:proofErr w:type="spellEnd"/>
      <w:r w:rsidRPr="00C006C8">
        <w:rPr>
          <w:rFonts w:asciiTheme="minorEastAsia" w:eastAsiaTheme="minorEastAsia" w:hAnsiTheme="minorEastAsia" w:cs="Times New Roman" w:hint="eastAsia"/>
          <w:highlight w:val="yellow"/>
        </w:rPr>
        <w:t xml:space="preserve"> 직무발명 승계 규정이 없었으므로, 실제 발명자인 박동석 이사로부터 </w:t>
      </w:r>
      <w:proofErr w:type="spellStart"/>
      <w:r w:rsidRPr="00C006C8">
        <w:rPr>
          <w:rFonts w:asciiTheme="minorEastAsia" w:eastAsiaTheme="minorEastAsia" w:hAnsiTheme="minorEastAsia" w:cs="Times New Roman" w:hint="eastAsia"/>
          <w:highlight w:val="yellow"/>
        </w:rPr>
        <w:t>닥터펫스타</w:t>
      </w:r>
      <w:proofErr w:type="spellEnd"/>
      <w:r w:rsidRPr="00C006C8">
        <w:rPr>
          <w:rFonts w:asciiTheme="minorEastAsia" w:eastAsiaTheme="minorEastAsia" w:hAnsiTheme="minorEastAsia" w:cs="Times New Roman" w:hint="eastAsia"/>
          <w:highlight w:val="yellow"/>
        </w:rPr>
        <w:t xml:space="preserve"> 및 </w:t>
      </w:r>
      <w:proofErr w:type="spellStart"/>
      <w:r w:rsidRPr="00C006C8">
        <w:rPr>
          <w:rFonts w:asciiTheme="minorEastAsia" w:eastAsiaTheme="minorEastAsia" w:hAnsiTheme="minorEastAsia" w:cs="Times New Roman" w:hint="eastAsia"/>
          <w:highlight w:val="yellow"/>
        </w:rPr>
        <w:t>펫닥이</w:t>
      </w:r>
      <w:proofErr w:type="spellEnd"/>
      <w:r w:rsidRPr="00C006C8">
        <w:rPr>
          <w:rFonts w:asciiTheme="minorEastAsia" w:eastAsiaTheme="minorEastAsia" w:hAnsiTheme="minorEastAsia" w:cs="Times New Roman" w:hint="eastAsia"/>
          <w:highlight w:val="yellow"/>
        </w:rPr>
        <w:t xml:space="preserve"> 특허권 양수에 관한 합의를 하지 않는 한 </w:t>
      </w:r>
      <w:proofErr w:type="spellStart"/>
      <w:r w:rsidRPr="00C006C8">
        <w:rPr>
          <w:rFonts w:asciiTheme="minorEastAsia" w:eastAsiaTheme="minorEastAsia" w:hAnsiTheme="minorEastAsia" w:cs="Times New Roman" w:hint="eastAsia"/>
          <w:highlight w:val="yellow"/>
        </w:rPr>
        <w:t>닥터펫스타</w:t>
      </w:r>
      <w:proofErr w:type="spellEnd"/>
      <w:r w:rsidRPr="00C006C8">
        <w:rPr>
          <w:rFonts w:asciiTheme="minorEastAsia" w:eastAsiaTheme="minorEastAsia" w:hAnsiTheme="minorEastAsia" w:cs="Times New Roman" w:hint="eastAsia"/>
          <w:highlight w:val="yellow"/>
        </w:rPr>
        <w:t xml:space="preserve"> 및 회사 명의의 특허권 등록은 원칙적으로 무효임.</w:t>
      </w:r>
    </w:p>
    <w:p w14:paraId="0FFE02C8" w14:textId="77777777" w:rsidR="00F31EB7" w:rsidRPr="00C006C8" w:rsidRDefault="00F31EB7" w:rsidP="00F31EB7">
      <w:pPr>
        <w:pStyle w:val="a5"/>
        <w:numPr>
          <w:ilvl w:val="0"/>
          <w:numId w:val="7"/>
        </w:numPr>
        <w:wordWrap/>
        <w:spacing w:line="360" w:lineRule="atLeast"/>
        <w:ind w:leftChars="0" w:left="1761"/>
        <w:contextualSpacing/>
        <w:rPr>
          <w:rFonts w:asciiTheme="minorEastAsia" w:eastAsiaTheme="minorEastAsia" w:hAnsiTheme="minorEastAsia" w:cs="Times New Roman"/>
          <w:highlight w:val="yellow"/>
        </w:rPr>
      </w:pPr>
      <w:r w:rsidRPr="00C006C8">
        <w:rPr>
          <w:rFonts w:asciiTheme="minorEastAsia" w:eastAsiaTheme="minorEastAsia" w:hAnsiTheme="minorEastAsia" w:cs="Times New Roman" w:hint="eastAsia"/>
          <w:highlight w:val="yellow"/>
        </w:rPr>
        <w:lastRenderedPageBreak/>
        <w:t>따라서,</w:t>
      </w:r>
      <w:r w:rsidRPr="00C006C8">
        <w:rPr>
          <w:rFonts w:asciiTheme="minorEastAsia" w:eastAsiaTheme="minorEastAsia" w:hAnsiTheme="minorEastAsia" w:cs="Times New Roman"/>
          <w:highlight w:val="yellow"/>
        </w:rPr>
        <w:t xml:space="preserve"> </w:t>
      </w:r>
      <w:proofErr w:type="spellStart"/>
      <w:r w:rsidRPr="00C006C8">
        <w:rPr>
          <w:rFonts w:asciiTheme="minorEastAsia" w:eastAsiaTheme="minorEastAsia" w:hAnsiTheme="minorEastAsia" w:cs="Times New Roman" w:hint="eastAsia"/>
          <w:highlight w:val="yellow"/>
        </w:rPr>
        <w:t>닥터펫스타를</w:t>
      </w:r>
      <w:proofErr w:type="spellEnd"/>
      <w:r w:rsidRPr="00C006C8">
        <w:rPr>
          <w:rFonts w:asciiTheme="minorEastAsia" w:eastAsiaTheme="minorEastAsia" w:hAnsiTheme="minorEastAsia" w:cs="Times New Roman" w:hint="eastAsia"/>
          <w:highlight w:val="yellow"/>
        </w:rPr>
        <w:t xml:space="preserve"> 한재웅,</w:t>
      </w:r>
      <w:r w:rsidRPr="00C006C8">
        <w:rPr>
          <w:rFonts w:asciiTheme="minorEastAsia" w:eastAsiaTheme="minorEastAsia" w:hAnsiTheme="minorEastAsia" w:cs="Times New Roman"/>
          <w:highlight w:val="yellow"/>
        </w:rPr>
        <w:t xml:space="preserve"> </w:t>
      </w:r>
      <w:r w:rsidRPr="00C006C8">
        <w:rPr>
          <w:rFonts w:asciiTheme="minorEastAsia" w:eastAsiaTheme="minorEastAsia" w:hAnsiTheme="minorEastAsia" w:cs="Times New Roman" w:hint="eastAsia"/>
          <w:highlight w:val="yellow"/>
        </w:rPr>
        <w:t>박동석 등으로부터 인수하는 거래를 할 때 실제 발명자인 박동석과 위 특허권들도 회사가 적법하게 양수하는 것에 동의한다는 합의서를 체결하는 것이 타당할 것으로 보임.</w:t>
      </w:r>
    </w:p>
    <w:p w14:paraId="0FFE02C9" w14:textId="77777777" w:rsidR="00F31EB7" w:rsidRPr="00F31EB7" w:rsidRDefault="00F31EB7" w:rsidP="00F31EB7">
      <w:pPr>
        <w:wordWrap/>
        <w:spacing w:line="360" w:lineRule="atLeast"/>
        <w:contextualSpacing/>
        <w:rPr>
          <w:rFonts w:asciiTheme="minorEastAsia" w:eastAsiaTheme="minorEastAsia" w:hAnsiTheme="minorEastAsia" w:cs="Times New Roman"/>
          <w:b/>
        </w:rPr>
      </w:pPr>
    </w:p>
    <w:p w14:paraId="0FFE02CA" w14:textId="77777777" w:rsidR="00F31EB7" w:rsidRPr="00F31EB7" w:rsidRDefault="00F31EB7" w:rsidP="00F31EB7">
      <w:pPr>
        <w:wordWrap/>
        <w:spacing w:line="360" w:lineRule="atLeast"/>
        <w:contextualSpacing/>
        <w:rPr>
          <w:rFonts w:asciiTheme="minorEastAsia" w:eastAsiaTheme="minorEastAsia" w:hAnsiTheme="minorEastAsia" w:cs="Times New Roman"/>
          <w:b/>
        </w:rPr>
      </w:pPr>
    </w:p>
    <w:p w14:paraId="0FFE02CB" w14:textId="77777777" w:rsidR="0042348D" w:rsidRPr="0042348D" w:rsidRDefault="006B3B46" w:rsidP="001678E5">
      <w:pPr>
        <w:pStyle w:val="a5"/>
        <w:numPr>
          <w:ilvl w:val="0"/>
          <w:numId w:val="1"/>
        </w:numPr>
        <w:wordWrap/>
        <w:spacing w:line="360" w:lineRule="atLeast"/>
        <w:ind w:leftChars="0" w:left="357" w:hanging="357"/>
        <w:contextualSpacing/>
        <w:outlineLvl w:val="0"/>
        <w:rPr>
          <w:rFonts w:asciiTheme="minorEastAsia" w:eastAsiaTheme="minorEastAsia" w:hAnsiTheme="minorEastAsia" w:cs="Times New Roman"/>
          <w:b/>
        </w:rPr>
      </w:pPr>
      <w:r>
        <w:rPr>
          <w:rFonts w:asciiTheme="minorEastAsia" w:eastAsiaTheme="minorEastAsia" w:hAnsiTheme="minorEastAsia" w:cs="Times New Roman" w:hint="eastAsia"/>
          <w:b/>
        </w:rPr>
        <w:t xml:space="preserve">환경 </w:t>
      </w:r>
      <w:r>
        <w:rPr>
          <w:rFonts w:asciiTheme="minorEastAsia" w:eastAsiaTheme="minorEastAsia" w:hAnsiTheme="minorEastAsia" w:cs="Times New Roman"/>
          <w:b/>
        </w:rPr>
        <w:t>(</w:t>
      </w:r>
      <w:proofErr w:type="spellStart"/>
      <w:r>
        <w:rPr>
          <w:rFonts w:asciiTheme="minorEastAsia" w:eastAsiaTheme="minorEastAsia" w:hAnsiTheme="minorEastAsia" w:cs="Times New Roman" w:hint="eastAsia"/>
          <w:b/>
        </w:rPr>
        <w:t>김민산</w:t>
      </w:r>
      <w:proofErr w:type="spellEnd"/>
      <w:r>
        <w:rPr>
          <w:rFonts w:asciiTheme="minorEastAsia" w:eastAsiaTheme="minorEastAsia" w:hAnsiTheme="minorEastAsia" w:cs="Times New Roman" w:hint="eastAsia"/>
          <w:b/>
        </w:rPr>
        <w:t>,</w:t>
      </w:r>
      <w:r>
        <w:rPr>
          <w:rFonts w:asciiTheme="minorEastAsia" w:eastAsiaTheme="minorEastAsia" w:hAnsiTheme="minorEastAsia" w:cs="Times New Roman"/>
          <w:b/>
        </w:rPr>
        <w:t xml:space="preserve"> </w:t>
      </w:r>
      <w:proofErr w:type="spellStart"/>
      <w:r>
        <w:rPr>
          <w:rFonts w:asciiTheme="minorEastAsia" w:eastAsiaTheme="minorEastAsia" w:hAnsiTheme="minorEastAsia" w:cs="Times New Roman" w:hint="eastAsia"/>
          <w:b/>
        </w:rPr>
        <w:t>신완영</w:t>
      </w:r>
      <w:proofErr w:type="spellEnd"/>
      <w:r>
        <w:rPr>
          <w:rFonts w:asciiTheme="minorEastAsia" w:eastAsiaTheme="minorEastAsia" w:hAnsiTheme="minorEastAsia" w:cs="Times New Roman" w:hint="eastAsia"/>
          <w:b/>
        </w:rPr>
        <w:t>,</w:t>
      </w:r>
      <w:r>
        <w:rPr>
          <w:rFonts w:asciiTheme="minorEastAsia" w:eastAsiaTheme="minorEastAsia" w:hAnsiTheme="minorEastAsia" w:cs="Times New Roman"/>
          <w:b/>
        </w:rPr>
        <w:t xml:space="preserve"> </w:t>
      </w:r>
      <w:proofErr w:type="spellStart"/>
      <w:r>
        <w:rPr>
          <w:rFonts w:asciiTheme="minorEastAsia" w:eastAsiaTheme="minorEastAsia" w:hAnsiTheme="minorEastAsia" w:cs="Times New Roman" w:hint="eastAsia"/>
          <w:b/>
        </w:rPr>
        <w:t>윤여준</w:t>
      </w:r>
      <w:proofErr w:type="spellEnd"/>
      <w:r>
        <w:rPr>
          <w:rFonts w:asciiTheme="minorEastAsia" w:eastAsiaTheme="minorEastAsia" w:hAnsiTheme="minorEastAsia" w:cs="Times New Roman"/>
          <w:b/>
        </w:rPr>
        <w:t>)</w:t>
      </w:r>
    </w:p>
    <w:p w14:paraId="0FFE02CC" w14:textId="77777777" w:rsidR="004C0755" w:rsidRPr="004C0755" w:rsidRDefault="004C0755" w:rsidP="001678E5">
      <w:pPr>
        <w:wordWrap/>
        <w:spacing w:line="360" w:lineRule="atLeast"/>
        <w:contextualSpacing/>
        <w:rPr>
          <w:rFonts w:asciiTheme="minorEastAsia" w:eastAsiaTheme="minorEastAsia" w:hAnsiTheme="minorEastAsia" w:cs="Times New Roman"/>
        </w:rPr>
      </w:pPr>
    </w:p>
    <w:p w14:paraId="0FFE02CD" w14:textId="77777777" w:rsidR="00D24F84" w:rsidRPr="00C006C8" w:rsidRDefault="00D24F84" w:rsidP="00D24F84">
      <w:pPr>
        <w:pStyle w:val="a5"/>
        <w:numPr>
          <w:ilvl w:val="0"/>
          <w:numId w:val="15"/>
        </w:numPr>
        <w:spacing w:line="400" w:lineRule="atLeast"/>
        <w:ind w:leftChars="0" w:left="814"/>
        <w:contextualSpacing/>
        <w:rPr>
          <w:rFonts w:asciiTheme="minorEastAsia" w:eastAsiaTheme="minorEastAsia" w:hAnsiTheme="minorEastAsia" w:cs="Times New Roman"/>
          <w:b/>
          <w:highlight w:val="yellow"/>
        </w:rPr>
      </w:pPr>
      <w:r w:rsidRPr="00C006C8">
        <w:rPr>
          <w:rFonts w:asciiTheme="minorEastAsia" w:eastAsiaTheme="minorEastAsia" w:hAnsiTheme="minorEastAsia" w:cs="Times New Roman" w:hint="eastAsia"/>
          <w:b/>
          <w:highlight w:val="yellow"/>
        </w:rPr>
        <w:t>인허가 및 환경 분쟁</w:t>
      </w:r>
    </w:p>
    <w:p w14:paraId="0FFE02CE" w14:textId="77777777" w:rsidR="00D24F84" w:rsidRPr="00C006C8" w:rsidRDefault="00D24F84" w:rsidP="00D24F84">
      <w:pPr>
        <w:pStyle w:val="a5"/>
        <w:numPr>
          <w:ilvl w:val="0"/>
          <w:numId w:val="6"/>
        </w:numPr>
        <w:spacing w:line="400" w:lineRule="atLeast"/>
        <w:ind w:leftChars="0" w:left="1307"/>
        <w:contextualSpacing/>
        <w:rPr>
          <w:rFonts w:asciiTheme="minorEastAsia" w:eastAsiaTheme="minorEastAsia" w:hAnsiTheme="minorEastAsia" w:cs="Times New Roman"/>
          <w:highlight w:val="yellow"/>
        </w:rPr>
      </w:pPr>
      <w:r w:rsidRPr="00C006C8">
        <w:rPr>
          <w:rFonts w:asciiTheme="minorEastAsia" w:eastAsiaTheme="minorEastAsia" w:hAnsiTheme="minorEastAsia" w:cs="Times New Roman"/>
          <w:highlight w:val="yellow"/>
        </w:rPr>
        <w:t>발견 사항</w:t>
      </w:r>
    </w:p>
    <w:p w14:paraId="0FFE02CF" w14:textId="77777777" w:rsidR="00D24F84" w:rsidRPr="00C006C8" w:rsidRDefault="00D24F84" w:rsidP="00D24F84">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C006C8">
        <w:rPr>
          <w:rFonts w:asciiTheme="minorEastAsia" w:eastAsiaTheme="minorEastAsia" w:hAnsiTheme="minorEastAsia" w:cs="Times New Roman" w:hint="eastAsia"/>
          <w:highlight w:val="yellow"/>
        </w:rPr>
        <w:t>제공된 답변에 의하면,</w:t>
      </w:r>
      <w:r w:rsidRPr="00C006C8">
        <w:rPr>
          <w:rFonts w:asciiTheme="minorEastAsia" w:eastAsiaTheme="minorEastAsia" w:hAnsiTheme="minorEastAsia" w:cs="Times New Roman"/>
          <w:highlight w:val="yellow"/>
        </w:rPr>
        <w:t xml:space="preserve"> </w:t>
      </w:r>
      <w:r w:rsidRPr="00C006C8">
        <w:rPr>
          <w:rFonts w:asciiTheme="minorEastAsia" w:eastAsiaTheme="minorEastAsia" w:hAnsiTheme="minorEastAsia" w:cs="Times New Roman" w:hint="eastAsia"/>
          <w:highlight w:val="yellow"/>
        </w:rPr>
        <w:t>대상회사는 공장 기타 제조 시설을 운영하고 있지 아니함.</w:t>
      </w:r>
      <w:r w:rsidRPr="00C006C8">
        <w:rPr>
          <w:rFonts w:asciiTheme="minorEastAsia" w:eastAsiaTheme="minorEastAsia" w:hAnsiTheme="minorEastAsia" w:cs="Times New Roman"/>
          <w:highlight w:val="yellow"/>
        </w:rPr>
        <w:t xml:space="preserve"> </w:t>
      </w:r>
      <w:r w:rsidRPr="00C006C8">
        <w:rPr>
          <w:rFonts w:asciiTheme="minorEastAsia" w:eastAsiaTheme="minorEastAsia" w:hAnsiTheme="minorEastAsia" w:cs="Times New Roman" w:hint="eastAsia"/>
          <w:highlight w:val="yellow"/>
        </w:rPr>
        <w:t>이에 따라 대상회사 운영에 있어 필요한 환경 관련 인허가(예컨대,</w:t>
      </w:r>
      <w:r w:rsidRPr="00C006C8">
        <w:rPr>
          <w:rFonts w:asciiTheme="minorEastAsia" w:eastAsiaTheme="minorEastAsia" w:hAnsiTheme="minorEastAsia" w:cs="Times New Roman"/>
          <w:highlight w:val="yellow"/>
        </w:rPr>
        <w:t xml:space="preserve"> </w:t>
      </w:r>
      <w:r w:rsidRPr="00C006C8">
        <w:rPr>
          <w:rFonts w:asciiTheme="minorEastAsia" w:eastAsiaTheme="minorEastAsia" w:hAnsiTheme="minorEastAsia" w:cs="Times New Roman" w:hint="eastAsia"/>
          <w:highlight w:val="yellow"/>
        </w:rPr>
        <w:t>대기/폐수 배출시설 등)는 해당 사항이 없어 취득하고 있는 것이 없음.</w:t>
      </w:r>
    </w:p>
    <w:p w14:paraId="0FFE02D0" w14:textId="77777777" w:rsidR="00D24F84" w:rsidRPr="00C006C8" w:rsidRDefault="00D24F84" w:rsidP="00D24F84">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C006C8">
        <w:rPr>
          <w:rFonts w:asciiTheme="minorEastAsia" w:eastAsiaTheme="minorEastAsia" w:hAnsiTheme="minorEastAsia" w:cs="Times New Roman" w:hint="eastAsia"/>
          <w:highlight w:val="yellow"/>
        </w:rPr>
        <w:t>제공된 답변에 의하면, 대상회사는 달리 화학 물질을 취급하고 있지 아니함.</w:t>
      </w:r>
      <w:r w:rsidRPr="00C006C8">
        <w:rPr>
          <w:rFonts w:asciiTheme="minorEastAsia" w:eastAsiaTheme="minorEastAsia" w:hAnsiTheme="minorEastAsia" w:cs="Times New Roman"/>
          <w:highlight w:val="yellow"/>
        </w:rPr>
        <w:t xml:space="preserve"> </w:t>
      </w:r>
      <w:r w:rsidRPr="00C006C8">
        <w:rPr>
          <w:rFonts w:asciiTheme="minorEastAsia" w:eastAsiaTheme="minorEastAsia" w:hAnsiTheme="minorEastAsia" w:cs="Times New Roman" w:hint="eastAsia"/>
          <w:highlight w:val="yellow"/>
        </w:rPr>
        <w:t>따라서 화학물질 관련 인허가는 해당 사항 없어 취득하고 있는 것이 없음.</w:t>
      </w:r>
    </w:p>
    <w:p w14:paraId="0FFE02D1" w14:textId="77777777" w:rsidR="00D24F84" w:rsidRPr="00C006C8" w:rsidRDefault="00D24F84" w:rsidP="00D24F84">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C006C8">
        <w:rPr>
          <w:rFonts w:asciiTheme="minorEastAsia" w:eastAsiaTheme="minorEastAsia" w:hAnsiTheme="minorEastAsia" w:cs="Times New Roman" w:hint="eastAsia"/>
          <w:highlight w:val="yellow"/>
        </w:rPr>
        <w:t>제공된 답변에 의하면,</w:t>
      </w:r>
      <w:r w:rsidRPr="00C006C8">
        <w:rPr>
          <w:rFonts w:asciiTheme="minorEastAsia" w:eastAsiaTheme="minorEastAsia" w:hAnsiTheme="minorEastAsia" w:cs="Times New Roman"/>
          <w:highlight w:val="yellow"/>
        </w:rPr>
        <w:t xml:space="preserve"> </w:t>
      </w:r>
      <w:r w:rsidRPr="00C006C8">
        <w:rPr>
          <w:rFonts w:asciiTheme="minorEastAsia" w:eastAsiaTheme="minorEastAsia" w:hAnsiTheme="minorEastAsia" w:cs="Times New Roman" w:hint="eastAsia"/>
          <w:highlight w:val="yellow"/>
        </w:rPr>
        <w:t>대상회사는 달리 과거에 문제되었거나 현재 진행 중인 환경 관련 법적 분쟁이 없음.</w:t>
      </w:r>
    </w:p>
    <w:p w14:paraId="0FFE02D2" w14:textId="77777777" w:rsidR="00D24F84" w:rsidRPr="00C006C8" w:rsidRDefault="00D24F84" w:rsidP="00D24F84">
      <w:pPr>
        <w:pStyle w:val="a5"/>
        <w:numPr>
          <w:ilvl w:val="0"/>
          <w:numId w:val="6"/>
        </w:numPr>
        <w:spacing w:line="400" w:lineRule="atLeast"/>
        <w:ind w:leftChars="0" w:left="1307"/>
        <w:contextualSpacing/>
        <w:rPr>
          <w:rFonts w:asciiTheme="minorEastAsia" w:eastAsiaTheme="minorEastAsia" w:hAnsiTheme="minorEastAsia" w:cs="Times New Roman"/>
          <w:highlight w:val="yellow"/>
        </w:rPr>
      </w:pPr>
      <w:r w:rsidRPr="00C006C8">
        <w:rPr>
          <w:rFonts w:asciiTheme="minorEastAsia" w:eastAsiaTheme="minorEastAsia" w:hAnsiTheme="minorEastAsia" w:cs="Times New Roman"/>
          <w:highlight w:val="yellow"/>
        </w:rPr>
        <w:t>분석</w:t>
      </w:r>
    </w:p>
    <w:p w14:paraId="0FFE02D3" w14:textId="77777777" w:rsidR="00D24F84" w:rsidRPr="00C006C8" w:rsidRDefault="00D24F84" w:rsidP="00D24F84">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C006C8">
        <w:rPr>
          <w:rFonts w:asciiTheme="minorEastAsia" w:eastAsiaTheme="minorEastAsia" w:hAnsiTheme="minorEastAsia" w:cs="Times New Roman" w:hint="eastAsia"/>
          <w:highlight w:val="yellow"/>
        </w:rPr>
        <w:t>대상회사는 공장 기타 제조 시설을 운영하고 있지 않으므로,</w:t>
      </w:r>
      <w:r w:rsidRPr="00C006C8">
        <w:rPr>
          <w:rFonts w:asciiTheme="minorEastAsia" w:eastAsiaTheme="minorEastAsia" w:hAnsiTheme="minorEastAsia" w:cs="Times New Roman"/>
          <w:highlight w:val="yellow"/>
        </w:rPr>
        <w:t xml:space="preserve"> </w:t>
      </w:r>
      <w:r w:rsidRPr="00C006C8">
        <w:rPr>
          <w:rFonts w:asciiTheme="minorEastAsia" w:eastAsiaTheme="minorEastAsia" w:hAnsiTheme="minorEastAsia" w:cs="Times New Roman" w:hint="eastAsia"/>
          <w:highlight w:val="yellow"/>
        </w:rPr>
        <w:t>통상 제조 시설에서 발생하는 오염물질 배출, 화학물질 취급</w:t>
      </w:r>
      <w:r w:rsidRPr="00C006C8">
        <w:rPr>
          <w:rFonts w:asciiTheme="minorEastAsia" w:eastAsiaTheme="minorEastAsia" w:hAnsiTheme="minorEastAsia" w:cs="Times New Roman"/>
          <w:highlight w:val="yellow"/>
        </w:rPr>
        <w:t xml:space="preserve"> </w:t>
      </w:r>
      <w:r w:rsidRPr="00C006C8">
        <w:rPr>
          <w:rFonts w:asciiTheme="minorEastAsia" w:eastAsiaTheme="minorEastAsia" w:hAnsiTheme="minorEastAsia" w:cs="Times New Roman" w:hint="eastAsia"/>
          <w:highlight w:val="yellow"/>
        </w:rPr>
        <w:t xml:space="preserve">등 인허가 이슈와 환경 관련 법적 분쟁은 거의 없을 것으로 보임. </w:t>
      </w:r>
    </w:p>
    <w:p w14:paraId="0FFE02D4" w14:textId="77777777" w:rsidR="00D24F84" w:rsidRPr="00974A15" w:rsidRDefault="00D24F84" w:rsidP="00D24F84">
      <w:pPr>
        <w:pStyle w:val="a5"/>
        <w:spacing w:line="400" w:lineRule="atLeast"/>
        <w:ind w:leftChars="0" w:left="720"/>
        <w:contextualSpacing/>
        <w:rPr>
          <w:rFonts w:asciiTheme="minorEastAsia" w:eastAsiaTheme="minorEastAsia" w:hAnsiTheme="minorEastAsia" w:cs="Times New Roman"/>
        </w:rPr>
      </w:pPr>
    </w:p>
    <w:p w14:paraId="0FFE02D5" w14:textId="77777777" w:rsidR="00D24F84" w:rsidRPr="004D698D" w:rsidRDefault="00D24F84" w:rsidP="00D24F84">
      <w:pPr>
        <w:pStyle w:val="a5"/>
        <w:numPr>
          <w:ilvl w:val="0"/>
          <w:numId w:val="15"/>
        </w:numPr>
        <w:spacing w:line="400" w:lineRule="atLeast"/>
        <w:ind w:leftChars="0" w:left="814"/>
        <w:contextualSpacing/>
        <w:rPr>
          <w:rFonts w:asciiTheme="minorEastAsia" w:eastAsiaTheme="minorEastAsia" w:hAnsiTheme="minorEastAsia" w:cs="Times New Roman"/>
          <w:b/>
        </w:rPr>
      </w:pPr>
      <w:r w:rsidRPr="004D698D">
        <w:rPr>
          <w:rFonts w:asciiTheme="minorEastAsia" w:eastAsiaTheme="minorEastAsia" w:hAnsiTheme="minorEastAsia" w:cs="Times New Roman" w:hint="eastAsia"/>
          <w:b/>
        </w:rPr>
        <w:t>폐기물</w:t>
      </w:r>
      <w:r>
        <w:rPr>
          <w:rFonts w:asciiTheme="minorEastAsia" w:eastAsiaTheme="minorEastAsia" w:hAnsiTheme="minorEastAsia" w:cs="Times New Roman" w:hint="eastAsia"/>
          <w:b/>
        </w:rPr>
        <w:t xml:space="preserve"> 적정 처리</w:t>
      </w:r>
    </w:p>
    <w:p w14:paraId="0FFE02D6" w14:textId="77777777" w:rsidR="00D24F84" w:rsidRPr="00E15419" w:rsidRDefault="00D24F84" w:rsidP="00D24F84">
      <w:pPr>
        <w:pStyle w:val="a5"/>
        <w:numPr>
          <w:ilvl w:val="0"/>
          <w:numId w:val="6"/>
        </w:numPr>
        <w:spacing w:line="400" w:lineRule="atLeast"/>
        <w:ind w:leftChars="0" w:left="1307"/>
        <w:contextualSpacing/>
        <w:rPr>
          <w:rFonts w:asciiTheme="minorEastAsia" w:eastAsiaTheme="minorEastAsia" w:hAnsiTheme="minorEastAsia" w:cs="Times New Roman"/>
          <w:b/>
        </w:rPr>
      </w:pPr>
      <w:r>
        <w:rPr>
          <w:rFonts w:asciiTheme="minorEastAsia" w:eastAsiaTheme="minorEastAsia" w:hAnsiTheme="minorEastAsia" w:cs="Times New Roman" w:hint="eastAsia"/>
        </w:rPr>
        <w:t>발견 사항</w:t>
      </w:r>
    </w:p>
    <w:p w14:paraId="0FFE02D7" w14:textId="77777777" w:rsidR="00D24F84" w:rsidRPr="00E15419" w:rsidRDefault="00D24F84" w:rsidP="00D24F84">
      <w:pPr>
        <w:pStyle w:val="a5"/>
        <w:numPr>
          <w:ilvl w:val="0"/>
          <w:numId w:val="7"/>
        </w:numPr>
        <w:spacing w:line="400" w:lineRule="atLeast"/>
        <w:ind w:leftChars="0" w:left="1761"/>
        <w:contextualSpacing/>
        <w:rPr>
          <w:rFonts w:asciiTheme="minorEastAsia" w:eastAsiaTheme="minorEastAsia" w:hAnsiTheme="minorEastAsia" w:cs="Times New Roman"/>
          <w:b/>
        </w:rPr>
      </w:pPr>
      <w:r>
        <w:rPr>
          <w:rFonts w:asciiTheme="minorEastAsia" w:eastAsiaTheme="minorEastAsia" w:hAnsiTheme="minorEastAsia" w:cs="Times New Roman" w:hint="eastAsia"/>
        </w:rPr>
        <w:t>제공된 답변에 의하면,</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대상회사는 회사 내 발생하는 폐기물이 거의 없어(예컨대,</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반품되는 제품 등을 폐기하거나 배출하는 등의 사례는 없었음)</w:t>
      </w:r>
      <w:r>
        <w:rPr>
          <w:rFonts w:asciiTheme="minorEastAsia" w:eastAsiaTheme="minorEastAsia" w:hAnsiTheme="minorEastAsia" w:cs="Times New Roman"/>
        </w:rPr>
        <w:t xml:space="preserve">, </w:t>
      </w:r>
      <w:r>
        <w:rPr>
          <w:rFonts w:asciiTheme="minorEastAsia" w:eastAsiaTheme="minorEastAsia" w:hAnsiTheme="minorEastAsia" w:cs="Times New Roman" w:hint="eastAsia"/>
        </w:rPr>
        <w:t>생활폐기물로서 종량제 봉투에 담아 처리하고 있음.</w:t>
      </w:r>
    </w:p>
    <w:p w14:paraId="0FFE02D8" w14:textId="77777777" w:rsidR="00D24F84" w:rsidRPr="00E15419" w:rsidRDefault="00D24F84" w:rsidP="00D24F84">
      <w:pPr>
        <w:pStyle w:val="a5"/>
        <w:numPr>
          <w:ilvl w:val="0"/>
          <w:numId w:val="6"/>
        </w:numPr>
        <w:spacing w:line="400" w:lineRule="atLeast"/>
        <w:ind w:leftChars="0" w:left="1307"/>
        <w:contextualSpacing/>
        <w:rPr>
          <w:rFonts w:asciiTheme="minorEastAsia" w:eastAsiaTheme="minorEastAsia" w:hAnsiTheme="minorEastAsia" w:cs="Times New Roman"/>
          <w:b/>
        </w:rPr>
      </w:pPr>
      <w:r>
        <w:rPr>
          <w:rFonts w:asciiTheme="minorEastAsia" w:eastAsiaTheme="minorEastAsia" w:hAnsiTheme="minorEastAsia" w:cs="Times New Roman" w:hint="eastAsia"/>
        </w:rPr>
        <w:t>분석</w:t>
      </w:r>
    </w:p>
    <w:p w14:paraId="0FFE02D9" w14:textId="77777777" w:rsidR="00D24F84" w:rsidRDefault="00D24F84" w:rsidP="00D24F84">
      <w:pPr>
        <w:pStyle w:val="a5"/>
        <w:numPr>
          <w:ilvl w:val="0"/>
          <w:numId w:val="7"/>
        </w:numPr>
        <w:spacing w:line="400" w:lineRule="atLeast"/>
        <w:ind w:leftChars="0" w:left="1761"/>
        <w:contextualSpacing/>
        <w:rPr>
          <w:rFonts w:asciiTheme="minorEastAsia" w:eastAsiaTheme="minorEastAsia" w:hAnsiTheme="minorEastAsia" w:cs="Times New Roman"/>
        </w:rPr>
      </w:pPr>
      <w:r>
        <w:rPr>
          <w:rFonts w:asciiTheme="minorEastAsia" w:eastAsiaTheme="minorEastAsia" w:hAnsiTheme="minorEastAsia" w:cs="Times New Roman" w:hint="eastAsia"/>
        </w:rPr>
        <w:t xml:space="preserve">대상회사 내 발생하는 폐기물이 </w:t>
      </w:r>
      <w:r>
        <w:rPr>
          <w:rFonts w:asciiTheme="minorEastAsia" w:eastAsiaTheme="minorEastAsia" w:hAnsiTheme="minorEastAsia" w:cs="Times New Roman"/>
        </w:rPr>
        <w:t>300kg/</w:t>
      </w:r>
      <w:r>
        <w:rPr>
          <w:rFonts w:asciiTheme="minorEastAsia" w:eastAsiaTheme="minorEastAsia" w:hAnsiTheme="minorEastAsia" w:cs="Times New Roman" w:hint="eastAsia"/>
        </w:rPr>
        <w:t>일 이상이 되는 경우에는, 사업장폐기물로 분류되어 배출신고 기타 폐기물 처리에 대한 각종 의무가 발생함(폐기물관리법 제1</w:t>
      </w:r>
      <w:r>
        <w:rPr>
          <w:rFonts w:asciiTheme="minorEastAsia" w:eastAsiaTheme="minorEastAsia" w:hAnsiTheme="minorEastAsia" w:cs="Times New Roman"/>
        </w:rPr>
        <w:t>7</w:t>
      </w:r>
      <w:r>
        <w:rPr>
          <w:rFonts w:asciiTheme="minorEastAsia" w:eastAsiaTheme="minorEastAsia" w:hAnsiTheme="minorEastAsia" w:cs="Times New Roman" w:hint="eastAsia"/>
        </w:rPr>
        <w:t xml:space="preserve">조 제2항). </w:t>
      </w:r>
    </w:p>
    <w:p w14:paraId="0FFE02DA" w14:textId="77777777" w:rsidR="00D24F84" w:rsidRPr="00931C83" w:rsidRDefault="00D24F84" w:rsidP="00D24F84">
      <w:pPr>
        <w:pStyle w:val="a5"/>
        <w:numPr>
          <w:ilvl w:val="0"/>
          <w:numId w:val="7"/>
        </w:numPr>
        <w:spacing w:line="400" w:lineRule="atLeast"/>
        <w:ind w:leftChars="0" w:left="1761"/>
        <w:contextualSpacing/>
        <w:rPr>
          <w:rFonts w:asciiTheme="minorEastAsia" w:eastAsiaTheme="minorEastAsia" w:hAnsiTheme="minorEastAsia" w:cs="Times New Roman"/>
        </w:rPr>
      </w:pPr>
      <w:r w:rsidRPr="00931C83">
        <w:rPr>
          <w:rFonts w:asciiTheme="minorEastAsia" w:eastAsiaTheme="minorEastAsia" w:hAnsiTheme="minorEastAsia" w:cs="Times New Roman" w:hint="eastAsia"/>
        </w:rPr>
        <w:t>현재</w:t>
      </w:r>
      <w:r w:rsidRPr="00931C83">
        <w:rPr>
          <w:rFonts w:asciiTheme="minorEastAsia" w:eastAsiaTheme="minorEastAsia" w:hAnsiTheme="minorEastAsia" w:cs="Times New Roman"/>
        </w:rPr>
        <w:t xml:space="preserve"> </w:t>
      </w:r>
      <w:r w:rsidRPr="00931C83">
        <w:rPr>
          <w:rFonts w:asciiTheme="minorEastAsia" w:eastAsiaTheme="minorEastAsia" w:hAnsiTheme="minorEastAsia" w:cs="Times New Roman" w:hint="eastAsia"/>
        </w:rPr>
        <w:t>이와 관련된 법적 이슈는 없을 것으로 보이나,</w:t>
      </w:r>
      <w:r w:rsidRPr="00931C83">
        <w:rPr>
          <w:rFonts w:asciiTheme="minorEastAsia" w:eastAsiaTheme="minorEastAsia" w:hAnsiTheme="minorEastAsia" w:cs="Times New Roman"/>
        </w:rPr>
        <w:t xml:space="preserve"> </w:t>
      </w:r>
      <w:r w:rsidRPr="00931C83">
        <w:rPr>
          <w:rFonts w:asciiTheme="minorEastAsia" w:eastAsiaTheme="minorEastAsia" w:hAnsiTheme="minorEastAsia" w:cs="Times New Roman" w:hint="eastAsia"/>
        </w:rPr>
        <w:t>추후 폐기물의 발생량이 늘어나</w:t>
      </w:r>
      <w:r>
        <w:rPr>
          <w:rFonts w:asciiTheme="minorEastAsia" w:eastAsiaTheme="minorEastAsia" w:hAnsiTheme="minorEastAsia" w:cs="Times New Roman" w:hint="eastAsia"/>
        </w:rPr>
        <w:t>는 경우에는</w:t>
      </w:r>
      <w:r w:rsidRPr="00931C83">
        <w:rPr>
          <w:rFonts w:asciiTheme="minorEastAsia" w:eastAsiaTheme="minorEastAsia" w:hAnsiTheme="minorEastAsia" w:cs="Times New Roman" w:hint="eastAsia"/>
        </w:rPr>
        <w:t xml:space="preserve"> </w:t>
      </w:r>
      <w:r>
        <w:rPr>
          <w:rFonts w:asciiTheme="minorEastAsia" w:eastAsiaTheme="minorEastAsia" w:hAnsiTheme="minorEastAsia" w:cs="Times New Roman" w:hint="eastAsia"/>
        </w:rPr>
        <w:t>배출</w:t>
      </w:r>
      <w:r w:rsidRPr="00931C83">
        <w:rPr>
          <w:rFonts w:asciiTheme="minorEastAsia" w:eastAsiaTheme="minorEastAsia" w:hAnsiTheme="minorEastAsia" w:cs="Times New Roman" w:hint="eastAsia"/>
        </w:rPr>
        <w:t>신고,</w:t>
      </w:r>
      <w:r w:rsidRPr="00931C83">
        <w:rPr>
          <w:rFonts w:asciiTheme="minorEastAsia" w:eastAsiaTheme="minorEastAsia" w:hAnsiTheme="minorEastAsia" w:cs="Times New Roman"/>
        </w:rPr>
        <w:t xml:space="preserve"> </w:t>
      </w:r>
      <w:r w:rsidRPr="00931C83">
        <w:rPr>
          <w:rFonts w:asciiTheme="minorEastAsia" w:eastAsiaTheme="minorEastAsia" w:hAnsiTheme="minorEastAsia" w:cs="Times New Roman" w:hint="eastAsia"/>
        </w:rPr>
        <w:t xml:space="preserve">적정 업체를 </w:t>
      </w:r>
      <w:r>
        <w:rPr>
          <w:rFonts w:asciiTheme="minorEastAsia" w:eastAsiaTheme="minorEastAsia" w:hAnsiTheme="minorEastAsia" w:cs="Times New Roman" w:hint="eastAsia"/>
        </w:rPr>
        <w:t>통한</w:t>
      </w:r>
      <w:r w:rsidRPr="00931C83">
        <w:rPr>
          <w:rFonts w:asciiTheme="minorEastAsia" w:eastAsiaTheme="minorEastAsia" w:hAnsiTheme="minorEastAsia" w:cs="Times New Roman" w:hint="eastAsia"/>
        </w:rPr>
        <w:t xml:space="preserve"> 위탁 처리</w:t>
      </w:r>
      <w:r>
        <w:rPr>
          <w:rFonts w:asciiTheme="minorEastAsia" w:eastAsiaTheme="minorEastAsia" w:hAnsiTheme="minorEastAsia" w:cs="Times New Roman" w:hint="eastAsia"/>
        </w:rPr>
        <w:t xml:space="preserve"> 등 폐기물관리법상 관련 규제를 준수하여야 함</w:t>
      </w:r>
      <w:r w:rsidRPr="00931C83">
        <w:rPr>
          <w:rFonts w:asciiTheme="minorEastAsia" w:eastAsiaTheme="minorEastAsia" w:hAnsiTheme="minorEastAsia" w:cs="Times New Roman" w:hint="eastAsia"/>
        </w:rPr>
        <w:t>.</w:t>
      </w:r>
    </w:p>
    <w:p w14:paraId="0FFE02DB" w14:textId="77777777" w:rsidR="00D24F84" w:rsidRDefault="00D24F84" w:rsidP="00D24F84">
      <w:pPr>
        <w:pStyle w:val="a5"/>
        <w:spacing w:line="400" w:lineRule="atLeast"/>
        <w:ind w:leftChars="0" w:left="720"/>
        <w:contextualSpacing/>
        <w:rPr>
          <w:rFonts w:asciiTheme="minorEastAsia" w:eastAsiaTheme="minorEastAsia" w:hAnsiTheme="minorEastAsia" w:cs="Times New Roman"/>
        </w:rPr>
      </w:pPr>
    </w:p>
    <w:p w14:paraId="0FFE02DC" w14:textId="77777777" w:rsidR="00D24F84" w:rsidRPr="00AA48F3" w:rsidRDefault="00D24F84" w:rsidP="00D24F84">
      <w:pPr>
        <w:pStyle w:val="a5"/>
        <w:numPr>
          <w:ilvl w:val="0"/>
          <w:numId w:val="15"/>
        </w:numPr>
        <w:spacing w:line="400" w:lineRule="atLeast"/>
        <w:ind w:leftChars="0" w:left="814"/>
        <w:contextualSpacing/>
        <w:rPr>
          <w:rFonts w:asciiTheme="minorEastAsia" w:eastAsiaTheme="minorEastAsia" w:hAnsiTheme="minorEastAsia" w:cs="Times New Roman"/>
          <w:b/>
          <w:highlight w:val="yellow"/>
        </w:rPr>
      </w:pPr>
      <w:r w:rsidRPr="00AA48F3">
        <w:rPr>
          <w:rFonts w:asciiTheme="minorEastAsia" w:eastAsiaTheme="minorEastAsia" w:hAnsiTheme="minorEastAsia" w:cs="Times New Roman" w:hint="eastAsia"/>
          <w:b/>
          <w:highlight w:val="yellow"/>
        </w:rPr>
        <w:lastRenderedPageBreak/>
        <w:t>OEM 생산제품 관련 규제</w:t>
      </w:r>
    </w:p>
    <w:p w14:paraId="0FFE02DD" w14:textId="77777777" w:rsidR="00D24F84" w:rsidRPr="00AA48F3" w:rsidRDefault="00D24F84" w:rsidP="00D24F84">
      <w:pPr>
        <w:pStyle w:val="a5"/>
        <w:numPr>
          <w:ilvl w:val="0"/>
          <w:numId w:val="6"/>
        </w:numPr>
        <w:spacing w:line="400" w:lineRule="atLeast"/>
        <w:ind w:leftChars="0" w:left="1307"/>
        <w:contextualSpacing/>
        <w:rPr>
          <w:rFonts w:asciiTheme="minorEastAsia" w:eastAsiaTheme="minorEastAsia" w:hAnsiTheme="minorEastAsia" w:cs="Times New Roman"/>
          <w:highlight w:val="yellow"/>
        </w:rPr>
      </w:pPr>
      <w:r w:rsidRPr="00AA48F3">
        <w:rPr>
          <w:rFonts w:asciiTheme="minorEastAsia" w:eastAsiaTheme="minorEastAsia" w:hAnsiTheme="minorEastAsia" w:cs="Times New Roman"/>
          <w:highlight w:val="yellow"/>
        </w:rPr>
        <w:t>발견 사항</w:t>
      </w:r>
    </w:p>
    <w:p w14:paraId="0FFE02DE" w14:textId="77777777" w:rsidR="00D24F84" w:rsidRPr="00AA48F3" w:rsidRDefault="00D24F84" w:rsidP="00D24F84">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AA48F3">
        <w:rPr>
          <w:rFonts w:asciiTheme="minorEastAsia" w:eastAsiaTheme="minorEastAsia" w:hAnsiTheme="minorEastAsia" w:cs="Times New Roman" w:hint="eastAsia"/>
          <w:highlight w:val="yellow"/>
        </w:rPr>
        <w:t>제공된 답변에 의하면,</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대상회사는 일부 제품(반려동물의 식품군,</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 xml:space="preserve">샴푸/린스 등)을 </w:t>
      </w:r>
      <w:r w:rsidRPr="00AA48F3">
        <w:rPr>
          <w:rFonts w:asciiTheme="minorEastAsia" w:eastAsiaTheme="minorEastAsia" w:hAnsiTheme="minorEastAsia" w:cs="Times New Roman"/>
          <w:highlight w:val="yellow"/>
        </w:rPr>
        <w:t xml:space="preserve">OEM </w:t>
      </w:r>
      <w:r w:rsidRPr="00AA48F3">
        <w:rPr>
          <w:rFonts w:asciiTheme="minorEastAsia" w:eastAsiaTheme="minorEastAsia" w:hAnsiTheme="minorEastAsia" w:cs="Times New Roman" w:hint="eastAsia"/>
          <w:highlight w:val="yellow"/>
        </w:rPr>
        <w:t>생산하고 있으나,</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폐기물분담금을 납부한 사실이 없음.</w:t>
      </w:r>
      <w:r w:rsidRPr="00AA48F3">
        <w:rPr>
          <w:rFonts w:asciiTheme="minorEastAsia" w:eastAsiaTheme="minorEastAsia" w:hAnsiTheme="minorEastAsia" w:cs="Times New Roman"/>
          <w:highlight w:val="yellow"/>
        </w:rPr>
        <w:t xml:space="preserve"> OEM </w:t>
      </w:r>
      <w:r w:rsidRPr="00AA48F3">
        <w:rPr>
          <w:rFonts w:asciiTheme="minorEastAsia" w:eastAsiaTheme="minorEastAsia" w:hAnsiTheme="minorEastAsia" w:cs="Times New Roman" w:hint="eastAsia"/>
          <w:highlight w:val="yellow"/>
        </w:rPr>
        <w:t>업체에서 이를 납부한 적이 있는지 확인하지 아니하였음.</w:t>
      </w:r>
    </w:p>
    <w:p w14:paraId="0FFE02DF" w14:textId="77777777" w:rsidR="00D24F84" w:rsidRPr="00AA48F3" w:rsidRDefault="00D24F84" w:rsidP="00D24F84">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AA48F3">
        <w:rPr>
          <w:rFonts w:asciiTheme="minorEastAsia" w:eastAsiaTheme="minorEastAsia" w:hAnsiTheme="minorEastAsia" w:cs="Times New Roman" w:hint="eastAsia"/>
          <w:highlight w:val="yellow"/>
        </w:rPr>
        <w:t>대상회사의</w:t>
      </w:r>
      <w:r w:rsidRPr="00AA48F3">
        <w:rPr>
          <w:rFonts w:asciiTheme="minorEastAsia" w:eastAsiaTheme="minorEastAsia" w:hAnsiTheme="minorEastAsia" w:cs="Times New Roman"/>
          <w:highlight w:val="yellow"/>
        </w:rPr>
        <w:t xml:space="preserve"> 2020</w:t>
      </w:r>
      <w:r w:rsidRPr="00AA48F3">
        <w:rPr>
          <w:rFonts w:asciiTheme="minorEastAsia" w:eastAsiaTheme="minorEastAsia" w:hAnsiTheme="minorEastAsia" w:cs="Times New Roman" w:hint="eastAsia"/>
          <w:highlight w:val="yellow"/>
        </w:rPr>
        <w:t>년도</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 xml:space="preserve">감사보고서에 의하면 </w:t>
      </w:r>
      <w:r w:rsidRPr="00AA48F3">
        <w:rPr>
          <w:rFonts w:asciiTheme="minorEastAsia" w:eastAsiaTheme="minorEastAsia" w:hAnsiTheme="minorEastAsia" w:cs="Times New Roman"/>
          <w:highlight w:val="yellow"/>
        </w:rPr>
        <w:t>2019</w:t>
      </w:r>
      <w:r w:rsidRPr="00AA48F3">
        <w:rPr>
          <w:rFonts w:asciiTheme="minorEastAsia" w:eastAsiaTheme="minorEastAsia" w:hAnsiTheme="minorEastAsia" w:cs="Times New Roman" w:hint="eastAsia"/>
          <w:highlight w:val="yellow"/>
        </w:rPr>
        <w:t xml:space="preserve">년 상품 매출은 </w:t>
      </w:r>
      <w:r w:rsidRPr="00AA48F3">
        <w:rPr>
          <w:rFonts w:asciiTheme="minorEastAsia" w:eastAsiaTheme="minorEastAsia" w:hAnsiTheme="minorEastAsia" w:cs="Times New Roman"/>
          <w:highlight w:val="yellow"/>
        </w:rPr>
        <w:t>8.6</w:t>
      </w:r>
      <w:r w:rsidRPr="00AA48F3">
        <w:rPr>
          <w:rFonts w:asciiTheme="minorEastAsia" w:eastAsiaTheme="minorEastAsia" w:hAnsiTheme="minorEastAsia" w:cs="Times New Roman" w:hint="eastAsia"/>
          <w:highlight w:val="yellow"/>
        </w:rPr>
        <w:t xml:space="preserve">억 원 </w:t>
      </w:r>
      <w:r w:rsidRPr="00AA48F3">
        <w:rPr>
          <w:rFonts w:asciiTheme="minorEastAsia" w:eastAsiaTheme="minorEastAsia" w:hAnsiTheme="minorEastAsia" w:cs="Times New Roman"/>
          <w:highlight w:val="yellow"/>
        </w:rPr>
        <w:t>상당</w:t>
      </w:r>
      <w:r w:rsidRPr="00AA48F3">
        <w:rPr>
          <w:rFonts w:asciiTheme="minorEastAsia" w:eastAsiaTheme="minorEastAsia" w:hAnsiTheme="minorEastAsia" w:cs="Times New Roman" w:hint="eastAsia"/>
          <w:highlight w:val="yellow"/>
        </w:rPr>
        <w:t xml:space="preserve">, </w:t>
      </w:r>
      <w:r w:rsidRPr="00AA48F3">
        <w:rPr>
          <w:rFonts w:asciiTheme="minorEastAsia" w:eastAsiaTheme="minorEastAsia" w:hAnsiTheme="minorEastAsia" w:cs="Times New Roman"/>
          <w:highlight w:val="yellow"/>
        </w:rPr>
        <w:t>2020</w:t>
      </w:r>
      <w:r w:rsidRPr="00AA48F3">
        <w:rPr>
          <w:rFonts w:asciiTheme="minorEastAsia" w:eastAsiaTheme="minorEastAsia" w:hAnsiTheme="minorEastAsia" w:cs="Times New Roman" w:hint="eastAsia"/>
          <w:highlight w:val="yellow"/>
        </w:rPr>
        <w:t xml:space="preserve">년 상품 매출은 </w:t>
      </w:r>
      <w:r w:rsidRPr="00AA48F3">
        <w:rPr>
          <w:rFonts w:asciiTheme="minorEastAsia" w:eastAsiaTheme="minorEastAsia" w:hAnsiTheme="minorEastAsia" w:cs="Times New Roman"/>
          <w:highlight w:val="yellow"/>
        </w:rPr>
        <w:t>6.7</w:t>
      </w:r>
      <w:r w:rsidRPr="00AA48F3">
        <w:rPr>
          <w:rFonts w:asciiTheme="minorEastAsia" w:eastAsiaTheme="minorEastAsia" w:hAnsiTheme="minorEastAsia" w:cs="Times New Roman" w:hint="eastAsia"/>
          <w:highlight w:val="yellow"/>
        </w:rPr>
        <w:t>억 원 상당으로 확인됨.</w:t>
      </w:r>
    </w:p>
    <w:p w14:paraId="0FFE02E0" w14:textId="77777777" w:rsidR="00D24F84" w:rsidRPr="00AA48F3" w:rsidRDefault="00D24F84" w:rsidP="00D24F84">
      <w:pPr>
        <w:pStyle w:val="a5"/>
        <w:numPr>
          <w:ilvl w:val="0"/>
          <w:numId w:val="6"/>
        </w:numPr>
        <w:spacing w:line="400" w:lineRule="atLeast"/>
        <w:ind w:leftChars="0" w:left="1307"/>
        <w:contextualSpacing/>
        <w:rPr>
          <w:rFonts w:asciiTheme="minorEastAsia" w:eastAsiaTheme="minorEastAsia" w:hAnsiTheme="minorEastAsia" w:cs="Times New Roman"/>
          <w:highlight w:val="yellow"/>
        </w:rPr>
      </w:pPr>
      <w:r w:rsidRPr="00AA48F3">
        <w:rPr>
          <w:rFonts w:asciiTheme="minorEastAsia" w:eastAsiaTheme="minorEastAsia" w:hAnsiTheme="minorEastAsia" w:cs="Times New Roman"/>
          <w:highlight w:val="yellow"/>
        </w:rPr>
        <w:t>분석</w:t>
      </w:r>
    </w:p>
    <w:p w14:paraId="0FFE02E1" w14:textId="77777777" w:rsidR="00D24F84" w:rsidRPr="00AA48F3" w:rsidRDefault="00D24F84" w:rsidP="00D24F84">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AA48F3">
        <w:rPr>
          <w:rFonts w:asciiTheme="minorEastAsia" w:eastAsiaTheme="minorEastAsia" w:hAnsiTheme="minorEastAsia" w:cs="Times New Roman" w:hint="eastAsia"/>
          <w:highlight w:val="yellow"/>
        </w:rPr>
        <w:t xml:space="preserve">자원의 절약과 재활용촉진에 관한 법률에 따른 </w:t>
      </w:r>
      <w:r w:rsidRPr="00AA48F3">
        <w:rPr>
          <w:rFonts w:asciiTheme="minorEastAsia" w:eastAsiaTheme="minorEastAsia" w:hAnsiTheme="minorEastAsia" w:cs="Times New Roman"/>
          <w:highlight w:val="yellow"/>
        </w:rPr>
        <w:t>‘</w:t>
      </w:r>
      <w:r w:rsidRPr="00AA48F3">
        <w:rPr>
          <w:rFonts w:asciiTheme="minorEastAsia" w:eastAsiaTheme="minorEastAsia" w:hAnsiTheme="minorEastAsia" w:cs="Times New Roman" w:hint="eastAsia"/>
          <w:highlight w:val="yellow"/>
        </w:rPr>
        <w:t>재활용의무생산자</w:t>
      </w:r>
      <w:r w:rsidRPr="00AA48F3">
        <w:rPr>
          <w:rFonts w:asciiTheme="minorEastAsia" w:eastAsiaTheme="minorEastAsia" w:hAnsiTheme="minorEastAsia" w:cs="Times New Roman"/>
          <w:highlight w:val="yellow"/>
        </w:rPr>
        <w:t>’</w:t>
      </w:r>
      <w:r w:rsidRPr="00AA48F3">
        <w:rPr>
          <w:rFonts w:asciiTheme="minorEastAsia" w:eastAsiaTheme="minorEastAsia" w:hAnsiTheme="minorEastAsia" w:cs="Times New Roman" w:hint="eastAsia"/>
          <w:highlight w:val="yellow"/>
        </w:rPr>
        <w:t>가 되는 경우에는,</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재활용 분담금 납부(제1</w:t>
      </w:r>
      <w:r w:rsidRPr="00AA48F3">
        <w:rPr>
          <w:rFonts w:asciiTheme="minorEastAsia" w:eastAsiaTheme="minorEastAsia" w:hAnsiTheme="minorEastAsia" w:cs="Times New Roman"/>
          <w:highlight w:val="yellow"/>
        </w:rPr>
        <w:t>6</w:t>
      </w:r>
      <w:r w:rsidRPr="00AA48F3">
        <w:rPr>
          <w:rFonts w:asciiTheme="minorEastAsia" w:eastAsiaTheme="minorEastAsia" w:hAnsiTheme="minorEastAsia" w:cs="Times New Roman" w:hint="eastAsia"/>
          <w:highlight w:val="yellow"/>
        </w:rPr>
        <w:t>조), 재활용 용이성 평가(제9조의3)</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등의 의무를 부담함.</w:t>
      </w:r>
    </w:p>
    <w:p w14:paraId="0FFE02E2" w14:textId="77777777" w:rsidR="00D24F84" w:rsidRPr="00AA48F3" w:rsidRDefault="00D24F84" w:rsidP="00D24F84">
      <w:pPr>
        <w:pStyle w:val="a5"/>
        <w:numPr>
          <w:ilvl w:val="0"/>
          <w:numId w:val="7"/>
        </w:numPr>
        <w:spacing w:line="400" w:lineRule="atLeast"/>
        <w:ind w:leftChars="0" w:left="1761"/>
        <w:contextualSpacing/>
        <w:rPr>
          <w:rFonts w:asciiTheme="minorEastAsia" w:eastAsiaTheme="minorEastAsia" w:hAnsiTheme="minorEastAsia" w:cs="Times New Roman"/>
          <w:highlight w:val="yellow"/>
        </w:rPr>
      </w:pPr>
      <w:r w:rsidRPr="00AA48F3">
        <w:rPr>
          <w:rFonts w:asciiTheme="minorEastAsia" w:eastAsiaTheme="minorEastAsia" w:hAnsiTheme="minorEastAsia" w:cs="Times New Roman" w:hint="eastAsia"/>
          <w:highlight w:val="yellow"/>
        </w:rPr>
        <w:t>제공된 답변에 의하면,</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 xml:space="preserve">대상회사는 합성수지 재질 포장재를 사용한 제품을 </w:t>
      </w:r>
      <w:r w:rsidRPr="00AA48F3">
        <w:rPr>
          <w:rFonts w:asciiTheme="minorEastAsia" w:eastAsiaTheme="minorEastAsia" w:hAnsiTheme="minorEastAsia" w:cs="Times New Roman"/>
          <w:highlight w:val="yellow"/>
        </w:rPr>
        <w:t>OEM</w:t>
      </w:r>
      <w:r w:rsidRPr="00AA48F3">
        <w:rPr>
          <w:rFonts w:asciiTheme="minorEastAsia" w:eastAsiaTheme="minorEastAsia" w:hAnsiTheme="minorEastAsia" w:cs="Times New Roman" w:hint="eastAsia"/>
          <w:highlight w:val="yellow"/>
        </w:rPr>
        <w:t xml:space="preserve"> 생산하고 있어 재활용의무생산자가 될 수 있음.</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다만,</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현재는 자원의 절약과 재활용촉진에 관한 법률 제1</w:t>
      </w:r>
      <w:r w:rsidRPr="00AA48F3">
        <w:rPr>
          <w:rFonts w:asciiTheme="minorEastAsia" w:eastAsiaTheme="minorEastAsia" w:hAnsiTheme="minorEastAsia" w:cs="Times New Roman"/>
          <w:highlight w:val="yellow"/>
        </w:rPr>
        <w:t>6</w:t>
      </w:r>
      <w:r w:rsidRPr="00AA48F3">
        <w:rPr>
          <w:rFonts w:asciiTheme="minorEastAsia" w:eastAsiaTheme="minorEastAsia" w:hAnsiTheme="minorEastAsia" w:cs="Times New Roman" w:hint="eastAsia"/>
          <w:highlight w:val="yellow"/>
        </w:rPr>
        <w:t>조 제2항,</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같은 법 시행령 제1</w:t>
      </w:r>
      <w:r w:rsidRPr="00AA48F3">
        <w:rPr>
          <w:rFonts w:asciiTheme="minorEastAsia" w:eastAsiaTheme="minorEastAsia" w:hAnsiTheme="minorEastAsia" w:cs="Times New Roman"/>
          <w:highlight w:val="yellow"/>
        </w:rPr>
        <w:t>9</w:t>
      </w:r>
      <w:r w:rsidRPr="00AA48F3">
        <w:rPr>
          <w:rFonts w:asciiTheme="minorEastAsia" w:eastAsiaTheme="minorEastAsia" w:hAnsiTheme="minorEastAsia" w:cs="Times New Roman" w:hint="eastAsia"/>
          <w:highlight w:val="yellow"/>
        </w:rPr>
        <w:t xml:space="preserve">조에 따른 </w:t>
      </w:r>
      <w:r w:rsidRPr="00AA48F3">
        <w:rPr>
          <w:rFonts w:asciiTheme="minorEastAsia" w:eastAsiaTheme="minorEastAsia" w:hAnsiTheme="minorEastAsia" w:cs="Times New Roman"/>
          <w:highlight w:val="yellow"/>
        </w:rPr>
        <w:t>‘</w:t>
      </w:r>
      <w:r w:rsidRPr="00AA48F3">
        <w:rPr>
          <w:rFonts w:asciiTheme="minorEastAsia" w:eastAsiaTheme="minorEastAsia" w:hAnsiTheme="minorEastAsia" w:cs="Times New Roman" w:hint="eastAsia"/>
          <w:highlight w:val="yellow"/>
        </w:rPr>
        <w:t>재활용의무 면제 대상 사업장</w:t>
      </w:r>
      <w:r w:rsidRPr="00AA48F3">
        <w:rPr>
          <w:rFonts w:asciiTheme="minorEastAsia" w:eastAsiaTheme="minorEastAsia" w:hAnsiTheme="minorEastAsia" w:cs="Times New Roman"/>
          <w:highlight w:val="yellow"/>
        </w:rPr>
        <w:t>’</w:t>
      </w:r>
      <w:r w:rsidRPr="00AA48F3">
        <w:rPr>
          <w:rFonts w:asciiTheme="minorEastAsia" w:eastAsiaTheme="minorEastAsia" w:hAnsiTheme="minorEastAsia" w:cs="Times New Roman" w:hint="eastAsia"/>
          <w:highlight w:val="yellow"/>
        </w:rPr>
        <w:t>(즉,</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전년도 연간</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매출액이 10억 원 미만</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b/>
          <w:highlight w:val="yellow"/>
          <w:u w:val="single"/>
        </w:rPr>
        <w:t>또는</w:t>
      </w:r>
      <w:r w:rsidRPr="00AA48F3">
        <w:rPr>
          <w:rFonts w:asciiTheme="minorEastAsia" w:eastAsiaTheme="minorEastAsia" w:hAnsiTheme="minorEastAsia" w:cs="Times New Roman" w:hint="eastAsia"/>
          <w:highlight w:val="yellow"/>
        </w:rPr>
        <w:t xml:space="preserve"> 전년도 연간 출고량이 </w:t>
      </w:r>
      <w:r w:rsidRPr="00AA48F3">
        <w:rPr>
          <w:rFonts w:asciiTheme="minorEastAsia" w:eastAsiaTheme="minorEastAsia" w:hAnsiTheme="minorEastAsia" w:cs="Times New Roman"/>
          <w:highlight w:val="yellow"/>
        </w:rPr>
        <w:t>4</w:t>
      </w:r>
      <w:r w:rsidRPr="00AA48F3">
        <w:rPr>
          <w:rFonts w:asciiTheme="minorEastAsia" w:eastAsiaTheme="minorEastAsia" w:hAnsiTheme="minorEastAsia" w:cs="Times New Roman" w:hint="eastAsia"/>
          <w:highlight w:val="yellow"/>
        </w:rPr>
        <w:t>톤 미만)로서,</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면제 대상에 해당하는 것으로 보임.</w:t>
      </w:r>
    </w:p>
    <w:p w14:paraId="0FFE02E3" w14:textId="77777777" w:rsidR="00D24F84" w:rsidRPr="00AA48F3" w:rsidRDefault="00D24F84" w:rsidP="00D24F84">
      <w:pPr>
        <w:pStyle w:val="a5"/>
        <w:numPr>
          <w:ilvl w:val="0"/>
          <w:numId w:val="7"/>
        </w:numPr>
        <w:spacing w:line="400" w:lineRule="atLeast"/>
        <w:ind w:leftChars="0" w:left="1761"/>
        <w:contextualSpacing/>
        <w:rPr>
          <w:highlight w:val="yellow"/>
        </w:rPr>
      </w:pPr>
      <w:r w:rsidRPr="00AA48F3">
        <w:rPr>
          <w:rFonts w:asciiTheme="minorEastAsia" w:eastAsiaTheme="minorEastAsia" w:hAnsiTheme="minorEastAsia" w:cs="Times New Roman" w:hint="eastAsia"/>
          <w:highlight w:val="yellow"/>
        </w:rPr>
        <w:t>다만,</w:t>
      </w:r>
      <w:r w:rsidRPr="00AA48F3">
        <w:rPr>
          <w:rFonts w:asciiTheme="minorEastAsia" w:eastAsiaTheme="minorEastAsia" w:hAnsiTheme="minorEastAsia" w:cs="Times New Roman"/>
          <w:highlight w:val="yellow"/>
        </w:rPr>
        <w:t xml:space="preserve"> </w:t>
      </w:r>
      <w:r w:rsidRPr="00AA48F3">
        <w:rPr>
          <w:rFonts w:asciiTheme="minorEastAsia" w:eastAsiaTheme="minorEastAsia" w:hAnsiTheme="minorEastAsia" w:cs="Times New Roman" w:hint="eastAsia"/>
          <w:highlight w:val="yellow"/>
        </w:rPr>
        <w:t xml:space="preserve">추후 관련 매출이 늘어나면 </w:t>
      </w:r>
      <w:r w:rsidRPr="00AA48F3">
        <w:rPr>
          <w:rFonts w:asciiTheme="minorEastAsia" w:eastAsiaTheme="minorEastAsia" w:hAnsiTheme="minorEastAsia" w:cs="Times New Roman"/>
          <w:highlight w:val="yellow"/>
        </w:rPr>
        <w:t>‘</w:t>
      </w:r>
      <w:r w:rsidRPr="00AA48F3">
        <w:rPr>
          <w:rFonts w:asciiTheme="minorEastAsia" w:eastAsiaTheme="minorEastAsia" w:hAnsiTheme="minorEastAsia" w:cs="Times New Roman" w:hint="eastAsia"/>
          <w:highlight w:val="yellow"/>
        </w:rPr>
        <w:t>재활용의무생산자</w:t>
      </w:r>
      <w:r w:rsidRPr="00AA48F3">
        <w:rPr>
          <w:rFonts w:asciiTheme="minorEastAsia" w:eastAsiaTheme="minorEastAsia" w:hAnsiTheme="minorEastAsia" w:cs="Times New Roman"/>
          <w:highlight w:val="yellow"/>
        </w:rPr>
        <w:t>’</w:t>
      </w:r>
      <w:r w:rsidRPr="00AA48F3">
        <w:rPr>
          <w:rFonts w:asciiTheme="minorEastAsia" w:eastAsiaTheme="minorEastAsia" w:hAnsiTheme="minorEastAsia" w:cs="Times New Roman" w:hint="eastAsia"/>
          <w:highlight w:val="yellow"/>
        </w:rPr>
        <w:t>가 되어 관련 규제를 준수하여야 함.</w:t>
      </w:r>
    </w:p>
    <w:p w14:paraId="0FFE02E4" w14:textId="77777777" w:rsidR="001556F4" w:rsidRPr="00D24F84" w:rsidRDefault="001556F4" w:rsidP="00D24F84">
      <w:pPr>
        <w:wordWrap/>
        <w:spacing w:line="360" w:lineRule="atLeast"/>
        <w:contextualSpacing/>
        <w:rPr>
          <w:rFonts w:asciiTheme="minorEastAsia" w:eastAsiaTheme="minorEastAsia" w:hAnsiTheme="minorEastAsia" w:cs="Times New Roman"/>
        </w:rPr>
      </w:pPr>
    </w:p>
    <w:p w14:paraId="0FFE02E5" w14:textId="77777777" w:rsidR="00DB26A8" w:rsidRPr="00DB26A8" w:rsidRDefault="00DB26A8" w:rsidP="001678E5">
      <w:pPr>
        <w:pStyle w:val="a5"/>
        <w:wordWrap/>
        <w:spacing w:line="360" w:lineRule="atLeast"/>
        <w:ind w:leftChars="0" w:left="360"/>
        <w:contextualSpacing/>
        <w:rPr>
          <w:rFonts w:asciiTheme="minorEastAsia" w:eastAsiaTheme="minorEastAsia" w:hAnsiTheme="minorEastAsia" w:cs="Times New Roman"/>
          <w:b/>
        </w:rPr>
      </w:pPr>
    </w:p>
    <w:p w14:paraId="0FFE02E6" w14:textId="77777777" w:rsidR="006B3B46" w:rsidRDefault="006B3B46" w:rsidP="001678E5">
      <w:pPr>
        <w:pStyle w:val="a5"/>
        <w:numPr>
          <w:ilvl w:val="0"/>
          <w:numId w:val="1"/>
        </w:numPr>
        <w:wordWrap/>
        <w:spacing w:line="360" w:lineRule="atLeast"/>
        <w:ind w:leftChars="0" w:left="357" w:hanging="357"/>
        <w:contextualSpacing/>
        <w:outlineLvl w:val="0"/>
        <w:rPr>
          <w:rFonts w:asciiTheme="minorEastAsia" w:eastAsiaTheme="minorEastAsia" w:hAnsiTheme="minorEastAsia" w:cs="Times New Roman"/>
          <w:b/>
        </w:rPr>
      </w:pPr>
      <w:r>
        <w:rPr>
          <w:rFonts w:asciiTheme="minorEastAsia" w:eastAsiaTheme="minorEastAsia" w:hAnsiTheme="minorEastAsia" w:cs="Times New Roman" w:hint="eastAsia"/>
          <w:b/>
        </w:rPr>
        <w:t xml:space="preserve">소송/분쟁 </w:t>
      </w:r>
      <w:r>
        <w:rPr>
          <w:rFonts w:asciiTheme="minorEastAsia" w:eastAsiaTheme="minorEastAsia" w:hAnsiTheme="minorEastAsia" w:cs="Times New Roman"/>
          <w:b/>
        </w:rPr>
        <w:t>(</w:t>
      </w:r>
      <w:r w:rsidR="001738E1">
        <w:rPr>
          <w:rFonts w:asciiTheme="minorEastAsia" w:eastAsiaTheme="minorEastAsia" w:hAnsiTheme="minorEastAsia" w:cs="Times New Roman" w:hint="eastAsia"/>
          <w:b/>
        </w:rPr>
        <w:t>우진영 + 박동희</w:t>
      </w:r>
      <w:r>
        <w:rPr>
          <w:rFonts w:asciiTheme="minorEastAsia" w:eastAsiaTheme="minorEastAsia" w:hAnsiTheme="minorEastAsia" w:cs="Times New Roman"/>
          <w:b/>
        </w:rPr>
        <w:t>)</w:t>
      </w:r>
    </w:p>
    <w:p w14:paraId="0FFE02E7" w14:textId="77777777" w:rsidR="00856DDD" w:rsidRDefault="00856DDD" w:rsidP="001678E5">
      <w:pPr>
        <w:pStyle w:val="a5"/>
        <w:wordWrap/>
        <w:spacing w:line="360" w:lineRule="atLeast"/>
        <w:ind w:leftChars="0" w:left="360"/>
        <w:contextualSpacing/>
        <w:rPr>
          <w:rFonts w:asciiTheme="minorEastAsia" w:eastAsiaTheme="minorEastAsia" w:hAnsiTheme="minorEastAsia" w:cs="Times New Roman"/>
          <w:b/>
        </w:rPr>
      </w:pPr>
    </w:p>
    <w:p w14:paraId="0FFE02E8" w14:textId="77777777" w:rsidR="00601C50" w:rsidRPr="0044206C" w:rsidRDefault="00601C50" w:rsidP="001678E5">
      <w:pPr>
        <w:pStyle w:val="a5"/>
        <w:numPr>
          <w:ilvl w:val="0"/>
          <w:numId w:val="6"/>
        </w:numPr>
        <w:wordWrap/>
        <w:spacing w:line="360" w:lineRule="atLeast"/>
        <w:ind w:leftChars="0" w:left="854"/>
        <w:contextualSpacing/>
        <w:rPr>
          <w:rFonts w:asciiTheme="minorEastAsia" w:eastAsiaTheme="minorEastAsia" w:hAnsiTheme="minorEastAsia" w:cs="Times New Roman"/>
          <w:highlight w:val="yellow"/>
        </w:rPr>
      </w:pPr>
      <w:r w:rsidRPr="0044206C">
        <w:rPr>
          <w:rFonts w:asciiTheme="minorEastAsia" w:eastAsiaTheme="minorEastAsia" w:hAnsiTheme="minorEastAsia" w:cs="Times New Roman"/>
          <w:highlight w:val="yellow"/>
        </w:rPr>
        <w:t>발견 사항</w:t>
      </w:r>
    </w:p>
    <w:p w14:paraId="0FFE02E9" w14:textId="77777777" w:rsidR="00D5561F" w:rsidRPr="0044206C" w:rsidRDefault="00077D15" w:rsidP="001678E5">
      <w:pPr>
        <w:pStyle w:val="a5"/>
        <w:numPr>
          <w:ilvl w:val="0"/>
          <w:numId w:val="7"/>
        </w:numPr>
        <w:wordWrap/>
        <w:spacing w:line="360" w:lineRule="atLeast"/>
        <w:ind w:leftChars="0" w:left="1307"/>
        <w:contextualSpacing/>
        <w:rPr>
          <w:rFonts w:asciiTheme="minorEastAsia" w:eastAsiaTheme="minorEastAsia" w:hAnsiTheme="minorEastAsia" w:cs="Times New Roman"/>
          <w:highlight w:val="yellow"/>
        </w:rPr>
      </w:pPr>
      <w:r w:rsidRPr="0044206C">
        <w:rPr>
          <w:rFonts w:asciiTheme="minorEastAsia" w:eastAsiaTheme="minorEastAsia" w:hAnsiTheme="minorEastAsia" w:cs="Times New Roman" w:hint="eastAsia"/>
          <w:highlight w:val="yellow"/>
        </w:rPr>
        <w:t xml:space="preserve">제공된 자료에 따르면 회사에 현재 진행 중인 </w:t>
      </w:r>
      <w:r w:rsidR="00D5561F" w:rsidRPr="0044206C">
        <w:rPr>
          <w:rFonts w:asciiTheme="minorEastAsia" w:eastAsiaTheme="minorEastAsia" w:hAnsiTheme="minorEastAsia" w:cs="Times New Roman" w:hint="eastAsia"/>
          <w:highlight w:val="yellow"/>
        </w:rPr>
        <w:t>소송</w:t>
      </w:r>
      <w:r w:rsidRPr="0044206C">
        <w:rPr>
          <w:rFonts w:asciiTheme="minorEastAsia" w:eastAsiaTheme="minorEastAsia" w:hAnsiTheme="minorEastAsia" w:cs="Times New Roman" w:hint="eastAsia"/>
          <w:highlight w:val="yellow"/>
        </w:rPr>
        <w:t>은 없음.</w:t>
      </w:r>
      <w:r w:rsidRPr="0044206C">
        <w:rPr>
          <w:rFonts w:asciiTheme="minorEastAsia" w:eastAsiaTheme="minorEastAsia" w:hAnsiTheme="minorEastAsia" w:cs="Times New Roman"/>
          <w:highlight w:val="yellow"/>
        </w:rPr>
        <w:t xml:space="preserve"> </w:t>
      </w:r>
    </w:p>
    <w:p w14:paraId="0FFE02EA" w14:textId="77777777" w:rsidR="008F2606" w:rsidRPr="0044206C" w:rsidRDefault="00BE6940" w:rsidP="001678E5">
      <w:pPr>
        <w:pStyle w:val="a5"/>
        <w:numPr>
          <w:ilvl w:val="0"/>
          <w:numId w:val="7"/>
        </w:numPr>
        <w:wordWrap/>
        <w:spacing w:line="360" w:lineRule="atLeast"/>
        <w:ind w:leftChars="0" w:left="1307"/>
        <w:contextualSpacing/>
        <w:rPr>
          <w:rFonts w:asciiTheme="minorEastAsia" w:eastAsiaTheme="minorEastAsia" w:hAnsiTheme="minorEastAsia" w:cs="Times New Roman"/>
          <w:highlight w:val="yellow"/>
        </w:rPr>
      </w:pPr>
      <w:proofErr w:type="spellStart"/>
      <w:r w:rsidRPr="0044206C">
        <w:rPr>
          <w:rFonts w:asciiTheme="minorEastAsia" w:eastAsiaTheme="minorEastAsia" w:hAnsiTheme="minorEastAsia" w:cs="Times New Roman" w:hint="eastAsia"/>
          <w:highlight w:val="yellow"/>
        </w:rPr>
        <w:t>아람휴비스</w:t>
      </w:r>
      <w:proofErr w:type="spellEnd"/>
      <w:r w:rsidRPr="0044206C">
        <w:rPr>
          <w:rFonts w:asciiTheme="minorEastAsia" w:eastAsiaTheme="minorEastAsia" w:hAnsiTheme="minorEastAsia" w:cs="Times New Roman" w:hint="eastAsia"/>
          <w:highlight w:val="yellow"/>
        </w:rPr>
        <w:t xml:space="preserve"> 관련</w:t>
      </w:r>
    </w:p>
    <w:p w14:paraId="0FFE02EB" w14:textId="77777777" w:rsidR="00BE6940" w:rsidRPr="0044206C" w:rsidRDefault="00BA0720" w:rsidP="008F2606">
      <w:pPr>
        <w:pStyle w:val="a5"/>
        <w:wordWrap/>
        <w:spacing w:line="360" w:lineRule="atLeast"/>
        <w:ind w:leftChars="0" w:left="1307"/>
        <w:contextualSpacing/>
        <w:rPr>
          <w:rFonts w:asciiTheme="minorEastAsia" w:eastAsiaTheme="minorEastAsia" w:hAnsiTheme="minorEastAsia" w:cs="Times New Roman"/>
          <w:highlight w:val="yellow"/>
        </w:rPr>
      </w:pPr>
      <w:r w:rsidRPr="0044206C">
        <w:rPr>
          <w:rFonts w:asciiTheme="minorEastAsia" w:eastAsiaTheme="minorEastAsia" w:hAnsiTheme="minorEastAsia" w:cs="Times New Roman" w:hint="eastAsia"/>
          <w:highlight w:val="yellow"/>
        </w:rPr>
        <w:t>제공된 자료에 의하면,</w:t>
      </w:r>
      <w:r w:rsidR="00A00EA1" w:rsidRPr="0044206C">
        <w:rPr>
          <w:rFonts w:asciiTheme="minorEastAsia" w:eastAsiaTheme="minorEastAsia" w:hAnsiTheme="minorEastAsia" w:cs="Times New Roman"/>
          <w:highlight w:val="yellow"/>
        </w:rPr>
        <w:t xml:space="preserve"> </w:t>
      </w:r>
      <w:r w:rsidR="00A00EA1" w:rsidRPr="0044206C">
        <w:rPr>
          <w:rFonts w:asciiTheme="minorEastAsia" w:eastAsiaTheme="minorEastAsia" w:hAnsiTheme="minorEastAsia" w:cs="Times New Roman" w:hint="eastAsia"/>
          <w:highlight w:val="yellow"/>
        </w:rPr>
        <w:t xml:space="preserve">회사는 주식회사 </w:t>
      </w:r>
      <w:proofErr w:type="spellStart"/>
      <w:r w:rsidR="00A00EA1" w:rsidRPr="0044206C">
        <w:rPr>
          <w:rFonts w:asciiTheme="minorEastAsia" w:eastAsiaTheme="minorEastAsia" w:hAnsiTheme="minorEastAsia" w:cs="Times New Roman" w:hint="eastAsia"/>
          <w:highlight w:val="yellow"/>
        </w:rPr>
        <w:t>아람휴비스와</w:t>
      </w:r>
      <w:proofErr w:type="spellEnd"/>
      <w:r w:rsidR="00BE6940" w:rsidRPr="0044206C">
        <w:rPr>
          <w:rFonts w:asciiTheme="minorEastAsia" w:eastAsiaTheme="minorEastAsia" w:hAnsiTheme="minorEastAsia" w:cs="Times New Roman" w:hint="eastAsia"/>
          <w:highlight w:val="yellow"/>
        </w:rPr>
        <w:t xml:space="preserve"> </w:t>
      </w:r>
      <w:r w:rsidR="00BE6940" w:rsidRPr="0044206C">
        <w:rPr>
          <w:rFonts w:asciiTheme="minorEastAsia" w:eastAsiaTheme="minorEastAsia" w:hAnsiTheme="minorEastAsia" w:cs="Times New Roman"/>
          <w:highlight w:val="yellow"/>
        </w:rPr>
        <w:t xml:space="preserve">2020.01.31. </w:t>
      </w:r>
      <w:proofErr w:type="spellStart"/>
      <w:r w:rsidR="00BE6940" w:rsidRPr="0044206C">
        <w:rPr>
          <w:rFonts w:asciiTheme="minorEastAsia" w:eastAsiaTheme="minorEastAsia" w:hAnsiTheme="minorEastAsia" w:cs="Times New Roman"/>
          <w:highlight w:val="yellow"/>
        </w:rPr>
        <w:t>펫닥스캐너</w:t>
      </w:r>
      <w:proofErr w:type="spellEnd"/>
      <w:r w:rsidR="00BE6940" w:rsidRPr="0044206C">
        <w:rPr>
          <w:rFonts w:asciiTheme="minorEastAsia" w:eastAsiaTheme="minorEastAsia" w:hAnsiTheme="minorEastAsia" w:cs="Times New Roman"/>
          <w:highlight w:val="yellow"/>
        </w:rPr>
        <w:t xml:space="preserve"> 공급계약</w:t>
      </w:r>
      <w:r w:rsidR="00A00EA1" w:rsidRPr="0044206C">
        <w:rPr>
          <w:rFonts w:asciiTheme="minorEastAsia" w:eastAsiaTheme="minorEastAsia" w:hAnsiTheme="minorEastAsia" w:cs="Times New Roman" w:hint="eastAsia"/>
          <w:highlight w:val="yellow"/>
        </w:rPr>
        <w:t>을</w:t>
      </w:r>
      <w:r w:rsidR="00BE6940" w:rsidRPr="0044206C">
        <w:rPr>
          <w:rFonts w:asciiTheme="minorEastAsia" w:eastAsiaTheme="minorEastAsia" w:hAnsiTheme="minorEastAsia" w:cs="Times New Roman"/>
          <w:highlight w:val="yellow"/>
        </w:rPr>
        <w:t xml:space="preserve"> 체결</w:t>
      </w:r>
      <w:r w:rsidR="00A00EA1" w:rsidRPr="0044206C">
        <w:rPr>
          <w:rFonts w:asciiTheme="minorEastAsia" w:eastAsiaTheme="minorEastAsia" w:hAnsiTheme="minorEastAsia" w:cs="Times New Roman" w:hint="eastAsia"/>
          <w:highlight w:val="yellow"/>
        </w:rPr>
        <w:t xml:space="preserve">하여 물품을 </w:t>
      </w:r>
      <w:proofErr w:type="gramStart"/>
      <w:r w:rsidR="00A00EA1" w:rsidRPr="0044206C">
        <w:rPr>
          <w:rFonts w:asciiTheme="minorEastAsia" w:eastAsiaTheme="minorEastAsia" w:hAnsiTheme="minorEastAsia" w:cs="Times New Roman" w:hint="eastAsia"/>
          <w:highlight w:val="yellow"/>
        </w:rPr>
        <w:t>공급 받았으나</w:t>
      </w:r>
      <w:proofErr w:type="gramEnd"/>
      <w:r w:rsidR="00A00EA1" w:rsidRPr="0044206C">
        <w:rPr>
          <w:rFonts w:asciiTheme="minorEastAsia" w:eastAsiaTheme="minorEastAsia" w:hAnsiTheme="minorEastAsia" w:cs="Times New Roman" w:hint="eastAsia"/>
          <w:highlight w:val="yellow"/>
        </w:rPr>
        <w:t>,</w:t>
      </w:r>
      <w:r w:rsidR="00A00EA1" w:rsidRPr="0044206C">
        <w:rPr>
          <w:rFonts w:asciiTheme="minorEastAsia" w:eastAsiaTheme="minorEastAsia" w:hAnsiTheme="minorEastAsia" w:cs="Times New Roman"/>
          <w:highlight w:val="yellow"/>
        </w:rPr>
        <w:t xml:space="preserve"> </w:t>
      </w:r>
      <w:r w:rsidR="00A00EA1" w:rsidRPr="0044206C">
        <w:rPr>
          <w:rFonts w:asciiTheme="minorEastAsia" w:eastAsiaTheme="minorEastAsia" w:hAnsiTheme="minorEastAsia" w:cs="Times New Roman" w:hint="eastAsia"/>
          <w:highlight w:val="yellow"/>
        </w:rPr>
        <w:t xml:space="preserve">총 </w:t>
      </w:r>
      <w:r w:rsidR="00A00EA1" w:rsidRPr="0044206C">
        <w:rPr>
          <w:rFonts w:asciiTheme="minorEastAsia" w:eastAsiaTheme="minorEastAsia" w:hAnsiTheme="minorEastAsia" w:cs="Times New Roman"/>
          <w:highlight w:val="yellow"/>
        </w:rPr>
        <w:t>1,315,500,000</w:t>
      </w:r>
      <w:r w:rsidR="00A00EA1" w:rsidRPr="0044206C">
        <w:rPr>
          <w:rFonts w:asciiTheme="minorEastAsia" w:eastAsiaTheme="minorEastAsia" w:hAnsiTheme="minorEastAsia" w:cs="Times New Roman" w:hint="eastAsia"/>
          <w:highlight w:val="yellow"/>
        </w:rPr>
        <w:t>원의 대금 지급을 지체함.</w:t>
      </w:r>
      <w:r w:rsidR="00A00EA1" w:rsidRPr="0044206C">
        <w:rPr>
          <w:rFonts w:asciiTheme="minorEastAsia" w:eastAsiaTheme="minorEastAsia" w:hAnsiTheme="minorEastAsia" w:cs="Times New Roman"/>
          <w:highlight w:val="yellow"/>
        </w:rPr>
        <w:t xml:space="preserve"> </w:t>
      </w:r>
      <w:r w:rsidR="00BE6940" w:rsidRPr="0044206C">
        <w:rPr>
          <w:rFonts w:asciiTheme="minorEastAsia" w:eastAsiaTheme="minorEastAsia" w:hAnsiTheme="minorEastAsia" w:cs="Times New Roman" w:hint="eastAsia"/>
          <w:highlight w:val="yellow"/>
        </w:rPr>
        <w:t>2021.01.28</w:t>
      </w:r>
      <w:r w:rsidR="00A00EA1" w:rsidRPr="0044206C">
        <w:rPr>
          <w:rFonts w:asciiTheme="minorEastAsia" w:eastAsiaTheme="minorEastAsia" w:hAnsiTheme="minorEastAsia" w:cs="Times New Roman"/>
          <w:highlight w:val="yellow"/>
        </w:rPr>
        <w:t xml:space="preserve">. </w:t>
      </w:r>
      <w:r w:rsidR="00A00EA1" w:rsidRPr="0044206C">
        <w:rPr>
          <w:rFonts w:asciiTheme="minorEastAsia" w:eastAsiaTheme="minorEastAsia" w:hAnsiTheme="minorEastAsia" w:cs="Times New Roman" w:hint="eastAsia"/>
          <w:highlight w:val="yellow"/>
        </w:rPr>
        <w:t xml:space="preserve">회사는 이와 관련하여 </w:t>
      </w:r>
      <w:proofErr w:type="spellStart"/>
      <w:r w:rsidR="00A00EA1" w:rsidRPr="0044206C">
        <w:rPr>
          <w:rFonts w:asciiTheme="minorEastAsia" w:eastAsiaTheme="minorEastAsia" w:hAnsiTheme="minorEastAsia" w:cs="Times New Roman" w:hint="eastAsia"/>
          <w:highlight w:val="yellow"/>
        </w:rPr>
        <w:t>아람휴비스에게</w:t>
      </w:r>
      <w:proofErr w:type="spellEnd"/>
      <w:r w:rsidR="00BE6940" w:rsidRPr="0044206C">
        <w:rPr>
          <w:rFonts w:asciiTheme="minorEastAsia" w:eastAsiaTheme="minorEastAsia" w:hAnsiTheme="minorEastAsia" w:cs="Times New Roman"/>
          <w:highlight w:val="yellow"/>
        </w:rPr>
        <w:t xml:space="preserve"> 서울 서초구 강남대로 79길 32 (JD빌딩) 1~5층 임차보증금</w:t>
      </w:r>
      <w:r w:rsidR="00A00EA1" w:rsidRPr="0044206C">
        <w:rPr>
          <w:rFonts w:asciiTheme="minorEastAsia" w:eastAsiaTheme="minorEastAsia" w:hAnsiTheme="minorEastAsia" w:cs="Times New Roman" w:hint="eastAsia"/>
          <w:highlight w:val="yellow"/>
        </w:rPr>
        <w:t xml:space="preserve"> 반환채권</w:t>
      </w:r>
      <w:r w:rsidR="00BE6940" w:rsidRPr="0044206C">
        <w:rPr>
          <w:rFonts w:asciiTheme="minorEastAsia" w:eastAsiaTheme="minorEastAsia" w:hAnsiTheme="minorEastAsia" w:cs="Times New Roman"/>
          <w:highlight w:val="yellow"/>
        </w:rPr>
        <w:t xml:space="preserve">을 </w:t>
      </w:r>
      <w:r w:rsidR="00A00EA1" w:rsidRPr="0044206C">
        <w:rPr>
          <w:rFonts w:asciiTheme="minorEastAsia" w:eastAsiaTheme="minorEastAsia" w:hAnsiTheme="minorEastAsia" w:cs="Times New Roman" w:hint="eastAsia"/>
          <w:highlight w:val="yellow"/>
        </w:rPr>
        <w:t xml:space="preserve">담보목적으로 </w:t>
      </w:r>
      <w:r w:rsidR="00BE6940" w:rsidRPr="0044206C">
        <w:rPr>
          <w:rFonts w:asciiTheme="minorEastAsia" w:eastAsiaTheme="minorEastAsia" w:hAnsiTheme="minorEastAsia" w:cs="Times New Roman"/>
          <w:highlight w:val="yellow"/>
        </w:rPr>
        <w:t xml:space="preserve">양도함. </w:t>
      </w:r>
      <w:r w:rsidR="00A00EA1" w:rsidRPr="0044206C">
        <w:rPr>
          <w:rFonts w:asciiTheme="minorEastAsia" w:eastAsiaTheme="minorEastAsia" w:hAnsiTheme="minorEastAsia" w:cs="Times New Roman" w:hint="eastAsia"/>
          <w:highlight w:val="yellow"/>
        </w:rPr>
        <w:t xml:space="preserve">이후 </w:t>
      </w:r>
      <w:r w:rsidR="00BE6940" w:rsidRPr="0044206C">
        <w:rPr>
          <w:rFonts w:asciiTheme="minorEastAsia" w:eastAsiaTheme="minorEastAsia" w:hAnsiTheme="minorEastAsia" w:cs="Times New Roman"/>
          <w:highlight w:val="yellow"/>
        </w:rPr>
        <w:t xml:space="preserve">2021.02.26. 및 2021.04.12. 변제로 현재 총 채무 잔액은 </w:t>
      </w:r>
      <w:r w:rsidRPr="0044206C">
        <w:rPr>
          <w:rFonts w:asciiTheme="minorEastAsia" w:eastAsiaTheme="minorEastAsia" w:hAnsiTheme="minorEastAsia" w:cs="Times New Roman" w:hint="eastAsia"/>
          <w:highlight w:val="yellow"/>
        </w:rPr>
        <w:t xml:space="preserve">약 </w:t>
      </w:r>
      <w:r w:rsidRPr="0044206C">
        <w:rPr>
          <w:rFonts w:asciiTheme="minorEastAsia" w:eastAsiaTheme="minorEastAsia" w:hAnsiTheme="minorEastAsia" w:cs="Times New Roman"/>
          <w:highlight w:val="yellow"/>
        </w:rPr>
        <w:t>7</w:t>
      </w:r>
      <w:r w:rsidRPr="0044206C">
        <w:rPr>
          <w:rFonts w:asciiTheme="minorEastAsia" w:eastAsiaTheme="minorEastAsia" w:hAnsiTheme="minorEastAsia" w:cs="Times New Roman" w:hint="eastAsia"/>
          <w:highlight w:val="yellow"/>
        </w:rPr>
        <w:t>억원임</w:t>
      </w:r>
      <w:r w:rsidRPr="0044206C">
        <w:rPr>
          <w:rFonts w:asciiTheme="minorEastAsia" w:eastAsiaTheme="minorEastAsia" w:hAnsiTheme="minorEastAsia" w:cs="Times New Roman"/>
          <w:highlight w:val="yellow"/>
        </w:rPr>
        <w:t>.</w:t>
      </w:r>
      <w:r w:rsidR="009B1ECD" w:rsidRPr="0044206C">
        <w:rPr>
          <w:rFonts w:asciiTheme="minorEastAsia" w:eastAsiaTheme="minorEastAsia" w:hAnsiTheme="minorEastAsia" w:cs="Times New Roman"/>
          <w:highlight w:val="yellow"/>
        </w:rPr>
        <w:t xml:space="preserve"> </w:t>
      </w:r>
      <w:r w:rsidR="00A00EA1" w:rsidRPr="0044206C">
        <w:rPr>
          <w:rFonts w:asciiTheme="minorEastAsia" w:eastAsiaTheme="minorEastAsia" w:hAnsiTheme="minorEastAsia" w:cs="Times New Roman" w:hint="eastAsia"/>
          <w:highlight w:val="yellow"/>
        </w:rPr>
        <w:t>인터뷰에 따르면,</w:t>
      </w:r>
      <w:r w:rsidR="00A00EA1" w:rsidRPr="0044206C">
        <w:rPr>
          <w:rFonts w:asciiTheme="minorEastAsia" w:eastAsiaTheme="minorEastAsia" w:hAnsiTheme="minorEastAsia" w:cs="Times New Roman"/>
          <w:highlight w:val="yellow"/>
        </w:rPr>
        <w:t xml:space="preserve"> </w:t>
      </w:r>
      <w:r w:rsidR="00A00EA1" w:rsidRPr="0044206C">
        <w:rPr>
          <w:rFonts w:asciiTheme="minorEastAsia" w:eastAsiaTheme="minorEastAsia" w:hAnsiTheme="minorEastAsia" w:cs="Times New Roman" w:hint="eastAsia"/>
          <w:highlight w:val="yellow"/>
        </w:rPr>
        <w:t>회사는</w:t>
      </w:r>
      <w:r w:rsidRPr="0044206C">
        <w:rPr>
          <w:rFonts w:asciiTheme="minorEastAsia" w:eastAsiaTheme="minorEastAsia" w:hAnsiTheme="minorEastAsia" w:cs="Times New Roman"/>
          <w:highlight w:val="yellow"/>
        </w:rPr>
        <w:t xml:space="preserve"> </w:t>
      </w:r>
      <w:proofErr w:type="spellStart"/>
      <w:r w:rsidR="00401DA2" w:rsidRPr="0044206C">
        <w:rPr>
          <w:rFonts w:asciiTheme="minorEastAsia" w:eastAsiaTheme="minorEastAsia" w:hAnsiTheme="minorEastAsia" w:cs="Times New Roman" w:hint="eastAsia"/>
          <w:highlight w:val="yellow"/>
        </w:rPr>
        <w:t>아람휴비스와</w:t>
      </w:r>
      <w:proofErr w:type="spellEnd"/>
      <w:r w:rsidR="00401DA2" w:rsidRPr="0044206C">
        <w:rPr>
          <w:rFonts w:asciiTheme="minorEastAsia" w:eastAsiaTheme="minorEastAsia" w:hAnsiTheme="minorEastAsia" w:cs="Times New Roman" w:hint="eastAsia"/>
          <w:highlight w:val="yellow"/>
        </w:rPr>
        <w:t xml:space="preserve"> </w:t>
      </w:r>
      <w:r w:rsidRPr="0044206C">
        <w:rPr>
          <w:rFonts w:asciiTheme="minorEastAsia" w:eastAsiaTheme="minorEastAsia" w:hAnsiTheme="minorEastAsia" w:cs="Times New Roman" w:hint="eastAsia"/>
          <w:highlight w:val="yellow"/>
        </w:rPr>
        <w:t xml:space="preserve">올해 </w:t>
      </w:r>
      <w:r w:rsidRPr="0044206C">
        <w:rPr>
          <w:rFonts w:asciiTheme="minorEastAsia" w:eastAsiaTheme="minorEastAsia" w:hAnsiTheme="minorEastAsia" w:cs="Times New Roman"/>
          <w:highlight w:val="yellow"/>
        </w:rPr>
        <w:t>6</w:t>
      </w:r>
      <w:r w:rsidRPr="0044206C">
        <w:rPr>
          <w:rFonts w:asciiTheme="minorEastAsia" w:eastAsiaTheme="minorEastAsia" w:hAnsiTheme="minorEastAsia" w:cs="Times New Roman" w:hint="eastAsia"/>
          <w:highlight w:val="yellow"/>
        </w:rPr>
        <w:t xml:space="preserve">월말까지 </w:t>
      </w:r>
      <w:r w:rsidR="00A00EA1" w:rsidRPr="0044206C">
        <w:rPr>
          <w:rFonts w:asciiTheme="minorEastAsia" w:eastAsiaTheme="minorEastAsia" w:hAnsiTheme="minorEastAsia" w:cs="Times New Roman" w:hint="eastAsia"/>
          <w:highlight w:val="yellow"/>
        </w:rPr>
        <w:t>잔존 채무를 전액 변제하는 것으로 합의하였다고 함</w:t>
      </w:r>
      <w:r w:rsidRPr="0044206C">
        <w:rPr>
          <w:rFonts w:asciiTheme="minorEastAsia" w:eastAsiaTheme="minorEastAsia" w:hAnsiTheme="minorEastAsia" w:cs="Times New Roman" w:hint="eastAsia"/>
          <w:highlight w:val="yellow"/>
        </w:rPr>
        <w:t>.</w:t>
      </w:r>
    </w:p>
    <w:p w14:paraId="0FFE02EC" w14:textId="77777777" w:rsidR="00D21CB0" w:rsidRPr="0044206C" w:rsidRDefault="00BE6940" w:rsidP="001678E5">
      <w:pPr>
        <w:pStyle w:val="a5"/>
        <w:numPr>
          <w:ilvl w:val="0"/>
          <w:numId w:val="7"/>
        </w:numPr>
        <w:wordWrap/>
        <w:spacing w:line="360" w:lineRule="atLeast"/>
        <w:ind w:leftChars="0" w:left="1307"/>
        <w:contextualSpacing/>
        <w:rPr>
          <w:rFonts w:asciiTheme="minorEastAsia" w:eastAsiaTheme="minorEastAsia" w:hAnsiTheme="minorEastAsia" w:cs="Times New Roman"/>
          <w:highlight w:val="yellow"/>
        </w:rPr>
      </w:pPr>
      <w:r w:rsidRPr="0044206C">
        <w:rPr>
          <w:rFonts w:asciiTheme="minorEastAsia" w:eastAsiaTheme="minorEastAsia" w:hAnsiTheme="minorEastAsia" w:cs="Times New Roman"/>
          <w:highlight w:val="yellow"/>
        </w:rPr>
        <w:t xml:space="preserve">AJ </w:t>
      </w:r>
      <w:proofErr w:type="spellStart"/>
      <w:r w:rsidRPr="0044206C">
        <w:rPr>
          <w:rFonts w:asciiTheme="minorEastAsia" w:eastAsiaTheme="minorEastAsia" w:hAnsiTheme="minorEastAsia" w:cs="Times New Roman" w:hint="eastAsia"/>
          <w:highlight w:val="yellow"/>
        </w:rPr>
        <w:t>네트웍스</w:t>
      </w:r>
      <w:proofErr w:type="spellEnd"/>
      <w:r w:rsidRPr="0044206C">
        <w:rPr>
          <w:rFonts w:asciiTheme="minorEastAsia" w:eastAsiaTheme="minorEastAsia" w:hAnsiTheme="minorEastAsia" w:cs="Times New Roman" w:hint="eastAsia"/>
          <w:highlight w:val="yellow"/>
        </w:rPr>
        <w:t xml:space="preserve"> 관련</w:t>
      </w:r>
    </w:p>
    <w:p w14:paraId="0FFE02ED" w14:textId="77777777" w:rsidR="00361B7B" w:rsidRDefault="00BA0720" w:rsidP="00D21CB0">
      <w:pPr>
        <w:pStyle w:val="a5"/>
        <w:wordWrap/>
        <w:spacing w:line="360" w:lineRule="atLeast"/>
        <w:ind w:leftChars="0" w:left="1307"/>
        <w:contextualSpacing/>
        <w:rPr>
          <w:rFonts w:asciiTheme="minorHAnsi" w:eastAsiaTheme="minorEastAsia" w:hAnsiTheme="minorHAnsi" w:cstheme="minorBidi"/>
          <w:szCs w:val="22"/>
        </w:rPr>
      </w:pPr>
      <w:r w:rsidRPr="0044206C">
        <w:rPr>
          <w:rFonts w:asciiTheme="minorEastAsia" w:eastAsiaTheme="minorEastAsia" w:hAnsiTheme="minorEastAsia" w:cs="Times New Roman" w:hint="eastAsia"/>
          <w:highlight w:val="yellow"/>
        </w:rPr>
        <w:t>제공된 자료에 의하면,</w:t>
      </w:r>
      <w:r w:rsidRPr="0044206C">
        <w:rPr>
          <w:rFonts w:asciiTheme="minorEastAsia" w:eastAsiaTheme="minorEastAsia" w:hAnsiTheme="minorEastAsia" w:cs="Times New Roman"/>
          <w:highlight w:val="yellow"/>
        </w:rPr>
        <w:t xml:space="preserve"> </w:t>
      </w:r>
      <w:r w:rsidR="00D21CB0" w:rsidRPr="0044206C">
        <w:rPr>
          <w:rFonts w:asciiTheme="minorEastAsia" w:eastAsiaTheme="minorEastAsia" w:hAnsiTheme="minorEastAsia" w:cs="Times New Roman" w:hint="eastAsia"/>
          <w:highlight w:val="yellow"/>
        </w:rPr>
        <w:t xml:space="preserve">회사는 </w:t>
      </w:r>
      <w:r w:rsidR="00284125" w:rsidRPr="0044206C">
        <w:rPr>
          <w:rFonts w:asciiTheme="minorEastAsia" w:eastAsiaTheme="minorEastAsia" w:hAnsiTheme="minorEastAsia" w:cs="Times New Roman"/>
          <w:highlight w:val="yellow"/>
        </w:rPr>
        <w:t xml:space="preserve">2020. 2. 20. </w:t>
      </w:r>
      <w:r w:rsidR="00D21CB0" w:rsidRPr="0044206C">
        <w:rPr>
          <w:rFonts w:asciiTheme="minorEastAsia" w:eastAsiaTheme="minorEastAsia" w:hAnsiTheme="minorEastAsia" w:cs="Times New Roman"/>
          <w:highlight w:val="yellow"/>
        </w:rPr>
        <w:t>AJ</w:t>
      </w:r>
      <w:r w:rsidR="00D21CB0" w:rsidRPr="0044206C">
        <w:rPr>
          <w:rFonts w:asciiTheme="minorEastAsia" w:eastAsiaTheme="minorEastAsia" w:hAnsiTheme="minorEastAsia" w:cs="Times New Roman" w:hint="eastAsia"/>
          <w:highlight w:val="yellow"/>
        </w:rPr>
        <w:t xml:space="preserve">네트웍스에와 </w:t>
      </w:r>
      <w:proofErr w:type="spellStart"/>
      <w:r w:rsidR="00D21CB0" w:rsidRPr="0044206C">
        <w:rPr>
          <w:rFonts w:asciiTheme="minorEastAsia" w:eastAsiaTheme="minorEastAsia" w:hAnsiTheme="minorEastAsia" w:cs="Times New Roman" w:hint="eastAsia"/>
          <w:highlight w:val="yellow"/>
        </w:rPr>
        <w:t>펫닥</w:t>
      </w:r>
      <w:proofErr w:type="spellEnd"/>
      <w:r w:rsidR="00D21CB0" w:rsidRPr="0044206C">
        <w:rPr>
          <w:rFonts w:asciiTheme="minorEastAsia" w:eastAsiaTheme="minorEastAsia" w:hAnsiTheme="minorEastAsia" w:cs="Times New Roman" w:hint="eastAsia"/>
          <w:highlight w:val="yellow"/>
        </w:rPr>
        <w:t xml:space="preserve"> 스캐너 공급계약을 체결하여 </w:t>
      </w:r>
      <w:r w:rsidR="00F8580A" w:rsidRPr="0044206C">
        <w:rPr>
          <w:rFonts w:asciiTheme="minorHAnsi" w:eastAsiaTheme="minorEastAsia" w:hAnsiTheme="minorHAnsi" w:cstheme="minorBidi" w:hint="eastAsia"/>
          <w:szCs w:val="22"/>
          <w:highlight w:val="yellow"/>
        </w:rPr>
        <w:t>20,000대</w:t>
      </w:r>
      <w:r w:rsidR="00284125" w:rsidRPr="0044206C">
        <w:rPr>
          <w:rFonts w:asciiTheme="minorHAnsi" w:eastAsiaTheme="minorEastAsia" w:hAnsiTheme="minorHAnsi" w:cstheme="minorBidi" w:hint="eastAsia"/>
          <w:szCs w:val="22"/>
          <w:highlight w:val="yellow"/>
        </w:rPr>
        <w:t>를</w:t>
      </w:r>
      <w:r w:rsidR="00F8580A" w:rsidRPr="0044206C">
        <w:rPr>
          <w:rFonts w:asciiTheme="minorHAnsi" w:eastAsiaTheme="minorEastAsia" w:hAnsiTheme="minorHAnsi" w:cstheme="minorBidi" w:hint="eastAsia"/>
          <w:szCs w:val="22"/>
          <w:highlight w:val="yellow"/>
        </w:rPr>
        <w:t xml:space="preserve"> AJ</w:t>
      </w:r>
      <w:r w:rsidR="00F8580A" w:rsidRPr="0044206C">
        <w:rPr>
          <w:rFonts w:asciiTheme="minorHAnsi" w:eastAsiaTheme="minorEastAsia" w:hAnsiTheme="minorHAnsi" w:cstheme="minorBidi"/>
          <w:szCs w:val="22"/>
          <w:highlight w:val="yellow"/>
        </w:rPr>
        <w:t xml:space="preserve"> </w:t>
      </w:r>
      <w:proofErr w:type="spellStart"/>
      <w:r w:rsidR="00F8580A" w:rsidRPr="0044206C">
        <w:rPr>
          <w:rFonts w:asciiTheme="minorHAnsi" w:eastAsiaTheme="minorEastAsia" w:hAnsiTheme="minorHAnsi" w:cstheme="minorBidi" w:hint="eastAsia"/>
          <w:szCs w:val="22"/>
          <w:highlight w:val="yellow"/>
        </w:rPr>
        <w:t>네트웍스에</w:t>
      </w:r>
      <w:r w:rsidR="00284125" w:rsidRPr="0044206C">
        <w:rPr>
          <w:rFonts w:asciiTheme="minorHAnsi" w:eastAsiaTheme="minorEastAsia" w:hAnsiTheme="minorHAnsi" w:cstheme="minorBidi" w:hint="eastAsia"/>
          <w:szCs w:val="22"/>
          <w:highlight w:val="yellow"/>
        </w:rPr>
        <w:t>게</w:t>
      </w:r>
      <w:proofErr w:type="spellEnd"/>
      <w:r w:rsidR="00284125" w:rsidRPr="0044206C">
        <w:rPr>
          <w:rFonts w:asciiTheme="minorHAnsi" w:eastAsiaTheme="minorEastAsia" w:hAnsiTheme="minorHAnsi" w:cstheme="minorBidi" w:hint="eastAsia"/>
          <w:szCs w:val="22"/>
          <w:highlight w:val="yellow"/>
        </w:rPr>
        <w:t xml:space="preserve"> 공급하기로 하였음.</w:t>
      </w:r>
      <w:r w:rsidR="00284125" w:rsidRPr="0044206C">
        <w:rPr>
          <w:rFonts w:asciiTheme="minorHAnsi" w:eastAsiaTheme="minorEastAsia" w:hAnsiTheme="minorHAnsi" w:cstheme="minorBidi"/>
          <w:szCs w:val="22"/>
          <w:highlight w:val="yellow"/>
        </w:rPr>
        <w:t xml:space="preserve"> </w:t>
      </w:r>
      <w:r w:rsidR="00284125" w:rsidRPr="0044206C">
        <w:rPr>
          <w:rFonts w:asciiTheme="minorHAnsi" w:eastAsiaTheme="minorEastAsia" w:hAnsiTheme="minorHAnsi" w:cstheme="minorBidi" w:hint="eastAsia"/>
          <w:szCs w:val="22"/>
          <w:highlight w:val="yellow"/>
        </w:rPr>
        <w:t>이후</w:t>
      </w:r>
      <w:r w:rsidR="00F8580A" w:rsidRPr="0044206C">
        <w:rPr>
          <w:rFonts w:asciiTheme="minorHAnsi" w:eastAsiaTheme="minorEastAsia" w:hAnsiTheme="minorHAnsi" w:cstheme="minorBidi" w:hint="eastAsia"/>
          <w:szCs w:val="22"/>
          <w:highlight w:val="yellow"/>
        </w:rPr>
        <w:t xml:space="preserve"> 2020</w:t>
      </w:r>
      <w:r w:rsidR="00284125" w:rsidRPr="0044206C">
        <w:rPr>
          <w:rFonts w:asciiTheme="minorHAnsi" w:eastAsiaTheme="minorEastAsia" w:hAnsiTheme="minorHAnsi" w:cstheme="minorBidi" w:hint="eastAsia"/>
          <w:szCs w:val="22"/>
          <w:highlight w:val="yellow"/>
        </w:rPr>
        <w:t>.</w:t>
      </w:r>
      <w:r w:rsidR="00F8580A" w:rsidRPr="0044206C">
        <w:rPr>
          <w:rFonts w:asciiTheme="minorHAnsi" w:eastAsiaTheme="minorEastAsia" w:hAnsiTheme="minorHAnsi" w:cstheme="minorBidi" w:hint="eastAsia"/>
          <w:szCs w:val="22"/>
          <w:highlight w:val="yellow"/>
        </w:rPr>
        <w:t xml:space="preserve"> 5</w:t>
      </w:r>
      <w:r w:rsidR="00284125" w:rsidRPr="0044206C">
        <w:rPr>
          <w:rFonts w:asciiTheme="minorHAnsi" w:eastAsiaTheme="minorEastAsia" w:hAnsiTheme="minorHAnsi" w:cstheme="minorBidi" w:hint="eastAsia"/>
          <w:szCs w:val="22"/>
          <w:highlight w:val="yellow"/>
        </w:rPr>
        <w:t>.</w:t>
      </w:r>
      <w:r w:rsidR="00284125" w:rsidRPr="0044206C">
        <w:rPr>
          <w:rFonts w:asciiTheme="minorHAnsi" w:eastAsiaTheme="minorEastAsia" w:hAnsiTheme="minorHAnsi" w:cstheme="minorBidi"/>
          <w:szCs w:val="22"/>
          <w:highlight w:val="yellow"/>
        </w:rPr>
        <w:t xml:space="preserve"> </w:t>
      </w:r>
      <w:proofErr w:type="gramStart"/>
      <w:r w:rsidR="00284125" w:rsidRPr="0044206C">
        <w:rPr>
          <w:rFonts w:asciiTheme="minorHAnsi" w:eastAsiaTheme="minorEastAsia" w:hAnsiTheme="minorHAnsi" w:cstheme="minorBidi" w:hint="eastAsia"/>
          <w:szCs w:val="22"/>
          <w:highlight w:val="yellow"/>
        </w:rPr>
        <w:t>27</w:t>
      </w:r>
      <w:r w:rsidR="00284125" w:rsidRPr="0044206C">
        <w:rPr>
          <w:rFonts w:asciiTheme="minorHAnsi" w:eastAsiaTheme="minorEastAsia" w:hAnsiTheme="minorHAnsi" w:cstheme="minorBidi"/>
          <w:szCs w:val="22"/>
          <w:highlight w:val="yellow"/>
        </w:rPr>
        <w:t>.</w:t>
      </w:r>
      <w:r w:rsidR="00284125" w:rsidRPr="0044206C">
        <w:rPr>
          <w:rFonts w:asciiTheme="minorHAnsi" w:eastAsiaTheme="minorEastAsia" w:hAnsiTheme="minorHAnsi" w:cstheme="minorBidi" w:hint="eastAsia"/>
          <w:szCs w:val="22"/>
          <w:highlight w:val="yellow"/>
        </w:rPr>
        <w:t>과</w:t>
      </w:r>
      <w:proofErr w:type="gramEnd"/>
      <w:r w:rsidR="00284125" w:rsidRPr="0044206C">
        <w:rPr>
          <w:rFonts w:asciiTheme="minorHAnsi" w:eastAsiaTheme="minorEastAsia" w:hAnsiTheme="minorHAnsi" w:cstheme="minorBidi" w:hint="eastAsia"/>
          <w:szCs w:val="22"/>
          <w:highlight w:val="yellow"/>
        </w:rPr>
        <w:t xml:space="preserve"> </w:t>
      </w:r>
      <w:r w:rsidR="00284125" w:rsidRPr="0044206C">
        <w:rPr>
          <w:rFonts w:asciiTheme="minorHAnsi" w:eastAsiaTheme="minorEastAsia" w:hAnsiTheme="minorHAnsi" w:cstheme="minorBidi"/>
          <w:szCs w:val="22"/>
          <w:highlight w:val="yellow"/>
        </w:rPr>
        <w:lastRenderedPageBreak/>
        <w:t>6.23.</w:t>
      </w:r>
      <w:proofErr w:type="spellStart"/>
      <w:r w:rsidR="00284125" w:rsidRPr="0044206C">
        <w:rPr>
          <w:rFonts w:asciiTheme="minorHAnsi" w:eastAsiaTheme="minorEastAsia" w:hAnsiTheme="minorHAnsi" w:cstheme="minorBidi" w:hint="eastAsia"/>
          <w:szCs w:val="22"/>
          <w:highlight w:val="yellow"/>
        </w:rPr>
        <w:t>에</w:t>
      </w:r>
      <w:proofErr w:type="spellEnd"/>
      <w:r w:rsidR="00284125" w:rsidRPr="0044206C">
        <w:rPr>
          <w:rFonts w:asciiTheme="minorHAnsi" w:eastAsiaTheme="minorEastAsia" w:hAnsiTheme="minorHAnsi" w:cstheme="minorBidi" w:hint="eastAsia"/>
          <w:szCs w:val="22"/>
          <w:highlight w:val="yellow"/>
        </w:rPr>
        <w:t xml:space="preserve"> AJ네트웍스 측이 각 </w:t>
      </w:r>
      <w:r w:rsidR="00284125" w:rsidRPr="0044206C">
        <w:rPr>
          <w:rFonts w:asciiTheme="minorHAnsi" w:eastAsiaTheme="minorEastAsia" w:hAnsiTheme="minorHAnsi" w:cstheme="minorBidi"/>
          <w:szCs w:val="22"/>
          <w:highlight w:val="yellow"/>
        </w:rPr>
        <w:t>2000</w:t>
      </w:r>
      <w:r w:rsidR="00284125" w:rsidRPr="0044206C">
        <w:rPr>
          <w:rFonts w:asciiTheme="minorHAnsi" w:eastAsiaTheme="minorEastAsia" w:hAnsiTheme="minorHAnsi" w:cstheme="minorBidi" w:hint="eastAsia"/>
          <w:szCs w:val="22"/>
          <w:highlight w:val="yellow"/>
        </w:rPr>
        <w:t>대를 발주하였음.</w:t>
      </w:r>
      <w:r w:rsidR="00284125" w:rsidRPr="0044206C">
        <w:rPr>
          <w:rFonts w:asciiTheme="minorHAnsi" w:eastAsiaTheme="minorEastAsia" w:hAnsiTheme="minorHAnsi" w:cstheme="minorBidi"/>
          <w:szCs w:val="22"/>
          <w:highlight w:val="yellow"/>
        </w:rPr>
        <w:t xml:space="preserve"> </w:t>
      </w:r>
      <w:r w:rsidR="00284125" w:rsidRPr="0044206C">
        <w:rPr>
          <w:rFonts w:asciiTheme="minorHAnsi" w:eastAsiaTheme="minorEastAsia" w:hAnsiTheme="minorHAnsi" w:cstheme="minorBidi" w:hint="eastAsia"/>
          <w:szCs w:val="22"/>
          <w:highlight w:val="yellow"/>
        </w:rPr>
        <w:t xml:space="preserve">이후 회사는 일부 </w:t>
      </w:r>
      <w:proofErr w:type="spellStart"/>
      <w:r w:rsidR="00284125" w:rsidRPr="0044206C">
        <w:rPr>
          <w:rFonts w:asciiTheme="minorHAnsi" w:eastAsiaTheme="minorEastAsia" w:hAnsiTheme="minorHAnsi" w:cstheme="minorBidi" w:hint="eastAsia"/>
          <w:szCs w:val="22"/>
          <w:highlight w:val="yellow"/>
        </w:rPr>
        <w:t>펫닥</w:t>
      </w:r>
      <w:proofErr w:type="spellEnd"/>
      <w:r w:rsidR="00284125" w:rsidRPr="0044206C">
        <w:rPr>
          <w:rFonts w:asciiTheme="minorHAnsi" w:eastAsiaTheme="minorEastAsia" w:hAnsiTheme="minorHAnsi" w:cstheme="minorBidi" w:hint="eastAsia"/>
          <w:szCs w:val="22"/>
          <w:highlight w:val="yellow"/>
        </w:rPr>
        <w:t xml:space="preserve"> 스캐너를 생산하고,</w:t>
      </w:r>
      <w:r w:rsidR="00284125" w:rsidRPr="0044206C">
        <w:rPr>
          <w:rFonts w:asciiTheme="minorHAnsi" w:eastAsiaTheme="minorEastAsia" w:hAnsiTheme="minorHAnsi" w:cstheme="minorBidi"/>
          <w:szCs w:val="22"/>
          <w:highlight w:val="yellow"/>
        </w:rPr>
        <w:t xml:space="preserve"> 300</w:t>
      </w:r>
      <w:r w:rsidR="00284125" w:rsidRPr="0044206C">
        <w:rPr>
          <w:rFonts w:asciiTheme="minorHAnsi" w:eastAsiaTheme="minorEastAsia" w:hAnsiTheme="minorHAnsi" w:cstheme="minorBidi" w:hint="eastAsia"/>
          <w:szCs w:val="22"/>
          <w:highlight w:val="yellow"/>
        </w:rPr>
        <w:t xml:space="preserve">대를 </w:t>
      </w:r>
      <w:r w:rsidR="00284125" w:rsidRPr="0044206C">
        <w:rPr>
          <w:rFonts w:asciiTheme="minorHAnsi" w:eastAsiaTheme="minorEastAsia" w:hAnsiTheme="minorHAnsi" w:cstheme="minorBidi"/>
          <w:szCs w:val="22"/>
          <w:highlight w:val="yellow"/>
        </w:rPr>
        <w:t>AJ</w:t>
      </w:r>
      <w:r w:rsidR="00284125" w:rsidRPr="0044206C">
        <w:rPr>
          <w:rFonts w:asciiTheme="minorHAnsi" w:eastAsiaTheme="minorEastAsia" w:hAnsiTheme="minorHAnsi" w:cstheme="minorBidi" w:hint="eastAsia"/>
          <w:szCs w:val="22"/>
          <w:highlight w:val="yellow"/>
        </w:rPr>
        <w:t xml:space="preserve">네트웍스 측과의 특약을 통해 </w:t>
      </w:r>
      <w:r w:rsidR="00284125" w:rsidRPr="0044206C">
        <w:rPr>
          <w:rFonts w:asciiTheme="minorHAnsi" w:eastAsiaTheme="minorEastAsia" w:hAnsiTheme="minorHAnsi" w:cstheme="minorBidi"/>
          <w:szCs w:val="22"/>
          <w:highlight w:val="yellow"/>
        </w:rPr>
        <w:t>AJ</w:t>
      </w:r>
      <w:r w:rsidR="00284125" w:rsidRPr="0044206C">
        <w:rPr>
          <w:rFonts w:asciiTheme="minorHAnsi" w:eastAsiaTheme="minorEastAsia" w:hAnsiTheme="minorHAnsi" w:cstheme="minorBidi" w:hint="eastAsia"/>
          <w:szCs w:val="22"/>
          <w:highlight w:val="yellow"/>
        </w:rPr>
        <w:t xml:space="preserve">네트웍스의 자회사인 </w:t>
      </w:r>
      <w:r w:rsidR="00284125" w:rsidRPr="0044206C">
        <w:rPr>
          <w:rFonts w:asciiTheme="minorHAnsi" w:eastAsiaTheme="minorEastAsia" w:hAnsiTheme="minorHAnsi" w:cstheme="minorBidi"/>
          <w:szCs w:val="22"/>
          <w:highlight w:val="yellow"/>
        </w:rPr>
        <w:t>AJ</w:t>
      </w:r>
      <w:r w:rsidR="00284125" w:rsidRPr="0044206C">
        <w:rPr>
          <w:rFonts w:asciiTheme="minorHAnsi" w:eastAsiaTheme="minorEastAsia" w:hAnsiTheme="minorHAnsi" w:cstheme="minorBidi" w:hint="eastAsia"/>
          <w:szCs w:val="22"/>
          <w:highlight w:val="yellow"/>
        </w:rPr>
        <w:t>전시몰에서 판매하기로 하였으나,</w:t>
      </w:r>
      <w:r w:rsidR="00361B7B" w:rsidRPr="0044206C">
        <w:rPr>
          <w:rFonts w:asciiTheme="minorHAnsi" w:eastAsiaTheme="minorEastAsia" w:hAnsiTheme="minorHAnsi" w:cstheme="minorBidi"/>
          <w:szCs w:val="22"/>
          <w:highlight w:val="yellow"/>
        </w:rPr>
        <w:t xml:space="preserve"> 300</w:t>
      </w:r>
      <w:r w:rsidR="00361B7B" w:rsidRPr="0044206C">
        <w:rPr>
          <w:rFonts w:asciiTheme="minorHAnsi" w:eastAsiaTheme="minorEastAsia" w:hAnsiTheme="minorHAnsi" w:cstheme="minorBidi" w:hint="eastAsia"/>
          <w:szCs w:val="22"/>
          <w:highlight w:val="yellow"/>
        </w:rPr>
        <w:t xml:space="preserve">대의 </w:t>
      </w:r>
      <w:proofErr w:type="spellStart"/>
      <w:r w:rsidR="00361B7B" w:rsidRPr="0044206C">
        <w:rPr>
          <w:rFonts w:asciiTheme="minorHAnsi" w:eastAsiaTheme="minorEastAsia" w:hAnsiTheme="minorHAnsi" w:cstheme="minorBidi" w:hint="eastAsia"/>
          <w:szCs w:val="22"/>
          <w:highlight w:val="yellow"/>
        </w:rPr>
        <w:t>펫닥</w:t>
      </w:r>
      <w:proofErr w:type="spellEnd"/>
      <w:r w:rsidR="00361B7B" w:rsidRPr="0044206C">
        <w:rPr>
          <w:rFonts w:asciiTheme="minorHAnsi" w:eastAsiaTheme="minorEastAsia" w:hAnsiTheme="minorHAnsi" w:cstheme="minorBidi" w:hint="eastAsia"/>
          <w:szCs w:val="22"/>
          <w:highlight w:val="yellow"/>
        </w:rPr>
        <w:t xml:space="preserve"> 스캐너는 </w:t>
      </w:r>
      <w:r w:rsidR="00284125" w:rsidRPr="0044206C">
        <w:rPr>
          <w:rFonts w:asciiTheme="minorHAnsi" w:eastAsiaTheme="minorEastAsia" w:hAnsiTheme="minorHAnsi" w:cstheme="minorBidi"/>
          <w:szCs w:val="22"/>
          <w:highlight w:val="yellow"/>
        </w:rPr>
        <w:t>3</w:t>
      </w:r>
      <w:r w:rsidR="00284125" w:rsidRPr="0044206C">
        <w:rPr>
          <w:rFonts w:asciiTheme="minorHAnsi" w:eastAsiaTheme="minorEastAsia" w:hAnsiTheme="minorHAnsi" w:cstheme="minorBidi" w:hint="eastAsia"/>
          <w:szCs w:val="22"/>
          <w:highlight w:val="yellow"/>
        </w:rPr>
        <w:t>개월</w:t>
      </w:r>
      <w:r w:rsidR="00361B7B" w:rsidRPr="0044206C">
        <w:rPr>
          <w:rFonts w:asciiTheme="minorHAnsi" w:eastAsiaTheme="minorEastAsia" w:hAnsiTheme="minorHAnsi" w:cstheme="minorBidi" w:hint="eastAsia"/>
          <w:szCs w:val="22"/>
          <w:highlight w:val="yellow"/>
        </w:rPr>
        <w:t xml:space="preserve"> 동안 판매되지 않았고, 특약 조건에 따라 회사에 </w:t>
      </w:r>
      <w:proofErr w:type="gramStart"/>
      <w:r w:rsidR="00361B7B" w:rsidRPr="0044206C">
        <w:rPr>
          <w:rFonts w:asciiTheme="minorHAnsi" w:eastAsiaTheme="minorEastAsia" w:hAnsiTheme="minorHAnsi" w:cstheme="minorBidi" w:hint="eastAsia"/>
          <w:szCs w:val="22"/>
          <w:highlight w:val="yellow"/>
        </w:rPr>
        <w:t>반품 되었음</w:t>
      </w:r>
      <w:proofErr w:type="gramEnd"/>
      <w:r w:rsidR="00361B7B" w:rsidRPr="0044206C">
        <w:rPr>
          <w:rFonts w:asciiTheme="minorHAnsi" w:eastAsiaTheme="minorEastAsia" w:hAnsiTheme="minorHAnsi" w:cstheme="minorBidi" w:hint="eastAsia"/>
          <w:szCs w:val="22"/>
          <w:highlight w:val="yellow"/>
        </w:rPr>
        <w:t>.</w:t>
      </w:r>
      <w:r w:rsidR="00361B7B" w:rsidRPr="0044206C">
        <w:rPr>
          <w:rFonts w:asciiTheme="minorHAnsi" w:eastAsiaTheme="minorEastAsia" w:hAnsiTheme="minorHAnsi" w:cstheme="minorBidi"/>
          <w:szCs w:val="22"/>
          <w:highlight w:val="yellow"/>
        </w:rPr>
        <w:t xml:space="preserve"> </w:t>
      </w:r>
      <w:r w:rsidR="00361B7B" w:rsidRPr="0044206C">
        <w:rPr>
          <w:rFonts w:asciiTheme="minorHAnsi" w:eastAsiaTheme="minorEastAsia" w:hAnsiTheme="minorHAnsi" w:cstheme="minorBidi" w:hint="eastAsia"/>
          <w:szCs w:val="22"/>
          <w:highlight w:val="yellow"/>
        </w:rPr>
        <w:t xml:space="preserve">그러나 회사는 반품에 따라서 </w:t>
      </w:r>
      <w:r w:rsidR="00361B7B" w:rsidRPr="0044206C">
        <w:rPr>
          <w:rFonts w:asciiTheme="minorHAnsi" w:eastAsiaTheme="minorEastAsia" w:hAnsiTheme="minorHAnsi" w:cstheme="minorBidi"/>
          <w:szCs w:val="22"/>
          <w:highlight w:val="yellow"/>
        </w:rPr>
        <w:t>AJ</w:t>
      </w:r>
      <w:r w:rsidR="00361B7B" w:rsidRPr="0044206C">
        <w:rPr>
          <w:rFonts w:asciiTheme="minorHAnsi" w:eastAsiaTheme="minorEastAsia" w:hAnsiTheme="minorHAnsi" w:cstheme="minorBidi" w:hint="eastAsia"/>
          <w:szCs w:val="22"/>
          <w:highlight w:val="yellow"/>
        </w:rPr>
        <w:t xml:space="preserve">네트웍스 측에 지급해야 하는 반품대금 </w:t>
      </w:r>
      <w:r w:rsidR="00361B7B" w:rsidRPr="0044206C">
        <w:rPr>
          <w:rFonts w:asciiTheme="minorHAnsi" w:eastAsiaTheme="minorEastAsia" w:hAnsiTheme="minorHAnsi" w:cstheme="minorBidi"/>
          <w:szCs w:val="22"/>
          <w:highlight w:val="yellow"/>
        </w:rPr>
        <w:t>92,400,000</w:t>
      </w:r>
      <w:r w:rsidR="00361B7B" w:rsidRPr="0044206C">
        <w:rPr>
          <w:rFonts w:asciiTheme="minorHAnsi" w:eastAsiaTheme="minorEastAsia" w:hAnsiTheme="minorHAnsi" w:cstheme="minorBidi" w:hint="eastAsia"/>
          <w:szCs w:val="22"/>
          <w:highlight w:val="yellow"/>
        </w:rPr>
        <w:t>원을 지급하지 못한 상태임. 인터뷰에 따르면,</w:t>
      </w:r>
      <w:r w:rsidR="00361B7B" w:rsidRPr="0044206C">
        <w:rPr>
          <w:rFonts w:asciiTheme="minorHAnsi" w:eastAsiaTheme="minorEastAsia" w:hAnsiTheme="minorHAnsi" w:cstheme="minorBidi"/>
          <w:szCs w:val="22"/>
          <w:highlight w:val="yellow"/>
        </w:rPr>
        <w:t xml:space="preserve"> </w:t>
      </w:r>
      <w:r w:rsidR="00361B7B" w:rsidRPr="0044206C">
        <w:rPr>
          <w:rFonts w:asciiTheme="minorHAnsi" w:eastAsiaTheme="minorEastAsia" w:hAnsiTheme="minorHAnsi" w:cstheme="minorBidi" w:hint="eastAsia"/>
          <w:szCs w:val="22"/>
          <w:highlight w:val="yellow"/>
        </w:rPr>
        <w:t xml:space="preserve">회사는 향후 </w:t>
      </w:r>
      <w:r w:rsidR="00361B7B" w:rsidRPr="0044206C">
        <w:rPr>
          <w:rFonts w:asciiTheme="minorHAnsi" w:eastAsiaTheme="minorEastAsia" w:hAnsiTheme="minorHAnsi" w:cstheme="minorBidi"/>
          <w:szCs w:val="22"/>
          <w:highlight w:val="yellow"/>
        </w:rPr>
        <w:t>AJ</w:t>
      </w:r>
      <w:r w:rsidR="00361B7B" w:rsidRPr="0044206C">
        <w:rPr>
          <w:rFonts w:asciiTheme="minorHAnsi" w:eastAsiaTheme="minorEastAsia" w:hAnsiTheme="minorHAnsi" w:cstheme="minorBidi" w:hint="eastAsia"/>
          <w:szCs w:val="22"/>
          <w:highlight w:val="yellow"/>
        </w:rPr>
        <w:t>네트웍스 측과의 계약을 합의해제 하고자 협상 중임.</w:t>
      </w:r>
      <w:r w:rsidR="00361B7B" w:rsidRPr="0044206C">
        <w:rPr>
          <w:rFonts w:asciiTheme="minorHAnsi" w:eastAsiaTheme="minorEastAsia" w:hAnsiTheme="minorHAnsi" w:cstheme="minorBidi"/>
          <w:szCs w:val="22"/>
          <w:highlight w:val="yellow"/>
        </w:rPr>
        <w:t xml:space="preserve"> </w:t>
      </w:r>
      <w:r w:rsidR="00361B7B" w:rsidRPr="0044206C">
        <w:rPr>
          <w:rFonts w:asciiTheme="minorHAnsi" w:eastAsiaTheme="minorEastAsia" w:hAnsiTheme="minorHAnsi" w:cstheme="minorBidi" w:hint="eastAsia"/>
          <w:szCs w:val="22"/>
          <w:highlight w:val="yellow"/>
        </w:rPr>
        <w:t>구체적으로는,</w:t>
      </w:r>
      <w:r w:rsidR="00361B7B" w:rsidRPr="0044206C">
        <w:rPr>
          <w:rFonts w:asciiTheme="minorHAnsi" w:eastAsiaTheme="minorEastAsia" w:hAnsiTheme="minorHAnsi" w:cstheme="minorBidi"/>
          <w:szCs w:val="22"/>
          <w:highlight w:val="yellow"/>
        </w:rPr>
        <w:t xml:space="preserve"> 300</w:t>
      </w:r>
      <w:r w:rsidR="00361B7B" w:rsidRPr="0044206C">
        <w:rPr>
          <w:rFonts w:asciiTheme="minorHAnsi" w:eastAsiaTheme="minorEastAsia" w:hAnsiTheme="minorHAnsi" w:cstheme="minorBidi" w:hint="eastAsia"/>
          <w:szCs w:val="22"/>
          <w:highlight w:val="yellow"/>
        </w:rPr>
        <w:t xml:space="preserve">대의 </w:t>
      </w:r>
      <w:proofErr w:type="spellStart"/>
      <w:r w:rsidR="00361B7B" w:rsidRPr="0044206C">
        <w:rPr>
          <w:rFonts w:asciiTheme="minorHAnsi" w:eastAsiaTheme="minorEastAsia" w:hAnsiTheme="minorHAnsi" w:cstheme="minorBidi" w:hint="eastAsia"/>
          <w:szCs w:val="22"/>
          <w:highlight w:val="yellow"/>
        </w:rPr>
        <w:t>펫닥</w:t>
      </w:r>
      <w:proofErr w:type="spellEnd"/>
      <w:r w:rsidR="00361B7B" w:rsidRPr="0044206C">
        <w:rPr>
          <w:rFonts w:asciiTheme="minorHAnsi" w:eastAsiaTheme="minorEastAsia" w:hAnsiTheme="minorHAnsi" w:cstheme="minorBidi" w:hint="eastAsia"/>
          <w:szCs w:val="22"/>
          <w:highlight w:val="yellow"/>
        </w:rPr>
        <w:t xml:space="preserve"> 스캐너를 다시 </w:t>
      </w:r>
      <w:r w:rsidR="00361B7B" w:rsidRPr="0044206C">
        <w:rPr>
          <w:rFonts w:asciiTheme="minorHAnsi" w:eastAsiaTheme="minorEastAsia" w:hAnsiTheme="minorHAnsi" w:cstheme="minorBidi"/>
          <w:szCs w:val="22"/>
          <w:highlight w:val="yellow"/>
        </w:rPr>
        <w:t>AJ</w:t>
      </w:r>
      <w:r w:rsidR="00361B7B" w:rsidRPr="0044206C">
        <w:rPr>
          <w:rFonts w:asciiTheme="minorHAnsi" w:eastAsiaTheme="minorEastAsia" w:hAnsiTheme="minorHAnsi" w:cstheme="minorBidi" w:hint="eastAsia"/>
          <w:szCs w:val="22"/>
          <w:highlight w:val="yellow"/>
        </w:rPr>
        <w:t>전시몰 측에 공급하고,</w:t>
      </w:r>
      <w:r w:rsidR="00361B7B" w:rsidRPr="0044206C">
        <w:rPr>
          <w:rFonts w:asciiTheme="minorHAnsi" w:eastAsiaTheme="minorEastAsia" w:hAnsiTheme="minorHAnsi" w:cstheme="minorBidi"/>
          <w:szCs w:val="22"/>
          <w:highlight w:val="yellow"/>
        </w:rPr>
        <w:t xml:space="preserve"> </w:t>
      </w:r>
      <w:r w:rsidR="00361B7B" w:rsidRPr="0044206C">
        <w:rPr>
          <w:rFonts w:asciiTheme="minorHAnsi" w:eastAsiaTheme="minorEastAsia" w:hAnsiTheme="minorHAnsi" w:cstheme="minorBidi" w:hint="eastAsia"/>
          <w:szCs w:val="22"/>
          <w:highlight w:val="yellow"/>
        </w:rPr>
        <w:t>반품대금은 지급하지 않으며, 기존의 포괄물품계약서를 해제하는 방안이 논의되고 있음.</w:t>
      </w:r>
      <w:r w:rsidR="00361B7B" w:rsidRPr="0044206C">
        <w:rPr>
          <w:rFonts w:asciiTheme="minorHAnsi" w:eastAsiaTheme="minorEastAsia" w:hAnsiTheme="minorHAnsi" w:cstheme="minorBidi"/>
          <w:szCs w:val="22"/>
          <w:highlight w:val="yellow"/>
        </w:rPr>
        <w:t xml:space="preserve"> </w:t>
      </w:r>
      <w:r w:rsidR="00361B7B" w:rsidRPr="0044206C">
        <w:rPr>
          <w:rFonts w:asciiTheme="minorHAnsi" w:eastAsiaTheme="minorEastAsia" w:hAnsiTheme="minorHAnsi" w:cstheme="minorBidi" w:hint="eastAsia"/>
          <w:szCs w:val="22"/>
          <w:highlight w:val="yellow"/>
        </w:rPr>
        <w:t>양 당사자간 의견의 차이는 중요(</w:t>
      </w:r>
      <w:r w:rsidR="00361B7B" w:rsidRPr="0044206C">
        <w:rPr>
          <w:rFonts w:asciiTheme="minorHAnsi" w:eastAsiaTheme="minorEastAsia" w:hAnsiTheme="minorHAnsi" w:cstheme="minorBidi"/>
          <w:szCs w:val="22"/>
          <w:highlight w:val="yellow"/>
        </w:rPr>
        <w:t>material</w:t>
      </w:r>
      <w:r w:rsidR="00361B7B" w:rsidRPr="0044206C">
        <w:rPr>
          <w:rFonts w:asciiTheme="minorHAnsi" w:eastAsiaTheme="minorEastAsia" w:hAnsiTheme="minorHAnsi" w:cstheme="minorBidi" w:hint="eastAsia"/>
          <w:szCs w:val="22"/>
          <w:highlight w:val="yellow"/>
        </w:rPr>
        <w:t>로 번역 부탁드립니다)한 수준은 아니라고 함.</w:t>
      </w:r>
    </w:p>
    <w:p w14:paraId="0FFE02EE" w14:textId="77777777" w:rsidR="00601C50" w:rsidRPr="0044206C" w:rsidRDefault="00601C50" w:rsidP="001678E5">
      <w:pPr>
        <w:pStyle w:val="a5"/>
        <w:numPr>
          <w:ilvl w:val="0"/>
          <w:numId w:val="6"/>
        </w:numPr>
        <w:wordWrap/>
        <w:spacing w:line="360" w:lineRule="atLeast"/>
        <w:ind w:leftChars="0" w:left="854"/>
        <w:contextualSpacing/>
        <w:rPr>
          <w:rFonts w:asciiTheme="minorEastAsia" w:eastAsiaTheme="minorEastAsia" w:hAnsiTheme="minorEastAsia" w:cs="Times New Roman"/>
          <w:highlight w:val="yellow"/>
        </w:rPr>
      </w:pPr>
      <w:r w:rsidRPr="0044206C">
        <w:rPr>
          <w:rFonts w:asciiTheme="minorEastAsia" w:eastAsiaTheme="minorEastAsia" w:hAnsiTheme="minorEastAsia" w:cs="Times New Roman"/>
          <w:highlight w:val="yellow"/>
        </w:rPr>
        <w:t>분석</w:t>
      </w:r>
    </w:p>
    <w:p w14:paraId="0FFE02EF" w14:textId="77777777" w:rsidR="00D0014A" w:rsidRPr="0044206C" w:rsidRDefault="00D0014A" w:rsidP="001678E5">
      <w:pPr>
        <w:pStyle w:val="a5"/>
        <w:numPr>
          <w:ilvl w:val="1"/>
          <w:numId w:val="6"/>
        </w:numPr>
        <w:wordWrap/>
        <w:spacing w:line="360" w:lineRule="atLeast"/>
        <w:ind w:leftChars="0"/>
        <w:contextualSpacing/>
        <w:rPr>
          <w:rFonts w:asciiTheme="minorEastAsia" w:eastAsiaTheme="minorEastAsia" w:hAnsiTheme="minorEastAsia" w:cs="Times New Roman"/>
          <w:highlight w:val="yellow"/>
        </w:rPr>
      </w:pPr>
      <w:proofErr w:type="spellStart"/>
      <w:r w:rsidRPr="0044206C">
        <w:rPr>
          <w:rFonts w:asciiTheme="minorEastAsia" w:eastAsiaTheme="minorEastAsia" w:hAnsiTheme="minorEastAsia" w:cs="Times New Roman" w:hint="eastAsia"/>
          <w:highlight w:val="yellow"/>
        </w:rPr>
        <w:t>아람휴비스</w:t>
      </w:r>
      <w:proofErr w:type="spellEnd"/>
      <w:r w:rsidRPr="0044206C">
        <w:rPr>
          <w:rFonts w:asciiTheme="minorEastAsia" w:eastAsiaTheme="minorEastAsia" w:hAnsiTheme="minorEastAsia" w:cs="Times New Roman" w:hint="eastAsia"/>
          <w:highlight w:val="yellow"/>
        </w:rPr>
        <w:t xml:space="preserve"> 및</w:t>
      </w:r>
      <w:r w:rsidRPr="0044206C">
        <w:rPr>
          <w:rFonts w:asciiTheme="minorEastAsia" w:eastAsiaTheme="minorEastAsia" w:hAnsiTheme="minorEastAsia" w:cs="Times New Roman"/>
          <w:highlight w:val="yellow"/>
        </w:rPr>
        <w:t xml:space="preserve"> AJ</w:t>
      </w:r>
      <w:r w:rsidRPr="0044206C">
        <w:rPr>
          <w:rFonts w:asciiTheme="minorEastAsia" w:eastAsiaTheme="minorEastAsia" w:hAnsiTheme="minorEastAsia" w:cs="Times New Roman" w:hint="eastAsia"/>
          <w:highlight w:val="yellow"/>
        </w:rPr>
        <w:t>네트웍스는 회사에서 원만한 합의를 추진하고 있는 것으로 판단됨.</w:t>
      </w:r>
      <w:r w:rsidRPr="0044206C">
        <w:rPr>
          <w:rFonts w:asciiTheme="minorEastAsia" w:eastAsiaTheme="minorEastAsia" w:hAnsiTheme="minorEastAsia" w:cs="Times New Roman"/>
          <w:highlight w:val="yellow"/>
        </w:rPr>
        <w:t xml:space="preserve"> </w:t>
      </w:r>
      <w:r w:rsidRPr="0044206C">
        <w:rPr>
          <w:rFonts w:asciiTheme="minorEastAsia" w:eastAsiaTheme="minorEastAsia" w:hAnsiTheme="minorEastAsia" w:cs="Times New Roman" w:hint="eastAsia"/>
          <w:highlight w:val="yellow"/>
        </w:rPr>
        <w:t>회사의 재정상태가 나아지고 채무를 변제한다면 소송으로 비화될 가능성은 낮다고 보임.</w:t>
      </w:r>
    </w:p>
    <w:p w14:paraId="0FFE02F0" w14:textId="77777777" w:rsidR="00455BD5" w:rsidRPr="00BE6940" w:rsidRDefault="00455BD5" w:rsidP="001678E5">
      <w:pPr>
        <w:pStyle w:val="a5"/>
        <w:wordWrap/>
        <w:spacing w:line="360" w:lineRule="atLeast"/>
        <w:ind w:leftChars="0" w:left="360"/>
        <w:contextualSpacing/>
        <w:rPr>
          <w:rFonts w:asciiTheme="minorEastAsia" w:eastAsiaTheme="minorEastAsia" w:hAnsiTheme="minorEastAsia" w:cs="Times New Roman"/>
          <w:b/>
        </w:rPr>
      </w:pPr>
    </w:p>
    <w:p w14:paraId="0FFE02F1" w14:textId="77777777" w:rsidR="006B3B46" w:rsidRPr="0044206C" w:rsidRDefault="006B3B46" w:rsidP="001678E5">
      <w:pPr>
        <w:pStyle w:val="a5"/>
        <w:numPr>
          <w:ilvl w:val="0"/>
          <w:numId w:val="1"/>
        </w:numPr>
        <w:wordWrap/>
        <w:spacing w:line="360" w:lineRule="atLeast"/>
        <w:ind w:leftChars="0" w:left="357" w:hanging="357"/>
        <w:contextualSpacing/>
        <w:outlineLvl w:val="0"/>
        <w:rPr>
          <w:rFonts w:asciiTheme="minorEastAsia" w:eastAsiaTheme="minorEastAsia" w:hAnsiTheme="minorEastAsia" w:cs="Times New Roman"/>
          <w:b/>
          <w:highlight w:val="yellow"/>
        </w:rPr>
      </w:pPr>
      <w:r w:rsidRPr="0044206C">
        <w:rPr>
          <w:rFonts w:asciiTheme="minorEastAsia" w:eastAsiaTheme="minorEastAsia" w:hAnsiTheme="minorEastAsia" w:cs="Times New Roman" w:hint="eastAsia"/>
          <w:b/>
          <w:highlight w:val="yellow"/>
        </w:rPr>
        <w:t xml:space="preserve">보험 </w:t>
      </w:r>
      <w:r w:rsidRPr="0044206C">
        <w:rPr>
          <w:rFonts w:asciiTheme="minorEastAsia" w:eastAsiaTheme="minorEastAsia" w:hAnsiTheme="minorEastAsia" w:cs="Times New Roman"/>
          <w:b/>
          <w:highlight w:val="yellow"/>
        </w:rPr>
        <w:t>(</w:t>
      </w:r>
      <w:r w:rsidR="001738E1" w:rsidRPr="0044206C">
        <w:rPr>
          <w:rFonts w:asciiTheme="minorEastAsia" w:eastAsiaTheme="minorEastAsia" w:hAnsiTheme="minorEastAsia" w:cs="Times New Roman" w:hint="eastAsia"/>
          <w:b/>
          <w:highlight w:val="yellow"/>
        </w:rPr>
        <w:t>우진영</w:t>
      </w:r>
      <w:r w:rsidRPr="0044206C">
        <w:rPr>
          <w:rFonts w:asciiTheme="minorEastAsia" w:eastAsiaTheme="minorEastAsia" w:hAnsiTheme="minorEastAsia" w:cs="Times New Roman"/>
          <w:b/>
          <w:highlight w:val="yellow"/>
        </w:rPr>
        <w:t>)</w:t>
      </w:r>
    </w:p>
    <w:p w14:paraId="0FFE02F2" w14:textId="77777777" w:rsidR="00D33525" w:rsidRPr="0044206C" w:rsidRDefault="000E61E0" w:rsidP="00D33525">
      <w:pPr>
        <w:pStyle w:val="a5"/>
        <w:numPr>
          <w:ilvl w:val="0"/>
          <w:numId w:val="6"/>
        </w:numPr>
        <w:wordWrap/>
        <w:spacing w:line="360" w:lineRule="atLeast"/>
        <w:ind w:leftChars="0" w:left="854"/>
        <w:contextualSpacing/>
        <w:rPr>
          <w:rFonts w:asciiTheme="minorEastAsia" w:eastAsiaTheme="minorEastAsia" w:hAnsiTheme="minorEastAsia" w:cs="Times New Roman"/>
          <w:highlight w:val="yellow"/>
        </w:rPr>
      </w:pPr>
      <w:r w:rsidRPr="0044206C">
        <w:rPr>
          <w:rFonts w:asciiTheme="minorEastAsia" w:eastAsiaTheme="minorEastAsia" w:hAnsiTheme="minorEastAsia" w:cs="Times New Roman"/>
          <w:highlight w:val="yellow"/>
        </w:rPr>
        <w:t>발견 사항</w:t>
      </w:r>
    </w:p>
    <w:p w14:paraId="0FFE02F3" w14:textId="77777777" w:rsidR="00D33525" w:rsidRPr="0044206C" w:rsidRDefault="00D33525" w:rsidP="00D33525">
      <w:pPr>
        <w:pStyle w:val="a5"/>
        <w:numPr>
          <w:ilvl w:val="0"/>
          <w:numId w:val="24"/>
        </w:numPr>
        <w:wordWrap/>
        <w:spacing w:line="360" w:lineRule="atLeast"/>
        <w:ind w:leftChars="0"/>
        <w:contextualSpacing/>
        <w:rPr>
          <w:rFonts w:asciiTheme="minorEastAsia" w:eastAsiaTheme="minorEastAsia" w:hAnsiTheme="minorEastAsia" w:cs="Times New Roman"/>
          <w:highlight w:val="yellow"/>
        </w:rPr>
      </w:pPr>
      <w:r w:rsidRPr="0044206C">
        <w:rPr>
          <w:rFonts w:asciiTheme="minorEastAsia" w:eastAsiaTheme="minorEastAsia" w:hAnsiTheme="minorEastAsia" w:cs="Times New Roman" w:hint="eastAsia"/>
          <w:highlight w:val="yellow"/>
        </w:rPr>
        <w:t xml:space="preserve">회사의 보험가입내역은 </w:t>
      </w:r>
      <w:r w:rsidRPr="0044206C">
        <w:rPr>
          <w:rFonts w:asciiTheme="minorEastAsia" w:eastAsiaTheme="minorEastAsia" w:hAnsiTheme="minorEastAsia" w:cs="Times New Roman"/>
          <w:b/>
          <w:highlight w:val="yellow"/>
        </w:rPr>
        <w:t xml:space="preserve">[별지 *] </w:t>
      </w:r>
      <w:r w:rsidRPr="0044206C">
        <w:rPr>
          <w:rFonts w:asciiTheme="minorEastAsia" w:eastAsiaTheme="minorEastAsia" w:hAnsiTheme="minorEastAsia" w:cs="Times New Roman" w:hint="eastAsia"/>
          <w:b/>
          <w:highlight w:val="yellow"/>
        </w:rPr>
        <w:t xml:space="preserve">회사의 </w:t>
      </w:r>
      <w:r w:rsidRPr="0044206C">
        <w:rPr>
          <w:rFonts w:asciiTheme="minorEastAsia" w:eastAsiaTheme="minorEastAsia" w:hAnsiTheme="minorEastAsia" w:cs="Times New Roman"/>
          <w:b/>
          <w:highlight w:val="yellow"/>
        </w:rPr>
        <w:t xml:space="preserve">보험 </w:t>
      </w:r>
      <w:r w:rsidRPr="0044206C">
        <w:rPr>
          <w:rFonts w:asciiTheme="minorEastAsia" w:eastAsiaTheme="minorEastAsia" w:hAnsiTheme="minorEastAsia" w:cs="Times New Roman" w:hint="eastAsia"/>
          <w:b/>
          <w:highlight w:val="yellow"/>
        </w:rPr>
        <w:t>가입내역</w:t>
      </w:r>
      <w:r w:rsidRPr="0044206C">
        <w:rPr>
          <w:rFonts w:asciiTheme="minorEastAsia" w:eastAsiaTheme="minorEastAsia" w:hAnsiTheme="minorEastAsia" w:cs="Times New Roman"/>
          <w:highlight w:val="yellow"/>
        </w:rPr>
        <w:t xml:space="preserve"> 참조</w:t>
      </w:r>
    </w:p>
    <w:p w14:paraId="0FFE02F4" w14:textId="77777777" w:rsidR="00EF47D1" w:rsidRPr="0044206C" w:rsidRDefault="00D33525" w:rsidP="00EF47D1">
      <w:pPr>
        <w:pStyle w:val="a5"/>
        <w:numPr>
          <w:ilvl w:val="0"/>
          <w:numId w:val="24"/>
        </w:numPr>
        <w:wordWrap/>
        <w:spacing w:line="360" w:lineRule="atLeast"/>
        <w:ind w:leftChars="0"/>
        <w:contextualSpacing/>
        <w:rPr>
          <w:rFonts w:asciiTheme="minorEastAsia" w:eastAsiaTheme="minorEastAsia" w:hAnsiTheme="minorEastAsia" w:cs="Times New Roman"/>
          <w:highlight w:val="yellow"/>
        </w:rPr>
      </w:pPr>
      <w:r w:rsidRPr="0044206C">
        <w:rPr>
          <w:rFonts w:asciiTheme="minorEastAsia" w:eastAsiaTheme="minorEastAsia" w:hAnsiTheme="minorEastAsia" w:cs="Times New Roman" w:hint="eastAsia"/>
          <w:highlight w:val="yellow"/>
        </w:rPr>
        <w:t>답변에</w:t>
      </w:r>
      <w:r w:rsidRPr="0044206C">
        <w:rPr>
          <w:rFonts w:asciiTheme="minorEastAsia" w:eastAsiaTheme="minorEastAsia" w:hAnsiTheme="minorEastAsia" w:cs="Times New Roman"/>
          <w:highlight w:val="yellow"/>
        </w:rPr>
        <w:t xml:space="preserve"> </w:t>
      </w:r>
      <w:r w:rsidRPr="0044206C">
        <w:rPr>
          <w:rFonts w:asciiTheme="minorEastAsia" w:eastAsiaTheme="minorEastAsia" w:hAnsiTheme="minorEastAsia" w:cs="Times New Roman" w:hint="eastAsia"/>
          <w:highlight w:val="yellow"/>
        </w:rPr>
        <w:t xml:space="preserve">따르면 </w:t>
      </w:r>
      <w:r w:rsidR="007D4D6B" w:rsidRPr="0044206C">
        <w:rPr>
          <w:rFonts w:asciiTheme="minorEastAsia" w:eastAsiaTheme="minorEastAsia" w:hAnsiTheme="minorEastAsia" w:cs="Times New Roman" w:hint="eastAsia"/>
          <w:highlight w:val="yellow"/>
        </w:rPr>
        <w:t>회사는 개인정보보호 손해배상 책임보험에 가입하지 않았음.</w:t>
      </w:r>
      <w:r w:rsidR="007D4D6B" w:rsidRPr="0044206C">
        <w:rPr>
          <w:rFonts w:asciiTheme="minorEastAsia" w:eastAsiaTheme="minorEastAsia" w:hAnsiTheme="minorEastAsia" w:cs="Times New Roman"/>
          <w:highlight w:val="yellow"/>
        </w:rPr>
        <w:t xml:space="preserve"> </w:t>
      </w:r>
      <w:r w:rsidR="007D4D6B" w:rsidRPr="0044206C">
        <w:rPr>
          <w:rFonts w:asciiTheme="minorEastAsia" w:eastAsiaTheme="minorEastAsia" w:hAnsiTheme="minorEastAsia" w:cs="Times New Roman" w:hint="eastAsia"/>
          <w:highlight w:val="yellow"/>
        </w:rPr>
        <w:t>인터뷰에 따르면,</w:t>
      </w:r>
      <w:r w:rsidR="007D4D6B" w:rsidRPr="0044206C">
        <w:rPr>
          <w:rFonts w:asciiTheme="minorEastAsia" w:eastAsiaTheme="minorEastAsia" w:hAnsiTheme="minorEastAsia" w:cs="Times New Roman"/>
          <w:highlight w:val="yellow"/>
        </w:rPr>
        <w:t xml:space="preserve"> </w:t>
      </w:r>
      <w:r w:rsidRPr="0044206C">
        <w:rPr>
          <w:rFonts w:asciiTheme="minorEastAsia" w:eastAsiaTheme="minorEastAsia" w:hAnsiTheme="minorEastAsia" w:cs="Times New Roman" w:hint="eastAsia"/>
          <w:highlight w:val="yellow"/>
        </w:rPr>
        <w:t xml:space="preserve">회사가 운영하는 </w:t>
      </w:r>
      <w:proofErr w:type="spellStart"/>
      <w:r w:rsidRPr="0044206C">
        <w:rPr>
          <w:rFonts w:asciiTheme="minorEastAsia" w:eastAsiaTheme="minorEastAsia" w:hAnsiTheme="minorEastAsia" w:cs="Times New Roman" w:hint="eastAsia"/>
          <w:highlight w:val="yellow"/>
        </w:rPr>
        <w:t>펫닥</w:t>
      </w:r>
      <w:proofErr w:type="spellEnd"/>
      <w:r w:rsidRPr="0044206C">
        <w:rPr>
          <w:rFonts w:asciiTheme="minorEastAsia" w:eastAsiaTheme="minorEastAsia" w:hAnsiTheme="minorEastAsia" w:cs="Times New Roman" w:hint="eastAsia"/>
          <w:highlight w:val="yellow"/>
        </w:rPr>
        <w:t xml:space="preserve"> 앱 및 웹사이트의</w:t>
      </w:r>
      <w:r w:rsidRPr="0044206C">
        <w:rPr>
          <w:rFonts w:asciiTheme="minorEastAsia" w:eastAsiaTheme="minorEastAsia" w:hAnsiTheme="minorEastAsia" w:cs="Times New Roman"/>
          <w:highlight w:val="yellow"/>
        </w:rPr>
        <w:t xml:space="preserve"> 이용자 수</w:t>
      </w:r>
      <w:r w:rsidR="007D4D6B" w:rsidRPr="0044206C">
        <w:rPr>
          <w:rFonts w:asciiTheme="minorEastAsia" w:eastAsiaTheme="minorEastAsia" w:hAnsiTheme="minorEastAsia" w:cs="Times New Roman" w:hint="eastAsia"/>
          <w:highlight w:val="yellow"/>
        </w:rPr>
        <w:t>는</w:t>
      </w:r>
      <w:r w:rsidRPr="0044206C">
        <w:rPr>
          <w:rFonts w:asciiTheme="minorEastAsia" w:eastAsiaTheme="minorEastAsia" w:hAnsiTheme="minorEastAsia" w:cs="Times New Roman"/>
          <w:highlight w:val="yellow"/>
        </w:rPr>
        <w:t xml:space="preserve"> 일일평균 1천면 이상인 경우에 해</w:t>
      </w:r>
      <w:r w:rsidR="00EF47D1" w:rsidRPr="0044206C">
        <w:rPr>
          <w:rFonts w:asciiTheme="minorEastAsia" w:eastAsiaTheme="minorEastAsia" w:hAnsiTheme="minorEastAsia" w:cs="Times New Roman" w:hint="eastAsia"/>
          <w:highlight w:val="yellow"/>
        </w:rPr>
        <w:t>당하여,</w:t>
      </w:r>
      <w:r w:rsidRPr="0044206C">
        <w:rPr>
          <w:rFonts w:asciiTheme="minorEastAsia" w:eastAsiaTheme="minorEastAsia" w:hAnsiTheme="minorEastAsia" w:cs="Times New Roman"/>
          <w:highlight w:val="yellow"/>
        </w:rPr>
        <w:t xml:space="preserve"> 개인정보보호 손해배상 책임보험</w:t>
      </w:r>
      <w:r w:rsidR="0017200A" w:rsidRPr="0044206C">
        <w:rPr>
          <w:rFonts w:asciiTheme="minorEastAsia" w:eastAsiaTheme="minorEastAsia" w:hAnsiTheme="minorEastAsia" w:cs="Times New Roman" w:hint="eastAsia"/>
          <w:highlight w:val="yellow"/>
        </w:rPr>
        <w:t xml:space="preserve">(이하 </w:t>
      </w:r>
      <w:r w:rsidR="0017200A" w:rsidRPr="0044206C">
        <w:rPr>
          <w:rFonts w:asciiTheme="minorEastAsia" w:eastAsiaTheme="minorEastAsia" w:hAnsiTheme="minorEastAsia" w:cs="Times New Roman"/>
          <w:highlight w:val="yellow"/>
        </w:rPr>
        <w:t>“</w:t>
      </w:r>
      <w:r w:rsidR="0017200A" w:rsidRPr="0044206C">
        <w:rPr>
          <w:rFonts w:asciiTheme="minorEastAsia" w:eastAsiaTheme="minorEastAsia" w:hAnsiTheme="minorEastAsia" w:cs="Times New Roman" w:hint="eastAsia"/>
          <w:highlight w:val="yellow"/>
        </w:rPr>
        <w:t>개인정보보호 보험</w:t>
      </w:r>
      <w:r w:rsidR="0017200A" w:rsidRPr="0044206C">
        <w:rPr>
          <w:rFonts w:asciiTheme="minorEastAsia" w:eastAsiaTheme="minorEastAsia" w:hAnsiTheme="minorEastAsia" w:cs="Times New Roman"/>
          <w:highlight w:val="yellow"/>
        </w:rPr>
        <w:t>”</w:t>
      </w:r>
      <w:r w:rsidR="0017200A" w:rsidRPr="0044206C">
        <w:rPr>
          <w:rFonts w:asciiTheme="minorEastAsia" w:eastAsiaTheme="minorEastAsia" w:hAnsiTheme="minorEastAsia" w:cs="Times New Roman" w:hint="eastAsia"/>
          <w:highlight w:val="yellow"/>
        </w:rPr>
        <w:t>)</w:t>
      </w:r>
      <w:r w:rsidR="00EF47D1" w:rsidRPr="0044206C">
        <w:rPr>
          <w:rFonts w:asciiTheme="minorEastAsia" w:eastAsiaTheme="minorEastAsia" w:hAnsiTheme="minorEastAsia" w:cs="Times New Roman" w:hint="eastAsia"/>
          <w:highlight w:val="yellow"/>
        </w:rPr>
        <w:t xml:space="preserve"> 의무가입 대상임</w:t>
      </w:r>
      <w:r w:rsidRPr="0044206C">
        <w:rPr>
          <w:rFonts w:asciiTheme="minorEastAsia" w:eastAsiaTheme="minorEastAsia" w:hAnsiTheme="minorEastAsia" w:cs="Times New Roman"/>
          <w:highlight w:val="yellow"/>
        </w:rPr>
        <w:t>(개인정보보호법 제39조의9 제1항)</w:t>
      </w:r>
      <w:r w:rsidR="00EF47D1" w:rsidRPr="0044206C">
        <w:rPr>
          <w:rFonts w:asciiTheme="minorEastAsia" w:eastAsiaTheme="minorEastAsia" w:hAnsiTheme="minorEastAsia" w:cs="Times New Roman"/>
          <w:highlight w:val="yellow"/>
        </w:rPr>
        <w:t>.</w:t>
      </w:r>
      <w:r w:rsidRPr="0044206C">
        <w:rPr>
          <w:rFonts w:asciiTheme="minorEastAsia" w:eastAsiaTheme="minorEastAsia" w:hAnsiTheme="minorEastAsia" w:cs="Times New Roman"/>
          <w:highlight w:val="yellow"/>
        </w:rPr>
        <w:t xml:space="preserve"> </w:t>
      </w:r>
    </w:p>
    <w:p w14:paraId="0FFE02F5" w14:textId="77777777" w:rsidR="000E61E0" w:rsidRPr="0044206C" w:rsidRDefault="000E61E0" w:rsidP="00EF47D1">
      <w:pPr>
        <w:pStyle w:val="a5"/>
        <w:numPr>
          <w:ilvl w:val="0"/>
          <w:numId w:val="6"/>
        </w:numPr>
        <w:wordWrap/>
        <w:spacing w:line="360" w:lineRule="atLeast"/>
        <w:ind w:leftChars="0" w:left="854"/>
        <w:contextualSpacing/>
        <w:rPr>
          <w:highlight w:val="yellow"/>
        </w:rPr>
      </w:pPr>
      <w:r w:rsidRPr="0044206C">
        <w:rPr>
          <w:highlight w:val="yellow"/>
        </w:rPr>
        <w:t>분석</w:t>
      </w:r>
    </w:p>
    <w:p w14:paraId="0FFE02F6" w14:textId="77777777" w:rsidR="00EF47D1" w:rsidRPr="0044206C" w:rsidRDefault="00EF47D1" w:rsidP="00BA0720">
      <w:pPr>
        <w:pStyle w:val="a5"/>
        <w:numPr>
          <w:ilvl w:val="0"/>
          <w:numId w:val="24"/>
        </w:numPr>
        <w:wordWrap/>
        <w:spacing w:line="360" w:lineRule="atLeast"/>
        <w:ind w:leftChars="0"/>
        <w:contextualSpacing/>
        <w:rPr>
          <w:rFonts w:asciiTheme="minorEastAsia" w:eastAsiaTheme="minorEastAsia" w:hAnsiTheme="minorEastAsia" w:cs="Times New Roman"/>
          <w:highlight w:val="yellow"/>
        </w:rPr>
      </w:pPr>
      <w:r w:rsidRPr="0044206C">
        <w:rPr>
          <w:rFonts w:asciiTheme="minorEastAsia" w:eastAsiaTheme="minorEastAsia" w:hAnsiTheme="minorEastAsia" w:cs="Times New Roman" w:hint="eastAsia"/>
          <w:highlight w:val="yellow"/>
        </w:rPr>
        <w:t>개인정보보호 손해배상 책임보험 의무가입 대상자가 가입을 하지 않은 경우,</w:t>
      </w:r>
      <w:r w:rsidRPr="0044206C">
        <w:rPr>
          <w:rFonts w:asciiTheme="minorEastAsia" w:eastAsiaTheme="minorEastAsia" w:hAnsiTheme="minorEastAsia" w:cs="Times New Roman"/>
          <w:highlight w:val="yellow"/>
        </w:rPr>
        <w:t xml:space="preserve"> 2</w:t>
      </w:r>
      <w:r w:rsidRPr="0044206C">
        <w:rPr>
          <w:rFonts w:asciiTheme="minorEastAsia" w:eastAsiaTheme="minorEastAsia" w:hAnsiTheme="minorEastAsia" w:cs="Times New Roman" w:hint="eastAsia"/>
          <w:highlight w:val="yellow"/>
        </w:rPr>
        <w:t>천만원 이하의 과태료 부과 대상임(</w:t>
      </w:r>
      <w:r w:rsidR="00BA0720" w:rsidRPr="0044206C">
        <w:rPr>
          <w:rFonts w:asciiTheme="minorEastAsia" w:eastAsiaTheme="minorEastAsia" w:hAnsiTheme="minorEastAsia" w:cs="Times New Roman" w:hint="eastAsia"/>
          <w:highlight w:val="yellow"/>
        </w:rPr>
        <w:t>개인정보보호법 제75조 제3항 제1호</w:t>
      </w:r>
      <w:r w:rsidRPr="0044206C">
        <w:rPr>
          <w:rFonts w:asciiTheme="minorEastAsia" w:eastAsiaTheme="minorEastAsia" w:hAnsiTheme="minorEastAsia" w:cs="Times New Roman" w:hint="eastAsia"/>
          <w:highlight w:val="yellow"/>
        </w:rPr>
        <w:t>).</w:t>
      </w:r>
    </w:p>
    <w:p w14:paraId="0FFE02F7" w14:textId="77777777" w:rsidR="00BA0720" w:rsidRPr="0044206C" w:rsidRDefault="00EF47D1" w:rsidP="00BA0720">
      <w:pPr>
        <w:pStyle w:val="a5"/>
        <w:numPr>
          <w:ilvl w:val="0"/>
          <w:numId w:val="24"/>
        </w:numPr>
        <w:wordWrap/>
        <w:spacing w:line="360" w:lineRule="atLeast"/>
        <w:ind w:leftChars="0"/>
        <w:contextualSpacing/>
        <w:rPr>
          <w:rFonts w:asciiTheme="minorEastAsia" w:eastAsiaTheme="minorEastAsia" w:hAnsiTheme="minorEastAsia" w:cs="Times New Roman"/>
          <w:highlight w:val="yellow"/>
        </w:rPr>
      </w:pPr>
      <w:r w:rsidRPr="0044206C">
        <w:rPr>
          <w:rFonts w:asciiTheme="minorEastAsia" w:eastAsiaTheme="minorEastAsia" w:hAnsiTheme="minorEastAsia" w:cs="Times New Roman" w:hint="eastAsia"/>
          <w:highlight w:val="yellow"/>
        </w:rPr>
        <w:t xml:space="preserve">개인정보보호 손해배상 책임보험 가입은 </w:t>
      </w:r>
      <w:r w:rsidRPr="0044206C">
        <w:rPr>
          <w:rFonts w:asciiTheme="minorEastAsia" w:eastAsiaTheme="minorEastAsia" w:hAnsiTheme="minorEastAsia" w:cs="Times New Roman"/>
          <w:highlight w:val="yellow"/>
        </w:rPr>
        <w:t>simple process</w:t>
      </w:r>
      <w:r w:rsidRPr="0044206C">
        <w:rPr>
          <w:rFonts w:asciiTheme="minorEastAsia" w:eastAsiaTheme="minorEastAsia" w:hAnsiTheme="minorEastAsia" w:cs="Times New Roman" w:hint="eastAsia"/>
          <w:highlight w:val="yellow"/>
        </w:rPr>
        <w:t xml:space="preserve">이므로 </w:t>
      </w:r>
      <w:r w:rsidR="0017200A" w:rsidRPr="0044206C">
        <w:rPr>
          <w:rFonts w:asciiTheme="minorEastAsia" w:eastAsiaTheme="minorEastAsia" w:hAnsiTheme="minorEastAsia" w:cs="Times New Roman" w:hint="eastAsia"/>
          <w:highlight w:val="yellow"/>
        </w:rPr>
        <w:t>Seller에게 본건 signing date</w:t>
      </w:r>
      <w:r w:rsidR="0017200A" w:rsidRPr="0044206C">
        <w:rPr>
          <w:rFonts w:asciiTheme="minorEastAsia" w:eastAsiaTheme="minorEastAsia" w:hAnsiTheme="minorEastAsia" w:cs="Times New Roman"/>
          <w:highlight w:val="yellow"/>
        </w:rPr>
        <w:t xml:space="preserve"> </w:t>
      </w:r>
      <w:r w:rsidR="0017200A" w:rsidRPr="0044206C">
        <w:rPr>
          <w:rFonts w:asciiTheme="minorEastAsia" w:eastAsiaTheme="minorEastAsia" w:hAnsiTheme="minorEastAsia" w:cs="Times New Roman" w:hint="eastAsia"/>
          <w:highlight w:val="yellow"/>
        </w:rPr>
        <w:t>전에 개인정보보호 보험에 가입할 것을 요구하고,</w:t>
      </w:r>
      <w:r w:rsidR="0017200A" w:rsidRPr="0044206C">
        <w:rPr>
          <w:rFonts w:asciiTheme="minorEastAsia" w:eastAsiaTheme="minorEastAsia" w:hAnsiTheme="minorEastAsia" w:cs="Times New Roman"/>
          <w:highlight w:val="yellow"/>
        </w:rPr>
        <w:t xml:space="preserve"> </w:t>
      </w:r>
      <w:r w:rsidR="0017200A" w:rsidRPr="0044206C">
        <w:rPr>
          <w:rFonts w:asciiTheme="minorEastAsia" w:eastAsiaTheme="minorEastAsia" w:hAnsiTheme="minorEastAsia" w:cs="Times New Roman" w:hint="eastAsia"/>
          <w:highlight w:val="yellow"/>
        </w:rPr>
        <w:t xml:space="preserve">만약 </w:t>
      </w:r>
      <w:r w:rsidR="0017200A" w:rsidRPr="0044206C">
        <w:rPr>
          <w:rFonts w:asciiTheme="minorEastAsia" w:eastAsiaTheme="minorEastAsia" w:hAnsiTheme="minorEastAsia" w:cs="Times New Roman"/>
          <w:highlight w:val="yellow"/>
        </w:rPr>
        <w:t>transaction schedule</w:t>
      </w:r>
      <w:r w:rsidR="0017200A" w:rsidRPr="0044206C">
        <w:rPr>
          <w:rFonts w:asciiTheme="minorEastAsia" w:eastAsiaTheme="minorEastAsia" w:hAnsiTheme="minorEastAsia" w:cs="Times New Roman" w:hint="eastAsia"/>
          <w:highlight w:val="yellow"/>
        </w:rPr>
        <w:t xml:space="preserve">에 비추어 이것이 어려운 경우, </w:t>
      </w:r>
      <w:r w:rsidR="0017200A" w:rsidRPr="0044206C">
        <w:rPr>
          <w:rFonts w:asciiTheme="minorEastAsia" w:eastAsiaTheme="minorEastAsia" w:hAnsiTheme="minorEastAsia" w:cs="Times New Roman"/>
          <w:highlight w:val="yellow"/>
        </w:rPr>
        <w:t>Seller</w:t>
      </w:r>
      <w:r w:rsidR="0017200A" w:rsidRPr="0044206C">
        <w:rPr>
          <w:rFonts w:asciiTheme="minorEastAsia" w:eastAsiaTheme="minorEastAsia" w:hAnsiTheme="minorEastAsia" w:cs="Times New Roman" w:hint="eastAsia"/>
          <w:highlight w:val="yellow"/>
        </w:rPr>
        <w:t xml:space="preserve">에게 거래종결전까지는 </w:t>
      </w:r>
      <w:r w:rsidR="0017200A" w:rsidRPr="0044206C">
        <w:rPr>
          <w:rFonts w:asciiTheme="minorEastAsia" w:eastAsiaTheme="minorEastAsia" w:hAnsiTheme="minorEastAsia" w:cs="Times New Roman"/>
          <w:highlight w:val="yellow"/>
        </w:rPr>
        <w:t xml:space="preserve">remedy </w:t>
      </w:r>
      <w:r w:rsidR="0017200A" w:rsidRPr="0044206C">
        <w:rPr>
          <w:rFonts w:asciiTheme="minorEastAsia" w:eastAsiaTheme="minorEastAsia" w:hAnsiTheme="minorEastAsia" w:cs="Times New Roman" w:hint="eastAsia"/>
          <w:highlight w:val="yellow"/>
        </w:rPr>
        <w:t xml:space="preserve">할 것을 요구하는 것을 </w:t>
      </w:r>
      <w:r w:rsidR="00E93734" w:rsidRPr="0044206C">
        <w:rPr>
          <w:rFonts w:asciiTheme="minorEastAsia" w:eastAsiaTheme="minorEastAsia" w:hAnsiTheme="minorEastAsia" w:cs="Times New Roman"/>
          <w:highlight w:val="yellow"/>
        </w:rPr>
        <w:t>recommend</w:t>
      </w:r>
      <w:r w:rsidR="0017200A" w:rsidRPr="0044206C">
        <w:rPr>
          <w:rFonts w:asciiTheme="minorEastAsia" w:eastAsiaTheme="minorEastAsia" w:hAnsiTheme="minorEastAsia" w:cs="Times New Roman" w:hint="eastAsia"/>
          <w:highlight w:val="yellow"/>
        </w:rPr>
        <w:t>함.</w:t>
      </w:r>
    </w:p>
    <w:p w14:paraId="0FFE02F8" w14:textId="77777777" w:rsidR="008A4E37" w:rsidRDefault="008A4E37" w:rsidP="008A4E37">
      <w:pPr>
        <w:wordWrap/>
        <w:spacing w:line="360" w:lineRule="atLeast"/>
        <w:contextualSpacing/>
        <w:rPr>
          <w:rFonts w:asciiTheme="minorEastAsia" w:eastAsiaTheme="minorEastAsia" w:hAnsiTheme="minorEastAsia" w:cs="Times New Roman"/>
        </w:rPr>
      </w:pPr>
    </w:p>
    <w:p w14:paraId="0FFE02F9" w14:textId="77777777" w:rsidR="008A4E37" w:rsidRDefault="005D7169" w:rsidP="001678E5">
      <w:pPr>
        <w:wordWrap/>
        <w:spacing w:line="360" w:lineRule="atLeast"/>
        <w:contextualSpacing/>
        <w:jc w:val="center"/>
        <w:rPr>
          <w:rFonts w:asciiTheme="minorEastAsia" w:eastAsiaTheme="minorEastAsia" w:hAnsiTheme="minorEastAsia" w:cs="Times New Roman"/>
        </w:rPr>
      </w:pPr>
      <w:r>
        <w:rPr>
          <w:rFonts w:asciiTheme="minorEastAsia" w:eastAsiaTheme="minorEastAsia" w:hAnsiTheme="minorEastAsia" w:cs="Times New Roman" w:hint="eastAsia"/>
        </w:rPr>
        <w:t>***</w:t>
      </w:r>
    </w:p>
    <w:p w14:paraId="0FFE02FA" w14:textId="77777777" w:rsidR="008A4E37" w:rsidRDefault="008A4E37">
      <w:pPr>
        <w:wordWrap/>
        <w:autoSpaceDE/>
        <w:autoSpaceDN/>
        <w:spacing w:after="200" w:line="276" w:lineRule="auto"/>
        <w:rPr>
          <w:rFonts w:asciiTheme="minorEastAsia" w:eastAsiaTheme="minorEastAsia" w:hAnsiTheme="minorEastAsia" w:cs="Times New Roman"/>
        </w:rPr>
      </w:pPr>
      <w:r>
        <w:rPr>
          <w:rFonts w:asciiTheme="minorEastAsia" w:eastAsiaTheme="minorEastAsia" w:hAnsiTheme="minorEastAsia" w:cs="Times New Roman"/>
        </w:rPr>
        <w:br w:type="page"/>
      </w:r>
    </w:p>
    <w:p w14:paraId="0FFE02FB" w14:textId="77777777" w:rsidR="00676FEA" w:rsidRPr="008A4E37" w:rsidRDefault="00676FEA" w:rsidP="00676FEA">
      <w:pPr>
        <w:wordWrap/>
        <w:spacing w:line="360" w:lineRule="atLeast"/>
        <w:contextualSpacing/>
        <w:jc w:val="left"/>
        <w:rPr>
          <w:rFonts w:asciiTheme="minorEastAsia" w:eastAsiaTheme="minorEastAsia" w:hAnsiTheme="minorEastAsia" w:cs="Times New Roman"/>
          <w:b/>
        </w:rPr>
      </w:pPr>
      <w:r w:rsidRPr="008A4E37">
        <w:rPr>
          <w:rFonts w:asciiTheme="minorEastAsia" w:eastAsiaTheme="minorEastAsia" w:hAnsiTheme="minorEastAsia" w:cs="Times New Roman" w:hint="eastAsia"/>
          <w:b/>
        </w:rPr>
        <w:lastRenderedPageBreak/>
        <w:t xml:space="preserve">[별지 </w:t>
      </w:r>
      <w:r w:rsidRPr="008A4E37">
        <w:rPr>
          <w:rFonts w:asciiTheme="minorEastAsia" w:eastAsiaTheme="minorEastAsia" w:hAnsiTheme="minorEastAsia" w:cs="Times New Roman"/>
          <w:b/>
        </w:rPr>
        <w:t>*</w:t>
      </w:r>
      <w:r w:rsidRPr="008A4E37">
        <w:rPr>
          <w:rFonts w:asciiTheme="minorEastAsia" w:eastAsiaTheme="minorEastAsia" w:hAnsiTheme="minorEastAsia" w:cs="Times New Roman" w:hint="eastAsia"/>
          <w:b/>
        </w:rPr>
        <w:t>]</w:t>
      </w:r>
      <w:r w:rsidRPr="008A4E37">
        <w:rPr>
          <w:rFonts w:asciiTheme="minorEastAsia" w:eastAsiaTheme="minorEastAsia" w:hAnsiTheme="minorEastAsia" w:cs="Times New Roman"/>
          <w:b/>
        </w:rPr>
        <w:t xml:space="preserve"> </w:t>
      </w:r>
      <w:proofErr w:type="spellStart"/>
      <w:r>
        <w:rPr>
          <w:rFonts w:asciiTheme="minorEastAsia" w:eastAsiaTheme="minorEastAsia" w:hAnsiTheme="minorEastAsia" w:cs="Times New Roman" w:hint="eastAsia"/>
          <w:b/>
        </w:rPr>
        <w:t>신영제</w:t>
      </w:r>
      <w:proofErr w:type="spellEnd"/>
      <w:r>
        <w:rPr>
          <w:rFonts w:asciiTheme="minorEastAsia" w:eastAsiaTheme="minorEastAsia" w:hAnsiTheme="minorEastAsia" w:cs="Times New Roman" w:hint="eastAsia"/>
          <w:b/>
        </w:rPr>
        <w:t xml:space="preserve">2호 </w:t>
      </w:r>
      <w:r w:rsidRPr="008A4E37">
        <w:rPr>
          <w:rFonts w:asciiTheme="minorEastAsia" w:eastAsiaTheme="minorEastAsia" w:hAnsiTheme="minorEastAsia" w:cs="Times New Roman" w:hint="eastAsia"/>
          <w:b/>
        </w:rPr>
        <w:t>투자계약서 주요 내용</w:t>
      </w:r>
    </w:p>
    <w:p w14:paraId="0FFE02FC" w14:textId="77777777" w:rsidR="00676FEA" w:rsidRPr="0047075C" w:rsidRDefault="00676FEA" w:rsidP="00676FEA">
      <w:pPr>
        <w:wordWrap/>
        <w:spacing w:line="360" w:lineRule="atLeast"/>
        <w:contextualSpacing/>
        <w:jc w:val="left"/>
        <w:rPr>
          <w:rFonts w:asciiTheme="minorEastAsia" w:eastAsiaTheme="minorEastAsia" w:hAnsiTheme="minorEastAsia" w:cs="Times New Roman"/>
          <w:b/>
        </w:rPr>
      </w:pPr>
    </w:p>
    <w:tbl>
      <w:tblPr>
        <w:tblStyle w:val="a8"/>
        <w:tblW w:w="0" w:type="auto"/>
        <w:tblLook w:val="04A0" w:firstRow="1" w:lastRow="0" w:firstColumn="1" w:lastColumn="0" w:noHBand="0" w:noVBand="1"/>
      </w:tblPr>
      <w:tblGrid>
        <w:gridCol w:w="9060"/>
      </w:tblGrid>
      <w:tr w:rsidR="00676FEA" w14:paraId="0FFE0313" w14:textId="77777777" w:rsidTr="00935FD4">
        <w:tc>
          <w:tcPr>
            <w:tcW w:w="9060" w:type="dxa"/>
          </w:tcPr>
          <w:p w14:paraId="0FFE02FD" w14:textId="77777777" w:rsidR="00676FEA" w:rsidRPr="009C3E78" w:rsidRDefault="00676FEA" w:rsidP="00935FD4">
            <w:pPr>
              <w:pStyle w:val="a5"/>
              <w:numPr>
                <w:ilvl w:val="0"/>
                <w:numId w:val="22"/>
              </w:numPr>
              <w:wordWrap/>
              <w:spacing w:line="460" w:lineRule="atLeast"/>
              <w:ind w:leftChars="0"/>
              <w:rPr>
                <w:rFonts w:ascii="Times New Roman" w:eastAsia="바탕체" w:hAnsi="Times New Roman"/>
              </w:rPr>
            </w:pPr>
            <w:r w:rsidRPr="009C3E78">
              <w:rPr>
                <w:rFonts w:ascii="Times New Roman" w:eastAsia="바탕체" w:hAnsi="Times New Roman"/>
              </w:rPr>
              <w:t>경영상</w:t>
            </w:r>
            <w:r w:rsidRPr="009C3E78">
              <w:rPr>
                <w:rFonts w:ascii="Times New Roman" w:eastAsia="바탕체" w:hAnsi="Times New Roman"/>
              </w:rPr>
              <w:t xml:space="preserve"> </w:t>
            </w:r>
            <w:r w:rsidRPr="009C3E78">
              <w:rPr>
                <w:rFonts w:ascii="Times New Roman" w:eastAsia="바탕체" w:hAnsi="Times New Roman"/>
              </w:rPr>
              <w:t>제약사항</w:t>
            </w:r>
          </w:p>
          <w:p w14:paraId="0FFE02FE" w14:textId="77777777" w:rsidR="00676FEA" w:rsidRPr="009C3E78" w:rsidRDefault="00676FEA" w:rsidP="00935FD4">
            <w:pPr>
              <w:pStyle w:val="a5"/>
              <w:numPr>
                <w:ilvl w:val="1"/>
                <w:numId w:val="22"/>
              </w:numPr>
              <w:wordWrap/>
              <w:spacing w:line="460" w:lineRule="atLeast"/>
              <w:ind w:leftChars="0"/>
              <w:rPr>
                <w:rFonts w:ascii="Times New Roman" w:eastAsia="바탕체" w:hAnsi="Times New Roman"/>
              </w:rPr>
            </w:pPr>
            <w:r w:rsidRPr="009C3E78">
              <w:rPr>
                <w:rFonts w:ascii="Times New Roman" w:eastAsia="바탕체" w:hAnsi="Times New Roman"/>
                <w:b/>
              </w:rPr>
              <w:t>경업금지</w:t>
            </w:r>
            <w:r w:rsidRPr="009C3E78">
              <w:rPr>
                <w:rFonts w:ascii="Times New Roman" w:eastAsia="바탕체" w:hAnsi="Times New Roman"/>
                <w:b/>
              </w:rPr>
              <w:t>:</w:t>
            </w:r>
            <w:r w:rsidRPr="009C3E78">
              <w:rPr>
                <w:rFonts w:ascii="Times New Roman" w:eastAsia="바탕체" w:hAnsi="Times New Roman"/>
              </w:rPr>
              <w:t xml:space="preserve"> </w:t>
            </w:r>
            <w:r w:rsidRPr="009C3E78">
              <w:rPr>
                <w:rFonts w:ascii="Times New Roman" w:eastAsia="바탕체" w:hAnsi="Times New Roman"/>
              </w:rPr>
              <w:t>회사</w:t>
            </w:r>
            <w:r w:rsidRPr="009C3E78">
              <w:rPr>
                <w:rFonts w:ascii="Times New Roman" w:eastAsia="바탕체" w:hAnsi="Times New Roman"/>
              </w:rPr>
              <w:t xml:space="preserve"> </w:t>
            </w:r>
            <w:r w:rsidRPr="009C3E78">
              <w:rPr>
                <w:rFonts w:ascii="Times New Roman" w:eastAsia="바탕체" w:hAnsi="Times New Roman"/>
              </w:rPr>
              <w:t>및</w:t>
            </w:r>
            <w:r w:rsidRPr="009C3E78">
              <w:rPr>
                <w:rFonts w:ascii="Times New Roman" w:eastAsia="바탕체" w:hAnsi="Times New Roman"/>
              </w:rPr>
              <w:t xml:space="preserve"> </w:t>
            </w:r>
            <w:r w:rsidRPr="009C3E78">
              <w:rPr>
                <w:rFonts w:ascii="Times New Roman" w:eastAsia="바탕체" w:hAnsi="Times New Roman"/>
              </w:rPr>
              <w:t>최승용은</w:t>
            </w:r>
            <w:r w:rsidRPr="009C3E78">
              <w:rPr>
                <w:rFonts w:ascii="Times New Roman" w:eastAsia="바탕체" w:hAnsi="Times New Roman"/>
              </w:rPr>
              <w:t xml:space="preserve"> </w:t>
            </w:r>
            <w:r w:rsidRPr="009C3E78">
              <w:rPr>
                <w:rFonts w:ascii="Times New Roman" w:eastAsia="바탕체" w:hAnsi="Times New Roman"/>
              </w:rPr>
              <w:t>인수인의</w:t>
            </w:r>
            <w:r w:rsidRPr="009C3E78">
              <w:rPr>
                <w:rFonts w:ascii="Times New Roman" w:eastAsia="바탕체" w:hAnsi="Times New Roman"/>
              </w:rPr>
              <w:t xml:space="preserve"> </w:t>
            </w:r>
            <w:r w:rsidRPr="009C3E78">
              <w:rPr>
                <w:rFonts w:ascii="Times New Roman" w:eastAsia="바탕체" w:hAnsi="Times New Roman"/>
                <w:b/>
                <w:u w:val="single"/>
              </w:rPr>
              <w:t>사전</w:t>
            </w:r>
            <w:r w:rsidRPr="009C3E78">
              <w:rPr>
                <w:rFonts w:ascii="Times New Roman" w:eastAsia="바탕체" w:hAnsi="Times New Roman"/>
                <w:b/>
                <w:u w:val="single"/>
              </w:rPr>
              <w:t xml:space="preserve"> </w:t>
            </w:r>
            <w:r w:rsidRPr="009C3E78">
              <w:rPr>
                <w:rFonts w:ascii="Times New Roman" w:eastAsia="바탕체" w:hAnsi="Times New Roman"/>
                <w:b/>
                <w:u w:val="single"/>
              </w:rPr>
              <w:t>서면동의</w:t>
            </w:r>
            <w:r w:rsidRPr="009C3E78">
              <w:rPr>
                <w:rFonts w:ascii="Times New Roman" w:eastAsia="바탕체" w:hAnsi="Times New Roman"/>
              </w:rPr>
              <w:t xml:space="preserve"> </w:t>
            </w:r>
            <w:r w:rsidRPr="009C3E78">
              <w:rPr>
                <w:rFonts w:ascii="Times New Roman" w:eastAsia="바탕체" w:hAnsi="Times New Roman"/>
              </w:rPr>
              <w:t>없이</w:t>
            </w:r>
            <w:r w:rsidRPr="009C3E78">
              <w:rPr>
                <w:rFonts w:ascii="Times New Roman" w:eastAsia="바탕체" w:hAnsi="Times New Roman"/>
              </w:rPr>
              <w:t xml:space="preserve"> </w:t>
            </w:r>
            <w:r w:rsidRPr="009C3E78">
              <w:rPr>
                <w:rFonts w:ascii="Times New Roman" w:eastAsia="바탕체" w:hAnsi="Times New Roman"/>
              </w:rPr>
              <w:t>직접</w:t>
            </w:r>
            <w:r w:rsidRPr="009C3E78">
              <w:rPr>
                <w:rFonts w:ascii="Times New Roman" w:eastAsia="바탕체" w:hAnsi="Times New Roman"/>
              </w:rPr>
              <w:t xml:space="preserve"> </w:t>
            </w:r>
            <w:r w:rsidRPr="009C3E78">
              <w:rPr>
                <w:rFonts w:ascii="Times New Roman" w:eastAsia="바탕체" w:hAnsi="Times New Roman"/>
              </w:rPr>
              <w:t>또는</w:t>
            </w:r>
            <w:r w:rsidRPr="009C3E78">
              <w:rPr>
                <w:rFonts w:ascii="Times New Roman" w:eastAsia="바탕체" w:hAnsi="Times New Roman"/>
              </w:rPr>
              <w:t xml:space="preserve"> </w:t>
            </w:r>
            <w:r w:rsidRPr="009C3E78">
              <w:rPr>
                <w:rFonts w:ascii="Times New Roman" w:eastAsia="바탕체" w:hAnsi="Times New Roman"/>
              </w:rPr>
              <w:t>특수관계인</w:t>
            </w:r>
            <w:r w:rsidRPr="009C3E78">
              <w:rPr>
                <w:rFonts w:ascii="Times New Roman" w:eastAsia="바탕체" w:hAnsi="Times New Roman"/>
              </w:rPr>
              <w:t xml:space="preserve"> (Anchor</w:t>
            </w:r>
            <w:r w:rsidRPr="009C3E78">
              <w:rPr>
                <w:rFonts w:ascii="Times New Roman" w:eastAsia="바탕체" w:hAnsi="Times New Roman"/>
              </w:rPr>
              <w:t>가</w:t>
            </w:r>
            <w:r w:rsidRPr="009C3E78">
              <w:rPr>
                <w:rFonts w:ascii="Times New Roman" w:eastAsia="바탕체" w:hAnsi="Times New Roman"/>
              </w:rPr>
              <w:t xml:space="preserve"> </w:t>
            </w:r>
            <w:r w:rsidRPr="009C3E78">
              <w:rPr>
                <w:rFonts w:ascii="Times New Roman" w:eastAsia="바탕체" w:hAnsi="Times New Roman"/>
              </w:rPr>
              <w:t>주식</w:t>
            </w:r>
            <w:r w:rsidRPr="009C3E78">
              <w:rPr>
                <w:rFonts w:ascii="Times New Roman" w:eastAsia="바탕체" w:hAnsi="Times New Roman"/>
              </w:rPr>
              <w:t xml:space="preserve"> </w:t>
            </w:r>
            <w:r w:rsidRPr="009C3E78">
              <w:rPr>
                <w:rFonts w:ascii="Times New Roman" w:eastAsia="바탕체" w:hAnsi="Times New Roman"/>
              </w:rPr>
              <w:t>양수하면</w:t>
            </w:r>
            <w:r w:rsidRPr="009C3E78">
              <w:rPr>
                <w:rFonts w:ascii="Times New Roman" w:eastAsia="바탕체" w:hAnsi="Times New Roman"/>
              </w:rPr>
              <w:t xml:space="preserve"> </w:t>
            </w:r>
            <w:r w:rsidRPr="009C3E78">
              <w:rPr>
                <w:rFonts w:ascii="Times New Roman" w:eastAsia="바탕체" w:hAnsi="Times New Roman"/>
              </w:rPr>
              <w:t>해당</w:t>
            </w:r>
            <w:r w:rsidRPr="009C3E78">
              <w:rPr>
                <w:rFonts w:ascii="Times New Roman" w:eastAsia="바탕체" w:hAnsi="Times New Roman"/>
              </w:rPr>
              <w:t xml:space="preserve"> </w:t>
            </w:r>
            <w:r w:rsidRPr="009C3E78">
              <w:rPr>
                <w:rFonts w:ascii="Times New Roman" w:eastAsia="바탕체" w:hAnsi="Times New Roman"/>
              </w:rPr>
              <w:t>가능</w:t>
            </w:r>
            <w:r w:rsidRPr="009C3E78">
              <w:rPr>
                <w:rFonts w:ascii="Times New Roman" w:eastAsia="바탕체" w:hAnsi="Times New Roman"/>
              </w:rPr>
              <w:t>)</w:t>
            </w:r>
            <w:r w:rsidRPr="009C3E78">
              <w:rPr>
                <w:rFonts w:ascii="Times New Roman" w:eastAsia="바탕체" w:hAnsi="Times New Roman"/>
              </w:rPr>
              <w:t>을</w:t>
            </w:r>
            <w:r w:rsidRPr="009C3E78">
              <w:rPr>
                <w:rFonts w:ascii="Times New Roman" w:eastAsia="바탕체" w:hAnsi="Times New Roman"/>
              </w:rPr>
              <w:t xml:space="preserve"> </w:t>
            </w:r>
            <w:r w:rsidRPr="009C3E78">
              <w:rPr>
                <w:rFonts w:ascii="Times New Roman" w:eastAsia="바탕체" w:hAnsi="Times New Roman"/>
              </w:rPr>
              <w:t>통하여</w:t>
            </w:r>
            <w:r w:rsidRPr="009C3E78">
              <w:rPr>
                <w:rFonts w:ascii="Times New Roman" w:eastAsia="바탕체" w:hAnsi="Times New Roman"/>
              </w:rPr>
              <w:t xml:space="preserve"> (1) </w:t>
            </w:r>
            <w:r w:rsidRPr="009C3E78">
              <w:rPr>
                <w:rFonts w:ascii="Times New Roman" w:eastAsia="바탕체" w:hAnsi="Times New Roman"/>
              </w:rPr>
              <w:t>회사의</w:t>
            </w:r>
            <w:r w:rsidRPr="009C3E78">
              <w:rPr>
                <w:rFonts w:ascii="Times New Roman" w:eastAsia="바탕체" w:hAnsi="Times New Roman"/>
              </w:rPr>
              <w:t xml:space="preserve"> </w:t>
            </w:r>
            <w:r w:rsidRPr="009C3E78">
              <w:rPr>
                <w:rFonts w:ascii="Times New Roman" w:eastAsia="바탕체" w:hAnsi="Times New Roman"/>
              </w:rPr>
              <w:t>지식재산권의</w:t>
            </w:r>
            <w:r w:rsidRPr="009C3E78">
              <w:rPr>
                <w:rFonts w:ascii="Times New Roman" w:eastAsia="바탕체" w:hAnsi="Times New Roman"/>
              </w:rPr>
              <w:t xml:space="preserve"> license out </w:t>
            </w:r>
            <w:r w:rsidRPr="009C3E78">
              <w:rPr>
                <w:rFonts w:ascii="Times New Roman" w:eastAsia="바탕체" w:hAnsi="Times New Roman"/>
              </w:rPr>
              <w:t>또는</w:t>
            </w:r>
            <w:r w:rsidRPr="009C3E78">
              <w:rPr>
                <w:rFonts w:ascii="Times New Roman" w:eastAsia="바탕체" w:hAnsi="Times New Roman"/>
              </w:rPr>
              <w:t xml:space="preserve"> (2) </w:t>
            </w:r>
            <w:r w:rsidRPr="009C3E78">
              <w:rPr>
                <w:rFonts w:ascii="Times New Roman" w:eastAsia="바탕체" w:hAnsi="Times New Roman"/>
              </w:rPr>
              <w:t>회사가</w:t>
            </w:r>
            <w:r w:rsidRPr="009C3E78">
              <w:rPr>
                <w:rFonts w:ascii="Times New Roman" w:eastAsia="바탕체" w:hAnsi="Times New Roman"/>
              </w:rPr>
              <w:t xml:space="preserve"> </w:t>
            </w:r>
            <w:r w:rsidRPr="009C3E78">
              <w:rPr>
                <w:rFonts w:ascii="Times New Roman" w:eastAsia="바탕체" w:hAnsi="Times New Roman"/>
              </w:rPr>
              <w:t>영위하고</w:t>
            </w:r>
            <w:r w:rsidRPr="009C3E78">
              <w:rPr>
                <w:rFonts w:ascii="Times New Roman" w:eastAsia="바탕체" w:hAnsi="Times New Roman"/>
              </w:rPr>
              <w:t xml:space="preserve"> </w:t>
            </w:r>
            <w:r w:rsidRPr="009C3E78">
              <w:rPr>
                <w:rFonts w:ascii="Times New Roman" w:eastAsia="바탕체" w:hAnsi="Times New Roman"/>
              </w:rPr>
              <w:t>있는</w:t>
            </w:r>
            <w:r w:rsidRPr="009C3E78">
              <w:rPr>
                <w:rFonts w:ascii="Times New Roman" w:eastAsia="바탕체" w:hAnsi="Times New Roman"/>
              </w:rPr>
              <w:t xml:space="preserve"> </w:t>
            </w:r>
            <w:r w:rsidRPr="009C3E78">
              <w:rPr>
                <w:rFonts w:ascii="Times New Roman" w:eastAsia="바탕체" w:hAnsi="Times New Roman"/>
              </w:rPr>
              <w:t>사업에</w:t>
            </w:r>
            <w:r w:rsidRPr="009C3E78">
              <w:rPr>
                <w:rFonts w:ascii="Times New Roman" w:eastAsia="바탕체" w:hAnsi="Times New Roman"/>
              </w:rPr>
              <w:t xml:space="preserve"> </w:t>
            </w:r>
            <w:r w:rsidRPr="009C3E78">
              <w:rPr>
                <w:rFonts w:ascii="Times New Roman" w:eastAsia="바탕체" w:hAnsi="Times New Roman"/>
              </w:rPr>
              <w:t>대하여</w:t>
            </w:r>
            <w:r w:rsidRPr="009C3E78">
              <w:rPr>
                <w:rFonts w:ascii="Times New Roman" w:eastAsia="바탕체" w:hAnsi="Times New Roman"/>
              </w:rPr>
              <w:t xml:space="preserve"> </w:t>
            </w:r>
            <w:r w:rsidRPr="009C3E78">
              <w:rPr>
                <w:rFonts w:ascii="Times New Roman" w:eastAsia="바탕체" w:hAnsi="Times New Roman"/>
              </w:rPr>
              <w:t>경쟁업종</w:t>
            </w:r>
            <w:r w:rsidRPr="009C3E78">
              <w:rPr>
                <w:rFonts w:ascii="Times New Roman" w:eastAsia="바탕체" w:hAnsi="Times New Roman"/>
              </w:rPr>
              <w:t xml:space="preserve"> </w:t>
            </w:r>
            <w:r w:rsidRPr="009C3E78">
              <w:rPr>
                <w:rFonts w:ascii="Times New Roman" w:eastAsia="바탕체" w:hAnsi="Times New Roman"/>
              </w:rPr>
              <w:t>종사</w:t>
            </w:r>
            <w:r w:rsidRPr="009C3E78">
              <w:rPr>
                <w:rFonts w:ascii="Times New Roman" w:eastAsia="바탕체" w:hAnsi="Times New Roman"/>
              </w:rPr>
              <w:t xml:space="preserve">, </w:t>
            </w:r>
            <w:r w:rsidRPr="009C3E78">
              <w:rPr>
                <w:rFonts w:ascii="Times New Roman" w:eastAsia="바탕체" w:hAnsi="Times New Roman"/>
              </w:rPr>
              <w:t>경쟁사의</w:t>
            </w:r>
            <w:r w:rsidRPr="009C3E78">
              <w:rPr>
                <w:rFonts w:ascii="Times New Roman" w:eastAsia="바탕체" w:hAnsi="Times New Roman"/>
              </w:rPr>
              <w:t xml:space="preserve"> </w:t>
            </w:r>
            <w:r w:rsidRPr="009C3E78">
              <w:rPr>
                <w:rFonts w:ascii="Times New Roman" w:eastAsia="바탕체" w:hAnsi="Times New Roman"/>
              </w:rPr>
              <w:t>주식취득</w:t>
            </w:r>
            <w:r w:rsidRPr="009C3E78">
              <w:rPr>
                <w:rFonts w:ascii="Times New Roman" w:eastAsia="바탕체" w:hAnsi="Times New Roman"/>
              </w:rPr>
              <w:t xml:space="preserve">, </w:t>
            </w:r>
            <w:r w:rsidRPr="009C3E78">
              <w:rPr>
                <w:rFonts w:ascii="Times New Roman" w:eastAsia="바탕체" w:hAnsi="Times New Roman"/>
              </w:rPr>
              <w:t>지분인수</w:t>
            </w:r>
            <w:r w:rsidRPr="009C3E78">
              <w:rPr>
                <w:rFonts w:ascii="Times New Roman" w:eastAsia="바탕체" w:hAnsi="Times New Roman"/>
              </w:rPr>
              <w:t xml:space="preserve"> </w:t>
            </w:r>
            <w:r w:rsidRPr="009C3E78">
              <w:rPr>
                <w:rFonts w:ascii="Times New Roman" w:eastAsia="바탕체" w:hAnsi="Times New Roman"/>
              </w:rPr>
              <w:t>등</w:t>
            </w:r>
            <w:r w:rsidRPr="009C3E78">
              <w:rPr>
                <w:rFonts w:ascii="Times New Roman" w:eastAsia="바탕체" w:hAnsi="Times New Roman"/>
              </w:rPr>
              <w:t xml:space="preserve"> </w:t>
            </w:r>
            <w:r w:rsidRPr="009C3E78">
              <w:rPr>
                <w:rFonts w:ascii="Times New Roman" w:eastAsia="바탕체" w:hAnsi="Times New Roman"/>
              </w:rPr>
              <w:t>회사와</w:t>
            </w:r>
            <w:r w:rsidRPr="009C3E78">
              <w:rPr>
                <w:rFonts w:ascii="Times New Roman" w:eastAsia="바탕체" w:hAnsi="Times New Roman"/>
              </w:rPr>
              <w:t xml:space="preserve"> </w:t>
            </w:r>
            <w:r w:rsidRPr="009C3E78">
              <w:rPr>
                <w:rFonts w:ascii="Times New Roman" w:eastAsia="바탕체" w:hAnsi="Times New Roman"/>
              </w:rPr>
              <w:t>이해관계가</w:t>
            </w:r>
            <w:r w:rsidRPr="009C3E78">
              <w:rPr>
                <w:rFonts w:ascii="Times New Roman" w:eastAsia="바탕체" w:hAnsi="Times New Roman"/>
              </w:rPr>
              <w:t xml:space="preserve"> </w:t>
            </w:r>
            <w:r w:rsidRPr="009C3E78">
              <w:rPr>
                <w:rFonts w:ascii="Times New Roman" w:eastAsia="바탕체" w:hAnsi="Times New Roman"/>
              </w:rPr>
              <w:t>상충되는</w:t>
            </w:r>
            <w:r w:rsidRPr="009C3E78">
              <w:rPr>
                <w:rFonts w:ascii="Times New Roman" w:eastAsia="바탕체" w:hAnsi="Times New Roman"/>
              </w:rPr>
              <w:t xml:space="preserve"> </w:t>
            </w:r>
            <w:r w:rsidRPr="009C3E78">
              <w:rPr>
                <w:rFonts w:ascii="Times New Roman" w:eastAsia="바탕체" w:hAnsi="Times New Roman"/>
              </w:rPr>
              <w:t>행위를</w:t>
            </w:r>
            <w:r w:rsidRPr="009C3E78">
              <w:rPr>
                <w:rFonts w:ascii="Times New Roman" w:eastAsia="바탕체" w:hAnsi="Times New Roman"/>
              </w:rPr>
              <w:t xml:space="preserve"> </w:t>
            </w:r>
            <w:r w:rsidRPr="009C3E78">
              <w:rPr>
                <w:rFonts w:ascii="Times New Roman" w:eastAsia="바탕체" w:hAnsi="Times New Roman"/>
              </w:rPr>
              <w:t>할</w:t>
            </w:r>
            <w:r w:rsidRPr="009C3E78">
              <w:rPr>
                <w:rFonts w:ascii="Times New Roman" w:eastAsia="바탕체" w:hAnsi="Times New Roman"/>
              </w:rPr>
              <w:t xml:space="preserve"> </w:t>
            </w:r>
            <w:r w:rsidRPr="009C3E78">
              <w:rPr>
                <w:rFonts w:ascii="Times New Roman" w:eastAsia="바탕체" w:hAnsi="Times New Roman"/>
              </w:rPr>
              <w:t>수</w:t>
            </w:r>
            <w:r w:rsidRPr="009C3E78">
              <w:rPr>
                <w:rFonts w:ascii="Times New Roman" w:eastAsia="바탕체" w:hAnsi="Times New Roman"/>
              </w:rPr>
              <w:t xml:space="preserve"> </w:t>
            </w:r>
            <w:r w:rsidRPr="009C3E78">
              <w:rPr>
                <w:rFonts w:ascii="Times New Roman" w:eastAsia="바탕체" w:hAnsi="Times New Roman"/>
              </w:rPr>
              <w:t>없음</w:t>
            </w:r>
            <w:r>
              <w:rPr>
                <w:rFonts w:ascii="Times New Roman" w:eastAsia="바탕체" w:hAnsi="Times New Roman"/>
              </w:rPr>
              <w:t>(</w:t>
            </w:r>
            <w:r>
              <w:rPr>
                <w:rFonts w:ascii="Times New Roman" w:eastAsia="바탕체" w:hAnsi="Times New Roman" w:hint="eastAsia"/>
              </w:rPr>
              <w:t>제</w:t>
            </w:r>
            <w:r>
              <w:rPr>
                <w:rFonts w:ascii="Times New Roman" w:eastAsia="바탕체" w:hAnsi="Times New Roman" w:hint="eastAsia"/>
              </w:rPr>
              <w:t>8</w:t>
            </w:r>
            <w:r w:rsidRPr="009C3E78">
              <w:rPr>
                <w:rFonts w:ascii="Times New Roman" w:eastAsia="바탕체" w:hAnsi="Times New Roman"/>
              </w:rPr>
              <w:t>조</w:t>
            </w:r>
            <w:r w:rsidRPr="009C3E78">
              <w:rPr>
                <w:rFonts w:ascii="Times New Roman" w:eastAsia="바탕체" w:hAnsi="Times New Roman"/>
              </w:rPr>
              <w:t>)</w:t>
            </w:r>
          </w:p>
          <w:p w14:paraId="0FFE02FF" w14:textId="77777777" w:rsidR="00676FEA" w:rsidRPr="009C3E78" w:rsidRDefault="00676FEA" w:rsidP="00935FD4">
            <w:pPr>
              <w:pStyle w:val="a5"/>
              <w:numPr>
                <w:ilvl w:val="1"/>
                <w:numId w:val="22"/>
              </w:numPr>
              <w:wordWrap/>
              <w:spacing w:line="460" w:lineRule="atLeast"/>
              <w:ind w:leftChars="0"/>
              <w:rPr>
                <w:rFonts w:ascii="Times New Roman" w:eastAsia="바탕체" w:hAnsi="Times New Roman"/>
              </w:rPr>
            </w:pPr>
            <w:r w:rsidRPr="009C3E78">
              <w:rPr>
                <w:rFonts w:ascii="Times New Roman" w:eastAsia="바탕체" w:hAnsi="Times New Roman"/>
                <w:b/>
              </w:rPr>
              <w:t>경영상</w:t>
            </w:r>
            <w:r w:rsidRPr="009C3E78">
              <w:rPr>
                <w:rFonts w:ascii="Times New Roman" w:eastAsia="바탕체" w:hAnsi="Times New Roman"/>
                <w:b/>
              </w:rPr>
              <w:t xml:space="preserve"> </w:t>
            </w:r>
            <w:r w:rsidRPr="009C3E78">
              <w:rPr>
                <w:rFonts w:ascii="Times New Roman" w:eastAsia="바탕체" w:hAnsi="Times New Roman"/>
                <w:b/>
              </w:rPr>
              <w:t>동의</w:t>
            </w:r>
            <w:r w:rsidRPr="009C3E78">
              <w:rPr>
                <w:rFonts w:ascii="Times New Roman" w:eastAsia="바탕체" w:hAnsi="Times New Roman"/>
                <w:b/>
              </w:rPr>
              <w:t>:</w:t>
            </w:r>
            <w:r w:rsidRPr="009C3E78">
              <w:rPr>
                <w:rFonts w:ascii="Times New Roman" w:eastAsia="바탕체" w:hAnsi="Times New Roman"/>
              </w:rPr>
              <w:t xml:space="preserve"> </w:t>
            </w:r>
            <w:r w:rsidRPr="009C3E78">
              <w:rPr>
                <w:rFonts w:ascii="Times New Roman" w:eastAsia="바탕체" w:hAnsi="Times New Roman"/>
              </w:rPr>
              <w:t>인수인은</w:t>
            </w:r>
            <w:r w:rsidRPr="009C3E78">
              <w:rPr>
                <w:rFonts w:ascii="Times New Roman" w:eastAsia="바탕체" w:hAnsi="Times New Roman"/>
              </w:rPr>
              <w:t xml:space="preserve"> </w:t>
            </w:r>
            <w:r w:rsidRPr="009C3E78">
              <w:rPr>
                <w:rFonts w:ascii="Times New Roman" w:eastAsia="바탕체" w:hAnsi="Times New Roman"/>
              </w:rPr>
              <w:t>다음의</w:t>
            </w:r>
            <w:r w:rsidRPr="009C3E78">
              <w:rPr>
                <w:rFonts w:ascii="Times New Roman" w:eastAsia="바탕체" w:hAnsi="Times New Roman"/>
              </w:rPr>
              <w:t xml:space="preserve"> </w:t>
            </w:r>
            <w:r w:rsidRPr="009C3E78">
              <w:rPr>
                <w:rFonts w:ascii="Times New Roman" w:eastAsia="바탕체" w:hAnsi="Times New Roman"/>
              </w:rPr>
              <w:t>경영사항에</w:t>
            </w:r>
            <w:r w:rsidRPr="009C3E78">
              <w:rPr>
                <w:rFonts w:ascii="Times New Roman" w:eastAsia="바탕체" w:hAnsi="Times New Roman"/>
              </w:rPr>
              <w:t xml:space="preserve"> </w:t>
            </w:r>
            <w:r w:rsidRPr="009C3E78">
              <w:rPr>
                <w:rFonts w:ascii="Times New Roman" w:eastAsia="바탕체" w:hAnsi="Times New Roman"/>
              </w:rPr>
              <w:t>대한</w:t>
            </w:r>
            <w:r w:rsidRPr="009C3E78">
              <w:rPr>
                <w:rFonts w:ascii="Times New Roman" w:eastAsia="바탕체" w:hAnsi="Times New Roman"/>
              </w:rPr>
              <w:t xml:space="preserve"> </w:t>
            </w:r>
            <w:proofErr w:type="spellStart"/>
            <w:r w:rsidRPr="009C3E78">
              <w:rPr>
                <w:rFonts w:ascii="Times New Roman" w:eastAsia="바탕체" w:hAnsi="Times New Roman"/>
                <w:b/>
                <w:u w:val="single"/>
              </w:rPr>
              <w:t>동의권</w:t>
            </w:r>
            <w:proofErr w:type="spellEnd"/>
            <w:r>
              <w:rPr>
                <w:rFonts w:ascii="Times New Roman" w:eastAsia="바탕체" w:hAnsi="Times New Roman"/>
              </w:rPr>
              <w:t>(10</w:t>
            </w:r>
            <w:r w:rsidRPr="009C3E78">
              <w:rPr>
                <w:rFonts w:ascii="Times New Roman" w:eastAsia="바탕체" w:hAnsi="Times New Roman"/>
              </w:rPr>
              <w:t>영업일전</w:t>
            </w:r>
            <w:r w:rsidRPr="009C3E78">
              <w:rPr>
                <w:rFonts w:ascii="Times New Roman" w:eastAsia="바탕체" w:hAnsi="Times New Roman"/>
              </w:rPr>
              <w:t xml:space="preserve"> </w:t>
            </w:r>
            <w:r w:rsidRPr="009C3E78">
              <w:rPr>
                <w:rFonts w:ascii="Times New Roman" w:eastAsia="바탕체" w:hAnsi="Times New Roman"/>
              </w:rPr>
              <w:t>사전</w:t>
            </w:r>
            <w:r w:rsidRPr="009C3E78">
              <w:rPr>
                <w:rFonts w:ascii="Times New Roman" w:eastAsia="바탕체" w:hAnsi="Times New Roman"/>
              </w:rPr>
              <w:t xml:space="preserve"> </w:t>
            </w:r>
            <w:r w:rsidRPr="009C3E78">
              <w:rPr>
                <w:rFonts w:ascii="Times New Roman" w:eastAsia="바탕체" w:hAnsi="Times New Roman"/>
              </w:rPr>
              <w:t>서면통지후</w:t>
            </w:r>
            <w:r w:rsidRPr="009C3E78">
              <w:rPr>
                <w:rFonts w:ascii="Times New Roman" w:eastAsia="바탕체" w:hAnsi="Times New Roman"/>
              </w:rPr>
              <w:t xml:space="preserve"> </w:t>
            </w:r>
            <w:r w:rsidRPr="009C3E78">
              <w:rPr>
                <w:rFonts w:ascii="Times New Roman" w:eastAsia="바탕체" w:hAnsi="Times New Roman"/>
              </w:rPr>
              <w:t>동의</w:t>
            </w:r>
            <w:r w:rsidRPr="009C3E78">
              <w:rPr>
                <w:rFonts w:ascii="Times New Roman" w:eastAsia="바탕체" w:hAnsi="Times New Roman"/>
              </w:rPr>
              <w:t xml:space="preserve"> </w:t>
            </w:r>
            <w:r w:rsidRPr="009C3E78">
              <w:rPr>
                <w:rFonts w:ascii="Times New Roman" w:eastAsia="바탕체" w:hAnsi="Times New Roman"/>
              </w:rPr>
              <w:t>받아야</w:t>
            </w:r>
            <w:r w:rsidRPr="009C3E78">
              <w:rPr>
                <w:rFonts w:ascii="Times New Roman" w:eastAsia="바탕체" w:hAnsi="Times New Roman"/>
              </w:rPr>
              <w:t xml:space="preserve"> </w:t>
            </w:r>
            <w:r w:rsidRPr="009C3E78">
              <w:rPr>
                <w:rFonts w:ascii="Times New Roman" w:eastAsia="바탕체" w:hAnsi="Times New Roman"/>
              </w:rPr>
              <w:t>함</w:t>
            </w:r>
            <w:r w:rsidRPr="009C3E78">
              <w:rPr>
                <w:rFonts w:ascii="Times New Roman" w:eastAsia="바탕체" w:hAnsi="Times New Roman"/>
              </w:rPr>
              <w:t>)</w:t>
            </w:r>
            <w:r w:rsidRPr="009C3E78">
              <w:rPr>
                <w:rFonts w:ascii="Times New Roman" w:eastAsia="바탕체" w:hAnsi="Times New Roman"/>
              </w:rPr>
              <w:t>을</w:t>
            </w:r>
            <w:r w:rsidRPr="009C3E78">
              <w:rPr>
                <w:rFonts w:ascii="Times New Roman" w:eastAsia="바탕체" w:hAnsi="Times New Roman"/>
              </w:rPr>
              <w:t xml:space="preserve"> </w:t>
            </w:r>
            <w:r w:rsidRPr="009C3E78">
              <w:rPr>
                <w:rFonts w:ascii="Times New Roman" w:eastAsia="바탕체" w:hAnsi="Times New Roman"/>
              </w:rPr>
              <w:t>가짐</w:t>
            </w:r>
            <w:r w:rsidRPr="009C3E78">
              <w:rPr>
                <w:rFonts w:ascii="Times New Roman" w:eastAsia="바탕체" w:hAnsi="Times New Roman"/>
              </w:rPr>
              <w:t>(</w:t>
            </w:r>
            <w:r w:rsidRPr="009C3E78">
              <w:rPr>
                <w:rFonts w:ascii="Times New Roman" w:eastAsia="바탕체" w:hAnsi="Times New Roman"/>
              </w:rPr>
              <w:t>제</w:t>
            </w:r>
            <w:r>
              <w:rPr>
                <w:rFonts w:ascii="Times New Roman" w:eastAsia="바탕체" w:hAnsi="Times New Roman"/>
              </w:rPr>
              <w:t>9</w:t>
            </w:r>
            <w:r>
              <w:rPr>
                <w:rFonts w:ascii="Times New Roman" w:eastAsia="바탕체" w:hAnsi="Times New Roman" w:hint="eastAsia"/>
              </w:rPr>
              <w:t>조</w:t>
            </w:r>
            <w:r>
              <w:rPr>
                <w:rFonts w:ascii="Times New Roman" w:eastAsia="바탕체" w:hAnsi="Times New Roman" w:hint="eastAsia"/>
              </w:rPr>
              <w:t xml:space="preserve"> </w:t>
            </w:r>
            <w:r>
              <w:rPr>
                <w:rFonts w:ascii="Times New Roman" w:eastAsia="바탕체" w:hAnsi="Times New Roman" w:hint="eastAsia"/>
              </w:rPr>
              <w:t>제</w:t>
            </w:r>
            <w:r>
              <w:rPr>
                <w:rFonts w:ascii="Times New Roman" w:eastAsia="바탕체" w:hAnsi="Times New Roman" w:hint="eastAsia"/>
              </w:rPr>
              <w:t>2</w:t>
            </w:r>
            <w:r>
              <w:rPr>
                <w:rFonts w:ascii="Times New Roman" w:eastAsia="바탕체" w:hAnsi="Times New Roman" w:hint="eastAsia"/>
              </w:rPr>
              <w:t>항</w:t>
            </w:r>
            <w:r w:rsidRPr="009C3E78">
              <w:rPr>
                <w:rFonts w:ascii="Times New Roman" w:eastAsia="바탕체" w:hAnsi="Times New Roman"/>
              </w:rPr>
              <w:t>)</w:t>
            </w:r>
          </w:p>
          <w:p w14:paraId="0FFE0300" w14:textId="77777777" w:rsidR="00676FEA" w:rsidRPr="009C3E78" w:rsidRDefault="00676FEA" w:rsidP="00935FD4">
            <w:pPr>
              <w:pStyle w:val="a5"/>
              <w:numPr>
                <w:ilvl w:val="0"/>
                <w:numId w:val="23"/>
              </w:numPr>
              <w:wordWrap/>
              <w:autoSpaceDE/>
              <w:autoSpaceDN/>
              <w:spacing w:line="460" w:lineRule="atLeast"/>
              <w:ind w:leftChars="0"/>
              <w:rPr>
                <w:rFonts w:ascii="Times New Roman" w:eastAsia="바탕체" w:hAnsi="Times New Roman"/>
              </w:rPr>
            </w:pPr>
            <w:r w:rsidRPr="009C3E78">
              <w:rPr>
                <w:rFonts w:ascii="Times New Roman" w:eastAsia="바탕체" w:hAnsi="Times New Roman"/>
              </w:rPr>
              <w:t>주식</w:t>
            </w:r>
            <w:r w:rsidRPr="009C3E78">
              <w:rPr>
                <w:rFonts w:ascii="Times New Roman" w:eastAsia="바탕체" w:hAnsi="Times New Roman"/>
              </w:rPr>
              <w:t xml:space="preserve">, </w:t>
            </w:r>
            <w:r w:rsidRPr="009C3E78">
              <w:rPr>
                <w:rFonts w:ascii="Times New Roman" w:eastAsia="바탕체" w:hAnsi="Times New Roman"/>
              </w:rPr>
              <w:t>전환사채</w:t>
            </w:r>
            <w:r w:rsidRPr="009C3E78">
              <w:rPr>
                <w:rFonts w:ascii="Times New Roman" w:eastAsia="바탕체" w:hAnsi="Times New Roman"/>
              </w:rPr>
              <w:t xml:space="preserve"> </w:t>
            </w:r>
            <w:r w:rsidRPr="009C3E78">
              <w:rPr>
                <w:rFonts w:ascii="Times New Roman" w:eastAsia="바탕체" w:hAnsi="Times New Roman"/>
              </w:rPr>
              <w:t>등의</w:t>
            </w:r>
            <w:r w:rsidRPr="009C3E78">
              <w:rPr>
                <w:rFonts w:ascii="Times New Roman" w:eastAsia="바탕체" w:hAnsi="Times New Roman"/>
              </w:rPr>
              <w:t xml:space="preserve"> </w:t>
            </w:r>
            <w:r w:rsidRPr="009C3E78">
              <w:rPr>
                <w:rFonts w:ascii="Times New Roman" w:eastAsia="바탕체" w:hAnsi="Times New Roman"/>
              </w:rPr>
              <w:t>발행</w:t>
            </w:r>
          </w:p>
          <w:p w14:paraId="0FFE0301" w14:textId="77777777" w:rsidR="00676FEA" w:rsidRDefault="00676FEA" w:rsidP="00935FD4">
            <w:pPr>
              <w:pStyle w:val="a5"/>
              <w:numPr>
                <w:ilvl w:val="0"/>
                <w:numId w:val="23"/>
              </w:numPr>
              <w:wordWrap/>
              <w:autoSpaceDE/>
              <w:autoSpaceDN/>
              <w:spacing w:line="460" w:lineRule="atLeast"/>
              <w:ind w:leftChars="0"/>
              <w:rPr>
                <w:rFonts w:ascii="Times New Roman" w:eastAsia="바탕체" w:hAnsi="Times New Roman"/>
              </w:rPr>
            </w:pPr>
            <w:r>
              <w:rPr>
                <w:rFonts w:ascii="Times New Roman" w:eastAsia="바탕체" w:hAnsi="Times New Roman" w:hint="eastAsia"/>
              </w:rPr>
              <w:t>법령</w:t>
            </w:r>
            <w:r>
              <w:rPr>
                <w:rFonts w:ascii="Times New Roman" w:eastAsia="바탕체" w:hAnsi="Times New Roman" w:hint="eastAsia"/>
              </w:rPr>
              <w:t xml:space="preserve"> </w:t>
            </w:r>
            <w:r>
              <w:rPr>
                <w:rFonts w:ascii="Times New Roman" w:eastAsia="바탕체" w:hAnsi="Times New Roman" w:hint="eastAsia"/>
              </w:rPr>
              <w:t>또는</w:t>
            </w:r>
            <w:r>
              <w:rPr>
                <w:rFonts w:ascii="Times New Roman" w:eastAsia="바탕체" w:hAnsi="Times New Roman" w:hint="eastAsia"/>
              </w:rPr>
              <w:t xml:space="preserve"> </w:t>
            </w:r>
            <w:r>
              <w:rPr>
                <w:rFonts w:ascii="Times New Roman" w:eastAsia="바탕체" w:hAnsi="Times New Roman" w:hint="eastAsia"/>
              </w:rPr>
              <w:t>정관에</w:t>
            </w:r>
            <w:r>
              <w:rPr>
                <w:rFonts w:ascii="Times New Roman" w:eastAsia="바탕체" w:hAnsi="Times New Roman" w:hint="eastAsia"/>
              </w:rPr>
              <w:t xml:space="preserve"> </w:t>
            </w:r>
            <w:r>
              <w:rPr>
                <w:rFonts w:ascii="Times New Roman" w:eastAsia="바탕체" w:hAnsi="Times New Roman" w:hint="eastAsia"/>
              </w:rPr>
              <w:t>의하여</w:t>
            </w:r>
            <w:r>
              <w:rPr>
                <w:rFonts w:ascii="Times New Roman" w:eastAsia="바탕체" w:hAnsi="Times New Roman" w:hint="eastAsia"/>
              </w:rPr>
              <w:t xml:space="preserve"> </w:t>
            </w:r>
            <w:r>
              <w:rPr>
                <w:rFonts w:ascii="Times New Roman" w:eastAsia="바탕체" w:hAnsi="Times New Roman" w:hint="eastAsia"/>
              </w:rPr>
              <w:t>주주총회나</w:t>
            </w:r>
            <w:r>
              <w:rPr>
                <w:rFonts w:ascii="Times New Roman" w:eastAsia="바탕체" w:hAnsi="Times New Roman" w:hint="eastAsia"/>
              </w:rPr>
              <w:t xml:space="preserve"> </w:t>
            </w:r>
            <w:r>
              <w:rPr>
                <w:rFonts w:ascii="Times New Roman" w:eastAsia="바탕체" w:hAnsi="Times New Roman" w:hint="eastAsia"/>
              </w:rPr>
              <w:t>이사회결의를</w:t>
            </w:r>
            <w:r>
              <w:rPr>
                <w:rFonts w:ascii="Times New Roman" w:eastAsia="바탕체" w:hAnsi="Times New Roman" w:hint="eastAsia"/>
              </w:rPr>
              <w:t xml:space="preserve"> </w:t>
            </w:r>
            <w:r>
              <w:rPr>
                <w:rFonts w:ascii="Times New Roman" w:eastAsia="바탕체" w:hAnsi="Times New Roman" w:hint="eastAsia"/>
              </w:rPr>
              <w:t>요하는</w:t>
            </w:r>
            <w:r>
              <w:rPr>
                <w:rFonts w:ascii="Times New Roman" w:eastAsia="바탕체" w:hAnsi="Times New Roman" w:hint="eastAsia"/>
              </w:rPr>
              <w:t xml:space="preserve"> </w:t>
            </w:r>
            <w:r>
              <w:rPr>
                <w:rFonts w:ascii="Times New Roman" w:eastAsia="바탕체" w:hAnsi="Times New Roman" w:hint="eastAsia"/>
              </w:rPr>
              <w:t>사항</w:t>
            </w:r>
            <w:r>
              <w:rPr>
                <w:rFonts w:ascii="Times New Roman" w:eastAsia="바탕체" w:hAnsi="Times New Roman" w:hint="eastAsia"/>
              </w:rPr>
              <w:t>(</w:t>
            </w:r>
            <w:r>
              <w:rPr>
                <w:rFonts w:ascii="Times New Roman" w:eastAsia="바탕체" w:hAnsi="Times New Roman" w:hint="eastAsia"/>
              </w:rPr>
              <w:t>합병</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분할</w:t>
            </w:r>
            <w:r>
              <w:rPr>
                <w:rFonts w:ascii="Times New Roman" w:eastAsia="바탕체" w:hAnsi="Times New Roman" w:hint="eastAsia"/>
              </w:rPr>
              <w:t xml:space="preserve">, </w:t>
            </w:r>
            <w:r>
              <w:rPr>
                <w:rFonts w:ascii="Times New Roman" w:eastAsia="바탕체" w:hAnsi="Times New Roman" w:hint="eastAsia"/>
              </w:rPr>
              <w:t>청산</w:t>
            </w:r>
            <w:r>
              <w:rPr>
                <w:rFonts w:ascii="Times New Roman" w:eastAsia="바탕체" w:hAnsi="Times New Roman" w:hint="eastAsia"/>
              </w:rPr>
              <w:t xml:space="preserve"> </w:t>
            </w:r>
            <w:r>
              <w:rPr>
                <w:rFonts w:ascii="Times New Roman" w:eastAsia="바탕체" w:hAnsi="Times New Roman" w:hint="eastAsia"/>
              </w:rPr>
              <w:t>등</w:t>
            </w:r>
            <w:r>
              <w:rPr>
                <w:rFonts w:ascii="Times New Roman" w:eastAsia="바탕체" w:hAnsi="Times New Roman" w:hint="eastAsia"/>
              </w:rPr>
              <w:t>)</w:t>
            </w:r>
          </w:p>
          <w:p w14:paraId="0FFE0302" w14:textId="77777777" w:rsidR="00676FEA" w:rsidRDefault="00676FEA" w:rsidP="00935FD4">
            <w:pPr>
              <w:pStyle w:val="a5"/>
              <w:numPr>
                <w:ilvl w:val="0"/>
                <w:numId w:val="23"/>
              </w:numPr>
              <w:wordWrap/>
              <w:autoSpaceDE/>
              <w:autoSpaceDN/>
              <w:spacing w:line="460" w:lineRule="atLeast"/>
              <w:ind w:leftChars="0"/>
              <w:rPr>
                <w:rFonts w:ascii="Times New Roman" w:eastAsia="바탕체" w:hAnsi="Times New Roman"/>
              </w:rPr>
            </w:pPr>
            <w:r>
              <w:rPr>
                <w:rFonts w:ascii="Times New Roman" w:eastAsia="바탕체" w:hAnsi="Times New Roman" w:hint="eastAsia"/>
              </w:rPr>
              <w:t>사업의</w:t>
            </w:r>
            <w:r>
              <w:rPr>
                <w:rFonts w:ascii="Times New Roman" w:eastAsia="바탕체" w:hAnsi="Times New Roman" w:hint="eastAsia"/>
              </w:rPr>
              <w:t xml:space="preserve"> </w:t>
            </w:r>
            <w:r>
              <w:rPr>
                <w:rFonts w:ascii="Times New Roman" w:eastAsia="바탕체" w:hAnsi="Times New Roman" w:hint="eastAsia"/>
              </w:rPr>
              <w:t>포기</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중단</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중대한</w:t>
            </w:r>
            <w:r>
              <w:rPr>
                <w:rFonts w:ascii="Times New Roman" w:eastAsia="바탕체" w:hAnsi="Times New Roman" w:hint="eastAsia"/>
              </w:rPr>
              <w:t xml:space="preserve"> </w:t>
            </w:r>
            <w:r>
              <w:rPr>
                <w:rFonts w:ascii="Times New Roman" w:eastAsia="바탕체" w:hAnsi="Times New Roman" w:hint="eastAsia"/>
              </w:rPr>
              <w:t>변경</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신규</w:t>
            </w:r>
            <w:r>
              <w:rPr>
                <w:rFonts w:ascii="Times New Roman" w:eastAsia="바탕체" w:hAnsi="Times New Roman" w:hint="eastAsia"/>
              </w:rPr>
              <w:t xml:space="preserve"> </w:t>
            </w:r>
            <w:r>
              <w:rPr>
                <w:rFonts w:ascii="Times New Roman" w:eastAsia="바탕체" w:hAnsi="Times New Roman" w:hint="eastAsia"/>
              </w:rPr>
              <w:t>사업의</w:t>
            </w:r>
            <w:r>
              <w:rPr>
                <w:rFonts w:ascii="Times New Roman" w:eastAsia="바탕체" w:hAnsi="Times New Roman" w:hint="eastAsia"/>
              </w:rPr>
              <w:t xml:space="preserve"> </w:t>
            </w:r>
            <w:r>
              <w:rPr>
                <w:rFonts w:ascii="Times New Roman" w:eastAsia="바탕체" w:hAnsi="Times New Roman" w:hint="eastAsia"/>
              </w:rPr>
              <w:t>진출</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중요재산</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영업의</w:t>
            </w:r>
            <w:r>
              <w:rPr>
                <w:rFonts w:ascii="Times New Roman" w:eastAsia="바탕체" w:hAnsi="Times New Roman" w:hint="eastAsia"/>
              </w:rPr>
              <w:t xml:space="preserve"> </w:t>
            </w:r>
            <w:r>
              <w:rPr>
                <w:rFonts w:ascii="Times New Roman" w:eastAsia="바탕체" w:hAnsi="Times New Roman" w:hint="eastAsia"/>
              </w:rPr>
              <w:t>매각</w:t>
            </w:r>
            <w:r>
              <w:rPr>
                <w:rFonts w:ascii="Times New Roman" w:eastAsia="바탕체" w:hAnsi="Times New Roman" w:hint="eastAsia"/>
              </w:rPr>
              <w:t xml:space="preserve"> </w:t>
            </w:r>
            <w:r>
              <w:rPr>
                <w:rFonts w:ascii="Times New Roman" w:eastAsia="바탕체" w:hAnsi="Times New Roman" w:hint="eastAsia"/>
              </w:rPr>
              <w:t>또는</w:t>
            </w:r>
            <w:r>
              <w:rPr>
                <w:rFonts w:ascii="Times New Roman" w:eastAsia="바탕체" w:hAnsi="Times New Roman" w:hint="eastAsia"/>
              </w:rPr>
              <w:t xml:space="preserve"> </w:t>
            </w:r>
            <w:r>
              <w:rPr>
                <w:rFonts w:ascii="Times New Roman" w:eastAsia="바탕체" w:hAnsi="Times New Roman" w:hint="eastAsia"/>
              </w:rPr>
              <w:t>매입</w:t>
            </w:r>
            <w:r>
              <w:rPr>
                <w:rFonts w:ascii="Times New Roman" w:eastAsia="바탕체" w:hAnsi="Times New Roman" w:hint="eastAsia"/>
              </w:rPr>
              <w:t xml:space="preserve"> </w:t>
            </w:r>
            <w:r>
              <w:rPr>
                <w:rFonts w:ascii="Times New Roman" w:eastAsia="바탕체" w:hAnsi="Times New Roman" w:hint="eastAsia"/>
              </w:rPr>
              <w:t>등</w:t>
            </w:r>
          </w:p>
          <w:p w14:paraId="0FFE0303" w14:textId="77777777" w:rsidR="00676FEA" w:rsidRDefault="00676FEA" w:rsidP="00935FD4">
            <w:pPr>
              <w:pStyle w:val="a5"/>
              <w:numPr>
                <w:ilvl w:val="0"/>
                <w:numId w:val="23"/>
              </w:numPr>
              <w:wordWrap/>
              <w:autoSpaceDE/>
              <w:autoSpaceDN/>
              <w:spacing w:line="460" w:lineRule="atLeast"/>
              <w:ind w:leftChars="0"/>
              <w:rPr>
                <w:rFonts w:ascii="Times New Roman" w:eastAsia="바탕체" w:hAnsi="Times New Roman"/>
              </w:rPr>
            </w:pPr>
            <w:r>
              <w:rPr>
                <w:rFonts w:ascii="Times New Roman" w:eastAsia="바탕체" w:hAnsi="Times New Roman" w:hint="eastAsia"/>
              </w:rPr>
              <w:t>주주</w:t>
            </w:r>
            <w:r>
              <w:rPr>
                <w:rFonts w:ascii="Times New Roman" w:eastAsia="바탕체" w:hAnsi="Times New Roman" w:hint="eastAsia"/>
              </w:rPr>
              <w:t>,</w:t>
            </w:r>
            <w:r>
              <w:rPr>
                <w:rFonts w:ascii="Times New Roman" w:eastAsia="바탕체" w:hAnsi="Times New Roman"/>
              </w:rPr>
              <w:t xml:space="preserve"> </w:t>
            </w:r>
            <w:r>
              <w:rPr>
                <w:rFonts w:ascii="Times New Roman" w:eastAsia="바탕체" w:hAnsi="Times New Roman" w:hint="eastAsia"/>
              </w:rPr>
              <w:t>임직원</w:t>
            </w:r>
            <w:r>
              <w:rPr>
                <w:rFonts w:ascii="Times New Roman" w:eastAsia="바탕체" w:hAnsi="Times New Roman" w:hint="eastAsia"/>
              </w:rPr>
              <w:t xml:space="preserve">, </w:t>
            </w:r>
            <w:r>
              <w:rPr>
                <w:rFonts w:ascii="Times New Roman" w:eastAsia="바탕체" w:hAnsi="Times New Roman" w:hint="eastAsia"/>
              </w:rPr>
              <w:t>계열회사</w:t>
            </w:r>
            <w:r>
              <w:rPr>
                <w:rFonts w:ascii="Times New Roman" w:eastAsia="바탕체" w:hAnsi="Times New Roman" w:hint="eastAsia"/>
              </w:rPr>
              <w:t xml:space="preserve"> </w:t>
            </w:r>
            <w:r>
              <w:rPr>
                <w:rFonts w:ascii="Times New Roman" w:eastAsia="바탕체" w:hAnsi="Times New Roman" w:hint="eastAsia"/>
              </w:rPr>
              <w:t>등</w:t>
            </w:r>
            <w:r>
              <w:rPr>
                <w:rFonts w:ascii="Times New Roman" w:eastAsia="바탕체" w:hAnsi="Times New Roman" w:hint="eastAsia"/>
              </w:rPr>
              <w:t xml:space="preserve"> </w:t>
            </w:r>
            <w:r>
              <w:rPr>
                <w:rFonts w:ascii="Times New Roman" w:eastAsia="바탕체" w:hAnsi="Times New Roman" w:hint="eastAsia"/>
              </w:rPr>
              <w:t>특수관계인과의</w:t>
            </w:r>
            <w:r>
              <w:rPr>
                <w:rFonts w:ascii="Times New Roman" w:eastAsia="바탕체" w:hAnsi="Times New Roman" w:hint="eastAsia"/>
              </w:rPr>
              <w:t xml:space="preserve"> </w:t>
            </w:r>
            <w:r>
              <w:rPr>
                <w:rFonts w:ascii="Times New Roman" w:eastAsia="바탕체" w:hAnsi="Times New Roman" w:hint="eastAsia"/>
              </w:rPr>
              <w:t>거래</w:t>
            </w:r>
          </w:p>
          <w:p w14:paraId="0FFE0304" w14:textId="77777777" w:rsidR="00676FEA" w:rsidRPr="009C3E78" w:rsidRDefault="00676FEA" w:rsidP="00935FD4">
            <w:pPr>
              <w:pStyle w:val="a5"/>
              <w:numPr>
                <w:ilvl w:val="0"/>
                <w:numId w:val="23"/>
              </w:numPr>
              <w:wordWrap/>
              <w:autoSpaceDE/>
              <w:autoSpaceDN/>
              <w:spacing w:line="460" w:lineRule="atLeast"/>
              <w:ind w:leftChars="0"/>
              <w:rPr>
                <w:rFonts w:ascii="Times New Roman" w:eastAsia="바탕체" w:hAnsi="Times New Roman"/>
              </w:rPr>
            </w:pPr>
            <w:r>
              <w:rPr>
                <w:rFonts w:ascii="Times New Roman" w:eastAsia="바탕체" w:hAnsi="Times New Roman" w:hint="eastAsia"/>
              </w:rPr>
              <w:t>대표이사의</w:t>
            </w:r>
            <w:r>
              <w:rPr>
                <w:rFonts w:ascii="Times New Roman" w:eastAsia="바탕체" w:hAnsi="Times New Roman" w:hint="eastAsia"/>
              </w:rPr>
              <w:t xml:space="preserve"> </w:t>
            </w:r>
            <w:r>
              <w:rPr>
                <w:rFonts w:ascii="Times New Roman" w:eastAsia="바탕체" w:hAnsi="Times New Roman" w:hint="eastAsia"/>
              </w:rPr>
              <w:t>변경</w:t>
            </w:r>
          </w:p>
          <w:p w14:paraId="0FFE0305" w14:textId="77777777" w:rsidR="00676FEA" w:rsidRPr="009C3E78" w:rsidRDefault="00676FEA" w:rsidP="00935FD4">
            <w:pPr>
              <w:pStyle w:val="a5"/>
              <w:numPr>
                <w:ilvl w:val="0"/>
                <w:numId w:val="23"/>
              </w:numPr>
              <w:wordWrap/>
              <w:autoSpaceDE/>
              <w:autoSpaceDN/>
              <w:spacing w:line="460" w:lineRule="atLeast"/>
              <w:ind w:leftChars="0"/>
              <w:rPr>
                <w:rFonts w:ascii="Times New Roman" w:eastAsia="바탕체" w:hAnsi="Times New Roman"/>
              </w:rPr>
            </w:pPr>
            <w:r w:rsidRPr="009C3E78">
              <w:rPr>
                <w:rFonts w:ascii="Times New Roman" w:eastAsia="바탕체" w:hAnsi="Times New Roman"/>
              </w:rPr>
              <w:t>Etc.</w:t>
            </w:r>
          </w:p>
          <w:p w14:paraId="0FFE0306" w14:textId="77777777" w:rsidR="00676FEA" w:rsidRPr="009C3E78" w:rsidRDefault="00676FEA" w:rsidP="00935FD4">
            <w:pPr>
              <w:pStyle w:val="a5"/>
              <w:numPr>
                <w:ilvl w:val="1"/>
                <w:numId w:val="22"/>
              </w:numPr>
              <w:wordWrap/>
              <w:spacing w:line="460" w:lineRule="atLeast"/>
              <w:ind w:leftChars="0"/>
              <w:rPr>
                <w:rFonts w:ascii="Times New Roman" w:eastAsia="바탕체" w:hAnsi="Times New Roman"/>
              </w:rPr>
            </w:pPr>
            <w:r w:rsidRPr="009C3E78">
              <w:rPr>
                <w:rFonts w:ascii="Times New Roman" w:eastAsia="바탕체" w:hAnsi="Times New Roman"/>
              </w:rPr>
              <w:t>사전통지권</w:t>
            </w:r>
            <w:r w:rsidRPr="009C3E78">
              <w:rPr>
                <w:rFonts w:ascii="Times New Roman" w:eastAsia="바탕체" w:hAnsi="Times New Roman"/>
              </w:rPr>
              <w:t>(</w:t>
            </w:r>
            <w:r w:rsidRPr="009C3E78">
              <w:rPr>
                <w:rFonts w:ascii="Times New Roman" w:eastAsia="바탕체" w:hAnsi="Times New Roman"/>
              </w:rPr>
              <w:t>제</w:t>
            </w:r>
            <w:r>
              <w:rPr>
                <w:rFonts w:ascii="Times New Roman" w:eastAsia="바탕체" w:hAnsi="Times New Roman"/>
              </w:rPr>
              <w:t>9</w:t>
            </w:r>
            <w:r>
              <w:rPr>
                <w:rFonts w:ascii="Times New Roman" w:eastAsia="바탕체" w:hAnsi="Times New Roman" w:hint="eastAsia"/>
              </w:rPr>
              <w:t>조</w:t>
            </w:r>
            <w:r>
              <w:rPr>
                <w:rFonts w:ascii="Times New Roman" w:eastAsia="바탕체" w:hAnsi="Times New Roman" w:hint="eastAsia"/>
              </w:rPr>
              <w:t xml:space="preserve"> </w:t>
            </w:r>
            <w:r>
              <w:rPr>
                <w:rFonts w:ascii="Times New Roman" w:eastAsia="바탕체" w:hAnsi="Times New Roman" w:hint="eastAsia"/>
              </w:rPr>
              <w:t>제</w:t>
            </w:r>
            <w:r>
              <w:rPr>
                <w:rFonts w:ascii="Times New Roman" w:eastAsia="바탕체" w:hAnsi="Times New Roman" w:hint="eastAsia"/>
              </w:rPr>
              <w:t>1</w:t>
            </w:r>
            <w:r>
              <w:rPr>
                <w:rFonts w:ascii="Times New Roman" w:eastAsia="바탕체" w:hAnsi="Times New Roman" w:hint="eastAsia"/>
              </w:rPr>
              <w:t>항</w:t>
            </w:r>
            <w:r w:rsidRPr="009C3E78">
              <w:rPr>
                <w:rFonts w:ascii="Times New Roman" w:eastAsia="바탕체" w:hAnsi="Times New Roman"/>
              </w:rPr>
              <w:t xml:space="preserve">), </w:t>
            </w:r>
            <w:r w:rsidRPr="009C3E78">
              <w:rPr>
                <w:rFonts w:ascii="Times New Roman" w:eastAsia="바탕체" w:hAnsi="Times New Roman"/>
              </w:rPr>
              <w:t>사후통지</w:t>
            </w:r>
            <w:r w:rsidRPr="009C3E78">
              <w:rPr>
                <w:rFonts w:ascii="Times New Roman" w:eastAsia="바탕체" w:hAnsi="Times New Roman"/>
              </w:rPr>
              <w:t xml:space="preserve"> </w:t>
            </w:r>
            <w:r w:rsidRPr="009C3E78">
              <w:rPr>
                <w:rFonts w:ascii="Times New Roman" w:eastAsia="바탕체" w:hAnsi="Times New Roman"/>
              </w:rPr>
              <w:t>등</w:t>
            </w:r>
            <w:r w:rsidRPr="009C3E78">
              <w:rPr>
                <w:rFonts w:ascii="Times New Roman" w:eastAsia="바탕체" w:hAnsi="Times New Roman"/>
              </w:rPr>
              <w:t>(</w:t>
            </w:r>
            <w:r w:rsidRPr="009C3E78">
              <w:rPr>
                <w:rFonts w:ascii="Times New Roman" w:eastAsia="바탕체" w:hAnsi="Times New Roman"/>
              </w:rPr>
              <w:t>제</w:t>
            </w:r>
            <w:r>
              <w:rPr>
                <w:rFonts w:ascii="Times New Roman" w:eastAsia="바탕체" w:hAnsi="Times New Roman"/>
              </w:rPr>
              <w:t>10</w:t>
            </w:r>
            <w:r w:rsidRPr="009C3E78">
              <w:rPr>
                <w:rFonts w:ascii="Times New Roman" w:eastAsia="바탕체" w:hAnsi="Times New Roman"/>
              </w:rPr>
              <w:t>조</w:t>
            </w:r>
            <w:r w:rsidRPr="009C3E78">
              <w:rPr>
                <w:rFonts w:ascii="Times New Roman" w:eastAsia="바탕체" w:hAnsi="Times New Roman"/>
              </w:rPr>
              <w:t>)</w:t>
            </w:r>
          </w:p>
          <w:p w14:paraId="0FFE0307" w14:textId="77777777" w:rsidR="00676FEA" w:rsidRPr="009C3E78" w:rsidRDefault="00676FEA" w:rsidP="00935FD4">
            <w:pPr>
              <w:pStyle w:val="a5"/>
              <w:numPr>
                <w:ilvl w:val="1"/>
                <w:numId w:val="22"/>
              </w:numPr>
              <w:wordWrap/>
              <w:spacing w:line="460" w:lineRule="atLeast"/>
              <w:ind w:leftChars="0"/>
              <w:rPr>
                <w:rFonts w:ascii="Times New Roman" w:eastAsia="바탕체" w:hAnsi="Times New Roman"/>
              </w:rPr>
            </w:pPr>
            <w:r w:rsidRPr="009C3E78">
              <w:rPr>
                <w:rFonts w:ascii="Times New Roman" w:eastAsia="바탕체" w:hAnsi="Times New Roman"/>
              </w:rPr>
              <w:t>회계법인</w:t>
            </w:r>
            <w:r w:rsidRPr="009C3E78">
              <w:rPr>
                <w:rFonts w:ascii="Times New Roman" w:eastAsia="바탕체" w:hAnsi="Times New Roman"/>
              </w:rPr>
              <w:t xml:space="preserve"> </w:t>
            </w:r>
            <w:r w:rsidRPr="009C3E78">
              <w:rPr>
                <w:rFonts w:ascii="Times New Roman" w:eastAsia="바탕체" w:hAnsi="Times New Roman"/>
              </w:rPr>
              <w:t>지명권</w:t>
            </w:r>
            <w:r w:rsidRPr="009C3E78">
              <w:rPr>
                <w:rFonts w:ascii="Times New Roman" w:eastAsia="바탕체" w:hAnsi="Times New Roman"/>
              </w:rPr>
              <w:t>(</w:t>
            </w:r>
            <w:r w:rsidRPr="009C3E78">
              <w:rPr>
                <w:rFonts w:ascii="Times New Roman" w:eastAsia="바탕체" w:hAnsi="Times New Roman"/>
              </w:rPr>
              <w:t>제</w:t>
            </w:r>
            <w:r>
              <w:rPr>
                <w:rFonts w:ascii="Times New Roman" w:eastAsia="바탕체" w:hAnsi="Times New Roman"/>
              </w:rPr>
              <w:t>11</w:t>
            </w:r>
            <w:r w:rsidRPr="009C3E78">
              <w:rPr>
                <w:rFonts w:ascii="Times New Roman" w:eastAsia="바탕체" w:hAnsi="Times New Roman"/>
              </w:rPr>
              <w:t>조</w:t>
            </w:r>
            <w:r w:rsidRPr="009C3E78">
              <w:rPr>
                <w:rFonts w:ascii="Times New Roman" w:eastAsia="바탕체" w:hAnsi="Times New Roman"/>
              </w:rPr>
              <w:t>)</w:t>
            </w:r>
          </w:p>
          <w:p w14:paraId="0FFE0308" w14:textId="77777777" w:rsidR="00676FEA" w:rsidRPr="009C3E78" w:rsidRDefault="00676FEA" w:rsidP="00935FD4">
            <w:pPr>
              <w:pStyle w:val="a5"/>
              <w:numPr>
                <w:ilvl w:val="1"/>
                <w:numId w:val="22"/>
              </w:numPr>
              <w:wordWrap/>
              <w:spacing w:line="460" w:lineRule="atLeast"/>
              <w:ind w:leftChars="0"/>
              <w:rPr>
                <w:rFonts w:ascii="Times New Roman" w:eastAsia="바탕체" w:hAnsi="Times New Roman"/>
              </w:rPr>
            </w:pPr>
            <w:r w:rsidRPr="009C3E78">
              <w:rPr>
                <w:rFonts w:ascii="Times New Roman" w:eastAsia="바탕체" w:hAnsi="Times New Roman"/>
              </w:rPr>
              <w:t>회사는</w:t>
            </w:r>
            <w:r>
              <w:rPr>
                <w:rFonts w:ascii="Times New Roman" w:eastAsia="바탕체" w:hAnsi="Times New Roman"/>
              </w:rPr>
              <w:t xml:space="preserve"> </w:t>
            </w:r>
            <w:r>
              <w:rPr>
                <w:rFonts w:ascii="Times New Roman" w:eastAsia="바탕체" w:hAnsi="Times New Roman" w:hint="eastAsia"/>
              </w:rPr>
              <w:t>가능한</w:t>
            </w:r>
            <w:r>
              <w:rPr>
                <w:rFonts w:ascii="Times New Roman" w:eastAsia="바탕체" w:hAnsi="Times New Roman" w:hint="eastAsia"/>
              </w:rPr>
              <w:t xml:space="preserve"> </w:t>
            </w:r>
            <w:r>
              <w:rPr>
                <w:rFonts w:ascii="Times New Roman" w:eastAsia="바탕체" w:hAnsi="Times New Roman" w:hint="eastAsia"/>
              </w:rPr>
              <w:t>이른</w:t>
            </w:r>
            <w:r>
              <w:rPr>
                <w:rFonts w:ascii="Times New Roman" w:eastAsia="바탕체" w:hAnsi="Times New Roman" w:hint="eastAsia"/>
              </w:rPr>
              <w:t xml:space="preserve"> </w:t>
            </w:r>
            <w:r>
              <w:rPr>
                <w:rFonts w:ascii="Times New Roman" w:eastAsia="바탕체" w:hAnsi="Times New Roman" w:hint="eastAsia"/>
              </w:rPr>
              <w:t>시간</w:t>
            </w:r>
            <w:r>
              <w:rPr>
                <w:rFonts w:ascii="Times New Roman" w:eastAsia="바탕체" w:hAnsi="Times New Roman" w:hint="eastAsia"/>
              </w:rPr>
              <w:t xml:space="preserve"> </w:t>
            </w:r>
            <w:r>
              <w:rPr>
                <w:rFonts w:ascii="Times New Roman" w:eastAsia="바탕체" w:hAnsi="Times New Roman" w:hint="eastAsia"/>
              </w:rPr>
              <w:t>내에</w:t>
            </w:r>
            <w:r w:rsidRPr="009C3E78">
              <w:rPr>
                <w:rFonts w:ascii="Times New Roman" w:eastAsia="바탕체" w:hAnsi="Times New Roman"/>
              </w:rPr>
              <w:t xml:space="preserve"> IPO </w:t>
            </w:r>
            <w:r w:rsidRPr="009C3E78">
              <w:rPr>
                <w:rFonts w:ascii="Times New Roman" w:eastAsia="바탕체" w:hAnsi="Times New Roman"/>
              </w:rPr>
              <w:t>상장을</w:t>
            </w:r>
            <w:r w:rsidRPr="009C3E78">
              <w:rPr>
                <w:rFonts w:ascii="Times New Roman" w:eastAsia="바탕체" w:hAnsi="Times New Roman"/>
              </w:rPr>
              <w:t xml:space="preserve"> </w:t>
            </w:r>
            <w:r w:rsidRPr="009C3E78">
              <w:rPr>
                <w:rFonts w:ascii="Times New Roman" w:eastAsia="바탕체" w:hAnsi="Times New Roman"/>
              </w:rPr>
              <w:t>추진해야</w:t>
            </w:r>
            <w:r w:rsidRPr="009C3E78">
              <w:rPr>
                <w:rFonts w:ascii="Times New Roman" w:eastAsia="바탕체" w:hAnsi="Times New Roman"/>
              </w:rPr>
              <w:t xml:space="preserve"> </w:t>
            </w:r>
            <w:r w:rsidRPr="009C3E78">
              <w:rPr>
                <w:rFonts w:ascii="Times New Roman" w:eastAsia="바탕체" w:hAnsi="Times New Roman"/>
              </w:rPr>
              <w:t>함</w:t>
            </w:r>
            <w:r w:rsidRPr="009C3E78">
              <w:rPr>
                <w:rFonts w:ascii="Times New Roman" w:eastAsia="바탕체" w:hAnsi="Times New Roman"/>
              </w:rPr>
              <w:t>(</w:t>
            </w:r>
            <w:r w:rsidRPr="009C3E78">
              <w:rPr>
                <w:rFonts w:ascii="Times New Roman" w:eastAsia="바탕체" w:hAnsi="Times New Roman"/>
              </w:rPr>
              <w:t>제</w:t>
            </w:r>
            <w:r>
              <w:rPr>
                <w:rFonts w:ascii="Times New Roman" w:eastAsia="바탕체" w:hAnsi="Times New Roman"/>
              </w:rPr>
              <w:t>13</w:t>
            </w:r>
            <w:r w:rsidRPr="009C3E78">
              <w:rPr>
                <w:rFonts w:ascii="Times New Roman" w:eastAsia="바탕체" w:hAnsi="Times New Roman"/>
              </w:rPr>
              <w:t>조</w:t>
            </w:r>
            <w:r w:rsidRPr="009C3E78">
              <w:rPr>
                <w:rFonts w:ascii="Times New Roman" w:eastAsia="바탕체" w:hAnsi="Times New Roman"/>
              </w:rPr>
              <w:t>).</w:t>
            </w:r>
          </w:p>
          <w:p w14:paraId="0FFE0309" w14:textId="77777777" w:rsidR="00676FEA" w:rsidRPr="009C3E78" w:rsidRDefault="00676FEA" w:rsidP="00935FD4">
            <w:pPr>
              <w:pStyle w:val="a5"/>
              <w:numPr>
                <w:ilvl w:val="1"/>
                <w:numId w:val="22"/>
              </w:numPr>
              <w:wordWrap/>
              <w:spacing w:line="460" w:lineRule="atLeast"/>
              <w:ind w:leftChars="0"/>
              <w:rPr>
                <w:rFonts w:ascii="Times New Roman" w:eastAsia="바탕체" w:hAnsi="Times New Roman"/>
              </w:rPr>
            </w:pPr>
            <w:r w:rsidRPr="00611AA3">
              <w:rPr>
                <w:rFonts w:ascii="Times New Roman" w:eastAsia="바탕체" w:hAnsi="Times New Roman"/>
              </w:rPr>
              <w:t>신규증권</w:t>
            </w:r>
            <w:r w:rsidRPr="00611AA3">
              <w:rPr>
                <w:rFonts w:ascii="Times New Roman" w:eastAsia="바탕체" w:hAnsi="Times New Roman"/>
              </w:rPr>
              <w:t xml:space="preserve"> </w:t>
            </w:r>
            <w:proofErr w:type="spellStart"/>
            <w:r w:rsidRPr="00611AA3">
              <w:rPr>
                <w:rFonts w:ascii="Times New Roman" w:eastAsia="바탕체" w:hAnsi="Times New Roman"/>
              </w:rPr>
              <w:t>발행</w:t>
            </w:r>
            <w:r>
              <w:rPr>
                <w:rFonts w:ascii="Times New Roman" w:eastAsia="바탕체" w:hAnsi="Times New Roman" w:hint="eastAsia"/>
              </w:rPr>
              <w:t>시</w:t>
            </w:r>
            <w:proofErr w:type="spellEnd"/>
            <w:r>
              <w:rPr>
                <w:rFonts w:ascii="Times New Roman" w:eastAsia="바탕체" w:hAnsi="Times New Roman" w:hint="eastAsia"/>
              </w:rPr>
              <w:t xml:space="preserve"> </w:t>
            </w:r>
            <w:r>
              <w:rPr>
                <w:rFonts w:ascii="Times New Roman" w:eastAsia="바탕체" w:hAnsi="Times New Roman" w:hint="eastAsia"/>
              </w:rPr>
              <w:t>우선권</w:t>
            </w:r>
            <w:r w:rsidRPr="00611AA3">
              <w:rPr>
                <w:rFonts w:ascii="Times New Roman" w:eastAsia="바탕체" w:hAnsi="Times New Roman"/>
              </w:rPr>
              <w:t>:</w:t>
            </w:r>
            <w:r w:rsidRPr="009C3E78">
              <w:rPr>
                <w:rFonts w:ascii="Times New Roman" w:eastAsia="바탕체" w:hAnsi="Times New Roman"/>
              </w:rPr>
              <w:t xml:space="preserve"> </w:t>
            </w:r>
            <w:r w:rsidRPr="009C3E78">
              <w:rPr>
                <w:rFonts w:ascii="Times New Roman" w:eastAsia="바탕체" w:hAnsi="Times New Roman"/>
              </w:rPr>
              <w:t>지분율에</w:t>
            </w:r>
            <w:r w:rsidRPr="009C3E78">
              <w:rPr>
                <w:rFonts w:ascii="Times New Roman" w:eastAsia="바탕체" w:hAnsi="Times New Roman"/>
              </w:rPr>
              <w:t xml:space="preserve"> </w:t>
            </w:r>
            <w:r w:rsidRPr="009C3E78">
              <w:rPr>
                <w:rFonts w:ascii="Times New Roman" w:eastAsia="바탕체" w:hAnsi="Times New Roman"/>
              </w:rPr>
              <w:t>비례하여</w:t>
            </w:r>
            <w:r w:rsidRPr="009C3E78">
              <w:rPr>
                <w:rFonts w:ascii="Times New Roman" w:eastAsia="바탕체" w:hAnsi="Times New Roman"/>
              </w:rPr>
              <w:t xml:space="preserve"> </w:t>
            </w:r>
            <w:r w:rsidRPr="009C3E78">
              <w:rPr>
                <w:rFonts w:ascii="Times New Roman" w:eastAsia="바탕체" w:hAnsi="Times New Roman"/>
              </w:rPr>
              <w:t>우선인수권을</w:t>
            </w:r>
            <w:r w:rsidRPr="009C3E78">
              <w:rPr>
                <w:rFonts w:ascii="Times New Roman" w:eastAsia="바탕체" w:hAnsi="Times New Roman"/>
              </w:rPr>
              <w:t xml:space="preserve"> </w:t>
            </w:r>
            <w:r w:rsidRPr="009C3E78">
              <w:rPr>
                <w:rFonts w:ascii="Times New Roman" w:eastAsia="바탕체" w:hAnsi="Times New Roman"/>
              </w:rPr>
              <w:t>가짐</w:t>
            </w:r>
            <w:r w:rsidRPr="009C3E78">
              <w:rPr>
                <w:rFonts w:ascii="Times New Roman" w:eastAsia="바탕체" w:hAnsi="Times New Roman"/>
              </w:rPr>
              <w:t>(</w:t>
            </w:r>
            <w:r w:rsidRPr="009C3E78">
              <w:rPr>
                <w:rFonts w:ascii="Times New Roman" w:eastAsia="바탕체" w:hAnsi="Times New Roman"/>
              </w:rPr>
              <w:t>제</w:t>
            </w:r>
            <w:r>
              <w:rPr>
                <w:rFonts w:ascii="Times New Roman" w:eastAsia="바탕체" w:hAnsi="Times New Roman"/>
              </w:rPr>
              <w:t>12</w:t>
            </w:r>
            <w:r w:rsidRPr="009C3E78">
              <w:rPr>
                <w:rFonts w:ascii="Times New Roman" w:eastAsia="바탕체" w:hAnsi="Times New Roman"/>
              </w:rPr>
              <w:t>조</w:t>
            </w:r>
            <w:r w:rsidRPr="009C3E78">
              <w:rPr>
                <w:rFonts w:ascii="Times New Roman" w:eastAsia="바탕체" w:hAnsi="Times New Roman"/>
              </w:rPr>
              <w:t>).</w:t>
            </w:r>
          </w:p>
          <w:p w14:paraId="0FFE030A" w14:textId="77777777" w:rsidR="00676FEA" w:rsidRPr="009C3E78" w:rsidRDefault="00676FEA" w:rsidP="00935FD4">
            <w:pPr>
              <w:pStyle w:val="a5"/>
              <w:wordWrap/>
              <w:spacing w:line="460" w:lineRule="atLeast"/>
              <w:ind w:leftChars="0" w:left="1083"/>
              <w:rPr>
                <w:rFonts w:ascii="Times New Roman" w:eastAsia="바탕체" w:hAnsi="Times New Roman"/>
              </w:rPr>
            </w:pPr>
            <w:r w:rsidRPr="009C3E78">
              <w:rPr>
                <w:rFonts w:ascii="Times New Roman" w:eastAsia="바탕체" w:hAnsi="Times New Roman"/>
              </w:rPr>
              <w:t xml:space="preserve"> </w:t>
            </w:r>
          </w:p>
          <w:p w14:paraId="0FFE030B" w14:textId="77777777" w:rsidR="00676FEA" w:rsidRPr="009C3E78" w:rsidRDefault="00676FEA" w:rsidP="00935FD4">
            <w:pPr>
              <w:pStyle w:val="a5"/>
              <w:numPr>
                <w:ilvl w:val="0"/>
                <w:numId w:val="22"/>
              </w:numPr>
              <w:wordWrap/>
              <w:spacing w:line="460" w:lineRule="atLeast"/>
              <w:ind w:leftChars="0"/>
              <w:rPr>
                <w:rFonts w:ascii="Times New Roman" w:eastAsia="바탕체" w:hAnsi="Times New Roman"/>
              </w:rPr>
            </w:pPr>
            <w:r w:rsidRPr="009C3E78">
              <w:rPr>
                <w:rFonts w:ascii="Times New Roman" w:eastAsia="바탕체" w:hAnsi="Times New Roman"/>
                <w:b/>
              </w:rPr>
              <w:t>주식양도</w:t>
            </w:r>
            <w:r w:rsidRPr="009C3E78">
              <w:rPr>
                <w:rFonts w:ascii="Times New Roman" w:eastAsia="바탕체" w:hAnsi="Times New Roman"/>
                <w:b/>
              </w:rPr>
              <w:t xml:space="preserve"> </w:t>
            </w:r>
            <w:r w:rsidRPr="009C3E78">
              <w:rPr>
                <w:rFonts w:ascii="Times New Roman" w:eastAsia="바탕체" w:hAnsi="Times New Roman"/>
                <w:b/>
              </w:rPr>
              <w:t>제한</w:t>
            </w:r>
            <w:r w:rsidRPr="009C3E78">
              <w:rPr>
                <w:rFonts w:ascii="Times New Roman" w:eastAsia="바탕체" w:hAnsi="Times New Roman"/>
                <w:b/>
              </w:rPr>
              <w:t>:</w:t>
            </w:r>
            <w:r w:rsidRPr="009C3E78">
              <w:rPr>
                <w:rFonts w:ascii="Times New Roman" w:eastAsia="바탕체" w:hAnsi="Times New Roman"/>
              </w:rPr>
              <w:t xml:space="preserve"> </w:t>
            </w:r>
            <w:r w:rsidRPr="009C3E78">
              <w:rPr>
                <w:rFonts w:ascii="Times New Roman" w:eastAsia="바탕체" w:hAnsi="Times New Roman"/>
              </w:rPr>
              <w:t>최승용의</w:t>
            </w:r>
            <w:r w:rsidRPr="009C3E78">
              <w:rPr>
                <w:rFonts w:ascii="Times New Roman" w:eastAsia="바탕체" w:hAnsi="Times New Roman"/>
              </w:rPr>
              <w:t xml:space="preserve"> </w:t>
            </w:r>
            <w:r w:rsidRPr="009C3E78">
              <w:rPr>
                <w:rFonts w:ascii="Times New Roman" w:eastAsia="바탕체" w:hAnsi="Times New Roman"/>
              </w:rPr>
              <w:t>주식</w:t>
            </w:r>
            <w:r w:rsidRPr="009C3E78">
              <w:rPr>
                <w:rFonts w:ascii="Times New Roman" w:eastAsia="바탕체" w:hAnsi="Times New Roman"/>
              </w:rPr>
              <w:t xml:space="preserve"> </w:t>
            </w:r>
            <w:proofErr w:type="spellStart"/>
            <w:r w:rsidRPr="009C3E78">
              <w:rPr>
                <w:rFonts w:ascii="Times New Roman" w:eastAsia="바탕체" w:hAnsi="Times New Roman"/>
              </w:rPr>
              <w:t>매도시</w:t>
            </w:r>
            <w:proofErr w:type="spellEnd"/>
            <w:r w:rsidRPr="009C3E78">
              <w:rPr>
                <w:rFonts w:ascii="Times New Roman" w:eastAsia="바탕체" w:hAnsi="Times New Roman"/>
              </w:rPr>
              <w:t xml:space="preserve"> </w:t>
            </w:r>
            <w:r w:rsidRPr="009C3E78">
              <w:rPr>
                <w:rFonts w:ascii="Times New Roman" w:eastAsia="바탕체" w:hAnsi="Times New Roman"/>
              </w:rPr>
              <w:t>인수인의</w:t>
            </w:r>
            <w:r w:rsidRPr="009C3E78">
              <w:rPr>
                <w:rFonts w:ascii="Times New Roman" w:eastAsia="바탕체" w:hAnsi="Times New Roman"/>
              </w:rPr>
              <w:t xml:space="preserve"> </w:t>
            </w:r>
            <w:r w:rsidRPr="009C3E78">
              <w:rPr>
                <w:rFonts w:ascii="Times New Roman" w:eastAsia="바탕체" w:hAnsi="Times New Roman"/>
                <w:b/>
                <w:u w:val="single"/>
              </w:rPr>
              <w:t>사전</w:t>
            </w:r>
            <w:r w:rsidRPr="009C3E78">
              <w:rPr>
                <w:rFonts w:ascii="Times New Roman" w:eastAsia="바탕체" w:hAnsi="Times New Roman"/>
                <w:b/>
                <w:u w:val="single"/>
              </w:rPr>
              <w:t xml:space="preserve"> </w:t>
            </w:r>
            <w:r w:rsidRPr="009C3E78">
              <w:rPr>
                <w:rFonts w:ascii="Times New Roman" w:eastAsia="바탕체" w:hAnsi="Times New Roman"/>
                <w:b/>
                <w:u w:val="single"/>
              </w:rPr>
              <w:t>서면동의</w:t>
            </w:r>
            <w:r w:rsidRPr="009C3E78">
              <w:rPr>
                <w:rFonts w:ascii="Times New Roman" w:eastAsia="바탕체" w:hAnsi="Times New Roman"/>
              </w:rPr>
              <w:t>가</w:t>
            </w:r>
            <w:r w:rsidRPr="009C3E78">
              <w:rPr>
                <w:rFonts w:ascii="Times New Roman" w:eastAsia="바탕체" w:hAnsi="Times New Roman"/>
              </w:rPr>
              <w:t xml:space="preserve"> </w:t>
            </w:r>
            <w:r w:rsidRPr="009C3E78">
              <w:rPr>
                <w:rFonts w:ascii="Times New Roman" w:eastAsia="바탕체" w:hAnsi="Times New Roman"/>
              </w:rPr>
              <w:t>필요</w:t>
            </w:r>
            <w:r>
              <w:rPr>
                <w:rFonts w:ascii="Times New Roman" w:eastAsia="바탕체" w:hAnsi="Times New Roman"/>
              </w:rPr>
              <w:t>(</w:t>
            </w:r>
            <w:r>
              <w:rPr>
                <w:rFonts w:ascii="Times New Roman" w:eastAsia="바탕체" w:hAnsi="Times New Roman" w:hint="eastAsia"/>
              </w:rPr>
              <w:t>제</w:t>
            </w:r>
            <w:r>
              <w:rPr>
                <w:rFonts w:ascii="Times New Roman" w:eastAsia="바탕체" w:hAnsi="Times New Roman" w:hint="eastAsia"/>
              </w:rPr>
              <w:t>1</w:t>
            </w:r>
            <w:r>
              <w:rPr>
                <w:rFonts w:ascii="Times New Roman" w:eastAsia="바탕체" w:hAnsi="Times New Roman"/>
              </w:rPr>
              <w:t>5</w:t>
            </w:r>
            <w:r w:rsidRPr="009C3E78">
              <w:rPr>
                <w:rFonts w:ascii="Times New Roman" w:eastAsia="바탕체" w:hAnsi="Times New Roman"/>
              </w:rPr>
              <w:t>조</w:t>
            </w:r>
            <w:r w:rsidRPr="009C3E78">
              <w:rPr>
                <w:rFonts w:ascii="Times New Roman" w:eastAsia="바탕체" w:hAnsi="Times New Roman"/>
              </w:rPr>
              <w:t>).</w:t>
            </w:r>
          </w:p>
          <w:p w14:paraId="0FFE030C" w14:textId="77777777" w:rsidR="00676FEA" w:rsidRPr="00FD0EB9" w:rsidRDefault="00676FEA" w:rsidP="00935FD4">
            <w:pPr>
              <w:pStyle w:val="a5"/>
              <w:spacing w:line="460" w:lineRule="atLeast"/>
              <w:ind w:leftChars="0" w:left="683"/>
              <w:rPr>
                <w:rFonts w:ascii="Times New Roman" w:eastAsia="바탕체" w:hAnsi="Times New Roman"/>
              </w:rPr>
            </w:pPr>
          </w:p>
          <w:p w14:paraId="0FFE030D" w14:textId="77777777" w:rsidR="00676FEA" w:rsidRPr="009C3E78" w:rsidRDefault="00676FEA" w:rsidP="00935FD4">
            <w:pPr>
              <w:pStyle w:val="a5"/>
              <w:numPr>
                <w:ilvl w:val="0"/>
                <w:numId w:val="22"/>
              </w:numPr>
              <w:wordWrap/>
              <w:spacing w:line="460" w:lineRule="atLeast"/>
              <w:ind w:leftChars="0"/>
              <w:rPr>
                <w:rFonts w:ascii="Times New Roman" w:eastAsia="바탕체" w:hAnsi="Times New Roman"/>
                <w:b/>
              </w:rPr>
            </w:pPr>
            <w:r w:rsidRPr="009C3E78">
              <w:rPr>
                <w:rFonts w:ascii="Times New Roman" w:eastAsia="바탕체" w:hAnsi="Times New Roman"/>
                <w:b/>
              </w:rPr>
              <w:t>동의</w:t>
            </w:r>
            <w:r w:rsidRPr="009C3E78">
              <w:rPr>
                <w:rFonts w:ascii="Times New Roman" w:eastAsia="바탕체" w:hAnsi="Times New Roman"/>
                <w:b/>
              </w:rPr>
              <w:t xml:space="preserve"> </w:t>
            </w:r>
            <w:r w:rsidRPr="009C3E78">
              <w:rPr>
                <w:rFonts w:ascii="Times New Roman" w:eastAsia="바탕체" w:hAnsi="Times New Roman"/>
                <w:b/>
              </w:rPr>
              <w:t>없이</w:t>
            </w:r>
            <w:r w:rsidRPr="009C3E78">
              <w:rPr>
                <w:rFonts w:ascii="Times New Roman" w:eastAsia="바탕체" w:hAnsi="Times New Roman"/>
                <w:b/>
              </w:rPr>
              <w:t xml:space="preserve"> </w:t>
            </w:r>
            <w:r w:rsidRPr="009C3E78">
              <w:rPr>
                <w:rFonts w:ascii="Times New Roman" w:eastAsia="바탕체" w:hAnsi="Times New Roman"/>
                <w:b/>
              </w:rPr>
              <w:t>주식</w:t>
            </w:r>
            <w:r w:rsidRPr="009C3E78">
              <w:rPr>
                <w:rFonts w:ascii="Times New Roman" w:eastAsia="바탕체" w:hAnsi="Times New Roman"/>
                <w:b/>
              </w:rPr>
              <w:t xml:space="preserve"> </w:t>
            </w:r>
            <w:proofErr w:type="spellStart"/>
            <w:r w:rsidRPr="009C3E78">
              <w:rPr>
                <w:rFonts w:ascii="Times New Roman" w:eastAsia="바탕체" w:hAnsi="Times New Roman"/>
                <w:b/>
              </w:rPr>
              <w:t>양도시</w:t>
            </w:r>
            <w:proofErr w:type="spellEnd"/>
          </w:p>
          <w:p w14:paraId="0FFE030E" w14:textId="77777777" w:rsidR="00676FEA" w:rsidRPr="009C3E78" w:rsidRDefault="00676FEA" w:rsidP="00935FD4">
            <w:pPr>
              <w:pStyle w:val="a5"/>
              <w:numPr>
                <w:ilvl w:val="1"/>
                <w:numId w:val="22"/>
              </w:numPr>
              <w:wordWrap/>
              <w:spacing w:line="460" w:lineRule="atLeast"/>
              <w:ind w:leftChars="0"/>
              <w:rPr>
                <w:rFonts w:ascii="Times New Roman" w:eastAsia="바탕체" w:hAnsi="Times New Roman"/>
              </w:rPr>
            </w:pPr>
            <w:r w:rsidRPr="009C3E78">
              <w:rPr>
                <w:rFonts w:ascii="Times New Roman" w:eastAsia="바탕체" w:hAnsi="Times New Roman"/>
                <w:b/>
              </w:rPr>
              <w:t>Tag</w:t>
            </w:r>
            <w:r>
              <w:rPr>
                <w:rFonts w:ascii="Times New Roman" w:eastAsia="바탕체" w:hAnsi="Times New Roman"/>
                <w:b/>
              </w:rPr>
              <w:t>-along Right</w:t>
            </w:r>
            <w:r w:rsidRPr="009C3E78">
              <w:rPr>
                <w:rFonts w:ascii="Times New Roman" w:eastAsia="바탕체" w:hAnsi="Times New Roman"/>
                <w:b/>
              </w:rPr>
              <w:t>(</w:t>
            </w:r>
            <w:r w:rsidRPr="009C3E78">
              <w:rPr>
                <w:rFonts w:ascii="Times New Roman" w:eastAsia="바탕체" w:hAnsi="Times New Roman"/>
                <w:b/>
              </w:rPr>
              <w:t>제</w:t>
            </w:r>
            <w:r>
              <w:rPr>
                <w:rFonts w:ascii="Times New Roman" w:eastAsia="바탕체" w:hAnsi="Times New Roman"/>
                <w:b/>
              </w:rPr>
              <w:t>16</w:t>
            </w:r>
            <w:r w:rsidRPr="009C3E78">
              <w:rPr>
                <w:rFonts w:ascii="Times New Roman" w:eastAsia="바탕체" w:hAnsi="Times New Roman"/>
                <w:b/>
              </w:rPr>
              <w:t>조</w:t>
            </w:r>
            <w:r w:rsidRPr="009C3E78">
              <w:rPr>
                <w:rFonts w:ascii="Times New Roman" w:eastAsia="바탕체" w:hAnsi="Times New Roman"/>
                <w:b/>
              </w:rPr>
              <w:t>):</w:t>
            </w:r>
            <w:r w:rsidRPr="009C3E78">
              <w:rPr>
                <w:rFonts w:ascii="Times New Roman" w:eastAsia="바탕체" w:hAnsi="Times New Roman"/>
              </w:rPr>
              <w:t xml:space="preserve"> </w:t>
            </w:r>
          </w:p>
          <w:p w14:paraId="0FFE030F" w14:textId="77777777" w:rsidR="00676FEA" w:rsidRPr="009C3E78" w:rsidRDefault="00676FEA" w:rsidP="00935FD4">
            <w:pPr>
              <w:pStyle w:val="a5"/>
              <w:numPr>
                <w:ilvl w:val="0"/>
                <w:numId w:val="23"/>
              </w:numPr>
              <w:wordWrap/>
              <w:spacing w:line="460" w:lineRule="atLeast"/>
              <w:ind w:leftChars="0"/>
              <w:rPr>
                <w:rFonts w:ascii="Times New Roman" w:eastAsia="바탕체" w:hAnsi="Times New Roman"/>
              </w:rPr>
            </w:pPr>
            <w:r w:rsidRPr="009C3E78">
              <w:rPr>
                <w:rFonts w:ascii="Times New Roman" w:eastAsia="바탕체" w:hAnsi="Times New Roman"/>
              </w:rPr>
              <w:t>최승용</w:t>
            </w:r>
            <w:r w:rsidRPr="009C3E78">
              <w:rPr>
                <w:rFonts w:ascii="Times New Roman" w:eastAsia="바탕체" w:hAnsi="Times New Roman"/>
              </w:rPr>
              <w:t xml:space="preserve"> </w:t>
            </w:r>
            <w:r w:rsidRPr="009C3E78">
              <w:rPr>
                <w:rFonts w:ascii="Times New Roman" w:eastAsia="바탕체" w:hAnsi="Times New Roman"/>
              </w:rPr>
              <w:t>주식</w:t>
            </w:r>
            <w:r w:rsidRPr="009C3E78">
              <w:rPr>
                <w:rFonts w:ascii="Times New Roman" w:eastAsia="바탕체" w:hAnsi="Times New Roman"/>
              </w:rPr>
              <w:t xml:space="preserve"> </w:t>
            </w:r>
            <w:proofErr w:type="spellStart"/>
            <w:r w:rsidRPr="009C3E78">
              <w:rPr>
                <w:rFonts w:ascii="Times New Roman" w:eastAsia="바탕체" w:hAnsi="Times New Roman"/>
              </w:rPr>
              <w:t>양도시</w:t>
            </w:r>
            <w:proofErr w:type="spellEnd"/>
            <w:r>
              <w:rPr>
                <w:rFonts w:ascii="Times New Roman" w:eastAsia="바탕체" w:hAnsi="Times New Roman" w:hint="eastAsia"/>
              </w:rPr>
              <w:t xml:space="preserve"> </w:t>
            </w:r>
            <w:r>
              <w:rPr>
                <w:rFonts w:ascii="Times New Roman" w:eastAsia="바탕체" w:hAnsi="Times New Roman" w:hint="eastAsia"/>
              </w:rPr>
              <w:t>최승용</w:t>
            </w:r>
            <w:r>
              <w:rPr>
                <w:rFonts w:ascii="Times New Roman" w:eastAsia="바탕체" w:hAnsi="Times New Roman" w:hint="eastAsia"/>
              </w:rPr>
              <w:t xml:space="preserve"> </w:t>
            </w:r>
            <w:r>
              <w:rPr>
                <w:rFonts w:ascii="Times New Roman" w:eastAsia="바탕체" w:hAnsi="Times New Roman" w:hint="eastAsia"/>
              </w:rPr>
              <w:t>매각</w:t>
            </w:r>
            <w:r>
              <w:rPr>
                <w:rFonts w:ascii="Times New Roman" w:eastAsia="바탕체" w:hAnsi="Times New Roman" w:hint="eastAsia"/>
              </w:rPr>
              <w:t xml:space="preserve"> </w:t>
            </w:r>
            <w:r>
              <w:rPr>
                <w:rFonts w:ascii="Times New Roman" w:eastAsia="바탕체" w:hAnsi="Times New Roman" w:hint="eastAsia"/>
              </w:rPr>
              <w:t>단가에</w:t>
            </w:r>
            <w:r w:rsidRPr="009C3E78">
              <w:rPr>
                <w:rFonts w:ascii="Times New Roman" w:eastAsia="바탕체" w:hAnsi="Times New Roman"/>
              </w:rPr>
              <w:t xml:space="preserve"> Tag Right </w:t>
            </w:r>
            <w:r w:rsidRPr="009C3E78">
              <w:rPr>
                <w:rFonts w:ascii="Times New Roman" w:eastAsia="바탕체" w:hAnsi="Times New Roman"/>
              </w:rPr>
              <w:t>행사</w:t>
            </w:r>
            <w:r w:rsidRPr="009C3E78">
              <w:rPr>
                <w:rFonts w:ascii="Times New Roman" w:eastAsia="바탕체" w:hAnsi="Times New Roman"/>
              </w:rPr>
              <w:t xml:space="preserve"> </w:t>
            </w:r>
            <w:r w:rsidRPr="009C3E78">
              <w:rPr>
                <w:rFonts w:ascii="Times New Roman" w:eastAsia="바탕체" w:hAnsi="Times New Roman"/>
              </w:rPr>
              <w:t>가능</w:t>
            </w:r>
          </w:p>
          <w:p w14:paraId="0FFE0310" w14:textId="77777777" w:rsidR="00676FEA" w:rsidRPr="009C3E78" w:rsidRDefault="00676FEA" w:rsidP="00935FD4">
            <w:pPr>
              <w:pStyle w:val="a5"/>
              <w:numPr>
                <w:ilvl w:val="0"/>
                <w:numId w:val="23"/>
              </w:numPr>
              <w:wordWrap/>
              <w:spacing w:line="460" w:lineRule="atLeast"/>
              <w:ind w:leftChars="0"/>
              <w:rPr>
                <w:rFonts w:ascii="Times New Roman" w:eastAsia="바탕체" w:hAnsi="Times New Roman"/>
              </w:rPr>
            </w:pPr>
            <w:r w:rsidRPr="009C3E78">
              <w:rPr>
                <w:rFonts w:ascii="Times New Roman" w:eastAsia="바탕체" w:hAnsi="Times New Roman"/>
              </w:rPr>
              <w:lastRenderedPageBreak/>
              <w:t>매각대금</w:t>
            </w:r>
            <w:r w:rsidRPr="009C3E78">
              <w:rPr>
                <w:rFonts w:ascii="Times New Roman" w:eastAsia="바탕체" w:hAnsi="Times New Roman"/>
              </w:rPr>
              <w:t xml:space="preserve"> </w:t>
            </w:r>
            <w:r w:rsidRPr="009C3E78">
              <w:rPr>
                <w:rFonts w:ascii="Times New Roman" w:eastAsia="바탕체" w:hAnsi="Times New Roman"/>
              </w:rPr>
              <w:t>우선분배권</w:t>
            </w:r>
            <w:r w:rsidRPr="009C3E78">
              <w:rPr>
                <w:rFonts w:ascii="Times New Roman" w:eastAsia="바탕체" w:hAnsi="Times New Roman"/>
              </w:rPr>
              <w:t xml:space="preserve">: Tag </w:t>
            </w:r>
            <w:r w:rsidRPr="009C3E78">
              <w:rPr>
                <w:rFonts w:ascii="Times New Roman" w:eastAsia="바탕체" w:hAnsi="Times New Roman"/>
              </w:rPr>
              <w:t>행사에</w:t>
            </w:r>
            <w:r w:rsidRPr="009C3E78">
              <w:rPr>
                <w:rFonts w:ascii="Times New Roman" w:eastAsia="바탕체" w:hAnsi="Times New Roman"/>
              </w:rPr>
              <w:t xml:space="preserve"> </w:t>
            </w:r>
            <w:r w:rsidRPr="009C3E78">
              <w:rPr>
                <w:rFonts w:ascii="Times New Roman" w:eastAsia="바탕체" w:hAnsi="Times New Roman"/>
              </w:rPr>
              <w:t>따른</w:t>
            </w:r>
            <w:r w:rsidRPr="009C3E78">
              <w:rPr>
                <w:rFonts w:ascii="Times New Roman" w:eastAsia="바탕체" w:hAnsi="Times New Roman"/>
              </w:rPr>
              <w:t xml:space="preserve"> </w:t>
            </w:r>
            <w:r w:rsidRPr="009C3E78">
              <w:rPr>
                <w:rFonts w:ascii="Times New Roman" w:eastAsia="바탕체" w:hAnsi="Times New Roman"/>
              </w:rPr>
              <w:t>인수인</w:t>
            </w:r>
            <w:r w:rsidRPr="009C3E78">
              <w:rPr>
                <w:rFonts w:ascii="Times New Roman" w:eastAsia="바탕체" w:hAnsi="Times New Roman"/>
              </w:rPr>
              <w:t xml:space="preserve"> </w:t>
            </w:r>
            <w:r w:rsidRPr="009C3E78">
              <w:rPr>
                <w:rFonts w:ascii="Times New Roman" w:eastAsia="바탕체" w:hAnsi="Times New Roman"/>
              </w:rPr>
              <w:t>주식</w:t>
            </w:r>
            <w:r w:rsidRPr="009C3E78">
              <w:rPr>
                <w:rFonts w:ascii="Times New Roman" w:eastAsia="바탕체" w:hAnsi="Times New Roman"/>
              </w:rPr>
              <w:t xml:space="preserve"> </w:t>
            </w:r>
            <w:r w:rsidRPr="009C3E78">
              <w:rPr>
                <w:rFonts w:ascii="Times New Roman" w:eastAsia="바탕체" w:hAnsi="Times New Roman"/>
              </w:rPr>
              <w:t>매각대금이</w:t>
            </w:r>
            <w:r w:rsidRPr="009C3E78">
              <w:rPr>
                <w:rFonts w:ascii="Times New Roman" w:eastAsia="바탕체" w:hAnsi="Times New Roman"/>
              </w:rPr>
              <w:t xml:space="preserve"> </w:t>
            </w:r>
            <w:r w:rsidRPr="009C3E78">
              <w:rPr>
                <w:rFonts w:ascii="Times New Roman" w:eastAsia="바탕체" w:hAnsi="Times New Roman"/>
              </w:rPr>
              <w:t>인수인</w:t>
            </w:r>
            <w:r w:rsidRPr="009C3E78">
              <w:rPr>
                <w:rFonts w:ascii="Times New Roman" w:eastAsia="바탕체" w:hAnsi="Times New Roman"/>
              </w:rPr>
              <w:t xml:space="preserve"> </w:t>
            </w:r>
            <w:r w:rsidRPr="009C3E78">
              <w:rPr>
                <w:rFonts w:ascii="Times New Roman" w:eastAsia="바탕체" w:hAnsi="Times New Roman"/>
              </w:rPr>
              <w:t>주식의</w:t>
            </w:r>
            <w:r w:rsidRPr="009C3E78">
              <w:rPr>
                <w:rFonts w:ascii="Times New Roman" w:eastAsia="바탕체" w:hAnsi="Times New Roman"/>
              </w:rPr>
              <w:t xml:space="preserve"> </w:t>
            </w:r>
            <w:r w:rsidRPr="009C3E78">
              <w:rPr>
                <w:rFonts w:ascii="Times New Roman" w:eastAsia="바탕체" w:hAnsi="Times New Roman"/>
              </w:rPr>
              <w:t>취득원가에</w:t>
            </w:r>
            <w:r w:rsidRPr="009C3E78">
              <w:rPr>
                <w:rFonts w:ascii="Times New Roman" w:eastAsia="바탕체" w:hAnsi="Times New Roman"/>
              </w:rPr>
              <w:t xml:space="preserve"> </w:t>
            </w:r>
            <w:proofErr w:type="spellStart"/>
            <w:r w:rsidRPr="009C3E78">
              <w:rPr>
                <w:rFonts w:ascii="Times New Roman" w:eastAsia="바탕체" w:hAnsi="Times New Roman"/>
              </w:rPr>
              <w:t>미달시</w:t>
            </w:r>
            <w:proofErr w:type="spellEnd"/>
            <w:r w:rsidRPr="009C3E78">
              <w:rPr>
                <w:rFonts w:ascii="Times New Roman" w:eastAsia="바탕체" w:hAnsi="Times New Roman"/>
              </w:rPr>
              <w:t xml:space="preserve">, </w:t>
            </w:r>
            <w:r w:rsidRPr="009C3E78">
              <w:rPr>
                <w:rFonts w:ascii="Times New Roman" w:eastAsia="바탕체" w:hAnsi="Times New Roman"/>
              </w:rPr>
              <w:t>최승용</w:t>
            </w:r>
            <w:r w:rsidRPr="009C3E78">
              <w:rPr>
                <w:rFonts w:ascii="Times New Roman" w:eastAsia="바탕체" w:hAnsi="Times New Roman"/>
              </w:rPr>
              <w:t xml:space="preserve"> </w:t>
            </w:r>
            <w:r w:rsidRPr="009C3E78">
              <w:rPr>
                <w:rFonts w:ascii="Times New Roman" w:eastAsia="바탕체" w:hAnsi="Times New Roman"/>
              </w:rPr>
              <w:t>매각</w:t>
            </w:r>
            <w:r w:rsidRPr="009C3E78">
              <w:rPr>
                <w:rFonts w:ascii="Times New Roman" w:eastAsia="바탕체" w:hAnsi="Times New Roman"/>
              </w:rPr>
              <w:t xml:space="preserve"> </w:t>
            </w:r>
            <w:r w:rsidRPr="009C3E78">
              <w:rPr>
                <w:rFonts w:ascii="Times New Roman" w:eastAsia="바탕체" w:hAnsi="Times New Roman"/>
              </w:rPr>
              <w:t>대금을</w:t>
            </w:r>
            <w:r w:rsidRPr="009C3E78">
              <w:rPr>
                <w:rFonts w:ascii="Times New Roman" w:eastAsia="바탕체" w:hAnsi="Times New Roman"/>
              </w:rPr>
              <w:t xml:space="preserve"> </w:t>
            </w:r>
            <w:r w:rsidRPr="009C3E78">
              <w:rPr>
                <w:rFonts w:ascii="Times New Roman" w:eastAsia="바탕체" w:hAnsi="Times New Roman"/>
              </w:rPr>
              <w:t>감액하고</w:t>
            </w:r>
            <w:r w:rsidRPr="009C3E78">
              <w:rPr>
                <w:rFonts w:ascii="Times New Roman" w:eastAsia="바탕체" w:hAnsi="Times New Roman"/>
              </w:rPr>
              <w:t xml:space="preserve"> </w:t>
            </w:r>
            <w:r w:rsidRPr="009C3E78">
              <w:rPr>
                <w:rFonts w:ascii="Times New Roman" w:eastAsia="바탕체" w:hAnsi="Times New Roman"/>
              </w:rPr>
              <w:t>인수인</w:t>
            </w:r>
            <w:r w:rsidRPr="009C3E78">
              <w:rPr>
                <w:rFonts w:ascii="Times New Roman" w:eastAsia="바탕체" w:hAnsi="Times New Roman"/>
              </w:rPr>
              <w:t xml:space="preserve"> </w:t>
            </w:r>
            <w:r w:rsidRPr="009C3E78">
              <w:rPr>
                <w:rFonts w:ascii="Times New Roman" w:eastAsia="바탕체" w:hAnsi="Times New Roman"/>
              </w:rPr>
              <w:t>매각대금을</w:t>
            </w:r>
            <w:r w:rsidRPr="009C3E78">
              <w:rPr>
                <w:rFonts w:ascii="Times New Roman" w:eastAsia="바탕체" w:hAnsi="Times New Roman"/>
              </w:rPr>
              <w:t xml:space="preserve"> </w:t>
            </w:r>
            <w:r w:rsidRPr="009C3E78">
              <w:rPr>
                <w:rFonts w:ascii="Times New Roman" w:eastAsia="바탕체" w:hAnsi="Times New Roman"/>
              </w:rPr>
              <w:t>증액하여</w:t>
            </w:r>
            <w:r w:rsidRPr="009C3E78">
              <w:rPr>
                <w:rFonts w:ascii="Times New Roman" w:eastAsia="바탕체" w:hAnsi="Times New Roman"/>
              </w:rPr>
              <w:t xml:space="preserve"> </w:t>
            </w:r>
            <w:r w:rsidRPr="009C3E78">
              <w:rPr>
                <w:rFonts w:ascii="Times New Roman" w:eastAsia="바탕체" w:hAnsi="Times New Roman"/>
              </w:rPr>
              <w:t>인수인</w:t>
            </w:r>
            <w:r w:rsidRPr="009C3E78">
              <w:rPr>
                <w:rFonts w:ascii="Times New Roman" w:eastAsia="바탕체" w:hAnsi="Times New Roman"/>
              </w:rPr>
              <w:t xml:space="preserve"> </w:t>
            </w:r>
            <w:r w:rsidRPr="009C3E78">
              <w:rPr>
                <w:rFonts w:ascii="Times New Roman" w:eastAsia="바탕체" w:hAnsi="Times New Roman"/>
              </w:rPr>
              <w:t>취득원가까지</w:t>
            </w:r>
            <w:r w:rsidRPr="009C3E78">
              <w:rPr>
                <w:rFonts w:ascii="Times New Roman" w:eastAsia="바탕체" w:hAnsi="Times New Roman"/>
              </w:rPr>
              <w:t xml:space="preserve"> </w:t>
            </w:r>
            <w:r w:rsidRPr="009C3E78">
              <w:rPr>
                <w:rFonts w:ascii="Times New Roman" w:eastAsia="바탕체" w:hAnsi="Times New Roman"/>
              </w:rPr>
              <w:t>회수</w:t>
            </w:r>
            <w:r w:rsidRPr="009C3E78">
              <w:rPr>
                <w:rFonts w:ascii="Times New Roman" w:eastAsia="바탕체" w:hAnsi="Times New Roman"/>
              </w:rPr>
              <w:t xml:space="preserve"> </w:t>
            </w:r>
            <w:r w:rsidRPr="009C3E78">
              <w:rPr>
                <w:rFonts w:ascii="Times New Roman" w:eastAsia="바탕체" w:hAnsi="Times New Roman"/>
              </w:rPr>
              <w:t>보장</w:t>
            </w:r>
            <w:r w:rsidRPr="009C3E78">
              <w:rPr>
                <w:rFonts w:ascii="Times New Roman" w:eastAsia="바탕체" w:hAnsi="Times New Roman"/>
              </w:rPr>
              <w:t>.</w:t>
            </w:r>
          </w:p>
          <w:p w14:paraId="0FFE0311" w14:textId="77777777" w:rsidR="00676FEA" w:rsidRPr="009C3E78" w:rsidRDefault="00676FEA" w:rsidP="00935FD4">
            <w:pPr>
              <w:pStyle w:val="a5"/>
              <w:numPr>
                <w:ilvl w:val="1"/>
                <w:numId w:val="22"/>
              </w:numPr>
              <w:wordWrap/>
              <w:spacing w:line="460" w:lineRule="atLeast"/>
              <w:ind w:leftChars="0"/>
              <w:rPr>
                <w:rFonts w:ascii="Times New Roman" w:eastAsia="바탕체" w:hAnsi="Times New Roman"/>
              </w:rPr>
            </w:pPr>
            <w:proofErr w:type="spellStart"/>
            <w:r>
              <w:rPr>
                <w:rFonts w:ascii="Times New Roman" w:eastAsia="바탕체" w:hAnsi="Times New Roman" w:hint="eastAsia"/>
              </w:rPr>
              <w:t>위약벌</w:t>
            </w:r>
            <w:proofErr w:type="spellEnd"/>
            <w:r>
              <w:rPr>
                <w:rFonts w:ascii="Times New Roman" w:eastAsia="바탕체" w:hAnsi="Times New Roman" w:hint="eastAsia"/>
              </w:rPr>
              <w:t>(</w:t>
            </w:r>
            <w:r>
              <w:rPr>
                <w:rFonts w:ascii="Times New Roman" w:eastAsia="바탕체" w:hAnsi="Times New Roman" w:hint="eastAsia"/>
              </w:rPr>
              <w:t>제</w:t>
            </w:r>
            <w:r>
              <w:rPr>
                <w:rFonts w:ascii="Times New Roman" w:eastAsia="바탕체" w:hAnsi="Times New Roman" w:hint="eastAsia"/>
              </w:rPr>
              <w:t>1</w:t>
            </w:r>
            <w:r>
              <w:rPr>
                <w:rFonts w:ascii="Times New Roman" w:eastAsia="바탕체" w:hAnsi="Times New Roman"/>
              </w:rPr>
              <w:t>7</w:t>
            </w:r>
            <w:r>
              <w:rPr>
                <w:rFonts w:ascii="Times New Roman" w:eastAsia="바탕체" w:hAnsi="Times New Roman" w:hint="eastAsia"/>
              </w:rPr>
              <w:t>조</w:t>
            </w:r>
            <w:r>
              <w:rPr>
                <w:rFonts w:ascii="Times New Roman" w:eastAsia="바탕체" w:hAnsi="Times New Roman" w:hint="eastAsia"/>
              </w:rPr>
              <w:t>)</w:t>
            </w:r>
          </w:p>
          <w:p w14:paraId="0FFE0312" w14:textId="77777777" w:rsidR="00676FEA" w:rsidRPr="00AB1A99" w:rsidRDefault="00676FEA" w:rsidP="00935FD4">
            <w:pPr>
              <w:pStyle w:val="a5"/>
              <w:numPr>
                <w:ilvl w:val="0"/>
                <w:numId w:val="23"/>
              </w:numPr>
              <w:wordWrap/>
              <w:spacing w:line="460" w:lineRule="atLeast"/>
              <w:ind w:leftChars="0"/>
              <w:rPr>
                <w:rFonts w:ascii="Times New Roman" w:eastAsia="바탕체" w:hAnsi="Times New Roman"/>
              </w:rPr>
            </w:pPr>
            <w:r w:rsidRPr="00EE096A">
              <w:rPr>
                <w:rFonts w:ascii="Times New Roman" w:eastAsia="바탕체" w:hAnsi="Times New Roman" w:hint="eastAsia"/>
              </w:rPr>
              <w:t>계약위반시</w:t>
            </w:r>
            <w:r w:rsidRPr="00EE096A">
              <w:rPr>
                <w:rFonts w:ascii="Times New Roman" w:eastAsia="바탕체" w:hAnsi="Times New Roman" w:hint="eastAsia"/>
              </w:rPr>
              <w:t xml:space="preserve"> </w:t>
            </w:r>
            <w:r w:rsidR="0024230A">
              <w:rPr>
                <w:rFonts w:ascii="Times New Roman" w:eastAsia="바탕체" w:hAnsi="Times New Roman" w:hint="eastAsia"/>
              </w:rPr>
              <w:t>회사</w:t>
            </w:r>
            <w:r w:rsidRPr="00EE096A">
              <w:rPr>
                <w:rFonts w:ascii="Times New Roman" w:eastAsia="바탕체" w:hAnsi="Times New Roman" w:hint="eastAsia"/>
              </w:rPr>
              <w:t>에게</w:t>
            </w:r>
            <w:r w:rsidRPr="00EE096A">
              <w:rPr>
                <w:rFonts w:ascii="Times New Roman" w:eastAsia="바탕체" w:hAnsi="Times New Roman" w:hint="eastAsia"/>
              </w:rPr>
              <w:t xml:space="preserve"> </w:t>
            </w:r>
            <w:r w:rsidRPr="00EE096A">
              <w:rPr>
                <w:rFonts w:ascii="Times New Roman" w:eastAsia="바탕체" w:hAnsi="Times New Roman" w:hint="eastAsia"/>
              </w:rPr>
              <w:t>주식인수대금의</w:t>
            </w:r>
            <w:r w:rsidRPr="00EE096A">
              <w:rPr>
                <w:rFonts w:ascii="Times New Roman" w:eastAsia="바탕체" w:hAnsi="Times New Roman" w:hint="eastAsia"/>
              </w:rPr>
              <w:t xml:space="preserve"> </w:t>
            </w:r>
            <w:r w:rsidRPr="00EE096A">
              <w:rPr>
                <w:rFonts w:ascii="Times New Roman" w:eastAsia="바탕체" w:hAnsi="Times New Roman"/>
              </w:rPr>
              <w:t xml:space="preserve">10%(= </w:t>
            </w:r>
            <w:r w:rsidRPr="00EE096A">
              <w:rPr>
                <w:rFonts w:ascii="Times New Roman" w:eastAsia="바탕체" w:hAnsi="Times New Roman" w:hint="eastAsia"/>
              </w:rPr>
              <w:t>약</w:t>
            </w:r>
            <w:r w:rsidRPr="00EE096A">
              <w:rPr>
                <w:rFonts w:ascii="Times New Roman" w:eastAsia="바탕체" w:hAnsi="Times New Roman" w:hint="eastAsia"/>
              </w:rPr>
              <w:t xml:space="preserve"> </w:t>
            </w:r>
            <w:r w:rsidRPr="00EE096A">
              <w:rPr>
                <w:rFonts w:ascii="Times New Roman" w:eastAsia="바탕체" w:hAnsi="Times New Roman"/>
              </w:rPr>
              <w:t>KRW 1</w:t>
            </w:r>
            <w:r w:rsidRPr="00EE096A">
              <w:rPr>
                <w:rFonts w:ascii="Times New Roman" w:eastAsia="바탕체" w:hAnsi="Times New Roman" w:hint="eastAsia"/>
              </w:rPr>
              <w:t>.3</w:t>
            </w:r>
            <w:r w:rsidRPr="00EE096A">
              <w:rPr>
                <w:rFonts w:ascii="Times New Roman" w:eastAsia="바탕체" w:hAnsi="Times New Roman" w:hint="eastAsia"/>
              </w:rPr>
              <w:t>억</w:t>
            </w:r>
            <w:r w:rsidRPr="00EE096A">
              <w:rPr>
                <w:rFonts w:ascii="Times New Roman" w:eastAsia="바탕체" w:hAnsi="Times New Roman" w:hint="eastAsia"/>
              </w:rPr>
              <w:t>)</w:t>
            </w:r>
            <w:r w:rsidRPr="00EE096A">
              <w:rPr>
                <w:rFonts w:ascii="Times New Roman" w:eastAsia="바탕체" w:hAnsi="Times New Roman" w:hint="eastAsia"/>
              </w:rPr>
              <w:t>을</w:t>
            </w:r>
            <w:r w:rsidRPr="00EE096A">
              <w:rPr>
                <w:rFonts w:ascii="Times New Roman" w:eastAsia="바탕체" w:hAnsi="Times New Roman" w:hint="eastAsia"/>
              </w:rPr>
              <w:t xml:space="preserve"> </w:t>
            </w:r>
            <w:r w:rsidRPr="00EE096A">
              <w:rPr>
                <w:rFonts w:ascii="Times New Roman" w:eastAsia="바탕체" w:hAnsi="Times New Roman" w:hint="eastAsia"/>
              </w:rPr>
              <w:t>위약벌로</w:t>
            </w:r>
            <w:r w:rsidRPr="00EE096A">
              <w:rPr>
                <w:rFonts w:ascii="Times New Roman" w:eastAsia="바탕체" w:hAnsi="Times New Roman" w:hint="eastAsia"/>
              </w:rPr>
              <w:t xml:space="preserve"> </w:t>
            </w:r>
            <w:r w:rsidRPr="00EE096A">
              <w:rPr>
                <w:rFonts w:ascii="Times New Roman" w:eastAsia="바탕체" w:hAnsi="Times New Roman" w:hint="eastAsia"/>
              </w:rPr>
              <w:t>청구</w:t>
            </w:r>
            <w:r w:rsidRPr="00EE096A">
              <w:rPr>
                <w:rFonts w:ascii="Times New Roman" w:eastAsia="바탕체" w:hAnsi="Times New Roman" w:hint="eastAsia"/>
              </w:rPr>
              <w:t xml:space="preserve"> </w:t>
            </w:r>
            <w:r w:rsidRPr="00EE096A">
              <w:rPr>
                <w:rFonts w:ascii="Times New Roman" w:eastAsia="바탕체" w:hAnsi="Times New Roman" w:hint="eastAsia"/>
              </w:rPr>
              <w:t>가능</w:t>
            </w:r>
            <w:r w:rsidRPr="00EE096A">
              <w:rPr>
                <w:rFonts w:ascii="Times New Roman" w:eastAsia="바탕체" w:hAnsi="Times New Roman" w:hint="eastAsia"/>
              </w:rPr>
              <w:t>.</w:t>
            </w:r>
          </w:p>
        </w:tc>
      </w:tr>
    </w:tbl>
    <w:p w14:paraId="0FFE0314" w14:textId="77777777" w:rsidR="00676FEA" w:rsidRDefault="00676FEA" w:rsidP="00676FEA">
      <w:pPr>
        <w:wordWrap/>
        <w:spacing w:line="360" w:lineRule="atLeast"/>
        <w:contextualSpacing/>
        <w:jc w:val="left"/>
        <w:rPr>
          <w:rFonts w:asciiTheme="minorEastAsia" w:eastAsiaTheme="minorEastAsia" w:hAnsiTheme="minorEastAsia" w:cs="Times New Roman"/>
          <w:b/>
        </w:rPr>
      </w:pPr>
    </w:p>
    <w:p w14:paraId="0FFE0315" w14:textId="77777777" w:rsidR="00684325" w:rsidRDefault="00684325">
      <w:pPr>
        <w:wordWrap/>
        <w:autoSpaceDE/>
        <w:autoSpaceDN/>
        <w:spacing w:after="200" w:line="276" w:lineRule="auto"/>
        <w:rPr>
          <w:ins w:id="40" w:author="만든 이"/>
          <w:rFonts w:asciiTheme="minorEastAsia" w:eastAsiaTheme="minorEastAsia" w:hAnsiTheme="minorEastAsia" w:cs="Times New Roman"/>
          <w:b/>
        </w:rPr>
      </w:pPr>
      <w:ins w:id="41" w:author="만든 이">
        <w:r>
          <w:rPr>
            <w:rFonts w:asciiTheme="minorEastAsia" w:eastAsiaTheme="minorEastAsia" w:hAnsiTheme="minorEastAsia" w:cs="Times New Roman"/>
            <w:b/>
          </w:rPr>
          <w:br w:type="page"/>
        </w:r>
      </w:ins>
    </w:p>
    <w:p w14:paraId="0FFE0316" w14:textId="77777777" w:rsidR="00684325" w:rsidRPr="008A4E37" w:rsidRDefault="00684325" w:rsidP="00684325">
      <w:pPr>
        <w:wordWrap/>
        <w:spacing w:line="360" w:lineRule="atLeast"/>
        <w:contextualSpacing/>
        <w:jc w:val="left"/>
        <w:rPr>
          <w:ins w:id="42" w:author="만든 이"/>
          <w:rFonts w:asciiTheme="minorEastAsia" w:eastAsiaTheme="minorEastAsia" w:hAnsiTheme="minorEastAsia" w:cs="Times New Roman"/>
          <w:b/>
        </w:rPr>
      </w:pPr>
      <w:ins w:id="43" w:author="만든 이">
        <w:r w:rsidRPr="008A4E37">
          <w:rPr>
            <w:rFonts w:asciiTheme="minorEastAsia" w:eastAsiaTheme="minorEastAsia" w:hAnsiTheme="minorEastAsia" w:cs="Times New Roman" w:hint="eastAsia"/>
            <w:b/>
          </w:rPr>
          <w:lastRenderedPageBreak/>
          <w:t xml:space="preserve">[별지 </w:t>
        </w:r>
        <w:r w:rsidRPr="008A4E37">
          <w:rPr>
            <w:rFonts w:asciiTheme="minorEastAsia" w:eastAsiaTheme="minorEastAsia" w:hAnsiTheme="minorEastAsia" w:cs="Times New Roman"/>
            <w:b/>
          </w:rPr>
          <w:t>*</w:t>
        </w:r>
        <w:r w:rsidRPr="008A4E37">
          <w:rPr>
            <w:rFonts w:asciiTheme="minorEastAsia" w:eastAsiaTheme="minorEastAsia" w:hAnsiTheme="minorEastAsia" w:cs="Times New Roman" w:hint="eastAsia"/>
            <w:b/>
          </w:rPr>
          <w:t>]</w:t>
        </w:r>
        <w:r w:rsidRPr="008A4E37">
          <w:rPr>
            <w:rFonts w:asciiTheme="minorEastAsia" w:eastAsiaTheme="minorEastAsia" w:hAnsiTheme="minorEastAsia" w:cs="Times New Roman"/>
            <w:b/>
          </w:rPr>
          <w:t xml:space="preserve"> </w:t>
        </w:r>
        <w:proofErr w:type="spellStart"/>
        <w:r w:rsidRPr="00684325">
          <w:rPr>
            <w:rFonts w:asciiTheme="minorEastAsia" w:eastAsiaTheme="minorEastAsia" w:hAnsiTheme="minorEastAsia" w:cs="Times New Roman"/>
            <w:b/>
          </w:rPr>
          <w:t>V+Lab</w:t>
        </w:r>
        <w:proofErr w:type="spellEnd"/>
        <w:r w:rsidRPr="00684325">
          <w:rPr>
            <w:rFonts w:asciiTheme="minorEastAsia" w:eastAsiaTheme="minorEastAsia" w:hAnsiTheme="minorEastAsia" w:cs="Times New Roman"/>
            <w:b/>
          </w:rPr>
          <w:t xml:space="preserve"> 제품 효능 표시 사례 예시</w:t>
        </w:r>
      </w:ins>
    </w:p>
    <w:p w14:paraId="0FFE0317" w14:textId="77777777" w:rsidR="00684325" w:rsidRPr="00684325" w:rsidRDefault="00684325" w:rsidP="00676FEA">
      <w:pPr>
        <w:wordWrap/>
        <w:autoSpaceDE/>
        <w:autoSpaceDN/>
        <w:spacing w:after="200" w:line="276" w:lineRule="auto"/>
        <w:rPr>
          <w:ins w:id="44" w:author="만든 이"/>
          <w:rFonts w:asciiTheme="minorEastAsia" w:eastAsiaTheme="minorEastAsia" w:hAnsiTheme="minorEastAsia" w:cs="Times New Roman"/>
          <w:b/>
        </w:rPr>
      </w:pPr>
    </w:p>
    <w:tbl>
      <w:tblPr>
        <w:tblStyle w:val="a8"/>
        <w:tblW w:w="0" w:type="auto"/>
        <w:tblLook w:val="04A0" w:firstRow="1" w:lastRow="0" w:firstColumn="1" w:lastColumn="0" w:noHBand="0" w:noVBand="1"/>
      </w:tblPr>
      <w:tblGrid>
        <w:gridCol w:w="2739"/>
        <w:gridCol w:w="6277"/>
      </w:tblGrid>
      <w:tr w:rsidR="00684325" w14:paraId="0FFE031A" w14:textId="77777777" w:rsidTr="002E52D3">
        <w:trPr>
          <w:ins w:id="45" w:author="만든 이"/>
        </w:trPr>
        <w:tc>
          <w:tcPr>
            <w:tcW w:w="2739" w:type="dxa"/>
          </w:tcPr>
          <w:p w14:paraId="0FFE0318" w14:textId="77777777" w:rsidR="00684325" w:rsidRPr="00F6364E" w:rsidRDefault="00684325" w:rsidP="002E52D3">
            <w:pPr>
              <w:rPr>
                <w:ins w:id="46" w:author="만든 이"/>
                <w:b/>
              </w:rPr>
            </w:pPr>
            <w:proofErr w:type="spellStart"/>
            <w:ins w:id="47" w:author="만든 이">
              <w:r>
                <w:rPr>
                  <w:rFonts w:asciiTheme="minorEastAsia" w:eastAsiaTheme="minorEastAsia" w:hAnsiTheme="minorEastAsia" w:hint="eastAsia"/>
                  <w:b/>
                </w:rPr>
                <w:t>브이랩</w:t>
              </w:r>
              <w:proofErr w:type="spellEnd"/>
              <w:r>
                <w:rPr>
                  <w:rFonts w:asciiTheme="minorEastAsia" w:eastAsiaTheme="minorEastAsia" w:hAnsiTheme="minorEastAsia" w:hint="eastAsia"/>
                  <w:b/>
                </w:rPr>
                <w:t xml:space="preserve"> </w:t>
              </w:r>
              <w:r w:rsidRPr="00F6364E">
                <w:rPr>
                  <w:rFonts w:asciiTheme="minorEastAsia" w:eastAsiaTheme="minorEastAsia" w:hAnsiTheme="minorEastAsia" w:hint="eastAsia"/>
                  <w:b/>
                </w:rPr>
                <w:t>상품명</w:t>
              </w:r>
            </w:ins>
          </w:p>
        </w:tc>
        <w:tc>
          <w:tcPr>
            <w:tcW w:w="6277" w:type="dxa"/>
          </w:tcPr>
          <w:p w14:paraId="0FFE0319" w14:textId="77777777" w:rsidR="00684325" w:rsidRPr="00F6364E" w:rsidRDefault="00684325" w:rsidP="002E52D3">
            <w:pPr>
              <w:rPr>
                <w:ins w:id="48" w:author="만든 이"/>
                <w:b/>
              </w:rPr>
            </w:pPr>
            <w:ins w:id="49" w:author="만든 이">
              <w:r w:rsidRPr="00F6364E">
                <w:rPr>
                  <w:rFonts w:asciiTheme="minorHAnsi" w:eastAsiaTheme="minorHAnsi" w:hAnsiTheme="minorHAnsi" w:hint="eastAsia"/>
                  <w:b/>
                </w:rPr>
                <w:t>표시</w:t>
              </w:r>
            </w:ins>
          </w:p>
        </w:tc>
      </w:tr>
      <w:tr w:rsidR="00684325" w14:paraId="0FFE031F" w14:textId="77777777" w:rsidTr="002E52D3">
        <w:trPr>
          <w:ins w:id="50" w:author="만든 이"/>
        </w:trPr>
        <w:tc>
          <w:tcPr>
            <w:tcW w:w="2739" w:type="dxa"/>
          </w:tcPr>
          <w:p w14:paraId="0FFE031B" w14:textId="77777777" w:rsidR="00684325" w:rsidRDefault="00684325" w:rsidP="002E52D3">
            <w:pPr>
              <w:rPr>
                <w:ins w:id="51" w:author="만든 이"/>
                <w:rFonts w:asciiTheme="minorHAnsi" w:eastAsiaTheme="minorHAnsi" w:hAnsiTheme="minorHAnsi"/>
                <w:b/>
              </w:rPr>
            </w:pPr>
            <w:ins w:id="52" w:author="만든 이">
              <w:r w:rsidRPr="00493CE0">
                <w:rPr>
                  <w:rFonts w:asciiTheme="minorHAnsi" w:eastAsiaTheme="minorHAnsi" w:hAnsiTheme="minorHAnsi" w:cs="바탕" w:hint="eastAsia"/>
                  <w:b/>
                </w:rPr>
                <w:t>펫</w:t>
              </w:r>
              <w:r w:rsidRPr="00493CE0">
                <w:rPr>
                  <w:rFonts w:asciiTheme="minorHAnsi" w:eastAsiaTheme="minorHAnsi" w:hAnsiTheme="minorHAnsi"/>
                  <w:b/>
                </w:rPr>
                <w:t xml:space="preserve"> </w:t>
              </w:r>
              <w:r w:rsidRPr="00493CE0">
                <w:rPr>
                  <w:rFonts w:asciiTheme="minorHAnsi" w:eastAsiaTheme="minorHAnsi" w:hAnsiTheme="minorHAnsi" w:cs="바탕" w:hint="eastAsia"/>
                  <w:b/>
                </w:rPr>
                <w:t>관절</w:t>
              </w:r>
              <w:r w:rsidRPr="00493CE0">
                <w:rPr>
                  <w:rFonts w:asciiTheme="minorHAnsi" w:eastAsiaTheme="minorHAnsi" w:hAnsiTheme="minorHAnsi"/>
                  <w:b/>
                </w:rPr>
                <w:t xml:space="preserve"> </w:t>
              </w:r>
              <w:r w:rsidRPr="00493CE0">
                <w:rPr>
                  <w:rFonts w:asciiTheme="minorHAnsi" w:eastAsiaTheme="minorHAnsi" w:hAnsiTheme="minorHAnsi" w:cs="바탕" w:hint="eastAsia"/>
                  <w:b/>
                </w:rPr>
                <w:t>영양제</w:t>
              </w:r>
              <w:r w:rsidRPr="00493CE0">
                <w:rPr>
                  <w:rFonts w:asciiTheme="minorHAnsi" w:eastAsiaTheme="minorHAnsi" w:hAnsiTheme="minorHAnsi"/>
                  <w:b/>
                </w:rPr>
                <w:t xml:space="preserve"> </w:t>
              </w:r>
              <w:proofErr w:type="spellStart"/>
              <w:r w:rsidRPr="00493CE0">
                <w:rPr>
                  <w:rFonts w:asciiTheme="minorHAnsi" w:eastAsiaTheme="minorHAnsi" w:hAnsiTheme="minorHAnsi" w:cs="바탕" w:hint="eastAsia"/>
                  <w:b/>
                </w:rPr>
                <w:t>브이랩</w:t>
              </w:r>
              <w:proofErr w:type="spellEnd"/>
              <w:r w:rsidRPr="00493CE0">
                <w:rPr>
                  <w:rFonts w:asciiTheme="minorHAnsi" w:eastAsiaTheme="minorHAnsi" w:hAnsiTheme="minorHAnsi"/>
                  <w:b/>
                </w:rPr>
                <w:t xml:space="preserve"> </w:t>
              </w:r>
            </w:ins>
          </w:p>
          <w:p w14:paraId="0FFE031C" w14:textId="77777777" w:rsidR="00684325" w:rsidRDefault="00684325" w:rsidP="002E52D3">
            <w:pPr>
              <w:rPr>
                <w:ins w:id="53" w:author="만든 이"/>
                <w:rFonts w:asciiTheme="minorHAnsi" w:eastAsiaTheme="minorHAnsi" w:hAnsiTheme="minorHAnsi"/>
                <w:b/>
              </w:rPr>
            </w:pPr>
            <w:ins w:id="54" w:author="만든 이">
              <w:r w:rsidRPr="00493CE0">
                <w:rPr>
                  <w:rFonts w:asciiTheme="minorHAnsi" w:eastAsiaTheme="minorHAnsi" w:hAnsiTheme="minorHAnsi" w:cs="바탕" w:hint="eastAsia"/>
                  <w:b/>
                </w:rPr>
                <w:t>테이스트</w:t>
              </w:r>
              <w:r w:rsidRPr="00493CE0">
                <w:rPr>
                  <w:rFonts w:asciiTheme="minorHAnsi" w:eastAsiaTheme="minorHAnsi" w:hAnsiTheme="minorHAnsi"/>
                  <w:b/>
                </w:rPr>
                <w:t xml:space="preserve"> </w:t>
              </w:r>
              <w:r w:rsidRPr="00493CE0">
                <w:rPr>
                  <w:rFonts w:asciiTheme="minorHAnsi" w:eastAsiaTheme="minorHAnsi" w:hAnsiTheme="minorHAnsi" w:cs="바탕" w:hint="eastAsia"/>
                  <w:b/>
                </w:rPr>
                <w:t>플러스</w:t>
              </w:r>
              <w:r w:rsidRPr="00493CE0">
                <w:rPr>
                  <w:rFonts w:asciiTheme="minorHAnsi" w:eastAsiaTheme="minorHAnsi" w:hAnsiTheme="minorHAnsi"/>
                  <w:b/>
                </w:rPr>
                <w:t xml:space="preserve"> </w:t>
              </w:r>
            </w:ins>
          </w:p>
          <w:p w14:paraId="0FFE031D" w14:textId="77777777" w:rsidR="00684325" w:rsidRPr="00493CE0" w:rsidRDefault="00684325" w:rsidP="002E52D3">
            <w:pPr>
              <w:rPr>
                <w:ins w:id="55" w:author="만든 이"/>
                <w:b/>
              </w:rPr>
            </w:pPr>
            <w:ins w:id="56" w:author="만든 이">
              <w:r w:rsidRPr="00493CE0">
                <w:rPr>
                  <w:rFonts w:asciiTheme="minorHAnsi" w:eastAsiaTheme="minorHAnsi" w:hAnsiTheme="minorHAnsi" w:cs="바탕" w:hint="eastAsia"/>
                  <w:b/>
                </w:rPr>
                <w:t>조인트</w:t>
              </w:r>
              <w:r w:rsidRPr="00493CE0">
                <w:rPr>
                  <w:rFonts w:asciiTheme="minorHAnsi" w:eastAsiaTheme="minorHAnsi" w:hAnsiTheme="minorHAnsi"/>
                  <w:b/>
                </w:rPr>
                <w:t xml:space="preserve"> </w:t>
              </w:r>
              <w:r w:rsidRPr="00493CE0">
                <w:rPr>
                  <w:rFonts w:asciiTheme="minorHAnsi" w:eastAsiaTheme="minorHAnsi" w:hAnsiTheme="minorHAnsi" w:cs="바탕" w:hint="eastAsia"/>
                  <w:b/>
                </w:rPr>
                <w:t>케어</w:t>
              </w:r>
            </w:ins>
          </w:p>
        </w:tc>
        <w:tc>
          <w:tcPr>
            <w:tcW w:w="6277" w:type="dxa"/>
          </w:tcPr>
          <w:p w14:paraId="0FFE031E" w14:textId="77777777" w:rsidR="00684325" w:rsidRDefault="00684325" w:rsidP="002E52D3">
            <w:pPr>
              <w:jc w:val="center"/>
              <w:rPr>
                <w:ins w:id="57" w:author="만든 이"/>
              </w:rPr>
            </w:pPr>
            <w:ins w:id="58" w:author="만든 이">
              <w:r>
                <w:rPr>
                  <w:noProof/>
                </w:rPr>
                <w:drawing>
                  <wp:inline distT="0" distB="0" distL="0" distR="0" wp14:anchorId="0FFE057E" wp14:editId="0FFE057F">
                    <wp:extent cx="2555645" cy="1383175"/>
                    <wp:effectExtent l="0" t="0" r="0" b="762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73588" cy="1392886"/>
                            </a:xfrm>
                            <a:prstGeom prst="rect">
                              <a:avLst/>
                            </a:prstGeom>
                          </pic:spPr>
                        </pic:pic>
                      </a:graphicData>
                    </a:graphic>
                  </wp:inline>
                </w:drawing>
              </w:r>
            </w:ins>
          </w:p>
        </w:tc>
      </w:tr>
      <w:tr w:rsidR="00684325" w14:paraId="0FFE0324" w14:textId="77777777" w:rsidTr="002E52D3">
        <w:trPr>
          <w:ins w:id="59" w:author="만든 이"/>
        </w:trPr>
        <w:tc>
          <w:tcPr>
            <w:tcW w:w="2739" w:type="dxa"/>
          </w:tcPr>
          <w:p w14:paraId="0FFE0320" w14:textId="77777777" w:rsidR="00684325" w:rsidRDefault="00684325" w:rsidP="002E52D3">
            <w:pPr>
              <w:rPr>
                <w:ins w:id="60" w:author="만든 이"/>
                <w:rFonts w:asciiTheme="minorHAnsi" w:eastAsiaTheme="minorHAnsi" w:hAnsiTheme="minorHAnsi" w:cs="바탕"/>
                <w:b/>
              </w:rPr>
            </w:pPr>
            <w:ins w:id="61" w:author="만든 이">
              <w:r w:rsidRPr="00493CE0">
                <w:rPr>
                  <w:rFonts w:asciiTheme="minorHAnsi" w:eastAsiaTheme="minorHAnsi" w:hAnsiTheme="minorHAnsi" w:cs="바탕" w:hint="eastAsia"/>
                  <w:b/>
                </w:rPr>
                <w:t>펫</w:t>
              </w:r>
              <w:r w:rsidRPr="00493CE0">
                <w:rPr>
                  <w:rFonts w:asciiTheme="minorHAnsi" w:eastAsiaTheme="minorHAnsi" w:hAnsiTheme="minorHAnsi" w:cs="바탕"/>
                  <w:b/>
                </w:rPr>
                <w:t xml:space="preserve"> 유산균 파우더</w:t>
              </w:r>
            </w:ins>
          </w:p>
          <w:p w14:paraId="0FFE0321" w14:textId="77777777" w:rsidR="00684325" w:rsidRDefault="00684325" w:rsidP="002E52D3">
            <w:pPr>
              <w:rPr>
                <w:ins w:id="62" w:author="만든 이"/>
                <w:rFonts w:asciiTheme="minorHAnsi" w:eastAsiaTheme="minorHAnsi" w:hAnsiTheme="minorHAnsi" w:cs="바탕"/>
                <w:b/>
              </w:rPr>
            </w:pPr>
            <w:proofErr w:type="spellStart"/>
            <w:ins w:id="63" w:author="만든 이">
              <w:r w:rsidRPr="00493CE0">
                <w:rPr>
                  <w:rFonts w:asciiTheme="minorHAnsi" w:eastAsiaTheme="minorHAnsi" w:hAnsiTheme="minorHAnsi" w:cs="바탕"/>
                  <w:b/>
                </w:rPr>
                <w:t>브이랩</w:t>
              </w:r>
              <w:proofErr w:type="spellEnd"/>
              <w:r w:rsidRPr="00493CE0">
                <w:rPr>
                  <w:rFonts w:asciiTheme="minorHAnsi" w:eastAsiaTheme="minorHAnsi" w:hAnsiTheme="minorHAnsi" w:cs="바탕"/>
                  <w:b/>
                </w:rPr>
                <w:t xml:space="preserve"> 테이스트 플러스 </w:t>
              </w:r>
            </w:ins>
          </w:p>
          <w:p w14:paraId="0FFE0322" w14:textId="77777777" w:rsidR="00684325" w:rsidRPr="00493CE0" w:rsidRDefault="00684325" w:rsidP="002E52D3">
            <w:pPr>
              <w:rPr>
                <w:ins w:id="64" w:author="만든 이"/>
                <w:rFonts w:asciiTheme="minorHAnsi" w:eastAsiaTheme="minorHAnsi" w:hAnsiTheme="minorHAnsi" w:cs="바탕"/>
                <w:b/>
              </w:rPr>
            </w:pPr>
            <w:proofErr w:type="spellStart"/>
            <w:ins w:id="65" w:author="만든 이">
              <w:r w:rsidRPr="00493CE0">
                <w:rPr>
                  <w:rFonts w:asciiTheme="minorHAnsi" w:eastAsiaTheme="minorHAnsi" w:hAnsiTheme="minorHAnsi" w:cs="바탕"/>
                  <w:b/>
                </w:rPr>
                <w:t>락토</w:t>
              </w:r>
              <w:proofErr w:type="spellEnd"/>
              <w:r w:rsidRPr="00493CE0">
                <w:rPr>
                  <w:rFonts w:asciiTheme="minorHAnsi" w:eastAsiaTheme="minorHAnsi" w:hAnsiTheme="minorHAnsi" w:cs="바탕"/>
                  <w:b/>
                </w:rPr>
                <w:t xml:space="preserve"> 플러스</w:t>
              </w:r>
            </w:ins>
          </w:p>
        </w:tc>
        <w:tc>
          <w:tcPr>
            <w:tcW w:w="6277" w:type="dxa"/>
          </w:tcPr>
          <w:p w14:paraId="0FFE0323" w14:textId="77777777" w:rsidR="00684325" w:rsidRDefault="00684325" w:rsidP="002E52D3">
            <w:pPr>
              <w:jc w:val="center"/>
              <w:rPr>
                <w:ins w:id="66" w:author="만든 이"/>
                <w:rFonts w:asciiTheme="minorEastAsia" w:eastAsiaTheme="minorEastAsia" w:hAnsiTheme="minorEastAsia"/>
              </w:rPr>
            </w:pPr>
            <w:ins w:id="67" w:author="만든 이">
              <w:r>
                <w:rPr>
                  <w:noProof/>
                </w:rPr>
                <w:drawing>
                  <wp:inline distT="0" distB="0" distL="0" distR="0" wp14:anchorId="0FFE0580" wp14:editId="0FFE0581">
                    <wp:extent cx="1810693" cy="3596680"/>
                    <wp:effectExtent l="0" t="0" r="0" b="381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19321" cy="3613819"/>
                            </a:xfrm>
                            <a:prstGeom prst="rect">
                              <a:avLst/>
                            </a:prstGeom>
                          </pic:spPr>
                        </pic:pic>
                      </a:graphicData>
                    </a:graphic>
                  </wp:inline>
                </w:drawing>
              </w:r>
            </w:ins>
          </w:p>
        </w:tc>
      </w:tr>
      <w:tr w:rsidR="00684325" w14:paraId="0FFE0327" w14:textId="77777777" w:rsidTr="002E52D3">
        <w:trPr>
          <w:ins w:id="68" w:author="만든 이"/>
        </w:trPr>
        <w:tc>
          <w:tcPr>
            <w:tcW w:w="2739" w:type="dxa"/>
          </w:tcPr>
          <w:p w14:paraId="0FFE0325" w14:textId="77777777" w:rsidR="00684325" w:rsidRPr="00493CE0" w:rsidRDefault="00684325" w:rsidP="002E52D3">
            <w:pPr>
              <w:rPr>
                <w:ins w:id="69" w:author="만든 이"/>
                <w:rFonts w:asciiTheme="minorHAnsi" w:eastAsiaTheme="minorHAnsi" w:hAnsiTheme="minorHAnsi" w:cs="바탕"/>
                <w:b/>
              </w:rPr>
            </w:pPr>
            <w:ins w:id="70" w:author="만든 이">
              <w:r w:rsidRPr="00493CE0">
                <w:rPr>
                  <w:rFonts w:asciiTheme="minorHAnsi" w:eastAsiaTheme="minorHAnsi" w:hAnsiTheme="minorHAnsi" w:cs="바탕" w:hint="eastAsia"/>
                  <w:b/>
                </w:rPr>
                <w:lastRenderedPageBreak/>
                <w:t>통통한</w:t>
              </w:r>
              <w:r w:rsidRPr="00493CE0">
                <w:rPr>
                  <w:rFonts w:asciiTheme="minorHAnsi" w:eastAsiaTheme="minorHAnsi" w:hAnsiTheme="minorHAnsi" w:cs="바탕"/>
                  <w:b/>
                </w:rPr>
                <w:t xml:space="preserve"> 고양이를 위한 체중조절용 간식 </w:t>
              </w:r>
              <w:proofErr w:type="spellStart"/>
              <w:r w:rsidRPr="00493CE0">
                <w:rPr>
                  <w:rFonts w:asciiTheme="minorHAnsi" w:eastAsiaTheme="minorHAnsi" w:hAnsiTheme="minorHAnsi" w:cs="바탕"/>
                  <w:b/>
                </w:rPr>
                <w:t>브이랩</w:t>
              </w:r>
              <w:proofErr w:type="spellEnd"/>
              <w:r w:rsidRPr="00493CE0">
                <w:rPr>
                  <w:rFonts w:asciiTheme="minorHAnsi" w:eastAsiaTheme="minorHAnsi" w:hAnsiTheme="minorHAnsi" w:cs="바탕"/>
                  <w:b/>
                </w:rPr>
                <w:t xml:space="preserve"> </w:t>
              </w:r>
              <w:proofErr w:type="spellStart"/>
              <w:r w:rsidRPr="00493CE0">
                <w:rPr>
                  <w:rFonts w:asciiTheme="minorHAnsi" w:eastAsiaTheme="minorHAnsi" w:hAnsiTheme="minorHAnsi" w:cs="바탕"/>
                  <w:b/>
                </w:rPr>
                <w:t>스낵테라피</w:t>
              </w:r>
              <w:proofErr w:type="spellEnd"/>
              <w:r w:rsidRPr="00493CE0">
                <w:rPr>
                  <w:rFonts w:asciiTheme="minorHAnsi" w:eastAsiaTheme="minorHAnsi" w:hAnsiTheme="minorHAnsi" w:cs="바탕"/>
                  <w:b/>
                </w:rPr>
                <w:t xml:space="preserve"> 고양이용</w:t>
              </w:r>
            </w:ins>
          </w:p>
        </w:tc>
        <w:tc>
          <w:tcPr>
            <w:tcW w:w="6277" w:type="dxa"/>
          </w:tcPr>
          <w:p w14:paraId="0FFE0326" w14:textId="77777777" w:rsidR="00684325" w:rsidRDefault="00684325" w:rsidP="002E52D3">
            <w:pPr>
              <w:jc w:val="center"/>
              <w:rPr>
                <w:ins w:id="71" w:author="만든 이"/>
                <w:rFonts w:asciiTheme="minorEastAsia" w:eastAsiaTheme="minorEastAsia" w:hAnsiTheme="minorEastAsia"/>
              </w:rPr>
            </w:pPr>
            <w:ins w:id="72" w:author="만든 이">
              <w:r>
                <w:rPr>
                  <w:noProof/>
                </w:rPr>
                <w:drawing>
                  <wp:inline distT="0" distB="0" distL="0" distR="0" wp14:anchorId="0FFE0582" wp14:editId="0FFE0583">
                    <wp:extent cx="1832969" cy="3026780"/>
                    <wp:effectExtent l="0" t="0" r="0" b="254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38115" cy="3035278"/>
                            </a:xfrm>
                            <a:prstGeom prst="rect">
                              <a:avLst/>
                            </a:prstGeom>
                          </pic:spPr>
                        </pic:pic>
                      </a:graphicData>
                    </a:graphic>
                  </wp:inline>
                </w:drawing>
              </w:r>
            </w:ins>
          </w:p>
        </w:tc>
      </w:tr>
      <w:tr w:rsidR="00684325" w14:paraId="0FFE032A" w14:textId="77777777" w:rsidTr="002E52D3">
        <w:trPr>
          <w:ins w:id="73" w:author="만든 이"/>
        </w:trPr>
        <w:tc>
          <w:tcPr>
            <w:tcW w:w="2739" w:type="dxa"/>
          </w:tcPr>
          <w:p w14:paraId="0FFE0328" w14:textId="77777777" w:rsidR="00684325" w:rsidRPr="00493CE0" w:rsidRDefault="00684325" w:rsidP="002E52D3">
            <w:pPr>
              <w:rPr>
                <w:ins w:id="74" w:author="만든 이"/>
                <w:rFonts w:asciiTheme="minorHAnsi" w:eastAsiaTheme="minorHAnsi" w:hAnsiTheme="minorHAnsi" w:cs="바탕"/>
                <w:b/>
              </w:rPr>
            </w:pPr>
            <w:ins w:id="75" w:author="만든 이">
              <w:r w:rsidRPr="00493CE0">
                <w:rPr>
                  <w:rFonts w:asciiTheme="minorHAnsi" w:eastAsiaTheme="minorHAnsi" w:hAnsiTheme="minorHAnsi" w:cs="바탕" w:hint="eastAsia"/>
                  <w:b/>
                </w:rPr>
                <w:t>통통한</w:t>
              </w:r>
              <w:r w:rsidRPr="00493CE0">
                <w:rPr>
                  <w:rFonts w:asciiTheme="minorHAnsi" w:eastAsiaTheme="minorHAnsi" w:hAnsiTheme="minorHAnsi" w:cs="바탕"/>
                  <w:b/>
                </w:rPr>
                <w:t xml:space="preserve"> 강아지를 위한 체중조절용 간식 </w:t>
              </w:r>
              <w:proofErr w:type="spellStart"/>
              <w:r w:rsidRPr="00493CE0">
                <w:rPr>
                  <w:rFonts w:asciiTheme="minorHAnsi" w:eastAsiaTheme="minorHAnsi" w:hAnsiTheme="minorHAnsi" w:cs="바탕"/>
                  <w:b/>
                </w:rPr>
                <w:t>브이랩</w:t>
              </w:r>
              <w:proofErr w:type="spellEnd"/>
              <w:r w:rsidRPr="00493CE0">
                <w:rPr>
                  <w:rFonts w:asciiTheme="minorHAnsi" w:eastAsiaTheme="minorHAnsi" w:hAnsiTheme="minorHAnsi" w:cs="바탕"/>
                  <w:b/>
                </w:rPr>
                <w:t xml:space="preserve"> </w:t>
              </w:r>
              <w:proofErr w:type="spellStart"/>
              <w:r w:rsidRPr="00493CE0">
                <w:rPr>
                  <w:rFonts w:asciiTheme="minorHAnsi" w:eastAsiaTheme="minorHAnsi" w:hAnsiTheme="minorHAnsi" w:cs="바탕"/>
                  <w:b/>
                </w:rPr>
                <w:t>스낵테라피</w:t>
              </w:r>
              <w:proofErr w:type="spellEnd"/>
              <w:r w:rsidRPr="00493CE0">
                <w:rPr>
                  <w:rFonts w:asciiTheme="minorHAnsi" w:eastAsiaTheme="minorHAnsi" w:hAnsiTheme="minorHAnsi" w:cs="바탕"/>
                  <w:b/>
                </w:rPr>
                <w:t xml:space="preserve"> 강아지용</w:t>
              </w:r>
            </w:ins>
          </w:p>
        </w:tc>
        <w:tc>
          <w:tcPr>
            <w:tcW w:w="6277" w:type="dxa"/>
          </w:tcPr>
          <w:p w14:paraId="0FFE0329" w14:textId="77777777" w:rsidR="00684325" w:rsidRDefault="00684325" w:rsidP="002E52D3">
            <w:pPr>
              <w:jc w:val="center"/>
              <w:rPr>
                <w:ins w:id="76" w:author="만든 이"/>
                <w:noProof/>
              </w:rPr>
            </w:pPr>
            <w:ins w:id="77" w:author="만든 이">
              <w:r>
                <w:rPr>
                  <w:noProof/>
                </w:rPr>
                <w:drawing>
                  <wp:inline distT="0" distB="0" distL="0" distR="0" wp14:anchorId="0FFE0584" wp14:editId="0FFE0585">
                    <wp:extent cx="2847372" cy="1129366"/>
                    <wp:effectExtent l="0" t="0" r="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2972" cy="1143486"/>
                            </a:xfrm>
                            <a:prstGeom prst="rect">
                              <a:avLst/>
                            </a:prstGeom>
                          </pic:spPr>
                        </pic:pic>
                      </a:graphicData>
                    </a:graphic>
                  </wp:inline>
                </w:drawing>
              </w:r>
            </w:ins>
          </w:p>
        </w:tc>
      </w:tr>
      <w:tr w:rsidR="00684325" w14:paraId="0FFE032E" w14:textId="77777777" w:rsidTr="002E52D3">
        <w:trPr>
          <w:ins w:id="78" w:author="만든 이"/>
        </w:trPr>
        <w:tc>
          <w:tcPr>
            <w:tcW w:w="2739" w:type="dxa"/>
          </w:tcPr>
          <w:p w14:paraId="0FFE032B" w14:textId="77777777" w:rsidR="00684325" w:rsidRDefault="00684325" w:rsidP="002E52D3">
            <w:pPr>
              <w:rPr>
                <w:ins w:id="79" w:author="만든 이"/>
                <w:rFonts w:asciiTheme="minorHAnsi" w:eastAsiaTheme="minorHAnsi" w:hAnsiTheme="minorHAnsi" w:cs="바탕"/>
                <w:b/>
              </w:rPr>
            </w:pPr>
            <w:ins w:id="80" w:author="만든 이">
              <w:r w:rsidRPr="00493CE0">
                <w:rPr>
                  <w:rFonts w:asciiTheme="minorHAnsi" w:eastAsiaTheme="minorHAnsi" w:hAnsiTheme="minorHAnsi" w:cs="바탕" w:hint="eastAsia"/>
                  <w:b/>
                </w:rPr>
                <w:t>펫</w:t>
              </w:r>
              <w:r w:rsidRPr="00493CE0">
                <w:rPr>
                  <w:rFonts w:asciiTheme="minorHAnsi" w:eastAsiaTheme="minorHAnsi" w:hAnsiTheme="minorHAnsi" w:cs="바탕"/>
                  <w:b/>
                </w:rPr>
                <w:t xml:space="preserve"> 피모 영양제 </w:t>
              </w:r>
              <w:proofErr w:type="spellStart"/>
              <w:r w:rsidRPr="00493CE0">
                <w:rPr>
                  <w:rFonts w:asciiTheme="minorHAnsi" w:eastAsiaTheme="minorHAnsi" w:hAnsiTheme="minorHAnsi" w:cs="바탕"/>
                  <w:b/>
                </w:rPr>
                <w:t>브이랩</w:t>
              </w:r>
              <w:proofErr w:type="spellEnd"/>
              <w:r w:rsidRPr="00493CE0">
                <w:rPr>
                  <w:rFonts w:asciiTheme="minorHAnsi" w:eastAsiaTheme="minorHAnsi" w:hAnsiTheme="minorHAnsi" w:cs="바탕"/>
                  <w:b/>
                </w:rPr>
                <w:t xml:space="preserve"> 테이스트 플러스</w:t>
              </w:r>
            </w:ins>
          </w:p>
          <w:p w14:paraId="0FFE032C" w14:textId="77777777" w:rsidR="00684325" w:rsidRPr="00493CE0" w:rsidRDefault="00684325" w:rsidP="002E52D3">
            <w:pPr>
              <w:rPr>
                <w:ins w:id="81" w:author="만든 이"/>
                <w:rFonts w:asciiTheme="minorHAnsi" w:eastAsiaTheme="minorHAnsi" w:hAnsiTheme="minorHAnsi" w:cs="바탕"/>
                <w:b/>
              </w:rPr>
            </w:pPr>
            <w:ins w:id="82" w:author="만든 이">
              <w:r w:rsidRPr="00493CE0">
                <w:rPr>
                  <w:rFonts w:asciiTheme="minorHAnsi" w:eastAsiaTheme="minorHAnsi" w:hAnsiTheme="minorHAnsi" w:cs="바탕"/>
                  <w:b/>
                </w:rPr>
                <w:t>스킨 케어</w:t>
              </w:r>
            </w:ins>
          </w:p>
        </w:tc>
        <w:tc>
          <w:tcPr>
            <w:tcW w:w="6277" w:type="dxa"/>
          </w:tcPr>
          <w:p w14:paraId="0FFE032D" w14:textId="77777777" w:rsidR="00684325" w:rsidRDefault="00684325" w:rsidP="002E52D3">
            <w:pPr>
              <w:jc w:val="center"/>
              <w:rPr>
                <w:ins w:id="83" w:author="만든 이"/>
                <w:rFonts w:asciiTheme="minorEastAsia" w:eastAsiaTheme="minorEastAsia" w:hAnsiTheme="minorEastAsia"/>
              </w:rPr>
            </w:pPr>
            <w:ins w:id="84" w:author="만든 이">
              <w:r>
                <w:rPr>
                  <w:noProof/>
                </w:rPr>
                <w:drawing>
                  <wp:inline distT="0" distB="0" distL="0" distR="0" wp14:anchorId="0FFE0586" wp14:editId="0FFE0587">
                    <wp:extent cx="2770295" cy="1738300"/>
                    <wp:effectExtent l="0" t="0" r="0" b="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01653" cy="1757976"/>
                            </a:xfrm>
                            <a:prstGeom prst="rect">
                              <a:avLst/>
                            </a:prstGeom>
                          </pic:spPr>
                        </pic:pic>
                      </a:graphicData>
                    </a:graphic>
                  </wp:inline>
                </w:drawing>
              </w:r>
            </w:ins>
          </w:p>
        </w:tc>
      </w:tr>
      <w:tr w:rsidR="00684325" w14:paraId="0FFE0332" w14:textId="77777777" w:rsidTr="002E52D3">
        <w:trPr>
          <w:ins w:id="85" w:author="만든 이"/>
        </w:trPr>
        <w:tc>
          <w:tcPr>
            <w:tcW w:w="2739" w:type="dxa"/>
          </w:tcPr>
          <w:p w14:paraId="0FFE032F" w14:textId="77777777" w:rsidR="00684325" w:rsidRDefault="00684325" w:rsidP="002E52D3">
            <w:pPr>
              <w:rPr>
                <w:ins w:id="86" w:author="만든 이"/>
                <w:rFonts w:asciiTheme="minorHAnsi" w:eastAsiaTheme="minorHAnsi" w:hAnsiTheme="minorHAnsi" w:cs="바탕"/>
                <w:b/>
              </w:rPr>
            </w:pPr>
            <w:proofErr w:type="spellStart"/>
            <w:ins w:id="87" w:author="만든 이">
              <w:r w:rsidRPr="00493CE0">
                <w:rPr>
                  <w:rFonts w:asciiTheme="minorHAnsi" w:eastAsiaTheme="minorHAnsi" w:hAnsiTheme="minorHAnsi" w:cs="바탕" w:hint="eastAsia"/>
                  <w:b/>
                </w:rPr>
                <w:lastRenderedPageBreak/>
                <w:t>브이랩</w:t>
              </w:r>
              <w:proofErr w:type="spellEnd"/>
              <w:r w:rsidRPr="00493CE0">
                <w:rPr>
                  <w:rFonts w:asciiTheme="minorHAnsi" w:eastAsiaTheme="minorHAnsi" w:hAnsiTheme="minorHAnsi" w:cs="바탕"/>
                  <w:b/>
                </w:rPr>
                <w:t xml:space="preserve"> 강아지 고양이 </w:t>
              </w:r>
              <w:proofErr w:type="spellStart"/>
              <w:r w:rsidRPr="00493CE0">
                <w:rPr>
                  <w:rFonts w:asciiTheme="minorHAnsi" w:eastAsiaTheme="minorHAnsi" w:hAnsiTheme="minorHAnsi" w:cs="바탕"/>
                  <w:b/>
                </w:rPr>
                <w:t>펫영양제</w:t>
              </w:r>
              <w:proofErr w:type="spellEnd"/>
              <w:r w:rsidRPr="00493CE0">
                <w:rPr>
                  <w:rFonts w:asciiTheme="minorHAnsi" w:eastAsiaTheme="minorHAnsi" w:hAnsiTheme="minorHAnsi" w:cs="바탕"/>
                  <w:b/>
                </w:rPr>
                <w:t xml:space="preserve"> </w:t>
              </w:r>
              <w:proofErr w:type="spellStart"/>
              <w:r w:rsidRPr="00493CE0">
                <w:rPr>
                  <w:rFonts w:asciiTheme="minorHAnsi" w:eastAsiaTheme="minorHAnsi" w:hAnsiTheme="minorHAnsi" w:cs="바탕"/>
                  <w:b/>
                </w:rPr>
                <w:t>커스터밀</w:t>
              </w:r>
              <w:proofErr w:type="spellEnd"/>
              <w:r w:rsidRPr="00493CE0">
                <w:rPr>
                  <w:rFonts w:asciiTheme="minorHAnsi" w:eastAsiaTheme="minorHAnsi" w:hAnsiTheme="minorHAnsi" w:cs="바탕"/>
                  <w:b/>
                </w:rPr>
                <w:t xml:space="preserve"> </w:t>
              </w:r>
            </w:ins>
          </w:p>
          <w:p w14:paraId="0FFE0330" w14:textId="77777777" w:rsidR="00684325" w:rsidRPr="00493CE0" w:rsidRDefault="00684325" w:rsidP="002E52D3">
            <w:pPr>
              <w:rPr>
                <w:ins w:id="88" w:author="만든 이"/>
                <w:rFonts w:asciiTheme="minorHAnsi" w:eastAsiaTheme="minorHAnsi" w:hAnsiTheme="minorHAnsi" w:cs="바탕"/>
                <w:b/>
              </w:rPr>
            </w:pPr>
            <w:ins w:id="89" w:author="만든 이">
              <w:r w:rsidRPr="00493CE0">
                <w:rPr>
                  <w:rFonts w:asciiTheme="minorHAnsi" w:eastAsiaTheme="minorHAnsi" w:hAnsiTheme="minorHAnsi" w:cs="바탕"/>
                  <w:b/>
                </w:rPr>
                <w:t>플러스 7종</w:t>
              </w:r>
            </w:ins>
          </w:p>
        </w:tc>
        <w:tc>
          <w:tcPr>
            <w:tcW w:w="6277" w:type="dxa"/>
          </w:tcPr>
          <w:p w14:paraId="0FFE0331" w14:textId="77777777" w:rsidR="00684325" w:rsidRDefault="00684325" w:rsidP="002E52D3">
            <w:pPr>
              <w:jc w:val="center"/>
              <w:rPr>
                <w:ins w:id="90" w:author="만든 이"/>
                <w:noProof/>
              </w:rPr>
            </w:pPr>
            <w:ins w:id="91" w:author="만든 이">
              <w:r>
                <w:rPr>
                  <w:noProof/>
                </w:rPr>
                <w:drawing>
                  <wp:inline distT="0" distB="0" distL="0" distR="0" wp14:anchorId="0FFE0588" wp14:editId="0FFE0589">
                    <wp:extent cx="1500832" cy="2818332"/>
                    <wp:effectExtent l="0" t="0" r="4445" b="127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54460" cy="2919037"/>
                            </a:xfrm>
                            <a:prstGeom prst="rect">
                              <a:avLst/>
                            </a:prstGeom>
                          </pic:spPr>
                        </pic:pic>
                      </a:graphicData>
                    </a:graphic>
                  </wp:inline>
                </w:drawing>
              </w:r>
              <w:r>
                <w:rPr>
                  <w:noProof/>
                </w:rPr>
                <w:t xml:space="preserve"> </w:t>
              </w:r>
              <w:r>
                <w:rPr>
                  <w:noProof/>
                </w:rPr>
                <w:drawing>
                  <wp:inline distT="0" distB="0" distL="0" distR="0" wp14:anchorId="0FFE058A" wp14:editId="0FFE058B">
                    <wp:extent cx="1389707" cy="2809984"/>
                    <wp:effectExtent l="0" t="0" r="127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47004" cy="2925839"/>
                            </a:xfrm>
                            <a:prstGeom prst="rect">
                              <a:avLst/>
                            </a:prstGeom>
                          </pic:spPr>
                        </pic:pic>
                      </a:graphicData>
                    </a:graphic>
                  </wp:inline>
                </w:drawing>
              </w:r>
            </w:ins>
          </w:p>
        </w:tc>
      </w:tr>
      <w:tr w:rsidR="00684325" w14:paraId="0FFE0337" w14:textId="77777777" w:rsidTr="002E52D3">
        <w:trPr>
          <w:ins w:id="92" w:author="만든 이"/>
        </w:trPr>
        <w:tc>
          <w:tcPr>
            <w:tcW w:w="2739" w:type="dxa"/>
          </w:tcPr>
          <w:p w14:paraId="0FFE0333" w14:textId="77777777" w:rsidR="00684325" w:rsidRDefault="00684325" w:rsidP="002E52D3">
            <w:pPr>
              <w:rPr>
                <w:ins w:id="93" w:author="만든 이"/>
                <w:rFonts w:asciiTheme="minorHAnsi" w:eastAsiaTheme="minorHAnsi" w:hAnsiTheme="minorHAnsi" w:cs="바탕"/>
                <w:b/>
              </w:rPr>
            </w:pPr>
            <w:ins w:id="94" w:author="만든 이">
              <w:r w:rsidRPr="00493CE0">
                <w:rPr>
                  <w:rFonts w:asciiTheme="minorHAnsi" w:eastAsiaTheme="minorHAnsi" w:hAnsiTheme="minorHAnsi" w:cs="바탕" w:hint="eastAsia"/>
                  <w:b/>
                </w:rPr>
                <w:t>프리미엄</w:t>
              </w:r>
              <w:r w:rsidRPr="00493CE0">
                <w:rPr>
                  <w:rFonts w:asciiTheme="minorHAnsi" w:eastAsiaTheme="minorHAnsi" w:hAnsiTheme="minorHAnsi" w:cs="바탕"/>
                  <w:b/>
                </w:rPr>
                <w:t xml:space="preserve"> 종합영양제 </w:t>
              </w:r>
            </w:ins>
          </w:p>
          <w:p w14:paraId="0FFE0334" w14:textId="77777777" w:rsidR="00684325" w:rsidRDefault="00684325" w:rsidP="002E52D3">
            <w:pPr>
              <w:rPr>
                <w:ins w:id="95" w:author="만든 이"/>
                <w:rFonts w:asciiTheme="minorHAnsi" w:eastAsiaTheme="minorHAnsi" w:hAnsiTheme="minorHAnsi" w:cs="바탕"/>
                <w:b/>
              </w:rPr>
            </w:pPr>
            <w:proofErr w:type="spellStart"/>
            <w:ins w:id="96" w:author="만든 이">
              <w:r w:rsidRPr="00493CE0">
                <w:rPr>
                  <w:rFonts w:asciiTheme="minorHAnsi" w:eastAsiaTheme="minorHAnsi" w:hAnsiTheme="minorHAnsi" w:cs="바탕"/>
                  <w:b/>
                </w:rPr>
                <w:t>펫츠멀티</w:t>
              </w:r>
              <w:proofErr w:type="spellEnd"/>
            </w:ins>
          </w:p>
          <w:p w14:paraId="0FFE0335" w14:textId="77777777" w:rsidR="00684325" w:rsidRPr="00493CE0" w:rsidRDefault="00684325" w:rsidP="002E52D3">
            <w:pPr>
              <w:rPr>
                <w:ins w:id="97" w:author="만든 이"/>
                <w:rFonts w:asciiTheme="minorHAnsi" w:eastAsiaTheme="minorHAnsi" w:hAnsiTheme="minorHAnsi" w:cs="바탕"/>
                <w:b/>
              </w:rPr>
            </w:pPr>
            <w:ins w:id="98" w:author="만든 이">
              <w:r w:rsidRPr="00493CE0">
                <w:rPr>
                  <w:rFonts w:asciiTheme="minorHAnsi" w:eastAsiaTheme="minorHAnsi" w:hAnsiTheme="minorHAnsi" w:cs="바탕"/>
                  <w:b/>
                </w:rPr>
                <w:t>(</w:t>
              </w:r>
              <w:proofErr w:type="gramStart"/>
              <w:r w:rsidRPr="00493CE0">
                <w:rPr>
                  <w:rFonts w:asciiTheme="minorHAnsi" w:eastAsiaTheme="minorHAnsi" w:hAnsiTheme="minorHAnsi" w:cs="바탕"/>
                  <w:b/>
                </w:rPr>
                <w:t>면역,피모</w:t>
              </w:r>
              <w:proofErr w:type="gramEnd"/>
              <w:r w:rsidRPr="00493CE0">
                <w:rPr>
                  <w:rFonts w:asciiTheme="minorHAnsi" w:eastAsiaTheme="minorHAnsi" w:hAnsiTheme="minorHAnsi" w:cs="바탕"/>
                  <w:b/>
                </w:rPr>
                <w:t>,관절,장)</w:t>
              </w:r>
            </w:ins>
          </w:p>
        </w:tc>
        <w:tc>
          <w:tcPr>
            <w:tcW w:w="6277" w:type="dxa"/>
          </w:tcPr>
          <w:p w14:paraId="0FFE0336" w14:textId="77777777" w:rsidR="00684325" w:rsidRPr="00B01314" w:rsidRDefault="00684325" w:rsidP="002E52D3">
            <w:pPr>
              <w:jc w:val="center"/>
              <w:rPr>
                <w:ins w:id="99" w:author="만든 이"/>
                <w:rFonts w:eastAsiaTheme="minorEastAsia"/>
                <w:noProof/>
              </w:rPr>
            </w:pPr>
            <w:ins w:id="100" w:author="만든 이">
              <w:r>
                <w:rPr>
                  <w:noProof/>
                </w:rPr>
                <w:drawing>
                  <wp:inline distT="0" distB="0" distL="0" distR="0" wp14:anchorId="0FFE058C" wp14:editId="0FFE058D">
                    <wp:extent cx="1879600" cy="2755021"/>
                    <wp:effectExtent l="0" t="0" r="6350" b="7620"/>
                    <wp:docPr id="48" name="그림 48" descr="https://petdoc0328.speedgabia.com/petdoc1/8809627150462/Pets-Multi-30days_contents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petdoc0328.speedgabia.com/petdoc1/8809627150462/Pets-Multi-30days_contents_5.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3235" b="14979"/>
                            <a:stretch/>
                          </pic:blipFill>
                          <pic:spPr bwMode="auto">
                            <a:xfrm>
                              <a:off x="0" y="0"/>
                              <a:ext cx="1900056" cy="278500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FFE058E" wp14:editId="0FFE058F">
                    <wp:extent cx="1841500" cy="3937630"/>
                    <wp:effectExtent l="0" t="0" r="6350" b="6350"/>
                    <wp:docPr id="49" name="그림 49" descr="https://petdoc0328.speedgabia.com/petdoc1/8809627150462/Pets-Multi-30days_contents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petdoc0328.speedgabia.com/petdoc1/8809627150462/Pets-Multi-30days_contents_8.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51084" cy="3958123"/>
                            </a:xfrm>
                            <a:prstGeom prst="rect">
                              <a:avLst/>
                            </a:prstGeom>
                            <a:noFill/>
                            <a:ln>
                              <a:noFill/>
                            </a:ln>
                          </pic:spPr>
                        </pic:pic>
                      </a:graphicData>
                    </a:graphic>
                  </wp:inline>
                </w:drawing>
              </w:r>
            </w:ins>
          </w:p>
        </w:tc>
      </w:tr>
    </w:tbl>
    <w:p w14:paraId="0FFE0338" w14:textId="77777777" w:rsidR="00684325" w:rsidRDefault="00684325" w:rsidP="00684325">
      <w:pPr>
        <w:rPr>
          <w:ins w:id="101" w:author="만든 이"/>
        </w:rPr>
      </w:pPr>
    </w:p>
    <w:p w14:paraId="0FFE0339" w14:textId="77777777" w:rsidR="00684325" w:rsidRPr="00FC530F" w:rsidRDefault="00684325" w:rsidP="00684325">
      <w:pPr>
        <w:rPr>
          <w:ins w:id="102" w:author="만든 이"/>
        </w:rPr>
      </w:pPr>
    </w:p>
    <w:p w14:paraId="0FFE033A" w14:textId="77777777" w:rsidR="00684325" w:rsidRDefault="00684325" w:rsidP="00676FEA">
      <w:pPr>
        <w:wordWrap/>
        <w:autoSpaceDE/>
        <w:autoSpaceDN/>
        <w:spacing w:after="200" w:line="276" w:lineRule="auto"/>
        <w:rPr>
          <w:ins w:id="103" w:author="만든 이"/>
          <w:rFonts w:asciiTheme="minorEastAsia" w:eastAsiaTheme="minorEastAsia" w:hAnsiTheme="minorEastAsia" w:cs="Times New Roman"/>
          <w:b/>
        </w:rPr>
      </w:pPr>
    </w:p>
    <w:p w14:paraId="0FFE033B" w14:textId="77777777" w:rsidR="00676FEA" w:rsidRDefault="00676FEA" w:rsidP="00676FEA">
      <w:pPr>
        <w:wordWrap/>
        <w:autoSpaceDE/>
        <w:autoSpaceDN/>
        <w:spacing w:after="200" w:line="276" w:lineRule="auto"/>
        <w:rPr>
          <w:rFonts w:asciiTheme="minorEastAsia" w:eastAsiaTheme="minorEastAsia" w:hAnsiTheme="minorEastAsia" w:cs="Times New Roman"/>
          <w:b/>
        </w:rPr>
      </w:pPr>
      <w:del w:id="104" w:author="만든 이">
        <w:r w:rsidDel="00684325">
          <w:rPr>
            <w:rFonts w:asciiTheme="minorEastAsia" w:eastAsiaTheme="minorEastAsia" w:hAnsiTheme="minorEastAsia" w:cs="Times New Roman"/>
            <w:b/>
          </w:rPr>
          <w:br w:type="page"/>
        </w:r>
      </w:del>
    </w:p>
    <w:p w14:paraId="0FFE033C" w14:textId="77777777" w:rsidR="004C69CB" w:rsidRDefault="00C76997" w:rsidP="00B9286E">
      <w:pPr>
        <w:wordWrap/>
        <w:spacing w:line="360" w:lineRule="atLeast"/>
        <w:contextualSpacing/>
        <w:jc w:val="left"/>
        <w:rPr>
          <w:rFonts w:asciiTheme="minorEastAsia" w:eastAsiaTheme="minorEastAsia" w:hAnsiTheme="minorEastAsia" w:cs="Times New Roman"/>
          <w:b/>
        </w:rPr>
      </w:pPr>
      <w:r w:rsidRPr="008A4E37">
        <w:rPr>
          <w:rFonts w:asciiTheme="minorEastAsia" w:eastAsiaTheme="minorEastAsia" w:hAnsiTheme="minorEastAsia" w:cs="Times New Roman" w:hint="eastAsia"/>
          <w:b/>
        </w:rPr>
        <w:lastRenderedPageBreak/>
        <w:t xml:space="preserve">[별지 </w:t>
      </w:r>
      <w:r w:rsidRPr="008A4E37">
        <w:rPr>
          <w:rFonts w:asciiTheme="minorEastAsia" w:eastAsiaTheme="minorEastAsia" w:hAnsiTheme="minorEastAsia" w:cs="Times New Roman"/>
          <w:b/>
        </w:rPr>
        <w:t>*</w:t>
      </w:r>
      <w:r w:rsidRPr="008A4E37">
        <w:rPr>
          <w:rFonts w:asciiTheme="minorEastAsia" w:eastAsiaTheme="minorEastAsia" w:hAnsiTheme="minorEastAsia" w:cs="Times New Roman" w:hint="eastAsia"/>
          <w:b/>
        </w:rPr>
        <w:t>]</w:t>
      </w:r>
      <w:r>
        <w:rPr>
          <w:rFonts w:asciiTheme="minorEastAsia" w:eastAsiaTheme="minorEastAsia" w:hAnsiTheme="minorEastAsia" w:cs="Times New Roman"/>
          <w:b/>
        </w:rPr>
        <w:t xml:space="preserve"> </w:t>
      </w:r>
      <w:r w:rsidR="00676FEA">
        <w:rPr>
          <w:rFonts w:asciiTheme="minorEastAsia" w:eastAsiaTheme="minorEastAsia" w:hAnsiTheme="minorEastAsia" w:cs="Times New Roman" w:hint="eastAsia"/>
          <w:b/>
        </w:rPr>
        <w:t>회사의 보험계약 현황</w:t>
      </w:r>
    </w:p>
    <w:p w14:paraId="0FFE033D" w14:textId="77777777" w:rsidR="00C76997" w:rsidRDefault="00C76997" w:rsidP="00B9286E">
      <w:pPr>
        <w:wordWrap/>
        <w:spacing w:line="360" w:lineRule="atLeast"/>
        <w:contextualSpacing/>
        <w:jc w:val="left"/>
        <w:rPr>
          <w:rFonts w:asciiTheme="minorEastAsia" w:eastAsiaTheme="minorEastAsia" w:hAnsiTheme="minorEastAsia" w:cs="Times New Roman"/>
          <w:b/>
        </w:rPr>
      </w:pPr>
    </w:p>
    <w:tbl>
      <w:tblPr>
        <w:tblStyle w:val="a8"/>
        <w:tblW w:w="0" w:type="auto"/>
        <w:tblInd w:w="137" w:type="dxa"/>
        <w:tblLook w:val="04A0" w:firstRow="1" w:lastRow="0" w:firstColumn="1" w:lastColumn="0" w:noHBand="0" w:noVBand="1"/>
      </w:tblPr>
      <w:tblGrid>
        <w:gridCol w:w="1843"/>
        <w:gridCol w:w="2126"/>
        <w:gridCol w:w="1418"/>
        <w:gridCol w:w="1268"/>
        <w:gridCol w:w="2268"/>
      </w:tblGrid>
      <w:tr w:rsidR="00C76997" w:rsidRPr="00B42496" w14:paraId="0FFE0343" w14:textId="77777777" w:rsidTr="00085D49">
        <w:tc>
          <w:tcPr>
            <w:tcW w:w="1843" w:type="dxa"/>
            <w:shd w:val="clear" w:color="auto" w:fill="D9D9D9" w:themeFill="background1" w:themeFillShade="D9"/>
          </w:tcPr>
          <w:p w14:paraId="0FFE033E"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b/>
                <w:sz w:val="18"/>
                <w:szCs w:val="18"/>
              </w:rPr>
            </w:pPr>
            <w:r>
              <w:rPr>
                <w:rFonts w:asciiTheme="minorEastAsia" w:eastAsiaTheme="minorEastAsia" w:hAnsiTheme="minorEastAsia" w:cs="Times New Roman" w:hint="eastAsia"/>
                <w:b/>
                <w:sz w:val="18"/>
                <w:szCs w:val="18"/>
              </w:rPr>
              <w:t>보험회사</w:t>
            </w:r>
          </w:p>
        </w:tc>
        <w:tc>
          <w:tcPr>
            <w:tcW w:w="2126" w:type="dxa"/>
            <w:shd w:val="clear" w:color="auto" w:fill="D9D9D9" w:themeFill="background1" w:themeFillShade="D9"/>
            <w:vAlign w:val="center"/>
          </w:tcPr>
          <w:p w14:paraId="0FFE033F" w14:textId="77777777" w:rsidR="00C76997" w:rsidRPr="00B42496" w:rsidRDefault="00C76997" w:rsidP="00284125">
            <w:pPr>
              <w:pStyle w:val="a5"/>
              <w:wordWrap/>
              <w:spacing w:line="360" w:lineRule="atLeast"/>
              <w:ind w:leftChars="0" w:left="0"/>
              <w:contextualSpacing/>
              <w:rPr>
                <w:rFonts w:asciiTheme="minorEastAsia" w:eastAsiaTheme="minorEastAsia" w:hAnsiTheme="minorEastAsia" w:cs="Times New Roman"/>
                <w:b/>
                <w:sz w:val="18"/>
                <w:szCs w:val="18"/>
              </w:rPr>
            </w:pPr>
            <w:r>
              <w:rPr>
                <w:rFonts w:asciiTheme="minorEastAsia" w:eastAsiaTheme="minorEastAsia" w:hAnsiTheme="minorEastAsia" w:cs="Times New Roman" w:hint="eastAsia"/>
                <w:b/>
                <w:sz w:val="18"/>
                <w:szCs w:val="18"/>
              </w:rPr>
              <w:t>피보험자</w:t>
            </w:r>
          </w:p>
        </w:tc>
        <w:tc>
          <w:tcPr>
            <w:tcW w:w="1418" w:type="dxa"/>
            <w:shd w:val="clear" w:color="auto" w:fill="D9D9D9" w:themeFill="background1" w:themeFillShade="D9"/>
            <w:vAlign w:val="center"/>
          </w:tcPr>
          <w:p w14:paraId="0FFE0340" w14:textId="77777777" w:rsidR="00C76997" w:rsidRPr="00B42496" w:rsidRDefault="00C76997" w:rsidP="00284125">
            <w:pPr>
              <w:pStyle w:val="a5"/>
              <w:wordWrap/>
              <w:spacing w:line="360" w:lineRule="atLeast"/>
              <w:ind w:leftChars="0" w:left="0"/>
              <w:contextualSpacing/>
              <w:rPr>
                <w:rFonts w:asciiTheme="minorEastAsia" w:eastAsiaTheme="minorEastAsia" w:hAnsiTheme="minorEastAsia" w:cs="Times New Roman"/>
                <w:b/>
                <w:sz w:val="18"/>
                <w:szCs w:val="18"/>
              </w:rPr>
            </w:pPr>
            <w:proofErr w:type="spellStart"/>
            <w:r>
              <w:rPr>
                <w:rFonts w:asciiTheme="minorEastAsia" w:eastAsiaTheme="minorEastAsia" w:hAnsiTheme="minorEastAsia" w:cs="Times New Roman" w:hint="eastAsia"/>
                <w:b/>
                <w:sz w:val="18"/>
                <w:szCs w:val="18"/>
              </w:rPr>
              <w:t>보함가입금액</w:t>
            </w:r>
            <w:proofErr w:type="spellEnd"/>
          </w:p>
        </w:tc>
        <w:tc>
          <w:tcPr>
            <w:tcW w:w="1268" w:type="dxa"/>
            <w:shd w:val="clear" w:color="auto" w:fill="D9D9D9" w:themeFill="background1" w:themeFillShade="D9"/>
            <w:vAlign w:val="center"/>
          </w:tcPr>
          <w:p w14:paraId="0FFE0341" w14:textId="77777777" w:rsidR="00C76997" w:rsidRPr="00B42496" w:rsidRDefault="00C76997" w:rsidP="00284125">
            <w:pPr>
              <w:pStyle w:val="a5"/>
              <w:wordWrap/>
              <w:spacing w:line="360" w:lineRule="atLeast"/>
              <w:ind w:leftChars="0" w:left="0"/>
              <w:contextualSpacing/>
              <w:rPr>
                <w:rFonts w:asciiTheme="minorEastAsia" w:eastAsiaTheme="minorEastAsia" w:hAnsiTheme="minorEastAsia" w:cs="Times New Roman"/>
                <w:b/>
                <w:sz w:val="18"/>
                <w:szCs w:val="18"/>
              </w:rPr>
            </w:pPr>
            <w:r>
              <w:rPr>
                <w:rFonts w:asciiTheme="minorEastAsia" w:eastAsiaTheme="minorEastAsia" w:hAnsiTheme="minorEastAsia" w:cs="Times New Roman" w:hint="eastAsia"/>
                <w:b/>
                <w:sz w:val="18"/>
                <w:szCs w:val="18"/>
              </w:rPr>
              <w:t>보험기간</w:t>
            </w:r>
          </w:p>
        </w:tc>
        <w:tc>
          <w:tcPr>
            <w:tcW w:w="2268" w:type="dxa"/>
            <w:shd w:val="clear" w:color="auto" w:fill="D9D9D9" w:themeFill="background1" w:themeFillShade="D9"/>
            <w:vAlign w:val="center"/>
          </w:tcPr>
          <w:p w14:paraId="0FFE0342" w14:textId="77777777" w:rsidR="00C76997" w:rsidRPr="00B42496" w:rsidRDefault="00C76997" w:rsidP="00284125">
            <w:pPr>
              <w:pStyle w:val="a5"/>
              <w:wordWrap/>
              <w:spacing w:line="360" w:lineRule="atLeast"/>
              <w:ind w:leftChars="0" w:left="0"/>
              <w:contextualSpacing/>
              <w:rPr>
                <w:rFonts w:asciiTheme="minorEastAsia" w:eastAsiaTheme="minorEastAsia" w:hAnsiTheme="minorEastAsia" w:cs="Times New Roman"/>
                <w:b/>
                <w:sz w:val="18"/>
                <w:szCs w:val="18"/>
              </w:rPr>
            </w:pPr>
            <w:r>
              <w:rPr>
                <w:rFonts w:asciiTheme="minorEastAsia" w:eastAsiaTheme="minorEastAsia" w:hAnsiTheme="minorEastAsia" w:cs="Times New Roman" w:hint="eastAsia"/>
                <w:b/>
                <w:sz w:val="18"/>
                <w:szCs w:val="18"/>
              </w:rPr>
              <w:t>보증내용</w:t>
            </w:r>
          </w:p>
        </w:tc>
      </w:tr>
      <w:tr w:rsidR="00C76997" w:rsidRPr="00B42496" w14:paraId="0FFE0349" w14:textId="77777777" w:rsidTr="00085D49">
        <w:trPr>
          <w:trHeight w:val="218"/>
        </w:trPr>
        <w:tc>
          <w:tcPr>
            <w:tcW w:w="1843" w:type="dxa"/>
            <w:shd w:val="clear" w:color="auto" w:fill="FFFFFF" w:themeFill="background1"/>
          </w:tcPr>
          <w:p w14:paraId="0FFE0344"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서울보증보험</w:t>
            </w:r>
          </w:p>
        </w:tc>
        <w:tc>
          <w:tcPr>
            <w:tcW w:w="2126" w:type="dxa"/>
            <w:shd w:val="clear" w:color="auto" w:fill="FFFFFF" w:themeFill="background1"/>
          </w:tcPr>
          <w:p w14:paraId="0FFE0345" w14:textId="77777777" w:rsidR="00C76997" w:rsidRPr="00B42496"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코원에너지서비스</w:t>
            </w:r>
            <w:r>
              <w:rPr>
                <w:rFonts w:asciiTheme="minorEastAsia" w:eastAsiaTheme="minorEastAsia" w:hAnsiTheme="minorEastAsia" w:cs="Times New Roman"/>
                <w:sz w:val="18"/>
                <w:szCs w:val="18"/>
              </w:rPr>
              <w:t>㈜</w:t>
            </w:r>
          </w:p>
        </w:tc>
        <w:tc>
          <w:tcPr>
            <w:tcW w:w="1418" w:type="dxa"/>
            <w:shd w:val="clear" w:color="auto" w:fill="FFFFFF" w:themeFill="background1"/>
          </w:tcPr>
          <w:p w14:paraId="0FFE0346" w14:textId="77777777" w:rsidR="00C76997" w:rsidRPr="00B42496"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625,000원</w:t>
            </w:r>
          </w:p>
        </w:tc>
        <w:tc>
          <w:tcPr>
            <w:tcW w:w="1268" w:type="dxa"/>
            <w:shd w:val="clear" w:color="auto" w:fill="FFFFFF" w:themeFill="background1"/>
          </w:tcPr>
          <w:p w14:paraId="0FFE0347" w14:textId="77777777" w:rsidR="00C76997" w:rsidRPr="00B42496"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2019.07.03</w:t>
            </w:r>
            <w:r>
              <w:rPr>
                <w:rFonts w:asciiTheme="minorEastAsia" w:eastAsiaTheme="minorEastAsia" w:hAnsiTheme="minorEastAsia" w:cs="Times New Roman"/>
                <w:sz w:val="18"/>
                <w:szCs w:val="18"/>
              </w:rPr>
              <w:t>.</w:t>
            </w:r>
            <w:r>
              <w:rPr>
                <w:rFonts w:asciiTheme="minorEastAsia" w:eastAsiaTheme="minorEastAsia" w:hAnsiTheme="minorEastAsia" w:cs="Times New Roman" w:hint="eastAsia"/>
                <w:sz w:val="18"/>
                <w:szCs w:val="18"/>
              </w:rPr>
              <w:t>-2021.07.02.</w:t>
            </w:r>
          </w:p>
        </w:tc>
        <w:tc>
          <w:tcPr>
            <w:tcW w:w="2268" w:type="dxa"/>
            <w:shd w:val="clear" w:color="auto" w:fill="FFFFFF" w:themeFill="background1"/>
          </w:tcPr>
          <w:p w14:paraId="0FFE0348" w14:textId="77777777" w:rsidR="00C76997" w:rsidRPr="00B42496"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 xml:space="preserve">도시가스공급에 따른 </w:t>
            </w:r>
            <w:proofErr w:type="spellStart"/>
            <w:r>
              <w:rPr>
                <w:rFonts w:asciiTheme="minorEastAsia" w:eastAsiaTheme="minorEastAsia" w:hAnsiTheme="minorEastAsia" w:cs="Times New Roman" w:hint="eastAsia"/>
                <w:sz w:val="18"/>
                <w:szCs w:val="18"/>
              </w:rPr>
              <w:t>가스사용료등</w:t>
            </w:r>
            <w:proofErr w:type="spellEnd"/>
            <w:r>
              <w:rPr>
                <w:rFonts w:asciiTheme="minorEastAsia" w:eastAsiaTheme="minorEastAsia" w:hAnsiTheme="minorEastAsia" w:cs="Times New Roman" w:hint="eastAsia"/>
                <w:sz w:val="18"/>
                <w:szCs w:val="18"/>
              </w:rPr>
              <w:t xml:space="preserve"> 납부보증</w:t>
            </w:r>
          </w:p>
        </w:tc>
      </w:tr>
      <w:tr w:rsidR="00C76997" w:rsidRPr="00B42496" w14:paraId="0FFE0350" w14:textId="77777777" w:rsidTr="00085D49">
        <w:trPr>
          <w:trHeight w:val="218"/>
        </w:trPr>
        <w:tc>
          <w:tcPr>
            <w:tcW w:w="1843" w:type="dxa"/>
            <w:shd w:val="clear" w:color="auto" w:fill="FFFFFF" w:themeFill="background1"/>
          </w:tcPr>
          <w:p w14:paraId="0FFE034A"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서울보증보험</w:t>
            </w:r>
          </w:p>
        </w:tc>
        <w:tc>
          <w:tcPr>
            <w:tcW w:w="2126" w:type="dxa"/>
            <w:shd w:val="clear" w:color="auto" w:fill="FFFFFF" w:themeFill="background1"/>
          </w:tcPr>
          <w:p w14:paraId="0FFE034B" w14:textId="77777777" w:rsidR="00C76997" w:rsidRPr="00B42496"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sz w:val="18"/>
                <w:szCs w:val="18"/>
              </w:rPr>
              <w:t>㈜</w:t>
            </w:r>
            <w:r>
              <w:rPr>
                <w:rFonts w:asciiTheme="minorEastAsia" w:eastAsiaTheme="minorEastAsia" w:hAnsiTheme="minorEastAsia" w:cs="Times New Roman" w:hint="eastAsia"/>
                <w:sz w:val="18"/>
                <w:szCs w:val="18"/>
              </w:rPr>
              <w:t>현대홈쇼핑</w:t>
            </w:r>
          </w:p>
        </w:tc>
        <w:tc>
          <w:tcPr>
            <w:tcW w:w="1418" w:type="dxa"/>
            <w:shd w:val="clear" w:color="auto" w:fill="FFFFFF" w:themeFill="background1"/>
          </w:tcPr>
          <w:p w14:paraId="0FFE034C" w14:textId="77777777" w:rsidR="00C76997" w:rsidRPr="00B42496"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10,000,000원</w:t>
            </w:r>
          </w:p>
        </w:tc>
        <w:tc>
          <w:tcPr>
            <w:tcW w:w="1268" w:type="dxa"/>
            <w:shd w:val="clear" w:color="auto" w:fill="FFFFFF" w:themeFill="background1"/>
          </w:tcPr>
          <w:p w14:paraId="0FFE034D"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2019.08.16.-</w:t>
            </w:r>
          </w:p>
          <w:p w14:paraId="0FFE034E" w14:textId="77777777" w:rsidR="00C76997" w:rsidRPr="00B42496"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sz w:val="18"/>
                <w:szCs w:val="18"/>
              </w:rPr>
              <w:t>2021.08.15.</w:t>
            </w:r>
          </w:p>
        </w:tc>
        <w:tc>
          <w:tcPr>
            <w:tcW w:w="2268" w:type="dxa"/>
            <w:shd w:val="clear" w:color="auto" w:fill="FFFFFF" w:themeFill="background1"/>
          </w:tcPr>
          <w:p w14:paraId="0FFE034F" w14:textId="77777777" w:rsidR="00C76997" w:rsidRPr="00B42496"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 xml:space="preserve">홈쇼핑계약에 따른 손해배상금(각종 수수료 </w:t>
            </w:r>
            <w:proofErr w:type="spellStart"/>
            <w:r>
              <w:rPr>
                <w:rFonts w:asciiTheme="minorEastAsia" w:eastAsiaTheme="minorEastAsia" w:hAnsiTheme="minorEastAsia" w:cs="Times New Roman" w:hint="eastAsia"/>
                <w:sz w:val="18"/>
                <w:szCs w:val="18"/>
              </w:rPr>
              <w:t>미정산</w:t>
            </w:r>
            <w:proofErr w:type="spellEnd"/>
            <w:r>
              <w:rPr>
                <w:rFonts w:asciiTheme="minorEastAsia" w:eastAsiaTheme="minorEastAsia" w:hAnsiTheme="minorEastAsia" w:cs="Times New Roman" w:hint="eastAsia"/>
                <w:sz w:val="18"/>
                <w:szCs w:val="18"/>
              </w:rPr>
              <w:t xml:space="preserve"> 포함)</w:t>
            </w:r>
            <w:r>
              <w:rPr>
                <w:rFonts w:asciiTheme="minorEastAsia" w:eastAsiaTheme="minorEastAsia" w:hAnsiTheme="minorEastAsia" w:cs="Times New Roman"/>
                <w:sz w:val="18"/>
                <w:szCs w:val="18"/>
              </w:rPr>
              <w:t xml:space="preserve"> </w:t>
            </w:r>
            <w:r>
              <w:rPr>
                <w:rFonts w:asciiTheme="minorEastAsia" w:eastAsiaTheme="minorEastAsia" w:hAnsiTheme="minorEastAsia" w:cs="Times New Roman" w:hint="eastAsia"/>
                <w:sz w:val="18"/>
                <w:szCs w:val="18"/>
              </w:rPr>
              <w:t>지급보증</w:t>
            </w:r>
          </w:p>
        </w:tc>
      </w:tr>
      <w:tr w:rsidR="00C76997" w:rsidRPr="00B42496" w14:paraId="0FFE0357" w14:textId="77777777" w:rsidTr="00085D49">
        <w:trPr>
          <w:trHeight w:val="218"/>
        </w:trPr>
        <w:tc>
          <w:tcPr>
            <w:tcW w:w="1843" w:type="dxa"/>
            <w:shd w:val="clear" w:color="auto" w:fill="FFFFFF" w:themeFill="background1"/>
          </w:tcPr>
          <w:p w14:paraId="0FFE0351"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서울보증보험</w:t>
            </w:r>
          </w:p>
        </w:tc>
        <w:tc>
          <w:tcPr>
            <w:tcW w:w="2126" w:type="dxa"/>
            <w:shd w:val="clear" w:color="auto" w:fill="FFFFFF" w:themeFill="background1"/>
          </w:tcPr>
          <w:p w14:paraId="0FFE0352"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삼성화재해상보험</w:t>
            </w:r>
            <w:r>
              <w:rPr>
                <w:rFonts w:asciiTheme="minorEastAsia" w:eastAsiaTheme="minorEastAsia" w:hAnsiTheme="minorEastAsia" w:cs="Times New Roman"/>
                <w:sz w:val="18"/>
                <w:szCs w:val="18"/>
              </w:rPr>
              <w:t>㈜</w:t>
            </w:r>
          </w:p>
        </w:tc>
        <w:tc>
          <w:tcPr>
            <w:tcW w:w="1418" w:type="dxa"/>
            <w:shd w:val="clear" w:color="auto" w:fill="FFFFFF" w:themeFill="background1"/>
          </w:tcPr>
          <w:p w14:paraId="0FFE0353" w14:textId="77777777" w:rsidR="00C76997"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5,000,000원</w:t>
            </w:r>
          </w:p>
        </w:tc>
        <w:tc>
          <w:tcPr>
            <w:tcW w:w="1268" w:type="dxa"/>
            <w:shd w:val="clear" w:color="auto" w:fill="FFFFFF" w:themeFill="background1"/>
          </w:tcPr>
          <w:p w14:paraId="0FFE0354"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2020.04.22.-</w:t>
            </w:r>
          </w:p>
          <w:p w14:paraId="0FFE0355"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sz w:val="18"/>
                <w:szCs w:val="18"/>
              </w:rPr>
              <w:t>2021.04.21.</w:t>
            </w:r>
          </w:p>
        </w:tc>
        <w:tc>
          <w:tcPr>
            <w:tcW w:w="2268" w:type="dxa"/>
            <w:shd w:val="clear" w:color="auto" w:fill="FFFFFF" w:themeFill="background1"/>
          </w:tcPr>
          <w:p w14:paraId="0FFE0356" w14:textId="77777777" w:rsidR="00C76997"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손해보험대리점 (법정)영업보증금 지급보증</w:t>
            </w:r>
          </w:p>
        </w:tc>
      </w:tr>
      <w:tr w:rsidR="00C76997" w:rsidRPr="00B42496" w14:paraId="0FFE035E" w14:textId="77777777" w:rsidTr="00085D49">
        <w:trPr>
          <w:trHeight w:val="218"/>
        </w:trPr>
        <w:tc>
          <w:tcPr>
            <w:tcW w:w="1843" w:type="dxa"/>
            <w:shd w:val="clear" w:color="auto" w:fill="auto"/>
          </w:tcPr>
          <w:p w14:paraId="0FFE0358"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삼성화재</w:t>
            </w:r>
          </w:p>
        </w:tc>
        <w:tc>
          <w:tcPr>
            <w:tcW w:w="2126" w:type="dxa"/>
            <w:shd w:val="clear" w:color="auto" w:fill="auto"/>
          </w:tcPr>
          <w:p w14:paraId="0FFE0359"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sz w:val="18"/>
                <w:szCs w:val="18"/>
              </w:rPr>
              <w:t>㈜</w:t>
            </w:r>
            <w:proofErr w:type="spellStart"/>
            <w:r>
              <w:rPr>
                <w:rFonts w:asciiTheme="minorEastAsia" w:eastAsiaTheme="minorEastAsia" w:hAnsiTheme="minorEastAsia" w:cs="Times New Roman" w:hint="eastAsia"/>
                <w:sz w:val="18"/>
                <w:szCs w:val="18"/>
              </w:rPr>
              <w:t>펫닥</w:t>
            </w:r>
            <w:proofErr w:type="spellEnd"/>
          </w:p>
        </w:tc>
        <w:tc>
          <w:tcPr>
            <w:tcW w:w="1418" w:type="dxa"/>
            <w:shd w:val="clear" w:color="auto" w:fill="auto"/>
          </w:tcPr>
          <w:p w14:paraId="0FFE035A" w14:textId="77777777" w:rsidR="00C76997"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100,000,000원</w:t>
            </w:r>
          </w:p>
        </w:tc>
        <w:tc>
          <w:tcPr>
            <w:tcW w:w="1268" w:type="dxa"/>
            <w:shd w:val="clear" w:color="auto" w:fill="auto"/>
          </w:tcPr>
          <w:p w14:paraId="0FFE035B"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2020.07.10.-</w:t>
            </w:r>
          </w:p>
          <w:p w14:paraId="0FFE035C"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sz w:val="18"/>
                <w:szCs w:val="18"/>
              </w:rPr>
              <w:t>2021.07.10.</w:t>
            </w:r>
          </w:p>
        </w:tc>
        <w:tc>
          <w:tcPr>
            <w:tcW w:w="2268" w:type="dxa"/>
            <w:shd w:val="clear" w:color="auto" w:fill="auto"/>
          </w:tcPr>
          <w:p w14:paraId="0FFE035D" w14:textId="77777777" w:rsidR="00C76997"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영업배상책임보험</w:t>
            </w:r>
          </w:p>
        </w:tc>
      </w:tr>
      <w:tr w:rsidR="00C76997" w:rsidRPr="00B42496" w14:paraId="0FFE0365" w14:textId="77777777" w:rsidTr="00085D49">
        <w:trPr>
          <w:trHeight w:val="218"/>
        </w:trPr>
        <w:tc>
          <w:tcPr>
            <w:tcW w:w="1843" w:type="dxa"/>
            <w:shd w:val="clear" w:color="auto" w:fill="FFFFFF" w:themeFill="background1"/>
          </w:tcPr>
          <w:p w14:paraId="0FFE035F"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서울보증보험</w:t>
            </w:r>
          </w:p>
        </w:tc>
        <w:tc>
          <w:tcPr>
            <w:tcW w:w="2126" w:type="dxa"/>
            <w:shd w:val="clear" w:color="auto" w:fill="FFFFFF" w:themeFill="background1"/>
          </w:tcPr>
          <w:p w14:paraId="0FFE0360"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proofErr w:type="spellStart"/>
            <w:r>
              <w:rPr>
                <w:rFonts w:asciiTheme="minorEastAsia" w:eastAsiaTheme="minorEastAsia" w:hAnsiTheme="minorEastAsia" w:cs="Times New Roman" w:hint="eastAsia"/>
                <w:sz w:val="18"/>
                <w:szCs w:val="18"/>
              </w:rPr>
              <w:t>케이지이니시스</w:t>
            </w:r>
            <w:proofErr w:type="spellEnd"/>
          </w:p>
        </w:tc>
        <w:tc>
          <w:tcPr>
            <w:tcW w:w="1418" w:type="dxa"/>
            <w:shd w:val="clear" w:color="auto" w:fill="FFFFFF" w:themeFill="background1"/>
          </w:tcPr>
          <w:p w14:paraId="0FFE0361" w14:textId="77777777" w:rsidR="00C76997"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2,000,000원</w:t>
            </w:r>
          </w:p>
        </w:tc>
        <w:tc>
          <w:tcPr>
            <w:tcW w:w="1268" w:type="dxa"/>
            <w:shd w:val="clear" w:color="auto" w:fill="FFFFFF" w:themeFill="background1"/>
          </w:tcPr>
          <w:p w14:paraId="0FFE0362"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2020.07.17.-</w:t>
            </w:r>
          </w:p>
          <w:p w14:paraId="0FFE0363"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sz w:val="18"/>
                <w:szCs w:val="18"/>
              </w:rPr>
              <w:t>2021.07.16.</w:t>
            </w:r>
          </w:p>
        </w:tc>
        <w:tc>
          <w:tcPr>
            <w:tcW w:w="2268" w:type="dxa"/>
            <w:shd w:val="clear" w:color="auto" w:fill="FFFFFF" w:themeFill="background1"/>
          </w:tcPr>
          <w:p w14:paraId="0FFE0364" w14:textId="77777777" w:rsidR="00C76997"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신용카드가맹점/신용카드 등 전자결제 대행계약에 따른 손해배상 지급보증</w:t>
            </w:r>
          </w:p>
        </w:tc>
      </w:tr>
      <w:tr w:rsidR="00C76997" w:rsidRPr="00B42496" w14:paraId="0FFE036C" w14:textId="77777777" w:rsidTr="00085D49">
        <w:trPr>
          <w:trHeight w:val="218"/>
        </w:trPr>
        <w:tc>
          <w:tcPr>
            <w:tcW w:w="1843" w:type="dxa"/>
            <w:shd w:val="clear" w:color="auto" w:fill="FFFFFF" w:themeFill="background1"/>
          </w:tcPr>
          <w:p w14:paraId="0FFE0366"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서울보증보험</w:t>
            </w:r>
          </w:p>
        </w:tc>
        <w:tc>
          <w:tcPr>
            <w:tcW w:w="2126" w:type="dxa"/>
            <w:shd w:val="clear" w:color="auto" w:fill="FFFFFF" w:themeFill="background1"/>
          </w:tcPr>
          <w:p w14:paraId="0FFE0367"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sz w:val="18"/>
                <w:szCs w:val="18"/>
              </w:rPr>
              <w:t>㈜</w:t>
            </w:r>
            <w:r>
              <w:rPr>
                <w:rFonts w:asciiTheme="minorEastAsia" w:eastAsiaTheme="minorEastAsia" w:hAnsiTheme="minorEastAsia" w:cs="Times New Roman" w:hint="eastAsia"/>
                <w:sz w:val="18"/>
                <w:szCs w:val="18"/>
              </w:rPr>
              <w:t>현대홈쇼핑</w:t>
            </w:r>
          </w:p>
        </w:tc>
        <w:tc>
          <w:tcPr>
            <w:tcW w:w="1418" w:type="dxa"/>
            <w:shd w:val="clear" w:color="auto" w:fill="FFFFFF" w:themeFill="background1"/>
          </w:tcPr>
          <w:p w14:paraId="0FFE0368" w14:textId="77777777" w:rsidR="00C76997"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10,000,000원</w:t>
            </w:r>
          </w:p>
        </w:tc>
        <w:tc>
          <w:tcPr>
            <w:tcW w:w="1268" w:type="dxa"/>
            <w:shd w:val="clear" w:color="auto" w:fill="FFFFFF" w:themeFill="background1"/>
          </w:tcPr>
          <w:p w14:paraId="0FFE0369"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2020.08.16.-</w:t>
            </w:r>
          </w:p>
          <w:p w14:paraId="0FFE036A"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sz w:val="18"/>
                <w:szCs w:val="18"/>
              </w:rPr>
              <w:t>2022.08.15.</w:t>
            </w:r>
          </w:p>
        </w:tc>
        <w:tc>
          <w:tcPr>
            <w:tcW w:w="2268" w:type="dxa"/>
            <w:shd w:val="clear" w:color="auto" w:fill="FFFFFF" w:themeFill="background1"/>
          </w:tcPr>
          <w:p w14:paraId="0FFE036B" w14:textId="77777777" w:rsidR="00C76997"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 xml:space="preserve">홈쇼핑계약 등에 따른 손해배상금(각종 수수료 </w:t>
            </w:r>
            <w:proofErr w:type="spellStart"/>
            <w:r>
              <w:rPr>
                <w:rFonts w:asciiTheme="minorEastAsia" w:eastAsiaTheme="minorEastAsia" w:hAnsiTheme="minorEastAsia" w:cs="Times New Roman" w:hint="eastAsia"/>
                <w:sz w:val="18"/>
                <w:szCs w:val="18"/>
              </w:rPr>
              <w:t>미정산</w:t>
            </w:r>
            <w:proofErr w:type="spellEnd"/>
            <w:r>
              <w:rPr>
                <w:rFonts w:asciiTheme="minorEastAsia" w:eastAsiaTheme="minorEastAsia" w:hAnsiTheme="minorEastAsia" w:cs="Times New Roman" w:hint="eastAsia"/>
                <w:sz w:val="18"/>
                <w:szCs w:val="18"/>
              </w:rPr>
              <w:t xml:space="preserve"> 포함)</w:t>
            </w:r>
            <w:r>
              <w:rPr>
                <w:rFonts w:asciiTheme="minorEastAsia" w:eastAsiaTheme="minorEastAsia" w:hAnsiTheme="minorEastAsia" w:cs="Times New Roman"/>
                <w:sz w:val="18"/>
                <w:szCs w:val="18"/>
              </w:rPr>
              <w:t xml:space="preserve"> </w:t>
            </w:r>
            <w:r>
              <w:rPr>
                <w:rFonts w:asciiTheme="minorEastAsia" w:eastAsiaTheme="minorEastAsia" w:hAnsiTheme="minorEastAsia" w:cs="Times New Roman" w:hint="eastAsia"/>
                <w:sz w:val="18"/>
                <w:szCs w:val="18"/>
              </w:rPr>
              <w:t>지급보증</w:t>
            </w:r>
          </w:p>
        </w:tc>
      </w:tr>
      <w:tr w:rsidR="00C76997" w:rsidRPr="00B42496" w14:paraId="0FFE0372" w14:textId="77777777" w:rsidTr="00085D49">
        <w:trPr>
          <w:trHeight w:val="852"/>
        </w:trPr>
        <w:tc>
          <w:tcPr>
            <w:tcW w:w="1843" w:type="dxa"/>
            <w:vMerge w:val="restart"/>
            <w:shd w:val="clear" w:color="auto" w:fill="FFFFFF" w:themeFill="background1"/>
          </w:tcPr>
          <w:p w14:paraId="0FFE036D"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한화손해보험</w:t>
            </w:r>
            <w:r>
              <w:rPr>
                <w:rFonts w:asciiTheme="minorEastAsia" w:eastAsiaTheme="minorEastAsia" w:hAnsiTheme="minorEastAsia" w:cs="Times New Roman"/>
                <w:sz w:val="18"/>
                <w:szCs w:val="18"/>
              </w:rPr>
              <w:t>㈜</w:t>
            </w:r>
          </w:p>
        </w:tc>
        <w:tc>
          <w:tcPr>
            <w:tcW w:w="2126" w:type="dxa"/>
            <w:vMerge w:val="restart"/>
            <w:shd w:val="clear" w:color="auto" w:fill="FFFFFF" w:themeFill="background1"/>
          </w:tcPr>
          <w:p w14:paraId="0FFE036E"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sz w:val="18"/>
                <w:szCs w:val="18"/>
              </w:rPr>
              <w:t>㈜</w:t>
            </w:r>
            <w:proofErr w:type="spellStart"/>
            <w:r>
              <w:rPr>
                <w:rFonts w:asciiTheme="minorEastAsia" w:eastAsiaTheme="minorEastAsia" w:hAnsiTheme="minorEastAsia" w:cs="Times New Roman" w:hint="eastAsia"/>
                <w:sz w:val="18"/>
                <w:szCs w:val="18"/>
              </w:rPr>
              <w:t>펫닥</w:t>
            </w:r>
            <w:proofErr w:type="spellEnd"/>
          </w:p>
        </w:tc>
        <w:tc>
          <w:tcPr>
            <w:tcW w:w="1418" w:type="dxa"/>
            <w:shd w:val="clear" w:color="auto" w:fill="FFFFFF" w:themeFill="background1"/>
          </w:tcPr>
          <w:p w14:paraId="0FFE036F" w14:textId="77777777" w:rsidR="00C76997"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 xml:space="preserve">대인: 총 보상 한도액 </w:t>
            </w:r>
            <w:r>
              <w:rPr>
                <w:rFonts w:asciiTheme="minorEastAsia" w:eastAsiaTheme="minorEastAsia" w:hAnsiTheme="minorEastAsia" w:cs="Times New Roman"/>
                <w:sz w:val="18"/>
                <w:szCs w:val="18"/>
              </w:rPr>
              <w:t>100,000,000</w:t>
            </w:r>
            <w:r>
              <w:rPr>
                <w:rFonts w:asciiTheme="minorEastAsia" w:eastAsiaTheme="minorEastAsia" w:hAnsiTheme="minorEastAsia" w:cs="Times New Roman" w:hint="eastAsia"/>
                <w:sz w:val="18"/>
                <w:szCs w:val="18"/>
              </w:rPr>
              <w:t>원</w:t>
            </w:r>
          </w:p>
        </w:tc>
        <w:tc>
          <w:tcPr>
            <w:tcW w:w="1268" w:type="dxa"/>
            <w:vMerge w:val="restart"/>
            <w:shd w:val="clear" w:color="auto" w:fill="FFFFFF" w:themeFill="background1"/>
          </w:tcPr>
          <w:p w14:paraId="0FFE0370"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2020.08.29.-</w:t>
            </w:r>
            <w:r>
              <w:rPr>
                <w:rFonts w:asciiTheme="minorEastAsia" w:eastAsiaTheme="minorEastAsia" w:hAnsiTheme="minorEastAsia" w:cs="Times New Roman"/>
                <w:sz w:val="18"/>
                <w:szCs w:val="18"/>
              </w:rPr>
              <w:t>2021.08.28.</w:t>
            </w:r>
          </w:p>
        </w:tc>
        <w:tc>
          <w:tcPr>
            <w:tcW w:w="2268" w:type="dxa"/>
            <w:vMerge w:val="restart"/>
            <w:shd w:val="clear" w:color="auto" w:fill="FFFFFF" w:themeFill="background1"/>
          </w:tcPr>
          <w:p w14:paraId="0FFE0371" w14:textId="77777777" w:rsidR="00C76997"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생산물배상책임담보</w:t>
            </w:r>
          </w:p>
        </w:tc>
      </w:tr>
      <w:tr w:rsidR="00C76997" w:rsidRPr="00B42496" w14:paraId="0FFE0378" w14:textId="77777777" w:rsidTr="00085D49">
        <w:trPr>
          <w:trHeight w:val="852"/>
        </w:trPr>
        <w:tc>
          <w:tcPr>
            <w:tcW w:w="1843" w:type="dxa"/>
            <w:vMerge/>
            <w:shd w:val="clear" w:color="auto" w:fill="FFFFFF" w:themeFill="background1"/>
          </w:tcPr>
          <w:p w14:paraId="0FFE0373"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p>
        </w:tc>
        <w:tc>
          <w:tcPr>
            <w:tcW w:w="2126" w:type="dxa"/>
            <w:vMerge/>
            <w:shd w:val="clear" w:color="auto" w:fill="FFFFFF" w:themeFill="background1"/>
          </w:tcPr>
          <w:p w14:paraId="0FFE0374"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p>
        </w:tc>
        <w:tc>
          <w:tcPr>
            <w:tcW w:w="1418" w:type="dxa"/>
            <w:shd w:val="clear" w:color="auto" w:fill="FFFFFF" w:themeFill="background1"/>
          </w:tcPr>
          <w:p w14:paraId="0FFE0375" w14:textId="77777777" w:rsidR="00C76997"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r>
              <w:rPr>
                <w:rFonts w:asciiTheme="minorEastAsia" w:eastAsiaTheme="minorEastAsia" w:hAnsiTheme="minorEastAsia" w:cs="Times New Roman" w:hint="eastAsia"/>
                <w:sz w:val="18"/>
                <w:szCs w:val="18"/>
              </w:rPr>
              <w:t xml:space="preserve">대물: 총 보상 한도액 </w:t>
            </w:r>
            <w:r>
              <w:rPr>
                <w:rFonts w:asciiTheme="minorEastAsia" w:eastAsiaTheme="minorEastAsia" w:hAnsiTheme="minorEastAsia" w:cs="Times New Roman"/>
                <w:sz w:val="18"/>
                <w:szCs w:val="18"/>
              </w:rPr>
              <w:t>50,000,000</w:t>
            </w:r>
            <w:r>
              <w:rPr>
                <w:rFonts w:asciiTheme="minorEastAsia" w:eastAsiaTheme="minorEastAsia" w:hAnsiTheme="minorEastAsia" w:cs="Times New Roman" w:hint="eastAsia"/>
                <w:sz w:val="18"/>
                <w:szCs w:val="18"/>
              </w:rPr>
              <w:t>원</w:t>
            </w:r>
          </w:p>
        </w:tc>
        <w:tc>
          <w:tcPr>
            <w:tcW w:w="1268" w:type="dxa"/>
            <w:vMerge/>
            <w:shd w:val="clear" w:color="auto" w:fill="FFFFFF" w:themeFill="background1"/>
          </w:tcPr>
          <w:p w14:paraId="0FFE0376" w14:textId="77777777" w:rsidR="00C76997" w:rsidRDefault="00C76997" w:rsidP="00284125">
            <w:pPr>
              <w:pStyle w:val="a5"/>
              <w:wordWrap/>
              <w:spacing w:line="360" w:lineRule="atLeast"/>
              <w:ind w:leftChars="0" w:left="0"/>
              <w:contextualSpacing/>
              <w:rPr>
                <w:rFonts w:asciiTheme="minorEastAsia" w:eastAsiaTheme="minorEastAsia" w:hAnsiTheme="minorEastAsia" w:cs="Times New Roman"/>
                <w:sz w:val="18"/>
                <w:szCs w:val="18"/>
              </w:rPr>
            </w:pPr>
          </w:p>
        </w:tc>
        <w:tc>
          <w:tcPr>
            <w:tcW w:w="2268" w:type="dxa"/>
            <w:vMerge/>
            <w:shd w:val="clear" w:color="auto" w:fill="FFFFFF" w:themeFill="background1"/>
          </w:tcPr>
          <w:p w14:paraId="0FFE0377" w14:textId="77777777" w:rsidR="00C76997" w:rsidRDefault="00C76997" w:rsidP="00284125">
            <w:pPr>
              <w:pStyle w:val="a5"/>
              <w:wordWrap/>
              <w:spacing w:line="360" w:lineRule="atLeast"/>
              <w:ind w:leftChars="0" w:left="0"/>
              <w:contextualSpacing/>
              <w:jc w:val="left"/>
              <w:rPr>
                <w:rFonts w:asciiTheme="minorEastAsia" w:eastAsiaTheme="minorEastAsia" w:hAnsiTheme="minorEastAsia" w:cs="Times New Roman"/>
                <w:sz w:val="18"/>
                <w:szCs w:val="18"/>
              </w:rPr>
            </w:pPr>
          </w:p>
        </w:tc>
      </w:tr>
    </w:tbl>
    <w:p w14:paraId="0FFE0379" w14:textId="77777777" w:rsidR="00370745" w:rsidRDefault="00370745" w:rsidP="00B9286E">
      <w:pPr>
        <w:wordWrap/>
        <w:spacing w:line="360" w:lineRule="atLeast"/>
        <w:contextualSpacing/>
        <w:jc w:val="left"/>
        <w:rPr>
          <w:rFonts w:asciiTheme="minorEastAsia" w:eastAsiaTheme="minorEastAsia" w:hAnsiTheme="minorEastAsia" w:cs="Times New Roman"/>
          <w:b/>
        </w:rPr>
      </w:pPr>
    </w:p>
    <w:p w14:paraId="0FFE037A" w14:textId="77777777" w:rsidR="00370745" w:rsidRDefault="00370745">
      <w:pPr>
        <w:wordWrap/>
        <w:autoSpaceDE/>
        <w:autoSpaceDN/>
        <w:spacing w:after="200" w:line="276" w:lineRule="auto"/>
        <w:rPr>
          <w:rFonts w:asciiTheme="minorEastAsia" w:eastAsiaTheme="minorEastAsia" w:hAnsiTheme="minorEastAsia" w:cs="Times New Roman"/>
          <w:b/>
        </w:rPr>
        <w:sectPr w:rsidR="00370745" w:rsidSect="00F44C7B">
          <w:headerReference w:type="default" r:id="rId17"/>
          <w:footerReference w:type="default" r:id="rId18"/>
          <w:pgSz w:w="11906" w:h="16838"/>
          <w:pgMar w:top="1701" w:right="1418" w:bottom="1701" w:left="1418" w:header="851" w:footer="992" w:gutter="0"/>
          <w:cols w:space="425"/>
          <w:docGrid w:linePitch="360"/>
        </w:sectPr>
      </w:pPr>
      <w:r>
        <w:rPr>
          <w:rFonts w:asciiTheme="minorEastAsia" w:eastAsiaTheme="minorEastAsia" w:hAnsiTheme="minorEastAsia" w:cs="Times New Roman"/>
          <w:b/>
        </w:rPr>
        <w:br w:type="page"/>
      </w:r>
    </w:p>
    <w:p w14:paraId="0FFE037B" w14:textId="77777777" w:rsidR="00370745" w:rsidRDefault="00370745">
      <w:pPr>
        <w:wordWrap/>
        <w:autoSpaceDE/>
        <w:autoSpaceDN/>
        <w:spacing w:after="200" w:line="276" w:lineRule="auto"/>
        <w:rPr>
          <w:rFonts w:asciiTheme="minorEastAsia" w:eastAsiaTheme="minorEastAsia" w:hAnsiTheme="minorEastAsia" w:cs="Times New Roman"/>
          <w:b/>
        </w:rPr>
      </w:pPr>
    </w:p>
    <w:p w14:paraId="0FFE037C" w14:textId="77777777" w:rsidR="00370745" w:rsidRDefault="00370745" w:rsidP="00370745">
      <w:pPr>
        <w:wordWrap/>
        <w:spacing w:line="360" w:lineRule="atLeast"/>
        <w:contextualSpacing/>
        <w:jc w:val="left"/>
        <w:rPr>
          <w:rFonts w:asciiTheme="minorEastAsia" w:eastAsiaTheme="minorEastAsia" w:hAnsiTheme="minorEastAsia" w:cs="Times New Roman"/>
          <w:b/>
        </w:rPr>
      </w:pPr>
      <w:r w:rsidRPr="008A4E37">
        <w:rPr>
          <w:rFonts w:asciiTheme="minorEastAsia" w:eastAsiaTheme="minorEastAsia" w:hAnsiTheme="minorEastAsia" w:cs="Times New Roman" w:hint="eastAsia"/>
          <w:b/>
        </w:rPr>
        <w:t xml:space="preserve">[별지 </w:t>
      </w:r>
      <w:r w:rsidRPr="008A4E37">
        <w:rPr>
          <w:rFonts w:asciiTheme="minorEastAsia" w:eastAsiaTheme="minorEastAsia" w:hAnsiTheme="minorEastAsia" w:cs="Times New Roman"/>
          <w:b/>
        </w:rPr>
        <w:t>*</w:t>
      </w:r>
      <w:r w:rsidRPr="008A4E37">
        <w:rPr>
          <w:rFonts w:asciiTheme="minorEastAsia" w:eastAsiaTheme="minorEastAsia" w:hAnsiTheme="minorEastAsia" w:cs="Times New Roman" w:hint="eastAsia"/>
          <w:b/>
        </w:rPr>
        <w:t>]</w:t>
      </w:r>
      <w:r w:rsidRPr="008A4E37">
        <w:rPr>
          <w:rFonts w:asciiTheme="minorEastAsia" w:eastAsiaTheme="minorEastAsia" w:hAnsiTheme="minorEastAsia" w:cs="Times New Roman"/>
          <w:b/>
        </w:rPr>
        <w:t xml:space="preserve"> </w:t>
      </w:r>
      <w:proofErr w:type="spellStart"/>
      <w:r>
        <w:rPr>
          <w:rFonts w:asciiTheme="minorEastAsia" w:eastAsiaTheme="minorEastAsia" w:hAnsiTheme="minorEastAsia" w:cs="Times New Roman" w:hint="eastAsia"/>
          <w:b/>
        </w:rPr>
        <w:t>펫닥의</w:t>
      </w:r>
      <w:proofErr w:type="spellEnd"/>
      <w:r>
        <w:rPr>
          <w:rFonts w:asciiTheme="minorEastAsia" w:eastAsiaTheme="minorEastAsia" w:hAnsiTheme="minorEastAsia" w:cs="Times New Roman" w:hint="eastAsia"/>
          <w:b/>
        </w:rPr>
        <w:t xml:space="preserve"> 등록 지적재산권(특허,</w:t>
      </w:r>
      <w:r>
        <w:rPr>
          <w:rFonts w:asciiTheme="minorEastAsia" w:eastAsiaTheme="minorEastAsia" w:hAnsiTheme="minorEastAsia" w:cs="Times New Roman"/>
          <w:b/>
        </w:rPr>
        <w:t xml:space="preserve"> </w:t>
      </w:r>
      <w:r>
        <w:rPr>
          <w:rFonts w:asciiTheme="minorEastAsia" w:eastAsiaTheme="minorEastAsia" w:hAnsiTheme="minorEastAsia" w:cs="Times New Roman" w:hint="eastAsia"/>
          <w:b/>
        </w:rPr>
        <w:t>상표)</w:t>
      </w:r>
      <w:r>
        <w:rPr>
          <w:rFonts w:asciiTheme="minorEastAsia" w:eastAsiaTheme="minorEastAsia" w:hAnsiTheme="minorEastAsia" w:cs="Times New Roman"/>
          <w:b/>
        </w:rPr>
        <w:t xml:space="preserve"> </w:t>
      </w:r>
      <w:r>
        <w:rPr>
          <w:rFonts w:asciiTheme="minorEastAsia" w:eastAsiaTheme="minorEastAsia" w:hAnsiTheme="minorEastAsia" w:cs="Times New Roman" w:hint="eastAsia"/>
          <w:b/>
        </w:rPr>
        <w:t>목록</w:t>
      </w:r>
    </w:p>
    <w:p w14:paraId="0FFE037D" w14:textId="77777777" w:rsidR="00370745" w:rsidRDefault="00370745" w:rsidP="00370745">
      <w:pPr>
        <w:wordWrap/>
        <w:spacing w:line="360" w:lineRule="atLeast"/>
        <w:contextualSpacing/>
        <w:jc w:val="left"/>
        <w:rPr>
          <w:rFonts w:asciiTheme="minorEastAsia" w:eastAsiaTheme="minorEastAsia" w:hAnsiTheme="minorEastAsia" w:cs="Times New Roman"/>
          <w:b/>
        </w:rPr>
      </w:pPr>
    </w:p>
    <w:p w14:paraId="0FFE037E" w14:textId="77777777" w:rsidR="00370745" w:rsidRPr="00845C27" w:rsidRDefault="00370745" w:rsidP="00370745">
      <w:pPr>
        <w:jc w:val="center"/>
        <w:rPr>
          <w:b/>
          <w:u w:val="single"/>
        </w:rPr>
      </w:pPr>
      <w:r w:rsidRPr="00845C27">
        <w:rPr>
          <w:b/>
          <w:u w:val="single"/>
        </w:rPr>
        <w:t>등록 특허 목록</w:t>
      </w:r>
    </w:p>
    <w:p w14:paraId="0FFE037F" w14:textId="77777777" w:rsidR="00370745" w:rsidRPr="001B4AF5" w:rsidRDefault="00370745" w:rsidP="00370745"/>
    <w:tbl>
      <w:tblPr>
        <w:tblW w:w="14029" w:type="dxa"/>
        <w:tblLayout w:type="fixed"/>
        <w:tblCellMar>
          <w:top w:w="57" w:type="dxa"/>
          <w:left w:w="85" w:type="dxa"/>
          <w:bottom w:w="57" w:type="dxa"/>
          <w:right w:w="85" w:type="dxa"/>
        </w:tblCellMar>
        <w:tblLook w:val="0000" w:firstRow="0" w:lastRow="0" w:firstColumn="0" w:lastColumn="0" w:noHBand="0" w:noVBand="0"/>
      </w:tblPr>
      <w:tblGrid>
        <w:gridCol w:w="600"/>
        <w:gridCol w:w="867"/>
        <w:gridCol w:w="1799"/>
        <w:gridCol w:w="1275"/>
        <w:gridCol w:w="1276"/>
        <w:gridCol w:w="1266"/>
        <w:gridCol w:w="1276"/>
        <w:gridCol w:w="1701"/>
        <w:gridCol w:w="3118"/>
        <w:gridCol w:w="851"/>
      </w:tblGrid>
      <w:tr w:rsidR="00370745" w:rsidRPr="001B4AF5" w14:paraId="0FFE038A" w14:textId="77777777" w:rsidTr="00935FD4">
        <w:trPr>
          <w:trHeight w:val="20"/>
          <w:tblHeader/>
        </w:trPr>
        <w:tc>
          <w:tcPr>
            <w:tcW w:w="6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FFE0380" w14:textId="77777777" w:rsidR="00370745" w:rsidRPr="00845C27" w:rsidRDefault="00370745" w:rsidP="00935FD4">
            <w:pPr>
              <w:wordWrap/>
              <w:autoSpaceDN/>
              <w:spacing w:line="240" w:lineRule="atLeast"/>
              <w:jc w:val="center"/>
              <w:rPr>
                <w:b/>
                <w:bCs/>
              </w:rPr>
            </w:pPr>
            <w:r w:rsidRPr="00845C27">
              <w:rPr>
                <w:b/>
                <w:bCs/>
              </w:rPr>
              <w:t>순서</w:t>
            </w:r>
          </w:p>
        </w:tc>
        <w:tc>
          <w:tcPr>
            <w:tcW w:w="867"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0FFE0381" w14:textId="77777777" w:rsidR="00370745" w:rsidRPr="00845C27" w:rsidRDefault="00370745" w:rsidP="00935FD4">
            <w:pPr>
              <w:wordWrap/>
              <w:autoSpaceDN/>
              <w:spacing w:line="240" w:lineRule="atLeast"/>
              <w:jc w:val="center"/>
              <w:rPr>
                <w:b/>
                <w:bCs/>
              </w:rPr>
            </w:pPr>
            <w:r w:rsidRPr="00845C27">
              <w:rPr>
                <w:b/>
                <w:bCs/>
              </w:rPr>
              <w:t>상태</w:t>
            </w:r>
          </w:p>
        </w:tc>
        <w:tc>
          <w:tcPr>
            <w:tcW w:w="1799"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0FFE0382" w14:textId="77777777" w:rsidR="00370745" w:rsidRPr="00845C27" w:rsidRDefault="00370745" w:rsidP="00935FD4">
            <w:pPr>
              <w:wordWrap/>
              <w:autoSpaceDN/>
              <w:spacing w:line="240" w:lineRule="atLeast"/>
              <w:jc w:val="center"/>
              <w:rPr>
                <w:b/>
                <w:bCs/>
              </w:rPr>
            </w:pPr>
            <w:r w:rsidRPr="00845C27">
              <w:rPr>
                <w:b/>
                <w:bCs/>
              </w:rPr>
              <w:t>출원번호</w:t>
            </w:r>
          </w:p>
        </w:tc>
        <w:tc>
          <w:tcPr>
            <w:tcW w:w="1275"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0FFE0383" w14:textId="77777777" w:rsidR="00370745" w:rsidRPr="00845C27" w:rsidRDefault="00370745" w:rsidP="00935FD4">
            <w:pPr>
              <w:wordWrap/>
              <w:autoSpaceDN/>
              <w:spacing w:line="240" w:lineRule="atLeast"/>
              <w:jc w:val="center"/>
              <w:rPr>
                <w:b/>
                <w:bCs/>
              </w:rPr>
            </w:pPr>
            <w:r w:rsidRPr="00845C27">
              <w:rPr>
                <w:b/>
                <w:bCs/>
              </w:rPr>
              <w:t>출원일자</w:t>
            </w:r>
          </w:p>
        </w:tc>
        <w:tc>
          <w:tcPr>
            <w:tcW w:w="1276"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0FFE0384" w14:textId="77777777" w:rsidR="00370745" w:rsidRPr="00845C27" w:rsidRDefault="00370745" w:rsidP="00935FD4">
            <w:pPr>
              <w:wordWrap/>
              <w:autoSpaceDN/>
              <w:spacing w:line="240" w:lineRule="atLeast"/>
              <w:jc w:val="center"/>
              <w:rPr>
                <w:b/>
                <w:bCs/>
              </w:rPr>
            </w:pPr>
            <w:r w:rsidRPr="00845C27">
              <w:rPr>
                <w:b/>
                <w:bCs/>
              </w:rPr>
              <w:t>등록번호</w:t>
            </w:r>
          </w:p>
        </w:tc>
        <w:tc>
          <w:tcPr>
            <w:tcW w:w="1266"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0FFE0385" w14:textId="77777777" w:rsidR="00370745" w:rsidRPr="00845C27" w:rsidRDefault="00370745" w:rsidP="00935FD4">
            <w:pPr>
              <w:wordWrap/>
              <w:autoSpaceDN/>
              <w:spacing w:line="240" w:lineRule="atLeast"/>
              <w:jc w:val="center"/>
              <w:rPr>
                <w:b/>
                <w:bCs/>
              </w:rPr>
            </w:pPr>
            <w:r w:rsidRPr="00845C27">
              <w:rPr>
                <w:b/>
                <w:bCs/>
              </w:rPr>
              <w:t>등록일자</w:t>
            </w:r>
          </w:p>
        </w:tc>
        <w:tc>
          <w:tcPr>
            <w:tcW w:w="1276"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0FFE0386" w14:textId="77777777" w:rsidR="00370745" w:rsidRPr="00845C27" w:rsidRDefault="00370745" w:rsidP="00935FD4">
            <w:pPr>
              <w:wordWrap/>
              <w:autoSpaceDN/>
              <w:spacing w:line="240" w:lineRule="atLeast"/>
              <w:jc w:val="center"/>
              <w:rPr>
                <w:b/>
                <w:bCs/>
              </w:rPr>
            </w:pPr>
            <w:r w:rsidRPr="00845C27">
              <w:rPr>
                <w:b/>
                <w:bCs/>
              </w:rPr>
              <w:t>출원인</w:t>
            </w:r>
          </w:p>
        </w:tc>
        <w:tc>
          <w:tcPr>
            <w:tcW w:w="1701"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0FFE0387" w14:textId="77777777" w:rsidR="00370745" w:rsidRPr="00845C27" w:rsidRDefault="00370745" w:rsidP="00935FD4">
            <w:pPr>
              <w:wordWrap/>
              <w:autoSpaceDN/>
              <w:spacing w:line="240" w:lineRule="atLeast"/>
              <w:jc w:val="center"/>
              <w:rPr>
                <w:b/>
                <w:bCs/>
              </w:rPr>
            </w:pPr>
            <w:proofErr w:type="spellStart"/>
            <w:r w:rsidRPr="00845C27">
              <w:rPr>
                <w:b/>
                <w:bCs/>
              </w:rPr>
              <w:t>등록권자</w:t>
            </w:r>
            <w:proofErr w:type="spellEnd"/>
          </w:p>
        </w:tc>
        <w:tc>
          <w:tcPr>
            <w:tcW w:w="3118"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0FFE0388" w14:textId="77777777" w:rsidR="00370745" w:rsidRPr="00845C27" w:rsidRDefault="00370745" w:rsidP="00935FD4">
            <w:pPr>
              <w:wordWrap/>
              <w:autoSpaceDN/>
              <w:spacing w:line="240" w:lineRule="atLeast"/>
              <w:jc w:val="center"/>
              <w:rPr>
                <w:b/>
                <w:bCs/>
              </w:rPr>
            </w:pPr>
            <w:r w:rsidRPr="00845C27">
              <w:rPr>
                <w:b/>
                <w:bCs/>
              </w:rPr>
              <w:t>발명의명칭</w:t>
            </w:r>
          </w:p>
        </w:tc>
        <w:tc>
          <w:tcPr>
            <w:tcW w:w="851"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0FFE0389" w14:textId="77777777" w:rsidR="00370745" w:rsidRPr="00845C27" w:rsidRDefault="00370745" w:rsidP="00935FD4">
            <w:pPr>
              <w:wordWrap/>
              <w:autoSpaceDN/>
              <w:spacing w:line="240" w:lineRule="atLeast"/>
              <w:jc w:val="center"/>
              <w:rPr>
                <w:b/>
                <w:bCs/>
              </w:rPr>
            </w:pPr>
            <w:r w:rsidRPr="00845C27">
              <w:rPr>
                <w:b/>
                <w:bCs/>
              </w:rPr>
              <w:t>발명자</w:t>
            </w:r>
          </w:p>
        </w:tc>
      </w:tr>
      <w:tr w:rsidR="00370745" w:rsidRPr="001B4AF5" w14:paraId="0FFE0395" w14:textId="77777777" w:rsidTr="00935FD4">
        <w:trPr>
          <w:trHeight w:val="20"/>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FE038B" w14:textId="77777777" w:rsidR="00370745" w:rsidRPr="00845C27" w:rsidRDefault="00370745" w:rsidP="00935FD4">
            <w:pPr>
              <w:wordWrap/>
              <w:autoSpaceDN/>
              <w:spacing w:line="240" w:lineRule="atLeast"/>
              <w:jc w:val="center"/>
            </w:pPr>
            <w:r w:rsidRPr="00845C27">
              <w:t>1</w:t>
            </w:r>
          </w:p>
        </w:tc>
        <w:tc>
          <w:tcPr>
            <w:tcW w:w="867" w:type="dxa"/>
            <w:tcBorders>
              <w:top w:val="single" w:sz="4" w:space="0" w:color="auto"/>
              <w:left w:val="nil"/>
              <w:bottom w:val="single" w:sz="4" w:space="0" w:color="auto"/>
              <w:right w:val="single" w:sz="4" w:space="0" w:color="auto"/>
            </w:tcBorders>
            <w:shd w:val="clear" w:color="auto" w:fill="auto"/>
            <w:noWrap/>
            <w:vAlign w:val="center"/>
          </w:tcPr>
          <w:p w14:paraId="0FFE038C" w14:textId="77777777" w:rsidR="00370745" w:rsidRPr="00845C27" w:rsidRDefault="00370745" w:rsidP="00935FD4">
            <w:pPr>
              <w:wordWrap/>
              <w:autoSpaceDN/>
              <w:spacing w:line="240" w:lineRule="atLeast"/>
              <w:jc w:val="center"/>
            </w:pPr>
            <w:r w:rsidRPr="00845C27">
              <w:t>등록</w:t>
            </w:r>
          </w:p>
        </w:tc>
        <w:tc>
          <w:tcPr>
            <w:tcW w:w="1799" w:type="dxa"/>
            <w:tcBorders>
              <w:top w:val="single" w:sz="4" w:space="0" w:color="auto"/>
              <w:left w:val="nil"/>
              <w:bottom w:val="single" w:sz="4" w:space="0" w:color="auto"/>
              <w:right w:val="single" w:sz="4" w:space="0" w:color="auto"/>
            </w:tcBorders>
            <w:shd w:val="clear" w:color="auto" w:fill="auto"/>
            <w:noWrap/>
            <w:vAlign w:val="center"/>
          </w:tcPr>
          <w:p w14:paraId="0FFE038D" w14:textId="77777777" w:rsidR="00370745" w:rsidRPr="00845C27" w:rsidRDefault="00370745" w:rsidP="00935FD4">
            <w:pPr>
              <w:wordWrap/>
              <w:autoSpaceDN/>
              <w:spacing w:line="240" w:lineRule="atLeast"/>
              <w:jc w:val="center"/>
            </w:pPr>
            <w:r w:rsidRPr="009D7F95">
              <w:t>10-2016-0043677</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0FFE038E" w14:textId="77777777" w:rsidR="00370745" w:rsidRPr="00845C27" w:rsidRDefault="00370745" w:rsidP="00935FD4">
            <w:pPr>
              <w:wordWrap/>
              <w:autoSpaceDN/>
              <w:spacing w:line="240" w:lineRule="atLeast"/>
              <w:jc w:val="center"/>
            </w:pPr>
            <w:r w:rsidRPr="009D7F95">
              <w:t>2016.04.08</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0FFE038F" w14:textId="77777777" w:rsidR="00370745" w:rsidRPr="00845C27" w:rsidRDefault="00370745" w:rsidP="00935FD4">
            <w:pPr>
              <w:wordWrap/>
              <w:autoSpaceDN/>
              <w:spacing w:line="240" w:lineRule="atLeast"/>
              <w:jc w:val="center"/>
            </w:pPr>
            <w:r w:rsidRPr="009D7F95">
              <w:t>10-1824913-0000</w:t>
            </w: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0FFE0390" w14:textId="77777777" w:rsidR="00370745" w:rsidRPr="00845C27" w:rsidRDefault="00370745" w:rsidP="00935FD4">
            <w:pPr>
              <w:wordWrap/>
              <w:autoSpaceDN/>
              <w:spacing w:line="240" w:lineRule="atLeast"/>
              <w:jc w:val="center"/>
            </w:pPr>
            <w:r w:rsidRPr="009D7F95">
              <w:t>2018.01.29</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0FFE0391" w14:textId="77777777" w:rsidR="00370745" w:rsidRPr="00845C27" w:rsidRDefault="00370745" w:rsidP="00935FD4">
            <w:pPr>
              <w:wordWrap/>
              <w:autoSpaceDN/>
              <w:spacing w:line="240" w:lineRule="atLeast"/>
              <w:jc w:val="center"/>
            </w:pPr>
            <w:r w:rsidRPr="009D7F95">
              <w:rPr>
                <w:rFonts w:hint="eastAsia"/>
              </w:rPr>
              <w:t>김민지</w:t>
            </w:r>
          </w:p>
        </w:tc>
        <w:tc>
          <w:tcPr>
            <w:tcW w:w="1701" w:type="dxa"/>
            <w:tcBorders>
              <w:top w:val="single" w:sz="4" w:space="0" w:color="auto"/>
              <w:left w:val="nil"/>
              <w:bottom w:val="single" w:sz="4" w:space="0" w:color="auto"/>
              <w:right w:val="single" w:sz="4" w:space="0" w:color="auto"/>
            </w:tcBorders>
            <w:shd w:val="clear" w:color="auto" w:fill="auto"/>
            <w:vAlign w:val="center"/>
          </w:tcPr>
          <w:p w14:paraId="0FFE0392" w14:textId="77777777" w:rsidR="00370745" w:rsidRPr="00845C27" w:rsidRDefault="00370745" w:rsidP="00935FD4">
            <w:pPr>
              <w:wordWrap/>
              <w:autoSpaceDN/>
              <w:spacing w:line="240" w:lineRule="atLeast"/>
              <w:jc w:val="center"/>
            </w:pPr>
            <w:r w:rsidRPr="009D7F95">
              <w:rPr>
                <w:rFonts w:hint="eastAsia"/>
              </w:rPr>
              <w:t>주식회사</w:t>
            </w:r>
            <w:r w:rsidRPr="009D7F95">
              <w:t xml:space="preserve"> </w:t>
            </w:r>
            <w:proofErr w:type="spellStart"/>
            <w:r w:rsidRPr="009D7F95">
              <w:t>펫닥</w:t>
            </w:r>
            <w:proofErr w:type="spellEnd"/>
            <w:r w:rsidRPr="009D7F95">
              <w:t xml:space="preserve">, 주식회사 </w:t>
            </w:r>
            <w:proofErr w:type="spellStart"/>
            <w:r w:rsidRPr="009D7F95">
              <w:t>닥터펫스타</w:t>
            </w:r>
            <w:proofErr w:type="spellEnd"/>
          </w:p>
        </w:tc>
        <w:tc>
          <w:tcPr>
            <w:tcW w:w="3118" w:type="dxa"/>
            <w:tcBorders>
              <w:top w:val="single" w:sz="4" w:space="0" w:color="auto"/>
              <w:left w:val="nil"/>
              <w:bottom w:val="single" w:sz="4" w:space="0" w:color="auto"/>
              <w:right w:val="single" w:sz="4" w:space="0" w:color="auto"/>
            </w:tcBorders>
            <w:shd w:val="clear" w:color="auto" w:fill="auto"/>
            <w:vAlign w:val="center"/>
          </w:tcPr>
          <w:p w14:paraId="0FFE0393" w14:textId="77777777" w:rsidR="00370745" w:rsidRPr="00845C27" w:rsidRDefault="00370745" w:rsidP="00935FD4">
            <w:pPr>
              <w:wordWrap/>
              <w:autoSpaceDN/>
              <w:spacing w:line="240" w:lineRule="atLeast"/>
              <w:jc w:val="center"/>
            </w:pPr>
            <w:r w:rsidRPr="009D7F95">
              <w:rPr>
                <w:rFonts w:hint="eastAsia"/>
              </w:rPr>
              <w:t>척추보호</w:t>
            </w:r>
            <w:r w:rsidRPr="009D7F95">
              <w:t xml:space="preserve"> 기능을 갖는 애견용 의류(Functional dog clothes that protect backbone)</w:t>
            </w:r>
          </w:p>
        </w:tc>
        <w:tc>
          <w:tcPr>
            <w:tcW w:w="851" w:type="dxa"/>
            <w:tcBorders>
              <w:top w:val="single" w:sz="4" w:space="0" w:color="auto"/>
              <w:left w:val="nil"/>
              <w:bottom w:val="single" w:sz="4" w:space="0" w:color="auto"/>
              <w:right w:val="single" w:sz="4" w:space="0" w:color="auto"/>
            </w:tcBorders>
            <w:shd w:val="clear" w:color="auto" w:fill="auto"/>
            <w:vAlign w:val="center"/>
          </w:tcPr>
          <w:p w14:paraId="0FFE0394" w14:textId="77777777" w:rsidR="00370745" w:rsidRPr="00845C27" w:rsidRDefault="00370745" w:rsidP="00935FD4">
            <w:pPr>
              <w:wordWrap/>
              <w:autoSpaceDN/>
              <w:spacing w:line="240" w:lineRule="atLeast"/>
              <w:jc w:val="center"/>
            </w:pPr>
            <w:r w:rsidRPr="009D7F95">
              <w:rPr>
                <w:rFonts w:hint="eastAsia"/>
              </w:rPr>
              <w:t>김민지</w:t>
            </w:r>
          </w:p>
        </w:tc>
      </w:tr>
      <w:tr w:rsidR="00370745" w:rsidRPr="001B4AF5" w14:paraId="0FFE03A0" w14:textId="77777777" w:rsidTr="00935FD4">
        <w:trPr>
          <w:trHeight w:val="20"/>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FE0396" w14:textId="77777777" w:rsidR="00370745" w:rsidRPr="00845C27" w:rsidRDefault="00370745" w:rsidP="00935FD4">
            <w:pPr>
              <w:wordWrap/>
              <w:autoSpaceDN/>
              <w:spacing w:line="240" w:lineRule="atLeast"/>
              <w:jc w:val="center"/>
            </w:pPr>
            <w:r>
              <w:rPr>
                <w:rFonts w:hint="eastAsia"/>
              </w:rPr>
              <w:t>2</w:t>
            </w:r>
          </w:p>
        </w:tc>
        <w:tc>
          <w:tcPr>
            <w:tcW w:w="867" w:type="dxa"/>
            <w:tcBorders>
              <w:top w:val="single" w:sz="4" w:space="0" w:color="auto"/>
              <w:left w:val="nil"/>
              <w:bottom w:val="single" w:sz="4" w:space="0" w:color="auto"/>
              <w:right w:val="single" w:sz="4" w:space="0" w:color="auto"/>
            </w:tcBorders>
            <w:shd w:val="clear" w:color="auto" w:fill="auto"/>
            <w:noWrap/>
            <w:vAlign w:val="center"/>
          </w:tcPr>
          <w:p w14:paraId="0FFE0397" w14:textId="77777777" w:rsidR="00370745" w:rsidRPr="00845C27" w:rsidRDefault="00370745" w:rsidP="00935FD4">
            <w:pPr>
              <w:wordWrap/>
              <w:autoSpaceDN/>
              <w:spacing w:line="240" w:lineRule="atLeast"/>
              <w:jc w:val="center"/>
            </w:pPr>
            <w:r>
              <w:rPr>
                <w:rFonts w:hint="eastAsia"/>
              </w:rPr>
              <w:t>등록</w:t>
            </w:r>
          </w:p>
        </w:tc>
        <w:tc>
          <w:tcPr>
            <w:tcW w:w="1799" w:type="dxa"/>
            <w:tcBorders>
              <w:top w:val="single" w:sz="4" w:space="0" w:color="auto"/>
              <w:left w:val="nil"/>
              <w:bottom w:val="single" w:sz="4" w:space="0" w:color="auto"/>
              <w:right w:val="single" w:sz="4" w:space="0" w:color="auto"/>
            </w:tcBorders>
            <w:shd w:val="clear" w:color="auto" w:fill="auto"/>
            <w:noWrap/>
            <w:vAlign w:val="center"/>
          </w:tcPr>
          <w:p w14:paraId="0FFE0398" w14:textId="77777777" w:rsidR="00370745" w:rsidRPr="00845C27" w:rsidRDefault="00370745" w:rsidP="00935FD4">
            <w:pPr>
              <w:wordWrap/>
              <w:autoSpaceDN/>
              <w:spacing w:line="240" w:lineRule="atLeast"/>
              <w:jc w:val="center"/>
            </w:pPr>
            <w:r w:rsidRPr="009D7F95">
              <w:t>10-2016-0043680</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0FFE0399" w14:textId="77777777" w:rsidR="00370745" w:rsidRPr="00845C27" w:rsidRDefault="00370745" w:rsidP="00935FD4">
            <w:pPr>
              <w:wordWrap/>
              <w:autoSpaceDN/>
              <w:spacing w:line="240" w:lineRule="atLeast"/>
              <w:jc w:val="center"/>
            </w:pPr>
            <w:r w:rsidRPr="009D7F95">
              <w:t>2016.04.08</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0FFE039A" w14:textId="77777777" w:rsidR="00370745" w:rsidRPr="00845C27" w:rsidRDefault="00370745" w:rsidP="00935FD4">
            <w:pPr>
              <w:wordWrap/>
              <w:autoSpaceDN/>
              <w:spacing w:line="240" w:lineRule="atLeast"/>
              <w:jc w:val="center"/>
            </w:pPr>
            <w:r w:rsidRPr="009D7F95">
              <w:t>10-1925908-0000</w:t>
            </w: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0FFE039B" w14:textId="77777777" w:rsidR="00370745" w:rsidRPr="00845C27" w:rsidRDefault="00370745" w:rsidP="00935FD4">
            <w:pPr>
              <w:wordWrap/>
              <w:autoSpaceDN/>
              <w:spacing w:line="240" w:lineRule="atLeast"/>
              <w:jc w:val="center"/>
            </w:pPr>
            <w:r w:rsidRPr="009D7F95">
              <w:t>2018.11.30</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0FFE039C" w14:textId="77777777" w:rsidR="00370745" w:rsidRPr="00845C27" w:rsidRDefault="00370745" w:rsidP="00935FD4">
            <w:pPr>
              <w:wordWrap/>
              <w:autoSpaceDN/>
              <w:spacing w:line="240" w:lineRule="atLeast"/>
              <w:jc w:val="center"/>
            </w:pPr>
            <w:r w:rsidRPr="009D7F95">
              <w:rPr>
                <w:rFonts w:hint="eastAsia"/>
              </w:rPr>
              <w:t>주식회사</w:t>
            </w:r>
            <w:r w:rsidRPr="009D7F95">
              <w:t xml:space="preserve"> </w:t>
            </w:r>
            <w:proofErr w:type="spellStart"/>
            <w:r w:rsidRPr="009D7F95">
              <w:t>닥터펫스타</w:t>
            </w:r>
            <w:proofErr w:type="spellEnd"/>
          </w:p>
        </w:tc>
        <w:tc>
          <w:tcPr>
            <w:tcW w:w="1701" w:type="dxa"/>
            <w:tcBorders>
              <w:top w:val="single" w:sz="4" w:space="0" w:color="auto"/>
              <w:left w:val="nil"/>
              <w:bottom w:val="single" w:sz="4" w:space="0" w:color="auto"/>
              <w:right w:val="single" w:sz="4" w:space="0" w:color="auto"/>
            </w:tcBorders>
            <w:shd w:val="clear" w:color="auto" w:fill="auto"/>
            <w:vAlign w:val="center"/>
          </w:tcPr>
          <w:p w14:paraId="0FFE039D" w14:textId="77777777" w:rsidR="00370745" w:rsidRPr="00845C27" w:rsidRDefault="00370745" w:rsidP="00935FD4">
            <w:pPr>
              <w:wordWrap/>
              <w:autoSpaceDN/>
              <w:spacing w:line="240" w:lineRule="atLeast"/>
              <w:jc w:val="center"/>
            </w:pPr>
            <w:r w:rsidRPr="009D7F95">
              <w:rPr>
                <w:rFonts w:hint="eastAsia"/>
              </w:rPr>
              <w:t>주식회사</w:t>
            </w:r>
            <w:r w:rsidRPr="009D7F95">
              <w:t xml:space="preserve"> </w:t>
            </w:r>
            <w:proofErr w:type="spellStart"/>
            <w:r w:rsidRPr="009D7F95">
              <w:t>펫닥</w:t>
            </w:r>
            <w:proofErr w:type="spellEnd"/>
            <w:r w:rsidRPr="009D7F95">
              <w:t xml:space="preserve">, 주식회사 </w:t>
            </w:r>
            <w:proofErr w:type="spellStart"/>
            <w:r w:rsidRPr="009D7F95">
              <w:t>닥터펫스타</w:t>
            </w:r>
            <w:proofErr w:type="spellEnd"/>
          </w:p>
        </w:tc>
        <w:tc>
          <w:tcPr>
            <w:tcW w:w="3118" w:type="dxa"/>
            <w:tcBorders>
              <w:top w:val="single" w:sz="4" w:space="0" w:color="auto"/>
              <w:left w:val="nil"/>
              <w:bottom w:val="single" w:sz="4" w:space="0" w:color="auto"/>
              <w:right w:val="single" w:sz="4" w:space="0" w:color="auto"/>
            </w:tcBorders>
            <w:shd w:val="clear" w:color="auto" w:fill="auto"/>
            <w:vAlign w:val="center"/>
          </w:tcPr>
          <w:p w14:paraId="0FFE039E" w14:textId="77777777" w:rsidR="00370745" w:rsidRPr="00845C27" w:rsidRDefault="00370745" w:rsidP="00935FD4">
            <w:pPr>
              <w:wordWrap/>
              <w:autoSpaceDN/>
              <w:spacing w:line="240" w:lineRule="atLeast"/>
              <w:jc w:val="center"/>
            </w:pPr>
            <w:r w:rsidRPr="009D7F95">
              <w:rPr>
                <w:rFonts w:hint="eastAsia"/>
              </w:rPr>
              <w:t>고관절</w:t>
            </w:r>
            <w:r w:rsidRPr="009D7F95">
              <w:t xml:space="preserve"> 및 무릎인대보호 기능을 갖는 애견용 의류(Functional dog clothes that protect hip joint and knee)</w:t>
            </w:r>
          </w:p>
        </w:tc>
        <w:tc>
          <w:tcPr>
            <w:tcW w:w="851" w:type="dxa"/>
            <w:tcBorders>
              <w:top w:val="single" w:sz="4" w:space="0" w:color="auto"/>
              <w:left w:val="nil"/>
              <w:bottom w:val="single" w:sz="4" w:space="0" w:color="auto"/>
              <w:right w:val="single" w:sz="4" w:space="0" w:color="auto"/>
            </w:tcBorders>
            <w:shd w:val="clear" w:color="auto" w:fill="auto"/>
            <w:vAlign w:val="center"/>
          </w:tcPr>
          <w:p w14:paraId="0FFE039F" w14:textId="77777777" w:rsidR="00370745" w:rsidRPr="00845C27" w:rsidRDefault="00370745" w:rsidP="00935FD4">
            <w:pPr>
              <w:wordWrap/>
              <w:autoSpaceDN/>
              <w:spacing w:line="240" w:lineRule="atLeast"/>
              <w:jc w:val="center"/>
            </w:pPr>
            <w:r w:rsidRPr="009D7F95">
              <w:rPr>
                <w:rFonts w:hint="eastAsia"/>
              </w:rPr>
              <w:t>김민지</w:t>
            </w:r>
          </w:p>
        </w:tc>
      </w:tr>
      <w:tr w:rsidR="00370745" w:rsidRPr="001B4AF5" w14:paraId="0FFE03AB" w14:textId="77777777" w:rsidTr="00935FD4">
        <w:trPr>
          <w:trHeight w:val="20"/>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FE03A1" w14:textId="77777777" w:rsidR="00370745" w:rsidRPr="00845C27" w:rsidRDefault="00370745" w:rsidP="00935FD4">
            <w:pPr>
              <w:wordWrap/>
              <w:autoSpaceDN/>
              <w:spacing w:line="240" w:lineRule="atLeast"/>
              <w:jc w:val="center"/>
            </w:pPr>
            <w:r>
              <w:rPr>
                <w:rFonts w:hint="eastAsia"/>
              </w:rPr>
              <w:t>3</w:t>
            </w:r>
          </w:p>
        </w:tc>
        <w:tc>
          <w:tcPr>
            <w:tcW w:w="867" w:type="dxa"/>
            <w:tcBorders>
              <w:top w:val="single" w:sz="4" w:space="0" w:color="auto"/>
              <w:left w:val="nil"/>
              <w:bottom w:val="single" w:sz="4" w:space="0" w:color="auto"/>
              <w:right w:val="single" w:sz="4" w:space="0" w:color="auto"/>
            </w:tcBorders>
            <w:shd w:val="clear" w:color="auto" w:fill="auto"/>
            <w:noWrap/>
            <w:vAlign w:val="center"/>
          </w:tcPr>
          <w:p w14:paraId="0FFE03A2" w14:textId="77777777" w:rsidR="00370745" w:rsidRPr="00845C27" w:rsidRDefault="00370745" w:rsidP="00935FD4">
            <w:pPr>
              <w:wordWrap/>
              <w:autoSpaceDN/>
              <w:spacing w:line="240" w:lineRule="atLeast"/>
              <w:jc w:val="center"/>
            </w:pPr>
            <w:r>
              <w:rPr>
                <w:rFonts w:hint="eastAsia"/>
              </w:rPr>
              <w:t>등록</w:t>
            </w:r>
          </w:p>
        </w:tc>
        <w:tc>
          <w:tcPr>
            <w:tcW w:w="1799" w:type="dxa"/>
            <w:tcBorders>
              <w:top w:val="single" w:sz="4" w:space="0" w:color="auto"/>
              <w:left w:val="nil"/>
              <w:bottom w:val="single" w:sz="4" w:space="0" w:color="auto"/>
              <w:right w:val="single" w:sz="4" w:space="0" w:color="auto"/>
            </w:tcBorders>
            <w:shd w:val="clear" w:color="auto" w:fill="auto"/>
            <w:noWrap/>
            <w:vAlign w:val="center"/>
          </w:tcPr>
          <w:p w14:paraId="0FFE03A3" w14:textId="77777777" w:rsidR="00370745" w:rsidRPr="00845C27" w:rsidRDefault="00370745" w:rsidP="00935FD4">
            <w:pPr>
              <w:wordWrap/>
              <w:autoSpaceDN/>
              <w:spacing w:line="240" w:lineRule="atLeast"/>
              <w:jc w:val="center"/>
            </w:pPr>
            <w:r w:rsidRPr="009D7F95">
              <w:t>10-2017-0016084</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0FFE03A4" w14:textId="77777777" w:rsidR="00370745" w:rsidRPr="00845C27" w:rsidRDefault="00370745" w:rsidP="00935FD4">
            <w:pPr>
              <w:wordWrap/>
              <w:autoSpaceDN/>
              <w:spacing w:line="240" w:lineRule="atLeast"/>
              <w:jc w:val="center"/>
            </w:pPr>
            <w:r w:rsidRPr="009D7F95">
              <w:t>2017.02.06</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0FFE03A5" w14:textId="77777777" w:rsidR="00370745" w:rsidRPr="00845C27" w:rsidRDefault="00370745" w:rsidP="00935FD4">
            <w:pPr>
              <w:wordWrap/>
              <w:autoSpaceDN/>
              <w:spacing w:line="240" w:lineRule="atLeast"/>
              <w:jc w:val="center"/>
            </w:pPr>
            <w:r w:rsidRPr="009D7F95">
              <w:t>10-1927774-0000</w:t>
            </w: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0FFE03A6" w14:textId="77777777" w:rsidR="00370745" w:rsidRPr="00845C27" w:rsidRDefault="00370745" w:rsidP="00935FD4">
            <w:pPr>
              <w:wordWrap/>
              <w:autoSpaceDN/>
              <w:spacing w:line="240" w:lineRule="atLeast"/>
              <w:jc w:val="center"/>
            </w:pPr>
            <w:r w:rsidRPr="009D7F95">
              <w:t>2018.12.05</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0FFE03A7" w14:textId="77777777" w:rsidR="00370745" w:rsidRPr="00845C27" w:rsidRDefault="00370745" w:rsidP="00935FD4">
            <w:pPr>
              <w:wordWrap/>
              <w:autoSpaceDN/>
              <w:spacing w:line="240" w:lineRule="atLeast"/>
              <w:jc w:val="center"/>
            </w:pPr>
            <w:r w:rsidRPr="009D7F95">
              <w:rPr>
                <w:rFonts w:hint="eastAsia"/>
              </w:rPr>
              <w:t>주식회사</w:t>
            </w:r>
            <w:r w:rsidRPr="009D7F95">
              <w:t xml:space="preserve"> </w:t>
            </w:r>
            <w:proofErr w:type="spellStart"/>
            <w:r w:rsidRPr="009D7F95">
              <w:t>닥터펫스타</w:t>
            </w:r>
            <w:proofErr w:type="spellEnd"/>
          </w:p>
        </w:tc>
        <w:tc>
          <w:tcPr>
            <w:tcW w:w="1701" w:type="dxa"/>
            <w:tcBorders>
              <w:top w:val="single" w:sz="4" w:space="0" w:color="auto"/>
              <w:left w:val="nil"/>
              <w:bottom w:val="single" w:sz="4" w:space="0" w:color="auto"/>
              <w:right w:val="single" w:sz="4" w:space="0" w:color="auto"/>
            </w:tcBorders>
            <w:shd w:val="clear" w:color="auto" w:fill="auto"/>
            <w:vAlign w:val="center"/>
          </w:tcPr>
          <w:p w14:paraId="0FFE03A8" w14:textId="77777777" w:rsidR="00370745" w:rsidRPr="00845C27" w:rsidRDefault="00370745" w:rsidP="00935FD4">
            <w:pPr>
              <w:wordWrap/>
              <w:autoSpaceDN/>
              <w:spacing w:line="240" w:lineRule="atLeast"/>
              <w:jc w:val="center"/>
            </w:pPr>
            <w:r w:rsidRPr="009D7F95">
              <w:rPr>
                <w:rFonts w:hint="eastAsia"/>
              </w:rPr>
              <w:t>주식회사</w:t>
            </w:r>
            <w:r w:rsidRPr="009D7F95">
              <w:t xml:space="preserve"> </w:t>
            </w:r>
            <w:proofErr w:type="spellStart"/>
            <w:r w:rsidRPr="009D7F95">
              <w:t>펫닥</w:t>
            </w:r>
            <w:proofErr w:type="spellEnd"/>
            <w:r w:rsidRPr="009D7F95">
              <w:t xml:space="preserve">, 주식회사 </w:t>
            </w:r>
            <w:proofErr w:type="spellStart"/>
            <w:r w:rsidRPr="009D7F95">
              <w:t>닥터펫스타</w:t>
            </w:r>
            <w:proofErr w:type="spellEnd"/>
          </w:p>
        </w:tc>
        <w:tc>
          <w:tcPr>
            <w:tcW w:w="3118" w:type="dxa"/>
            <w:tcBorders>
              <w:top w:val="single" w:sz="4" w:space="0" w:color="auto"/>
              <w:left w:val="nil"/>
              <w:bottom w:val="single" w:sz="4" w:space="0" w:color="auto"/>
              <w:right w:val="single" w:sz="4" w:space="0" w:color="auto"/>
            </w:tcBorders>
            <w:shd w:val="clear" w:color="auto" w:fill="auto"/>
            <w:vAlign w:val="center"/>
          </w:tcPr>
          <w:p w14:paraId="0FFE03A9" w14:textId="77777777" w:rsidR="00370745" w:rsidRPr="00845C27" w:rsidRDefault="00370745" w:rsidP="00935FD4">
            <w:pPr>
              <w:wordWrap/>
              <w:autoSpaceDN/>
              <w:spacing w:line="240" w:lineRule="atLeast"/>
              <w:jc w:val="center"/>
            </w:pPr>
            <w:r w:rsidRPr="009D7F95">
              <w:rPr>
                <w:rFonts w:hint="eastAsia"/>
              </w:rPr>
              <w:t>애견용</w:t>
            </w:r>
            <w:r w:rsidRPr="009D7F95">
              <w:t xml:space="preserve"> 의류의 제조방법(Clothes manufacturing method for pet)</w:t>
            </w:r>
          </w:p>
        </w:tc>
        <w:tc>
          <w:tcPr>
            <w:tcW w:w="851" w:type="dxa"/>
            <w:tcBorders>
              <w:top w:val="single" w:sz="4" w:space="0" w:color="auto"/>
              <w:left w:val="nil"/>
              <w:bottom w:val="single" w:sz="4" w:space="0" w:color="auto"/>
              <w:right w:val="single" w:sz="4" w:space="0" w:color="auto"/>
            </w:tcBorders>
            <w:shd w:val="clear" w:color="auto" w:fill="auto"/>
            <w:vAlign w:val="center"/>
          </w:tcPr>
          <w:p w14:paraId="0FFE03AA" w14:textId="77777777" w:rsidR="00370745" w:rsidRPr="00845C27" w:rsidRDefault="00370745" w:rsidP="00935FD4">
            <w:pPr>
              <w:wordWrap/>
              <w:autoSpaceDN/>
              <w:spacing w:line="240" w:lineRule="atLeast"/>
              <w:jc w:val="center"/>
            </w:pPr>
            <w:r w:rsidRPr="009D7F95">
              <w:rPr>
                <w:rFonts w:hint="eastAsia"/>
              </w:rPr>
              <w:t>김민지</w:t>
            </w:r>
          </w:p>
        </w:tc>
      </w:tr>
      <w:tr w:rsidR="00370745" w:rsidRPr="001B4AF5" w14:paraId="0FFE03B6" w14:textId="77777777" w:rsidTr="00935FD4">
        <w:trPr>
          <w:trHeight w:val="20"/>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FE03AC" w14:textId="77777777" w:rsidR="00370745" w:rsidRPr="00845C27" w:rsidRDefault="00370745" w:rsidP="00935FD4">
            <w:pPr>
              <w:wordWrap/>
              <w:autoSpaceDN/>
              <w:spacing w:line="240" w:lineRule="atLeast"/>
              <w:jc w:val="center"/>
            </w:pPr>
            <w:r>
              <w:rPr>
                <w:rFonts w:hint="eastAsia"/>
              </w:rPr>
              <w:t>4</w:t>
            </w:r>
          </w:p>
        </w:tc>
        <w:tc>
          <w:tcPr>
            <w:tcW w:w="867" w:type="dxa"/>
            <w:tcBorders>
              <w:top w:val="single" w:sz="4" w:space="0" w:color="auto"/>
              <w:left w:val="nil"/>
              <w:bottom w:val="single" w:sz="4" w:space="0" w:color="auto"/>
              <w:right w:val="single" w:sz="4" w:space="0" w:color="auto"/>
            </w:tcBorders>
            <w:shd w:val="clear" w:color="auto" w:fill="auto"/>
            <w:noWrap/>
            <w:vAlign w:val="center"/>
          </w:tcPr>
          <w:p w14:paraId="0FFE03AD" w14:textId="77777777" w:rsidR="00370745" w:rsidRPr="00845C27" w:rsidRDefault="00370745" w:rsidP="00935FD4">
            <w:pPr>
              <w:wordWrap/>
              <w:autoSpaceDN/>
              <w:spacing w:line="240" w:lineRule="atLeast"/>
              <w:jc w:val="center"/>
            </w:pPr>
            <w:r>
              <w:rPr>
                <w:rFonts w:hint="eastAsia"/>
              </w:rPr>
              <w:t>등록</w:t>
            </w:r>
          </w:p>
        </w:tc>
        <w:tc>
          <w:tcPr>
            <w:tcW w:w="1799" w:type="dxa"/>
            <w:tcBorders>
              <w:top w:val="single" w:sz="4" w:space="0" w:color="auto"/>
              <w:left w:val="nil"/>
              <w:bottom w:val="single" w:sz="4" w:space="0" w:color="auto"/>
              <w:right w:val="single" w:sz="4" w:space="0" w:color="auto"/>
            </w:tcBorders>
            <w:shd w:val="clear" w:color="auto" w:fill="auto"/>
            <w:noWrap/>
            <w:vAlign w:val="center"/>
          </w:tcPr>
          <w:p w14:paraId="0FFE03AE" w14:textId="77777777" w:rsidR="00370745" w:rsidRPr="00845C27" w:rsidRDefault="00370745" w:rsidP="00935FD4">
            <w:pPr>
              <w:wordWrap/>
              <w:autoSpaceDN/>
              <w:spacing w:line="240" w:lineRule="atLeast"/>
              <w:jc w:val="center"/>
            </w:pPr>
            <w:r w:rsidRPr="009D7F95">
              <w:t>10-2017-0081112</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0FFE03AF" w14:textId="77777777" w:rsidR="00370745" w:rsidRPr="00845C27" w:rsidRDefault="00370745" w:rsidP="00935FD4">
            <w:pPr>
              <w:wordWrap/>
              <w:autoSpaceDN/>
              <w:spacing w:line="240" w:lineRule="atLeast"/>
              <w:jc w:val="center"/>
            </w:pPr>
            <w:r w:rsidRPr="009D7F95">
              <w:t>2017.06.27</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0FFE03B0" w14:textId="77777777" w:rsidR="00370745" w:rsidRPr="00845C27" w:rsidRDefault="00370745" w:rsidP="00935FD4">
            <w:pPr>
              <w:wordWrap/>
              <w:autoSpaceDN/>
              <w:spacing w:line="240" w:lineRule="atLeast"/>
              <w:jc w:val="center"/>
            </w:pPr>
            <w:r w:rsidRPr="009D7F95">
              <w:t>10-1927773-0000</w:t>
            </w: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0FFE03B1" w14:textId="77777777" w:rsidR="00370745" w:rsidRPr="00845C27" w:rsidRDefault="00370745" w:rsidP="00935FD4">
            <w:pPr>
              <w:wordWrap/>
              <w:autoSpaceDN/>
              <w:spacing w:line="240" w:lineRule="atLeast"/>
              <w:jc w:val="center"/>
            </w:pPr>
            <w:r w:rsidRPr="009D7F95">
              <w:t>2018.12.05</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0FFE03B2" w14:textId="77777777" w:rsidR="00370745" w:rsidRPr="00845C27" w:rsidRDefault="00370745" w:rsidP="00935FD4">
            <w:pPr>
              <w:wordWrap/>
              <w:autoSpaceDN/>
              <w:spacing w:line="240" w:lineRule="atLeast"/>
              <w:jc w:val="center"/>
            </w:pPr>
            <w:r w:rsidRPr="009D7F95">
              <w:rPr>
                <w:rFonts w:hint="eastAsia"/>
              </w:rPr>
              <w:t>주식회사</w:t>
            </w:r>
            <w:r w:rsidRPr="009D7F95">
              <w:t xml:space="preserve"> </w:t>
            </w:r>
            <w:proofErr w:type="spellStart"/>
            <w:r w:rsidRPr="009D7F95">
              <w:t>닥터펫스타</w:t>
            </w:r>
            <w:proofErr w:type="spellEnd"/>
          </w:p>
        </w:tc>
        <w:tc>
          <w:tcPr>
            <w:tcW w:w="1701" w:type="dxa"/>
            <w:tcBorders>
              <w:top w:val="single" w:sz="4" w:space="0" w:color="auto"/>
              <w:left w:val="nil"/>
              <w:bottom w:val="single" w:sz="4" w:space="0" w:color="auto"/>
              <w:right w:val="single" w:sz="4" w:space="0" w:color="auto"/>
            </w:tcBorders>
            <w:shd w:val="clear" w:color="auto" w:fill="auto"/>
            <w:vAlign w:val="center"/>
          </w:tcPr>
          <w:p w14:paraId="0FFE03B3" w14:textId="77777777" w:rsidR="00370745" w:rsidRPr="00845C27" w:rsidRDefault="00370745" w:rsidP="00935FD4">
            <w:pPr>
              <w:wordWrap/>
              <w:autoSpaceDN/>
              <w:spacing w:line="240" w:lineRule="atLeast"/>
              <w:jc w:val="center"/>
            </w:pPr>
            <w:r w:rsidRPr="009D7F95">
              <w:rPr>
                <w:rFonts w:hint="eastAsia"/>
              </w:rPr>
              <w:t>주식회사</w:t>
            </w:r>
            <w:r w:rsidRPr="009D7F95">
              <w:t xml:space="preserve"> </w:t>
            </w:r>
            <w:proofErr w:type="spellStart"/>
            <w:r w:rsidRPr="009D7F95">
              <w:t>펫닥</w:t>
            </w:r>
            <w:proofErr w:type="spellEnd"/>
            <w:r w:rsidRPr="009D7F95">
              <w:t xml:space="preserve">, 주식회사 </w:t>
            </w:r>
            <w:proofErr w:type="spellStart"/>
            <w:r w:rsidRPr="009D7F95">
              <w:t>닥터펫스타</w:t>
            </w:r>
            <w:proofErr w:type="spellEnd"/>
          </w:p>
        </w:tc>
        <w:tc>
          <w:tcPr>
            <w:tcW w:w="3118" w:type="dxa"/>
            <w:tcBorders>
              <w:top w:val="single" w:sz="4" w:space="0" w:color="auto"/>
              <w:left w:val="nil"/>
              <w:bottom w:val="single" w:sz="4" w:space="0" w:color="auto"/>
              <w:right w:val="single" w:sz="4" w:space="0" w:color="auto"/>
            </w:tcBorders>
            <w:shd w:val="clear" w:color="auto" w:fill="auto"/>
            <w:vAlign w:val="center"/>
          </w:tcPr>
          <w:p w14:paraId="0FFE03B4" w14:textId="77777777" w:rsidR="00370745" w:rsidRPr="00845C27" w:rsidRDefault="00370745" w:rsidP="00935FD4">
            <w:pPr>
              <w:wordWrap/>
              <w:autoSpaceDN/>
              <w:spacing w:line="240" w:lineRule="atLeast"/>
              <w:jc w:val="center"/>
            </w:pPr>
            <w:r w:rsidRPr="009D7F95">
              <w:rPr>
                <w:rFonts w:hint="eastAsia"/>
              </w:rPr>
              <w:t>애견용</w:t>
            </w:r>
            <w:r w:rsidRPr="009D7F95">
              <w:t xml:space="preserve"> 관절 보정 서포터(Joint fix supporter for dog)</w:t>
            </w:r>
          </w:p>
        </w:tc>
        <w:tc>
          <w:tcPr>
            <w:tcW w:w="851" w:type="dxa"/>
            <w:tcBorders>
              <w:top w:val="single" w:sz="4" w:space="0" w:color="auto"/>
              <w:left w:val="nil"/>
              <w:bottom w:val="single" w:sz="4" w:space="0" w:color="auto"/>
              <w:right w:val="single" w:sz="4" w:space="0" w:color="auto"/>
            </w:tcBorders>
            <w:shd w:val="clear" w:color="auto" w:fill="auto"/>
            <w:vAlign w:val="center"/>
          </w:tcPr>
          <w:p w14:paraId="0FFE03B5" w14:textId="77777777" w:rsidR="00370745" w:rsidRPr="00845C27" w:rsidRDefault="00370745" w:rsidP="00935FD4">
            <w:pPr>
              <w:wordWrap/>
              <w:autoSpaceDN/>
              <w:spacing w:line="240" w:lineRule="atLeast"/>
              <w:jc w:val="center"/>
            </w:pPr>
            <w:r w:rsidRPr="009D7F95">
              <w:rPr>
                <w:rFonts w:hint="eastAsia"/>
              </w:rPr>
              <w:t>김민지</w:t>
            </w:r>
          </w:p>
        </w:tc>
      </w:tr>
    </w:tbl>
    <w:p w14:paraId="0FFE03B7" w14:textId="77777777" w:rsidR="00370745" w:rsidRDefault="00370745" w:rsidP="00370745">
      <w:pPr>
        <w:wordWrap/>
        <w:spacing w:line="360" w:lineRule="atLeast"/>
        <w:contextualSpacing/>
        <w:jc w:val="left"/>
        <w:sectPr w:rsidR="00370745" w:rsidSect="00370745">
          <w:pgSz w:w="16838" w:h="11906" w:orient="landscape"/>
          <w:pgMar w:top="1418" w:right="1701" w:bottom="1418" w:left="1701" w:header="851" w:footer="992" w:gutter="0"/>
          <w:cols w:space="425"/>
          <w:docGrid w:linePitch="360"/>
        </w:sectPr>
      </w:pPr>
      <w:r>
        <w:br w:type="page"/>
      </w:r>
    </w:p>
    <w:p w14:paraId="0FFE03B8" w14:textId="77777777" w:rsidR="00370745" w:rsidRDefault="00370745" w:rsidP="00370745">
      <w:pPr>
        <w:wordWrap/>
        <w:spacing w:line="360" w:lineRule="atLeast"/>
        <w:contextualSpacing/>
        <w:jc w:val="left"/>
      </w:pPr>
    </w:p>
    <w:p w14:paraId="0FFE03B9" w14:textId="77777777" w:rsidR="00370745" w:rsidRPr="00845C27" w:rsidRDefault="00370745" w:rsidP="00370745">
      <w:pPr>
        <w:jc w:val="center"/>
        <w:rPr>
          <w:b/>
          <w:u w:val="single"/>
        </w:rPr>
      </w:pPr>
      <w:r w:rsidRPr="00845C27">
        <w:rPr>
          <w:b/>
          <w:u w:val="single"/>
        </w:rPr>
        <w:t>등록 상표 목록</w:t>
      </w:r>
    </w:p>
    <w:p w14:paraId="0FFE03BA" w14:textId="77777777" w:rsidR="00370745" w:rsidRPr="001B4AF5" w:rsidRDefault="00370745" w:rsidP="00370745"/>
    <w:tbl>
      <w:tblPr>
        <w:tblW w:w="5000" w:type="pct"/>
        <w:tblCellMar>
          <w:top w:w="57" w:type="dxa"/>
          <w:left w:w="85" w:type="dxa"/>
          <w:bottom w:w="57" w:type="dxa"/>
          <w:right w:w="85" w:type="dxa"/>
        </w:tblCellMar>
        <w:tblLook w:val="04A0" w:firstRow="1" w:lastRow="0" w:firstColumn="1" w:lastColumn="0" w:noHBand="0" w:noVBand="1"/>
      </w:tblPr>
      <w:tblGrid>
        <w:gridCol w:w="695"/>
        <w:gridCol w:w="695"/>
        <w:gridCol w:w="1634"/>
        <w:gridCol w:w="1164"/>
        <w:gridCol w:w="1167"/>
        <w:gridCol w:w="1226"/>
        <w:gridCol w:w="1167"/>
        <w:gridCol w:w="1631"/>
        <w:gridCol w:w="1418"/>
        <w:gridCol w:w="1418"/>
        <w:gridCol w:w="1211"/>
      </w:tblGrid>
      <w:tr w:rsidR="00370745" w:rsidRPr="001B4AF5" w14:paraId="0FFE03C6" w14:textId="77777777" w:rsidTr="00935FD4">
        <w:trPr>
          <w:trHeight w:val="20"/>
          <w:tblHeader/>
        </w:trPr>
        <w:tc>
          <w:tcPr>
            <w:tcW w:w="26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FFE03BB" w14:textId="77777777" w:rsidR="00370745" w:rsidRPr="00845C27" w:rsidRDefault="00370745" w:rsidP="00935FD4">
            <w:pPr>
              <w:wordWrap/>
              <w:autoSpaceDN/>
              <w:spacing w:line="240" w:lineRule="atLeast"/>
              <w:jc w:val="center"/>
              <w:rPr>
                <w:b/>
                <w:bCs/>
              </w:rPr>
            </w:pPr>
            <w:r w:rsidRPr="00845C27">
              <w:rPr>
                <w:b/>
                <w:bCs/>
              </w:rPr>
              <w:t>번호</w:t>
            </w:r>
          </w:p>
        </w:tc>
        <w:tc>
          <w:tcPr>
            <w:tcW w:w="262"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FE03BC" w14:textId="77777777" w:rsidR="00370745" w:rsidRPr="00845C27" w:rsidRDefault="00370745" w:rsidP="00935FD4">
            <w:pPr>
              <w:wordWrap/>
              <w:autoSpaceDN/>
              <w:spacing w:line="240" w:lineRule="atLeast"/>
              <w:jc w:val="center"/>
              <w:rPr>
                <w:b/>
                <w:bCs/>
              </w:rPr>
            </w:pPr>
            <w:r w:rsidRPr="00845C27">
              <w:rPr>
                <w:b/>
                <w:bCs/>
              </w:rPr>
              <w:t>상태</w:t>
            </w:r>
          </w:p>
        </w:tc>
        <w:tc>
          <w:tcPr>
            <w:tcW w:w="612"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FE03BD" w14:textId="77777777" w:rsidR="00370745" w:rsidRPr="00845C27" w:rsidRDefault="00370745" w:rsidP="00935FD4">
            <w:pPr>
              <w:wordWrap/>
              <w:autoSpaceDN/>
              <w:spacing w:line="240" w:lineRule="atLeast"/>
              <w:jc w:val="center"/>
              <w:rPr>
                <w:b/>
                <w:bCs/>
              </w:rPr>
            </w:pPr>
            <w:r w:rsidRPr="00845C27">
              <w:rPr>
                <w:b/>
                <w:bCs/>
              </w:rPr>
              <w:t>상표</w:t>
            </w:r>
          </w:p>
        </w:tc>
        <w:tc>
          <w:tcPr>
            <w:tcW w:w="43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FE03BE" w14:textId="77777777" w:rsidR="00370745" w:rsidRPr="00845C27" w:rsidRDefault="00370745" w:rsidP="00935FD4">
            <w:pPr>
              <w:wordWrap/>
              <w:autoSpaceDN/>
              <w:spacing w:line="240" w:lineRule="atLeast"/>
              <w:jc w:val="center"/>
              <w:rPr>
                <w:b/>
                <w:bCs/>
              </w:rPr>
            </w:pPr>
            <w:r w:rsidRPr="00845C27">
              <w:rPr>
                <w:b/>
                <w:bCs/>
              </w:rPr>
              <w:t>출원번호</w:t>
            </w:r>
          </w:p>
        </w:tc>
        <w:tc>
          <w:tcPr>
            <w:tcW w:w="43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FE03BF" w14:textId="77777777" w:rsidR="00370745" w:rsidRPr="00845C27" w:rsidRDefault="00370745" w:rsidP="00935FD4">
            <w:pPr>
              <w:wordWrap/>
              <w:autoSpaceDN/>
              <w:spacing w:line="240" w:lineRule="atLeast"/>
              <w:jc w:val="center"/>
              <w:rPr>
                <w:b/>
                <w:bCs/>
              </w:rPr>
            </w:pPr>
            <w:r w:rsidRPr="00845C27">
              <w:rPr>
                <w:b/>
                <w:bCs/>
              </w:rPr>
              <w:t>출원일자</w:t>
            </w:r>
          </w:p>
        </w:tc>
        <w:tc>
          <w:tcPr>
            <w:tcW w:w="46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FE03C0" w14:textId="77777777" w:rsidR="00370745" w:rsidRPr="00845C27" w:rsidRDefault="00370745" w:rsidP="00935FD4">
            <w:pPr>
              <w:wordWrap/>
              <w:autoSpaceDN/>
              <w:spacing w:line="240" w:lineRule="atLeast"/>
              <w:jc w:val="center"/>
              <w:rPr>
                <w:b/>
                <w:bCs/>
              </w:rPr>
            </w:pPr>
            <w:r w:rsidRPr="00845C27">
              <w:rPr>
                <w:b/>
                <w:bCs/>
              </w:rPr>
              <w:t>등록번호</w:t>
            </w:r>
          </w:p>
        </w:tc>
        <w:tc>
          <w:tcPr>
            <w:tcW w:w="43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FE03C1" w14:textId="77777777" w:rsidR="00370745" w:rsidRPr="00845C27" w:rsidRDefault="00370745" w:rsidP="00935FD4">
            <w:pPr>
              <w:wordWrap/>
              <w:autoSpaceDN/>
              <w:spacing w:line="240" w:lineRule="atLeast"/>
              <w:jc w:val="center"/>
              <w:rPr>
                <w:b/>
                <w:bCs/>
              </w:rPr>
            </w:pPr>
            <w:r w:rsidRPr="00845C27">
              <w:rPr>
                <w:b/>
                <w:bCs/>
              </w:rPr>
              <w:t>등록일자</w:t>
            </w:r>
          </w:p>
        </w:tc>
        <w:tc>
          <w:tcPr>
            <w:tcW w:w="612"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FE03C2" w14:textId="77777777" w:rsidR="00370745" w:rsidRPr="00845C27" w:rsidRDefault="00370745" w:rsidP="00935FD4">
            <w:pPr>
              <w:wordWrap/>
              <w:autoSpaceDN/>
              <w:spacing w:line="240" w:lineRule="atLeast"/>
              <w:jc w:val="center"/>
              <w:rPr>
                <w:b/>
                <w:bCs/>
              </w:rPr>
            </w:pPr>
            <w:r w:rsidRPr="00845C27">
              <w:rPr>
                <w:b/>
                <w:bCs/>
              </w:rPr>
              <w:t>존속만료일자</w:t>
            </w:r>
          </w:p>
        </w:tc>
        <w:tc>
          <w:tcPr>
            <w:tcW w:w="53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FE03C3" w14:textId="77777777" w:rsidR="00370745" w:rsidRPr="00845C27" w:rsidRDefault="00370745" w:rsidP="00935FD4">
            <w:pPr>
              <w:wordWrap/>
              <w:autoSpaceDN/>
              <w:spacing w:line="240" w:lineRule="atLeast"/>
              <w:jc w:val="center"/>
              <w:rPr>
                <w:b/>
                <w:bCs/>
              </w:rPr>
            </w:pPr>
            <w:r w:rsidRPr="00845C27">
              <w:rPr>
                <w:b/>
                <w:bCs/>
              </w:rPr>
              <w:t>출원인</w:t>
            </w:r>
          </w:p>
        </w:tc>
        <w:tc>
          <w:tcPr>
            <w:tcW w:w="53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FE03C4" w14:textId="77777777" w:rsidR="00370745" w:rsidRPr="00845C27" w:rsidRDefault="00370745" w:rsidP="00935FD4">
            <w:pPr>
              <w:wordWrap/>
              <w:autoSpaceDN/>
              <w:spacing w:line="240" w:lineRule="atLeast"/>
              <w:jc w:val="center"/>
              <w:rPr>
                <w:b/>
                <w:bCs/>
              </w:rPr>
            </w:pPr>
            <w:proofErr w:type="spellStart"/>
            <w:r>
              <w:rPr>
                <w:rFonts w:hint="eastAsia"/>
                <w:b/>
                <w:bCs/>
              </w:rPr>
              <w:t>등록권자</w:t>
            </w:r>
            <w:proofErr w:type="spellEnd"/>
          </w:p>
        </w:tc>
        <w:tc>
          <w:tcPr>
            <w:tcW w:w="41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FE03C5" w14:textId="77777777" w:rsidR="00370745" w:rsidRPr="00845C27" w:rsidRDefault="00370745" w:rsidP="00935FD4">
            <w:pPr>
              <w:wordWrap/>
              <w:autoSpaceDN/>
              <w:spacing w:line="240" w:lineRule="atLeast"/>
              <w:jc w:val="center"/>
              <w:rPr>
                <w:b/>
                <w:bCs/>
              </w:rPr>
            </w:pPr>
            <w:proofErr w:type="spellStart"/>
            <w:r w:rsidRPr="00845C27">
              <w:rPr>
                <w:b/>
                <w:bCs/>
              </w:rPr>
              <w:t>상품류</w:t>
            </w:r>
            <w:proofErr w:type="spellEnd"/>
          </w:p>
        </w:tc>
      </w:tr>
      <w:tr w:rsidR="00370745" w:rsidRPr="001B4AF5" w14:paraId="0FFE03D3"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FE03C7" w14:textId="77777777" w:rsidR="00370745" w:rsidRPr="00845C27" w:rsidRDefault="00370745" w:rsidP="00935FD4">
            <w:pPr>
              <w:wordWrap/>
              <w:autoSpaceDN/>
              <w:spacing w:line="240" w:lineRule="atLeast"/>
              <w:jc w:val="center"/>
            </w:pPr>
            <w:r w:rsidRPr="00845C27">
              <w:t>1</w:t>
            </w:r>
          </w:p>
        </w:tc>
        <w:tc>
          <w:tcPr>
            <w:tcW w:w="262" w:type="pct"/>
            <w:tcBorders>
              <w:top w:val="single" w:sz="4" w:space="0" w:color="auto"/>
              <w:left w:val="nil"/>
              <w:bottom w:val="single" w:sz="4" w:space="0" w:color="auto"/>
              <w:right w:val="single" w:sz="4" w:space="0" w:color="auto"/>
            </w:tcBorders>
            <w:shd w:val="clear" w:color="auto" w:fill="auto"/>
            <w:vAlign w:val="center"/>
            <w:hideMark/>
          </w:tcPr>
          <w:p w14:paraId="0FFE03C8"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hideMark/>
          </w:tcPr>
          <w:p w14:paraId="0FFE03C9" w14:textId="77777777" w:rsidR="00370745" w:rsidRPr="00845C27" w:rsidRDefault="00370745" w:rsidP="00935FD4">
            <w:pPr>
              <w:wordWrap/>
              <w:autoSpaceDN/>
              <w:spacing w:line="240" w:lineRule="atLeast"/>
              <w:jc w:val="center"/>
            </w:pPr>
            <w:r>
              <w:rPr>
                <w:noProof/>
              </w:rPr>
              <w:drawing>
                <wp:inline distT="0" distB="0" distL="0" distR="0" wp14:anchorId="0FFE0590" wp14:editId="0FFE0591">
                  <wp:extent cx="781050" cy="781050"/>
                  <wp:effectExtent l="0" t="0" r="0" b="0"/>
                  <wp:docPr id="2" name="그림 1" descr="http://kdtj.kipris.or.kr/kdtj/remoteFile.do?method=thumNailTM&amp;applno=402015005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descr="http://kdtj.kipris.or.kr/kdtj/remoteFile.do?method=thumNailTM&amp;applno=40201500551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3CA" w14:textId="77777777" w:rsidR="00370745" w:rsidRDefault="00370745" w:rsidP="00935FD4">
            <w:pPr>
              <w:wordWrap/>
              <w:autoSpaceDE/>
              <w:autoSpaceDN/>
              <w:jc w:val="center"/>
              <w:rPr>
                <w:rFonts w:cs="Arial"/>
              </w:rPr>
            </w:pPr>
            <w:r>
              <w:rPr>
                <w:rFonts w:cs="Arial" w:hint="eastAsia"/>
              </w:rPr>
              <w:t>40-2015-0055134</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3CB" w14:textId="77777777" w:rsidR="00370745" w:rsidRDefault="00370745" w:rsidP="00935FD4">
            <w:pPr>
              <w:jc w:val="center"/>
              <w:rPr>
                <w:rFonts w:cs="Arial"/>
              </w:rPr>
            </w:pPr>
            <w:r>
              <w:rPr>
                <w:rFonts w:cs="Arial" w:hint="eastAsia"/>
              </w:rPr>
              <w:t>2015.07.23</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3CC" w14:textId="77777777" w:rsidR="00370745" w:rsidRDefault="00370745" w:rsidP="00935FD4">
            <w:pPr>
              <w:jc w:val="center"/>
              <w:rPr>
                <w:rFonts w:cs="Arial"/>
              </w:rPr>
            </w:pPr>
            <w:r>
              <w:rPr>
                <w:rFonts w:cs="Arial" w:hint="eastAsia"/>
              </w:rPr>
              <w:t>40-1171664-0000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3CD" w14:textId="77777777" w:rsidR="00370745" w:rsidRDefault="00370745" w:rsidP="00935FD4">
            <w:pPr>
              <w:jc w:val="center"/>
              <w:rPr>
                <w:rFonts w:cs="Arial"/>
              </w:rPr>
            </w:pPr>
            <w:r>
              <w:rPr>
                <w:rFonts w:cs="Arial" w:hint="eastAsia"/>
              </w:rPr>
              <w:t>2016.04.08</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3CE" w14:textId="77777777" w:rsidR="00370745" w:rsidRDefault="00370745" w:rsidP="00935FD4">
            <w:pPr>
              <w:jc w:val="center"/>
              <w:rPr>
                <w:rFonts w:cs="Arial"/>
              </w:rPr>
            </w:pPr>
            <w:r>
              <w:rPr>
                <w:rFonts w:cs="Arial" w:hint="eastAsia"/>
              </w:rPr>
              <w:t>2026.04.08</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3CF" w14:textId="77777777" w:rsidR="00370745" w:rsidRDefault="00370745" w:rsidP="00935FD4">
            <w:pPr>
              <w:jc w:val="center"/>
              <w:rPr>
                <w:rFonts w:cs="Arial"/>
              </w:rPr>
            </w:pPr>
            <w:r>
              <w:rPr>
                <w:rFonts w:cs="Arial" w:hint="eastAsia"/>
              </w:rPr>
              <w:t>최승용</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3D0" w14:textId="77777777" w:rsidR="00370745" w:rsidRDefault="00370745" w:rsidP="00935FD4">
            <w:pPr>
              <w:jc w:val="center"/>
              <w:rPr>
                <w:rFonts w:cs="Arial"/>
              </w:rPr>
            </w:pPr>
            <w:r>
              <w:rPr>
                <w:rFonts w:cs="Arial" w:hint="eastAsia"/>
              </w:rPr>
              <w:t>주식회사</w:t>
            </w:r>
          </w:p>
          <w:p w14:paraId="0FFE03D1"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3D2" w14:textId="77777777" w:rsidR="00370745" w:rsidRDefault="00370745" w:rsidP="00935FD4">
            <w:pPr>
              <w:jc w:val="center"/>
              <w:rPr>
                <w:rFonts w:cs="Arial"/>
              </w:rPr>
            </w:pPr>
            <w:r>
              <w:rPr>
                <w:rFonts w:cs="Arial" w:hint="eastAsia"/>
              </w:rPr>
              <w:t>09</w:t>
            </w:r>
          </w:p>
        </w:tc>
      </w:tr>
      <w:tr w:rsidR="00370745" w:rsidRPr="001B4AF5" w14:paraId="0FFE03E1"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FE03D4" w14:textId="77777777" w:rsidR="00370745" w:rsidRPr="00845C27" w:rsidRDefault="00370745" w:rsidP="00935FD4">
            <w:pPr>
              <w:wordWrap/>
              <w:autoSpaceDN/>
              <w:spacing w:line="240" w:lineRule="atLeast"/>
              <w:jc w:val="center"/>
            </w:pPr>
            <w:r w:rsidRPr="00845C27">
              <w:t>2</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3D5"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3D6" w14:textId="77777777" w:rsidR="00370745" w:rsidRPr="00845C27" w:rsidRDefault="00370745" w:rsidP="00935FD4">
            <w:pPr>
              <w:wordWrap/>
              <w:autoSpaceDN/>
              <w:spacing w:line="240" w:lineRule="atLeast"/>
              <w:jc w:val="center"/>
            </w:pPr>
            <w:r>
              <w:rPr>
                <w:noProof/>
              </w:rPr>
              <w:drawing>
                <wp:inline distT="0" distB="0" distL="0" distR="0" wp14:anchorId="0FFE0592" wp14:editId="0FFE0593">
                  <wp:extent cx="790575" cy="790575"/>
                  <wp:effectExtent l="0" t="0" r="9525" b="9525"/>
                  <wp:docPr id="3" name="그림 2" descr="http://kdtj.kipris.or.kr/kdtj/remoteFile.do?method=thumNailTM&amp;applno=4020160078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descr="http://kdtj.kipris.or.kr/kdtj/remoteFile.do?method=thumNailTM&amp;applno=402016007867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3D7" w14:textId="77777777" w:rsidR="00370745" w:rsidRDefault="00370745" w:rsidP="00935FD4">
            <w:pPr>
              <w:wordWrap/>
              <w:autoSpaceDE/>
              <w:autoSpaceDN/>
              <w:jc w:val="center"/>
              <w:rPr>
                <w:rFonts w:cs="Arial"/>
              </w:rPr>
            </w:pPr>
            <w:r>
              <w:rPr>
                <w:rFonts w:cs="Arial" w:hint="eastAsia"/>
              </w:rPr>
              <w:t>40-2016-0078678</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3D8" w14:textId="77777777" w:rsidR="00370745" w:rsidRDefault="00370745" w:rsidP="00935FD4">
            <w:pPr>
              <w:jc w:val="center"/>
              <w:rPr>
                <w:rFonts w:cs="Arial"/>
              </w:rPr>
            </w:pPr>
            <w:r>
              <w:rPr>
                <w:rFonts w:cs="Arial" w:hint="eastAsia"/>
              </w:rPr>
              <w:t>2016.09.30</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3D9" w14:textId="77777777" w:rsidR="00370745" w:rsidRDefault="00370745" w:rsidP="00935FD4">
            <w:pPr>
              <w:jc w:val="center"/>
              <w:rPr>
                <w:rFonts w:cs="Arial"/>
              </w:rPr>
            </w:pPr>
            <w:r>
              <w:rPr>
                <w:rFonts w:cs="Arial" w:hint="eastAsia"/>
              </w:rPr>
              <w:t>40-1256217-0000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3DA" w14:textId="77777777" w:rsidR="00370745" w:rsidRDefault="00370745" w:rsidP="00935FD4">
            <w:pPr>
              <w:jc w:val="center"/>
              <w:rPr>
                <w:rFonts w:cs="Arial"/>
              </w:rPr>
            </w:pPr>
            <w:r>
              <w:rPr>
                <w:rFonts w:cs="Arial" w:hint="eastAsia"/>
              </w:rPr>
              <w:t>2017.05.29</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3DB" w14:textId="77777777" w:rsidR="00370745" w:rsidRDefault="00370745" w:rsidP="00935FD4">
            <w:pPr>
              <w:jc w:val="center"/>
              <w:rPr>
                <w:rFonts w:cs="Arial"/>
              </w:rPr>
            </w:pPr>
            <w:r>
              <w:rPr>
                <w:rFonts w:cs="Arial" w:hint="eastAsia"/>
              </w:rPr>
              <w:t>2027.05.29</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3DC" w14:textId="77777777" w:rsidR="00370745" w:rsidRDefault="00370745" w:rsidP="00935FD4">
            <w:pPr>
              <w:jc w:val="center"/>
              <w:rPr>
                <w:rFonts w:cs="Arial"/>
              </w:rPr>
            </w:pPr>
            <w:r>
              <w:rPr>
                <w:rFonts w:cs="Arial" w:hint="eastAsia"/>
              </w:rPr>
              <w:t>주식회사</w:t>
            </w:r>
          </w:p>
          <w:p w14:paraId="0FFE03DD"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3DE" w14:textId="77777777" w:rsidR="00370745" w:rsidRDefault="00370745" w:rsidP="00935FD4">
            <w:pPr>
              <w:jc w:val="center"/>
              <w:rPr>
                <w:rFonts w:cs="Arial"/>
              </w:rPr>
            </w:pPr>
            <w:r>
              <w:rPr>
                <w:rFonts w:cs="Arial" w:hint="eastAsia"/>
              </w:rPr>
              <w:t>주식회사</w:t>
            </w:r>
          </w:p>
          <w:p w14:paraId="0FFE03DF"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3E0" w14:textId="77777777" w:rsidR="00370745" w:rsidRDefault="00370745" w:rsidP="00935FD4">
            <w:pPr>
              <w:jc w:val="center"/>
              <w:rPr>
                <w:rFonts w:cs="Arial"/>
              </w:rPr>
            </w:pPr>
            <w:r>
              <w:rPr>
                <w:rFonts w:cs="Arial" w:hint="eastAsia"/>
              </w:rPr>
              <w:t>44</w:t>
            </w:r>
          </w:p>
        </w:tc>
      </w:tr>
      <w:tr w:rsidR="00370745" w:rsidRPr="001B4AF5" w14:paraId="0FFE03EF"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3E2" w14:textId="77777777" w:rsidR="00370745" w:rsidRPr="00845C27" w:rsidRDefault="00370745" w:rsidP="00935FD4">
            <w:pPr>
              <w:wordWrap/>
              <w:autoSpaceDN/>
              <w:spacing w:line="240" w:lineRule="atLeast"/>
              <w:jc w:val="center"/>
            </w:pPr>
            <w:r>
              <w:rPr>
                <w:rFonts w:hint="eastAsia"/>
              </w:rPr>
              <w:t>3</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3E3"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3E4" w14:textId="77777777" w:rsidR="00370745" w:rsidRPr="00845C27" w:rsidRDefault="00370745" w:rsidP="00935FD4">
            <w:pPr>
              <w:wordWrap/>
              <w:autoSpaceDN/>
              <w:spacing w:line="240" w:lineRule="atLeast"/>
              <w:jc w:val="center"/>
            </w:pPr>
            <w:r>
              <w:rPr>
                <w:noProof/>
              </w:rPr>
              <w:drawing>
                <wp:inline distT="0" distB="0" distL="0" distR="0" wp14:anchorId="0FFE0594" wp14:editId="0FFE0595">
                  <wp:extent cx="809625" cy="809625"/>
                  <wp:effectExtent l="0" t="0" r="9525" b="9525"/>
                  <wp:docPr id="4" name="그림 3" descr="http://kdtj.kipris.or.kr/kdtj/remoteFile.do?method=thumNailTM&amp;applno=402016007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3" descr="http://kdtj.kipris.or.kr/kdtj/remoteFile.do?method=thumNailTM&amp;applno=402016007867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3E5" w14:textId="77777777" w:rsidR="00370745" w:rsidRDefault="00370745" w:rsidP="00935FD4">
            <w:pPr>
              <w:jc w:val="center"/>
              <w:rPr>
                <w:rFonts w:cs="Arial"/>
              </w:rPr>
            </w:pPr>
            <w:r>
              <w:rPr>
                <w:rFonts w:cs="Arial" w:hint="eastAsia"/>
              </w:rPr>
              <w:t>40-2016-0078675</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3E6" w14:textId="77777777" w:rsidR="00370745" w:rsidRDefault="00370745" w:rsidP="00935FD4">
            <w:pPr>
              <w:jc w:val="center"/>
              <w:rPr>
                <w:rFonts w:cs="Arial"/>
              </w:rPr>
            </w:pPr>
            <w:r>
              <w:rPr>
                <w:rFonts w:cs="Arial" w:hint="eastAsia"/>
              </w:rPr>
              <w:t>2016.09.30</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3E7" w14:textId="77777777" w:rsidR="00370745" w:rsidRDefault="00370745" w:rsidP="00935FD4">
            <w:pPr>
              <w:jc w:val="center"/>
              <w:rPr>
                <w:rFonts w:cs="Arial"/>
              </w:rPr>
            </w:pPr>
            <w:r>
              <w:rPr>
                <w:rFonts w:cs="Arial" w:hint="eastAsia"/>
              </w:rPr>
              <w:t>40-1260133-0000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3E8" w14:textId="77777777" w:rsidR="00370745" w:rsidRDefault="00370745" w:rsidP="00935FD4">
            <w:pPr>
              <w:jc w:val="center"/>
              <w:rPr>
                <w:rFonts w:cs="Arial"/>
              </w:rPr>
            </w:pPr>
            <w:r>
              <w:rPr>
                <w:rFonts w:cs="Arial" w:hint="eastAsia"/>
              </w:rPr>
              <w:t>2017.06.13</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3E9" w14:textId="77777777" w:rsidR="00370745" w:rsidRDefault="00370745" w:rsidP="00935FD4">
            <w:pPr>
              <w:jc w:val="center"/>
              <w:rPr>
                <w:rFonts w:cs="Arial"/>
              </w:rPr>
            </w:pPr>
            <w:r>
              <w:rPr>
                <w:rFonts w:cs="Arial" w:hint="eastAsia"/>
              </w:rPr>
              <w:t>2027.06.13</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3EA" w14:textId="77777777" w:rsidR="00370745" w:rsidRDefault="00370745" w:rsidP="00935FD4">
            <w:pPr>
              <w:jc w:val="center"/>
              <w:rPr>
                <w:rFonts w:cs="Arial"/>
              </w:rPr>
            </w:pPr>
            <w:r>
              <w:rPr>
                <w:rFonts w:cs="Arial" w:hint="eastAsia"/>
              </w:rPr>
              <w:t>주식회사</w:t>
            </w:r>
          </w:p>
          <w:p w14:paraId="0FFE03EB"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3EC" w14:textId="77777777" w:rsidR="00370745" w:rsidRDefault="00370745" w:rsidP="00935FD4">
            <w:pPr>
              <w:jc w:val="center"/>
              <w:rPr>
                <w:rFonts w:cs="Arial"/>
              </w:rPr>
            </w:pPr>
            <w:r>
              <w:rPr>
                <w:rFonts w:cs="Arial" w:hint="eastAsia"/>
              </w:rPr>
              <w:t>주식회사</w:t>
            </w:r>
          </w:p>
          <w:p w14:paraId="0FFE03ED"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3EE" w14:textId="77777777" w:rsidR="00370745" w:rsidRDefault="00370745" w:rsidP="00935FD4">
            <w:pPr>
              <w:jc w:val="center"/>
              <w:rPr>
                <w:rFonts w:cs="Arial"/>
              </w:rPr>
            </w:pPr>
            <w:r>
              <w:rPr>
                <w:rFonts w:cs="Arial" w:hint="eastAsia"/>
              </w:rPr>
              <w:t>03</w:t>
            </w:r>
          </w:p>
        </w:tc>
      </w:tr>
      <w:tr w:rsidR="00370745" w:rsidRPr="001B4AF5" w14:paraId="0FFE03FD"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3F0" w14:textId="77777777" w:rsidR="00370745" w:rsidRPr="00845C27" w:rsidRDefault="00370745" w:rsidP="00935FD4">
            <w:pPr>
              <w:wordWrap/>
              <w:autoSpaceDN/>
              <w:spacing w:line="240" w:lineRule="atLeast"/>
              <w:jc w:val="center"/>
            </w:pPr>
            <w:r>
              <w:rPr>
                <w:rFonts w:hint="eastAsia"/>
              </w:rPr>
              <w:t>4</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3F1"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3F2" w14:textId="77777777" w:rsidR="00370745" w:rsidRPr="00845C27" w:rsidRDefault="00370745" w:rsidP="00935FD4">
            <w:pPr>
              <w:wordWrap/>
              <w:autoSpaceDN/>
              <w:spacing w:line="240" w:lineRule="atLeast"/>
              <w:jc w:val="center"/>
            </w:pPr>
            <w:r>
              <w:rPr>
                <w:noProof/>
              </w:rPr>
              <w:drawing>
                <wp:inline distT="0" distB="0" distL="0" distR="0" wp14:anchorId="0FFE0596" wp14:editId="0FFE0597">
                  <wp:extent cx="790575" cy="790575"/>
                  <wp:effectExtent l="0" t="0" r="9525" b="9525"/>
                  <wp:docPr id="5" name="그림 4" descr="http://kdtj.kipris.or.kr/kdtj/remoteFile.do?method=thumNailTM&amp;applno=402016007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descr="http://kdtj.kipris.or.kr/kdtj/remoteFile.do?method=thumNailTM&amp;applno=40201600786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3F3" w14:textId="77777777" w:rsidR="00370745" w:rsidRDefault="00370745" w:rsidP="00935FD4">
            <w:pPr>
              <w:jc w:val="center"/>
              <w:rPr>
                <w:rFonts w:cs="Arial"/>
              </w:rPr>
            </w:pPr>
            <w:r>
              <w:rPr>
                <w:rFonts w:cs="Arial" w:hint="eastAsia"/>
              </w:rPr>
              <w:t>40-2016-0078676</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3F4" w14:textId="77777777" w:rsidR="00370745" w:rsidRDefault="00370745" w:rsidP="00935FD4">
            <w:pPr>
              <w:jc w:val="center"/>
              <w:rPr>
                <w:rFonts w:cs="Arial"/>
              </w:rPr>
            </w:pPr>
            <w:r>
              <w:rPr>
                <w:rFonts w:cs="Arial" w:hint="eastAsia"/>
              </w:rPr>
              <w:t>2016.09.30</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3F5" w14:textId="77777777" w:rsidR="00370745" w:rsidRDefault="00370745" w:rsidP="00935FD4">
            <w:pPr>
              <w:jc w:val="center"/>
              <w:rPr>
                <w:rFonts w:cs="Arial"/>
              </w:rPr>
            </w:pPr>
            <w:r>
              <w:rPr>
                <w:rFonts w:cs="Arial" w:hint="eastAsia"/>
              </w:rPr>
              <w:t>40-1260135-0000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3F6" w14:textId="77777777" w:rsidR="00370745" w:rsidRDefault="00370745" w:rsidP="00935FD4">
            <w:pPr>
              <w:jc w:val="center"/>
              <w:rPr>
                <w:rFonts w:cs="Arial"/>
              </w:rPr>
            </w:pPr>
            <w:r>
              <w:rPr>
                <w:rFonts w:cs="Arial" w:hint="eastAsia"/>
              </w:rPr>
              <w:t>2017.06.13</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3F7" w14:textId="77777777" w:rsidR="00370745" w:rsidRDefault="00370745" w:rsidP="00935FD4">
            <w:pPr>
              <w:jc w:val="center"/>
              <w:rPr>
                <w:rFonts w:cs="Arial"/>
              </w:rPr>
            </w:pPr>
            <w:r>
              <w:rPr>
                <w:rFonts w:cs="Arial" w:hint="eastAsia"/>
              </w:rPr>
              <w:t>2027.06.13</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3F8" w14:textId="77777777" w:rsidR="00370745" w:rsidRDefault="00370745" w:rsidP="00935FD4">
            <w:pPr>
              <w:jc w:val="center"/>
              <w:rPr>
                <w:rFonts w:cs="Arial"/>
              </w:rPr>
            </w:pPr>
            <w:r>
              <w:rPr>
                <w:rFonts w:cs="Arial" w:hint="eastAsia"/>
              </w:rPr>
              <w:t>주식회사</w:t>
            </w:r>
          </w:p>
          <w:p w14:paraId="0FFE03F9"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3FA" w14:textId="77777777" w:rsidR="00370745" w:rsidRDefault="00370745" w:rsidP="00935FD4">
            <w:pPr>
              <w:jc w:val="center"/>
              <w:rPr>
                <w:rFonts w:cs="Arial"/>
              </w:rPr>
            </w:pPr>
            <w:r>
              <w:rPr>
                <w:rFonts w:cs="Arial" w:hint="eastAsia"/>
              </w:rPr>
              <w:t>주식회사</w:t>
            </w:r>
          </w:p>
          <w:p w14:paraId="0FFE03FB"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3FC" w14:textId="77777777" w:rsidR="00370745" w:rsidRDefault="00370745" w:rsidP="00935FD4">
            <w:pPr>
              <w:jc w:val="center"/>
              <w:rPr>
                <w:rFonts w:cs="Arial"/>
              </w:rPr>
            </w:pPr>
            <w:r>
              <w:rPr>
                <w:rFonts w:cs="Arial" w:hint="eastAsia"/>
              </w:rPr>
              <w:t>31</w:t>
            </w:r>
          </w:p>
        </w:tc>
      </w:tr>
      <w:tr w:rsidR="00370745" w:rsidRPr="001B4AF5" w14:paraId="0FFE040B"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3FE" w14:textId="77777777" w:rsidR="00370745" w:rsidRPr="00845C27" w:rsidRDefault="00370745" w:rsidP="00935FD4">
            <w:pPr>
              <w:wordWrap/>
              <w:autoSpaceDN/>
              <w:spacing w:line="240" w:lineRule="atLeast"/>
              <w:jc w:val="center"/>
            </w:pPr>
            <w:r>
              <w:rPr>
                <w:rFonts w:hint="eastAsia"/>
              </w:rPr>
              <w:t>5</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3FF"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00" w14:textId="77777777" w:rsidR="00370745" w:rsidRPr="00845C27" w:rsidRDefault="00370745" w:rsidP="00935FD4">
            <w:pPr>
              <w:wordWrap/>
              <w:autoSpaceDN/>
              <w:spacing w:line="240" w:lineRule="atLeast"/>
              <w:jc w:val="center"/>
            </w:pPr>
            <w:r>
              <w:rPr>
                <w:noProof/>
              </w:rPr>
              <w:drawing>
                <wp:inline distT="0" distB="0" distL="0" distR="0" wp14:anchorId="0FFE0598" wp14:editId="0FFE0599">
                  <wp:extent cx="809625" cy="809625"/>
                  <wp:effectExtent l="0" t="0" r="9525" b="9525"/>
                  <wp:docPr id="6" name="그림 5" descr="http://kdtj.kipris.or.kr/kdtj/remoteFile.do?method=thumNailTM&amp;applno=4020160078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http://kdtj.kipris.or.kr/kdtj/remoteFile.do?method=thumNailTM&amp;applno=40201600786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01" w14:textId="77777777" w:rsidR="00370745" w:rsidRDefault="00370745" w:rsidP="00935FD4">
            <w:pPr>
              <w:jc w:val="center"/>
              <w:rPr>
                <w:rFonts w:cs="Arial"/>
              </w:rPr>
            </w:pPr>
            <w:r>
              <w:rPr>
                <w:rFonts w:cs="Arial" w:hint="eastAsia"/>
              </w:rPr>
              <w:t>40-2016-0078677</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02" w14:textId="77777777" w:rsidR="00370745" w:rsidRDefault="00370745" w:rsidP="00935FD4">
            <w:pPr>
              <w:jc w:val="center"/>
              <w:rPr>
                <w:rFonts w:cs="Arial"/>
              </w:rPr>
            </w:pPr>
            <w:r>
              <w:rPr>
                <w:rFonts w:cs="Arial" w:hint="eastAsia"/>
              </w:rPr>
              <w:t>2016.09.30</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03" w14:textId="77777777" w:rsidR="00370745" w:rsidRDefault="00370745" w:rsidP="00935FD4">
            <w:pPr>
              <w:jc w:val="center"/>
              <w:rPr>
                <w:rFonts w:cs="Arial"/>
              </w:rPr>
            </w:pPr>
            <w:r>
              <w:rPr>
                <w:rFonts w:cs="Arial" w:hint="eastAsia"/>
              </w:rPr>
              <w:t>40-1260137-0000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04" w14:textId="77777777" w:rsidR="00370745" w:rsidRDefault="00370745" w:rsidP="00935FD4">
            <w:pPr>
              <w:jc w:val="center"/>
              <w:rPr>
                <w:rFonts w:cs="Arial"/>
              </w:rPr>
            </w:pPr>
            <w:r>
              <w:rPr>
                <w:rFonts w:cs="Arial" w:hint="eastAsia"/>
              </w:rPr>
              <w:t>2017.06.13</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05" w14:textId="77777777" w:rsidR="00370745" w:rsidRDefault="00370745" w:rsidP="00935FD4">
            <w:pPr>
              <w:jc w:val="center"/>
              <w:rPr>
                <w:rFonts w:cs="Arial"/>
              </w:rPr>
            </w:pPr>
            <w:r>
              <w:rPr>
                <w:rFonts w:cs="Arial" w:hint="eastAsia"/>
              </w:rPr>
              <w:t>2027.06.13</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06" w14:textId="77777777" w:rsidR="00370745" w:rsidRDefault="00370745" w:rsidP="00935FD4">
            <w:pPr>
              <w:jc w:val="center"/>
              <w:rPr>
                <w:rFonts w:cs="Arial"/>
              </w:rPr>
            </w:pPr>
            <w:r>
              <w:rPr>
                <w:rFonts w:cs="Arial" w:hint="eastAsia"/>
              </w:rPr>
              <w:t>주식회사</w:t>
            </w:r>
          </w:p>
          <w:p w14:paraId="0FFE0407"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08" w14:textId="77777777" w:rsidR="00370745" w:rsidRDefault="00370745" w:rsidP="00935FD4">
            <w:pPr>
              <w:jc w:val="center"/>
              <w:rPr>
                <w:rFonts w:cs="Arial"/>
              </w:rPr>
            </w:pPr>
            <w:r>
              <w:rPr>
                <w:rFonts w:cs="Arial" w:hint="eastAsia"/>
              </w:rPr>
              <w:t>주식회사</w:t>
            </w:r>
          </w:p>
          <w:p w14:paraId="0FFE0409"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0A" w14:textId="77777777" w:rsidR="00370745" w:rsidRDefault="00370745" w:rsidP="00935FD4">
            <w:pPr>
              <w:jc w:val="center"/>
              <w:rPr>
                <w:rFonts w:cs="Arial"/>
              </w:rPr>
            </w:pPr>
            <w:r>
              <w:rPr>
                <w:rFonts w:cs="Arial" w:hint="eastAsia"/>
              </w:rPr>
              <w:t>43</w:t>
            </w:r>
          </w:p>
        </w:tc>
      </w:tr>
      <w:tr w:rsidR="00370745" w:rsidRPr="001B4AF5" w14:paraId="0FFE0419"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0C" w14:textId="77777777" w:rsidR="00370745" w:rsidRPr="00845C27" w:rsidRDefault="00370745" w:rsidP="00935FD4">
            <w:pPr>
              <w:wordWrap/>
              <w:autoSpaceDN/>
              <w:spacing w:line="240" w:lineRule="atLeast"/>
              <w:jc w:val="center"/>
            </w:pPr>
            <w:r>
              <w:rPr>
                <w:rFonts w:hint="eastAsia"/>
              </w:rPr>
              <w:lastRenderedPageBreak/>
              <w:t>6</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0D"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0E" w14:textId="77777777" w:rsidR="00370745" w:rsidRPr="00845C27" w:rsidRDefault="00370745" w:rsidP="00935FD4">
            <w:pPr>
              <w:wordWrap/>
              <w:autoSpaceDN/>
              <w:spacing w:line="240" w:lineRule="atLeast"/>
              <w:jc w:val="center"/>
            </w:pPr>
            <w:r>
              <w:rPr>
                <w:noProof/>
              </w:rPr>
              <w:drawing>
                <wp:inline distT="0" distB="0" distL="0" distR="0" wp14:anchorId="0FFE059A" wp14:editId="0FFE059B">
                  <wp:extent cx="809625" cy="809625"/>
                  <wp:effectExtent l="0" t="0" r="9525" b="9525"/>
                  <wp:docPr id="7" name="그림 6" descr="http://kdtj.kipris.or.kr/kdtj/remoteFile.do?method=thumNailTM&amp;applno=402016007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http://kdtj.kipris.or.kr/kdtj/remoteFile.do?method=thumNailTM&amp;applno=40201600786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0F" w14:textId="77777777" w:rsidR="00370745" w:rsidRDefault="00370745" w:rsidP="00935FD4">
            <w:pPr>
              <w:jc w:val="center"/>
              <w:rPr>
                <w:rFonts w:cs="Arial"/>
              </w:rPr>
            </w:pPr>
            <w:r>
              <w:rPr>
                <w:rFonts w:cs="Arial" w:hint="eastAsia"/>
              </w:rPr>
              <w:t>40-2016-0078679</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10" w14:textId="77777777" w:rsidR="00370745" w:rsidRDefault="00370745" w:rsidP="00935FD4">
            <w:pPr>
              <w:jc w:val="center"/>
              <w:rPr>
                <w:rFonts w:cs="Arial"/>
              </w:rPr>
            </w:pPr>
            <w:r>
              <w:rPr>
                <w:rFonts w:cs="Arial" w:hint="eastAsia"/>
              </w:rPr>
              <w:t>2016.09.30</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11" w14:textId="77777777" w:rsidR="00370745" w:rsidRDefault="00370745" w:rsidP="00935FD4">
            <w:pPr>
              <w:jc w:val="center"/>
              <w:rPr>
                <w:rFonts w:cs="Arial"/>
              </w:rPr>
            </w:pPr>
            <w:r>
              <w:rPr>
                <w:rFonts w:cs="Arial" w:hint="eastAsia"/>
              </w:rPr>
              <w:t>40-1265417-0000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12" w14:textId="77777777" w:rsidR="00370745" w:rsidRDefault="00370745" w:rsidP="00935FD4">
            <w:pPr>
              <w:jc w:val="center"/>
              <w:rPr>
                <w:rFonts w:cs="Arial"/>
              </w:rPr>
            </w:pPr>
            <w:r>
              <w:rPr>
                <w:rFonts w:cs="Arial" w:hint="eastAsia"/>
              </w:rPr>
              <w:t>2017.07.03</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13" w14:textId="77777777" w:rsidR="00370745" w:rsidRDefault="00370745" w:rsidP="00935FD4">
            <w:pPr>
              <w:jc w:val="center"/>
              <w:rPr>
                <w:rFonts w:cs="Arial"/>
              </w:rPr>
            </w:pPr>
            <w:r>
              <w:rPr>
                <w:rFonts w:cs="Arial" w:hint="eastAsia"/>
              </w:rPr>
              <w:t>2027.07.03</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14" w14:textId="77777777" w:rsidR="00370745" w:rsidRDefault="00370745" w:rsidP="00935FD4">
            <w:pPr>
              <w:jc w:val="center"/>
              <w:rPr>
                <w:rFonts w:cs="Arial"/>
              </w:rPr>
            </w:pPr>
            <w:r>
              <w:rPr>
                <w:rFonts w:cs="Arial" w:hint="eastAsia"/>
              </w:rPr>
              <w:t>주식회사</w:t>
            </w:r>
          </w:p>
          <w:p w14:paraId="0FFE0415"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16" w14:textId="77777777" w:rsidR="00370745" w:rsidRDefault="00370745" w:rsidP="00935FD4">
            <w:pPr>
              <w:jc w:val="center"/>
              <w:rPr>
                <w:rFonts w:cs="Arial"/>
              </w:rPr>
            </w:pPr>
            <w:r>
              <w:rPr>
                <w:rFonts w:cs="Arial" w:hint="eastAsia"/>
              </w:rPr>
              <w:t>주식회사</w:t>
            </w:r>
          </w:p>
          <w:p w14:paraId="0FFE0417"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18" w14:textId="77777777" w:rsidR="00370745" w:rsidRDefault="00370745" w:rsidP="00935FD4">
            <w:pPr>
              <w:jc w:val="center"/>
              <w:rPr>
                <w:rFonts w:cs="Arial"/>
              </w:rPr>
            </w:pPr>
            <w:r>
              <w:rPr>
                <w:rFonts w:cs="Arial" w:hint="eastAsia"/>
              </w:rPr>
              <w:t>09</w:t>
            </w:r>
          </w:p>
        </w:tc>
      </w:tr>
      <w:tr w:rsidR="00370745" w:rsidRPr="001B4AF5" w14:paraId="0FFE0427"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1A" w14:textId="77777777" w:rsidR="00370745" w:rsidRPr="00845C27" w:rsidRDefault="00370745" w:rsidP="00935FD4">
            <w:pPr>
              <w:wordWrap/>
              <w:autoSpaceDN/>
              <w:spacing w:line="240" w:lineRule="atLeast"/>
              <w:jc w:val="center"/>
            </w:pPr>
            <w:r>
              <w:rPr>
                <w:rFonts w:hint="eastAsia"/>
              </w:rPr>
              <w:t>7</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1B"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1C" w14:textId="77777777" w:rsidR="00370745" w:rsidRPr="00845C27" w:rsidRDefault="00370745" w:rsidP="00935FD4">
            <w:pPr>
              <w:wordWrap/>
              <w:autoSpaceDN/>
              <w:spacing w:line="240" w:lineRule="atLeast"/>
              <w:jc w:val="center"/>
            </w:pPr>
            <w:r>
              <w:rPr>
                <w:noProof/>
              </w:rPr>
              <w:drawing>
                <wp:inline distT="0" distB="0" distL="0" distR="0" wp14:anchorId="0FFE059C" wp14:editId="0FFE059D">
                  <wp:extent cx="857250" cy="857250"/>
                  <wp:effectExtent l="0" t="0" r="0" b="0"/>
                  <wp:docPr id="8" name="그림 7" descr="http://kdtj.kipris.or.kr/kdtj/remoteFile.do?method=thumNailTM&amp;applno=402017011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7" descr="http://kdtj.kipris.or.kr/kdtj/remoteFile.do?method=thumNailTM&amp;applno=40201701120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1D" w14:textId="77777777" w:rsidR="00370745" w:rsidRDefault="00370745" w:rsidP="00935FD4">
            <w:pPr>
              <w:jc w:val="center"/>
              <w:rPr>
                <w:rFonts w:cs="Arial"/>
              </w:rPr>
            </w:pPr>
            <w:r>
              <w:rPr>
                <w:rFonts w:cs="Arial" w:hint="eastAsia"/>
              </w:rPr>
              <w:t>40-2017-0112003</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1E" w14:textId="77777777" w:rsidR="00370745" w:rsidRDefault="00370745" w:rsidP="00935FD4">
            <w:pPr>
              <w:jc w:val="center"/>
              <w:rPr>
                <w:rFonts w:cs="Arial"/>
              </w:rPr>
            </w:pPr>
            <w:r>
              <w:rPr>
                <w:rFonts w:cs="Arial" w:hint="eastAsia"/>
              </w:rPr>
              <w:t>2017.09.04</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1F" w14:textId="77777777" w:rsidR="00370745" w:rsidRDefault="00370745" w:rsidP="00935FD4">
            <w:pPr>
              <w:jc w:val="center"/>
              <w:rPr>
                <w:rFonts w:cs="Arial"/>
              </w:rPr>
            </w:pPr>
            <w:r>
              <w:rPr>
                <w:rFonts w:cs="Arial" w:hint="eastAsia"/>
              </w:rPr>
              <w:t>40-1407509-0000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20" w14:textId="77777777" w:rsidR="00370745" w:rsidRDefault="00370745" w:rsidP="00935FD4">
            <w:pPr>
              <w:jc w:val="center"/>
              <w:rPr>
                <w:rFonts w:cs="Arial"/>
              </w:rPr>
            </w:pPr>
            <w:r>
              <w:rPr>
                <w:rFonts w:cs="Arial" w:hint="eastAsia"/>
              </w:rPr>
              <w:t>2018.10.17</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21" w14:textId="77777777" w:rsidR="00370745" w:rsidRDefault="00370745" w:rsidP="00935FD4">
            <w:pPr>
              <w:jc w:val="center"/>
              <w:rPr>
                <w:rFonts w:cs="Arial"/>
              </w:rPr>
            </w:pPr>
            <w:r>
              <w:rPr>
                <w:rFonts w:cs="Arial" w:hint="eastAsia"/>
              </w:rPr>
              <w:t>2028.10.17</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22" w14:textId="77777777" w:rsidR="00370745" w:rsidRDefault="00370745" w:rsidP="00935FD4">
            <w:pPr>
              <w:jc w:val="center"/>
              <w:rPr>
                <w:rFonts w:cs="Arial"/>
              </w:rPr>
            </w:pPr>
            <w:r>
              <w:rPr>
                <w:rFonts w:cs="Arial" w:hint="eastAsia"/>
              </w:rPr>
              <w:t>주식회사</w:t>
            </w:r>
          </w:p>
          <w:p w14:paraId="0FFE0423"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24" w14:textId="77777777" w:rsidR="00370745" w:rsidRDefault="00370745" w:rsidP="00935FD4">
            <w:pPr>
              <w:jc w:val="center"/>
              <w:rPr>
                <w:rFonts w:cs="Arial"/>
              </w:rPr>
            </w:pPr>
            <w:r>
              <w:rPr>
                <w:rFonts w:cs="Arial" w:hint="eastAsia"/>
              </w:rPr>
              <w:t>주식회사</w:t>
            </w:r>
          </w:p>
          <w:p w14:paraId="0FFE0425"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26" w14:textId="77777777" w:rsidR="00370745" w:rsidRDefault="00370745" w:rsidP="00935FD4">
            <w:pPr>
              <w:jc w:val="center"/>
              <w:rPr>
                <w:rFonts w:cs="Arial"/>
              </w:rPr>
            </w:pPr>
            <w:r>
              <w:rPr>
                <w:rFonts w:cs="Arial" w:hint="eastAsia"/>
              </w:rPr>
              <w:t>35</w:t>
            </w:r>
          </w:p>
        </w:tc>
      </w:tr>
      <w:tr w:rsidR="00370745" w:rsidRPr="001B4AF5" w14:paraId="0FFE0435"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28" w14:textId="77777777" w:rsidR="00370745" w:rsidRPr="00845C27" w:rsidRDefault="00370745" w:rsidP="00935FD4">
            <w:pPr>
              <w:wordWrap/>
              <w:autoSpaceDN/>
              <w:spacing w:line="240" w:lineRule="atLeast"/>
              <w:jc w:val="center"/>
            </w:pPr>
            <w:r>
              <w:rPr>
                <w:rFonts w:hint="eastAsia"/>
              </w:rPr>
              <w:t>8</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29"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2A" w14:textId="77777777" w:rsidR="00370745" w:rsidRPr="00845C27" w:rsidRDefault="00370745" w:rsidP="00935FD4">
            <w:pPr>
              <w:wordWrap/>
              <w:autoSpaceDN/>
              <w:spacing w:line="240" w:lineRule="atLeast"/>
              <w:jc w:val="center"/>
            </w:pPr>
            <w:r>
              <w:rPr>
                <w:noProof/>
              </w:rPr>
              <w:drawing>
                <wp:inline distT="0" distB="0" distL="0" distR="0" wp14:anchorId="0FFE059E" wp14:editId="0FFE059F">
                  <wp:extent cx="790575" cy="790575"/>
                  <wp:effectExtent l="0" t="0" r="9525" b="9525"/>
                  <wp:docPr id="9" name="그림 8" descr="http://kdtj.kipris.or.kr/kdtj/remoteFile.do?method=thumNailTM&amp;applno=402017011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8" descr="http://kdtj.kipris.or.kr/kdtj/remoteFile.do?method=thumNailTM&amp;applno=402017011200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2B" w14:textId="77777777" w:rsidR="00370745" w:rsidRDefault="00370745" w:rsidP="00935FD4">
            <w:pPr>
              <w:jc w:val="center"/>
              <w:rPr>
                <w:rFonts w:cs="Arial"/>
              </w:rPr>
            </w:pPr>
            <w:r>
              <w:rPr>
                <w:rFonts w:cs="Arial" w:hint="eastAsia"/>
              </w:rPr>
              <w:t>40-2017-0112004</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2C" w14:textId="77777777" w:rsidR="00370745" w:rsidRDefault="00370745" w:rsidP="00935FD4">
            <w:pPr>
              <w:jc w:val="center"/>
              <w:rPr>
                <w:rFonts w:cs="Arial"/>
              </w:rPr>
            </w:pPr>
            <w:r>
              <w:rPr>
                <w:rFonts w:cs="Arial" w:hint="eastAsia"/>
              </w:rPr>
              <w:t>2017.09.04</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2D" w14:textId="77777777" w:rsidR="00370745" w:rsidRDefault="00370745" w:rsidP="00935FD4">
            <w:pPr>
              <w:jc w:val="center"/>
              <w:rPr>
                <w:rFonts w:cs="Arial"/>
              </w:rPr>
            </w:pPr>
            <w:r>
              <w:rPr>
                <w:rFonts w:cs="Arial" w:hint="eastAsia"/>
              </w:rPr>
              <w:t>40-1407511-0000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2E" w14:textId="77777777" w:rsidR="00370745" w:rsidRDefault="00370745" w:rsidP="00935FD4">
            <w:pPr>
              <w:jc w:val="center"/>
              <w:rPr>
                <w:rFonts w:cs="Arial"/>
              </w:rPr>
            </w:pPr>
            <w:r>
              <w:rPr>
                <w:rFonts w:cs="Arial" w:hint="eastAsia"/>
              </w:rPr>
              <w:t>2018.10.17</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2F" w14:textId="77777777" w:rsidR="00370745" w:rsidRDefault="00370745" w:rsidP="00935FD4">
            <w:pPr>
              <w:jc w:val="center"/>
              <w:rPr>
                <w:rFonts w:cs="Arial"/>
              </w:rPr>
            </w:pPr>
            <w:r>
              <w:rPr>
                <w:rFonts w:cs="Arial" w:hint="eastAsia"/>
              </w:rPr>
              <w:t>2028.10.17</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30" w14:textId="77777777" w:rsidR="00370745" w:rsidRDefault="00370745" w:rsidP="00935FD4">
            <w:pPr>
              <w:jc w:val="center"/>
              <w:rPr>
                <w:rFonts w:cs="Arial"/>
              </w:rPr>
            </w:pPr>
            <w:r>
              <w:rPr>
                <w:rFonts w:cs="Arial" w:hint="eastAsia"/>
              </w:rPr>
              <w:t>주식회사</w:t>
            </w:r>
          </w:p>
          <w:p w14:paraId="0FFE0431"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32" w14:textId="77777777" w:rsidR="00370745" w:rsidRDefault="00370745" w:rsidP="00935FD4">
            <w:pPr>
              <w:jc w:val="center"/>
              <w:rPr>
                <w:rFonts w:cs="Arial"/>
              </w:rPr>
            </w:pPr>
            <w:r>
              <w:rPr>
                <w:rFonts w:cs="Arial" w:hint="eastAsia"/>
              </w:rPr>
              <w:t>주식회사</w:t>
            </w:r>
          </w:p>
          <w:p w14:paraId="0FFE0433"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34" w14:textId="77777777" w:rsidR="00370745" w:rsidRDefault="00370745" w:rsidP="00935FD4">
            <w:pPr>
              <w:jc w:val="center"/>
              <w:rPr>
                <w:rFonts w:cs="Arial"/>
              </w:rPr>
            </w:pPr>
            <w:r>
              <w:rPr>
                <w:rFonts w:cs="Arial" w:hint="eastAsia"/>
              </w:rPr>
              <w:t>35</w:t>
            </w:r>
          </w:p>
        </w:tc>
      </w:tr>
      <w:tr w:rsidR="00370745" w:rsidRPr="001B4AF5" w14:paraId="0FFE0443"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36" w14:textId="77777777" w:rsidR="00370745" w:rsidRPr="00845C27" w:rsidRDefault="00370745" w:rsidP="00935FD4">
            <w:pPr>
              <w:wordWrap/>
              <w:autoSpaceDN/>
              <w:spacing w:line="240" w:lineRule="atLeast"/>
              <w:jc w:val="center"/>
            </w:pPr>
            <w:r>
              <w:rPr>
                <w:rFonts w:hint="eastAsia"/>
              </w:rPr>
              <w:t>9</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37"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38" w14:textId="77777777" w:rsidR="00370745" w:rsidRPr="00845C27" w:rsidRDefault="00370745" w:rsidP="00935FD4">
            <w:pPr>
              <w:wordWrap/>
              <w:autoSpaceDN/>
              <w:spacing w:line="240" w:lineRule="atLeast"/>
              <w:jc w:val="center"/>
            </w:pPr>
            <w:r>
              <w:rPr>
                <w:noProof/>
              </w:rPr>
              <w:drawing>
                <wp:inline distT="0" distB="0" distL="0" distR="0" wp14:anchorId="0FFE05A0" wp14:editId="0FFE05A1">
                  <wp:extent cx="828675" cy="828675"/>
                  <wp:effectExtent l="0" t="0" r="9525" b="9525"/>
                  <wp:docPr id="10" name="그림 9" descr="http://kdtj.kipris.or.kr/kdtj/remoteFile.do?method=thumNailTM&amp;applno=402018010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http://kdtj.kipris.or.kr/kdtj/remoteFile.do?method=thumNailTM&amp;applno=40201801063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39" w14:textId="77777777" w:rsidR="00370745" w:rsidRDefault="00370745" w:rsidP="00935FD4">
            <w:pPr>
              <w:jc w:val="center"/>
              <w:rPr>
                <w:rFonts w:cs="Arial"/>
              </w:rPr>
            </w:pPr>
            <w:r>
              <w:rPr>
                <w:rFonts w:cs="Arial" w:hint="eastAsia"/>
              </w:rPr>
              <w:t>40-2018-0106322</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3A" w14:textId="77777777" w:rsidR="00370745" w:rsidRDefault="00370745" w:rsidP="00935FD4">
            <w:pPr>
              <w:jc w:val="center"/>
              <w:rPr>
                <w:rFonts w:cs="Arial"/>
              </w:rPr>
            </w:pPr>
            <w:r>
              <w:rPr>
                <w:rFonts w:cs="Arial" w:hint="eastAsia"/>
              </w:rPr>
              <w:t>2018.08.01</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3B" w14:textId="77777777" w:rsidR="00370745" w:rsidRDefault="00370745" w:rsidP="00935FD4">
            <w:pPr>
              <w:jc w:val="center"/>
              <w:rPr>
                <w:rFonts w:cs="Arial"/>
              </w:rPr>
            </w:pPr>
            <w:r>
              <w:rPr>
                <w:rFonts w:cs="Arial" w:hint="eastAsia"/>
              </w:rPr>
              <w:t>40-1493080-0000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3C" w14:textId="77777777" w:rsidR="00370745" w:rsidRDefault="00370745" w:rsidP="00935FD4">
            <w:pPr>
              <w:jc w:val="center"/>
              <w:rPr>
                <w:rFonts w:cs="Arial"/>
              </w:rPr>
            </w:pPr>
            <w:r>
              <w:rPr>
                <w:rFonts w:cs="Arial" w:hint="eastAsia"/>
              </w:rPr>
              <w:t>2019.06.26</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3D" w14:textId="77777777" w:rsidR="00370745" w:rsidRDefault="00370745" w:rsidP="00935FD4">
            <w:pPr>
              <w:jc w:val="center"/>
              <w:rPr>
                <w:rFonts w:cs="Arial"/>
              </w:rPr>
            </w:pPr>
            <w:r>
              <w:rPr>
                <w:rFonts w:cs="Arial" w:hint="eastAsia"/>
              </w:rPr>
              <w:t>2029.06.26</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3E" w14:textId="77777777" w:rsidR="00370745" w:rsidRDefault="00370745" w:rsidP="00935FD4">
            <w:pPr>
              <w:jc w:val="center"/>
              <w:rPr>
                <w:rFonts w:cs="Arial"/>
              </w:rPr>
            </w:pPr>
            <w:r>
              <w:rPr>
                <w:rFonts w:cs="Arial" w:hint="eastAsia"/>
              </w:rPr>
              <w:t>주식회사</w:t>
            </w:r>
          </w:p>
          <w:p w14:paraId="0FFE043F"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40" w14:textId="77777777" w:rsidR="00370745" w:rsidRDefault="00370745" w:rsidP="00935FD4">
            <w:pPr>
              <w:jc w:val="center"/>
              <w:rPr>
                <w:rFonts w:cs="Arial"/>
              </w:rPr>
            </w:pPr>
            <w:r>
              <w:rPr>
                <w:rFonts w:cs="Arial" w:hint="eastAsia"/>
              </w:rPr>
              <w:t>주식회사</w:t>
            </w:r>
          </w:p>
          <w:p w14:paraId="0FFE0441"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42" w14:textId="77777777" w:rsidR="00370745" w:rsidRDefault="00370745" w:rsidP="00935FD4">
            <w:pPr>
              <w:jc w:val="center"/>
              <w:rPr>
                <w:rFonts w:cs="Arial"/>
              </w:rPr>
            </w:pPr>
            <w:r>
              <w:rPr>
                <w:rFonts w:cs="Arial" w:hint="eastAsia"/>
              </w:rPr>
              <w:t>35</w:t>
            </w:r>
          </w:p>
        </w:tc>
      </w:tr>
      <w:tr w:rsidR="00370745" w:rsidRPr="001B4AF5" w14:paraId="0FFE0451"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44" w14:textId="77777777" w:rsidR="00370745" w:rsidRPr="00845C27" w:rsidRDefault="00370745" w:rsidP="00935FD4">
            <w:pPr>
              <w:wordWrap/>
              <w:autoSpaceDN/>
              <w:spacing w:line="240" w:lineRule="atLeast"/>
              <w:jc w:val="center"/>
            </w:pPr>
            <w:r>
              <w:rPr>
                <w:rFonts w:hint="eastAsia"/>
              </w:rPr>
              <w:t>10</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45"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46" w14:textId="77777777" w:rsidR="00370745" w:rsidRPr="00845C27" w:rsidRDefault="00370745" w:rsidP="00935FD4">
            <w:pPr>
              <w:wordWrap/>
              <w:autoSpaceDN/>
              <w:spacing w:line="240" w:lineRule="atLeast"/>
              <w:jc w:val="center"/>
            </w:pPr>
            <w:r>
              <w:rPr>
                <w:noProof/>
              </w:rPr>
              <w:drawing>
                <wp:inline distT="0" distB="0" distL="0" distR="0" wp14:anchorId="0FFE05A2" wp14:editId="0FFE05A3">
                  <wp:extent cx="819150" cy="819150"/>
                  <wp:effectExtent l="0" t="0" r="0" b="0"/>
                  <wp:docPr id="11" name="그림 10" descr="http://kdtj.kipris.or.kr/kdtj/remoteFile.do?method=thumNailTM&amp;applno=4020190036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0" descr="http://kdtj.kipris.or.kr/kdtj/remoteFile.do?method=thumNailTM&amp;applno=40201900366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47" w14:textId="77777777" w:rsidR="00370745" w:rsidRDefault="00370745" w:rsidP="00935FD4">
            <w:pPr>
              <w:jc w:val="center"/>
              <w:rPr>
                <w:rFonts w:cs="Arial"/>
              </w:rPr>
            </w:pPr>
            <w:r>
              <w:rPr>
                <w:rFonts w:cs="Arial" w:hint="eastAsia"/>
              </w:rPr>
              <w:t>40-2019-0036696</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48" w14:textId="77777777" w:rsidR="00370745" w:rsidRDefault="00370745" w:rsidP="00935FD4">
            <w:pPr>
              <w:jc w:val="center"/>
              <w:rPr>
                <w:rFonts w:cs="Arial"/>
              </w:rPr>
            </w:pPr>
            <w:r>
              <w:rPr>
                <w:rFonts w:cs="Arial" w:hint="eastAsia"/>
              </w:rPr>
              <w:t>2019.03.11</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49" w14:textId="77777777" w:rsidR="00370745" w:rsidRDefault="00370745" w:rsidP="00935FD4">
            <w:pPr>
              <w:jc w:val="center"/>
              <w:rPr>
                <w:rFonts w:cs="Arial"/>
              </w:rPr>
            </w:pPr>
            <w:r>
              <w:rPr>
                <w:rFonts w:cs="Arial" w:hint="eastAsia"/>
              </w:rPr>
              <w:t>40-1580917-0000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4A" w14:textId="77777777" w:rsidR="00370745" w:rsidRDefault="00370745" w:rsidP="00935FD4">
            <w:pPr>
              <w:jc w:val="center"/>
              <w:rPr>
                <w:rFonts w:cs="Arial"/>
              </w:rPr>
            </w:pPr>
            <w:r>
              <w:rPr>
                <w:rFonts w:cs="Arial" w:hint="eastAsia"/>
              </w:rPr>
              <w:t>2020.03.02</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4B" w14:textId="77777777" w:rsidR="00370745" w:rsidRDefault="00370745" w:rsidP="00935FD4">
            <w:pPr>
              <w:jc w:val="center"/>
              <w:rPr>
                <w:rFonts w:cs="Arial"/>
              </w:rPr>
            </w:pPr>
            <w:r>
              <w:rPr>
                <w:rFonts w:cs="Arial" w:hint="eastAsia"/>
              </w:rPr>
              <w:t>2030.03.02</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4C" w14:textId="77777777" w:rsidR="00370745" w:rsidRDefault="00370745" w:rsidP="00935FD4">
            <w:pPr>
              <w:jc w:val="center"/>
              <w:rPr>
                <w:rFonts w:cs="Arial"/>
              </w:rPr>
            </w:pPr>
            <w:r>
              <w:rPr>
                <w:rFonts w:cs="Arial" w:hint="eastAsia"/>
              </w:rPr>
              <w:t>주식회사</w:t>
            </w:r>
          </w:p>
          <w:p w14:paraId="0FFE044D"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4E" w14:textId="77777777" w:rsidR="00370745" w:rsidRDefault="00370745" w:rsidP="00935FD4">
            <w:pPr>
              <w:jc w:val="center"/>
              <w:rPr>
                <w:rFonts w:cs="Arial"/>
              </w:rPr>
            </w:pPr>
            <w:r>
              <w:rPr>
                <w:rFonts w:cs="Arial" w:hint="eastAsia"/>
              </w:rPr>
              <w:t>주식회사</w:t>
            </w:r>
          </w:p>
          <w:p w14:paraId="0FFE044F"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50" w14:textId="77777777" w:rsidR="00370745" w:rsidRDefault="00370745" w:rsidP="00935FD4">
            <w:pPr>
              <w:jc w:val="center"/>
              <w:rPr>
                <w:rFonts w:cs="Arial"/>
              </w:rPr>
            </w:pPr>
            <w:r>
              <w:rPr>
                <w:rFonts w:cs="Arial" w:hint="eastAsia"/>
              </w:rPr>
              <w:t>43,44</w:t>
            </w:r>
          </w:p>
        </w:tc>
      </w:tr>
      <w:tr w:rsidR="00370745" w:rsidRPr="001B4AF5" w14:paraId="0FFE045F"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52" w14:textId="77777777" w:rsidR="00370745" w:rsidRPr="00845C27" w:rsidRDefault="00370745" w:rsidP="00935FD4">
            <w:pPr>
              <w:wordWrap/>
              <w:autoSpaceDN/>
              <w:spacing w:line="240" w:lineRule="atLeast"/>
              <w:jc w:val="center"/>
            </w:pPr>
            <w:r>
              <w:rPr>
                <w:rFonts w:hint="eastAsia"/>
              </w:rPr>
              <w:t>11</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53"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54" w14:textId="77777777" w:rsidR="00370745" w:rsidRPr="00845C27" w:rsidRDefault="00370745" w:rsidP="00935FD4">
            <w:pPr>
              <w:wordWrap/>
              <w:autoSpaceDN/>
              <w:spacing w:line="240" w:lineRule="atLeast"/>
              <w:jc w:val="center"/>
            </w:pPr>
            <w:r>
              <w:rPr>
                <w:noProof/>
              </w:rPr>
              <w:drawing>
                <wp:inline distT="0" distB="0" distL="0" distR="0" wp14:anchorId="0FFE05A4" wp14:editId="0FFE05A5">
                  <wp:extent cx="781050" cy="781050"/>
                  <wp:effectExtent l="0" t="0" r="0" b="0"/>
                  <wp:docPr id="12" name="그림 11" descr="http://kdtj.kipris.or.kr/kdtj/remoteFile.do?method=thumNailTM&amp;applno=402019003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1" descr="http://kdtj.kipris.or.kr/kdtj/remoteFile.do?method=thumNailTM&amp;applno=40201900367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55" w14:textId="77777777" w:rsidR="00370745" w:rsidRDefault="00370745" w:rsidP="00935FD4">
            <w:pPr>
              <w:jc w:val="center"/>
              <w:rPr>
                <w:rFonts w:cs="Arial"/>
              </w:rPr>
            </w:pPr>
            <w:r>
              <w:rPr>
                <w:rFonts w:cs="Arial" w:hint="eastAsia"/>
              </w:rPr>
              <w:t>40-2019-0036714</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56" w14:textId="77777777" w:rsidR="00370745" w:rsidRDefault="00370745" w:rsidP="00935FD4">
            <w:pPr>
              <w:jc w:val="center"/>
              <w:rPr>
                <w:rFonts w:cs="Arial"/>
              </w:rPr>
            </w:pPr>
            <w:r>
              <w:rPr>
                <w:rFonts w:cs="Arial" w:hint="eastAsia"/>
              </w:rPr>
              <w:t>2019.03.11</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57" w14:textId="77777777" w:rsidR="00370745" w:rsidRDefault="00370745" w:rsidP="00935FD4">
            <w:pPr>
              <w:jc w:val="center"/>
              <w:rPr>
                <w:rFonts w:cs="Arial"/>
              </w:rPr>
            </w:pPr>
            <w:r>
              <w:rPr>
                <w:rFonts w:cs="Arial" w:hint="eastAsia"/>
              </w:rPr>
              <w:t>40-1580925-0000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58" w14:textId="77777777" w:rsidR="00370745" w:rsidRDefault="00370745" w:rsidP="00935FD4">
            <w:pPr>
              <w:jc w:val="center"/>
              <w:rPr>
                <w:rFonts w:cs="Arial"/>
              </w:rPr>
            </w:pPr>
            <w:r>
              <w:rPr>
                <w:rFonts w:cs="Arial" w:hint="eastAsia"/>
              </w:rPr>
              <w:t>2020.03.02</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59" w14:textId="77777777" w:rsidR="00370745" w:rsidRDefault="00370745" w:rsidP="00935FD4">
            <w:pPr>
              <w:jc w:val="center"/>
              <w:rPr>
                <w:rFonts w:cs="Arial"/>
              </w:rPr>
            </w:pPr>
            <w:r>
              <w:rPr>
                <w:rFonts w:cs="Arial" w:hint="eastAsia"/>
              </w:rPr>
              <w:t>2030.03.02</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5A" w14:textId="77777777" w:rsidR="00370745" w:rsidRDefault="00370745" w:rsidP="00935FD4">
            <w:pPr>
              <w:jc w:val="center"/>
              <w:rPr>
                <w:rFonts w:cs="Arial"/>
              </w:rPr>
            </w:pPr>
            <w:r>
              <w:rPr>
                <w:rFonts w:cs="Arial" w:hint="eastAsia"/>
              </w:rPr>
              <w:t>주식회사</w:t>
            </w:r>
          </w:p>
          <w:p w14:paraId="0FFE045B"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5C" w14:textId="77777777" w:rsidR="00370745" w:rsidRDefault="00370745" w:rsidP="00935FD4">
            <w:pPr>
              <w:jc w:val="center"/>
              <w:rPr>
                <w:rFonts w:cs="Arial"/>
              </w:rPr>
            </w:pPr>
            <w:r>
              <w:rPr>
                <w:rFonts w:cs="Arial" w:hint="eastAsia"/>
              </w:rPr>
              <w:t>주식회사</w:t>
            </w:r>
          </w:p>
          <w:p w14:paraId="0FFE045D"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5E" w14:textId="77777777" w:rsidR="00370745" w:rsidRDefault="00370745" w:rsidP="00935FD4">
            <w:pPr>
              <w:jc w:val="center"/>
              <w:rPr>
                <w:rFonts w:cs="Arial"/>
              </w:rPr>
            </w:pPr>
            <w:r>
              <w:rPr>
                <w:rFonts w:cs="Arial" w:hint="eastAsia"/>
              </w:rPr>
              <w:t>43,44</w:t>
            </w:r>
          </w:p>
        </w:tc>
      </w:tr>
      <w:tr w:rsidR="00370745" w:rsidRPr="001B4AF5" w14:paraId="0FFE046D"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60" w14:textId="77777777" w:rsidR="00370745" w:rsidRPr="00845C27" w:rsidRDefault="00370745" w:rsidP="00935FD4">
            <w:pPr>
              <w:wordWrap/>
              <w:autoSpaceDN/>
              <w:spacing w:line="240" w:lineRule="atLeast"/>
              <w:jc w:val="center"/>
            </w:pPr>
            <w:r>
              <w:rPr>
                <w:rFonts w:hint="eastAsia"/>
              </w:rPr>
              <w:lastRenderedPageBreak/>
              <w:t>12</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61"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62" w14:textId="77777777" w:rsidR="00370745" w:rsidRPr="00845C27" w:rsidRDefault="00370745" w:rsidP="00935FD4">
            <w:pPr>
              <w:wordWrap/>
              <w:autoSpaceDN/>
              <w:spacing w:line="240" w:lineRule="atLeast"/>
              <w:jc w:val="center"/>
            </w:pPr>
            <w:r>
              <w:rPr>
                <w:noProof/>
              </w:rPr>
              <w:drawing>
                <wp:inline distT="0" distB="0" distL="0" distR="0" wp14:anchorId="0FFE05A6" wp14:editId="0FFE05A7">
                  <wp:extent cx="800100" cy="800100"/>
                  <wp:effectExtent l="0" t="0" r="0" b="0"/>
                  <wp:docPr id="13" name="그림 12" descr="http://kdtj.kipris.or.kr/kdtj/remoteFile.do?method=thumNailTM&amp;applno=4020190036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http://kdtj.kipris.or.kr/kdtj/remoteFile.do?method=thumNailTM&amp;applno=40201900367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63" w14:textId="77777777" w:rsidR="00370745" w:rsidRDefault="00370745" w:rsidP="00935FD4">
            <w:pPr>
              <w:jc w:val="center"/>
              <w:rPr>
                <w:rFonts w:cs="Arial"/>
              </w:rPr>
            </w:pPr>
            <w:r>
              <w:rPr>
                <w:rFonts w:cs="Arial" w:hint="eastAsia"/>
              </w:rPr>
              <w:t>40-2019-0036750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64" w14:textId="77777777" w:rsidR="00370745" w:rsidRDefault="00370745" w:rsidP="00935FD4">
            <w:pPr>
              <w:jc w:val="center"/>
              <w:rPr>
                <w:rFonts w:cs="Arial"/>
              </w:rPr>
            </w:pPr>
            <w:r>
              <w:rPr>
                <w:rFonts w:cs="Arial" w:hint="eastAsia"/>
              </w:rPr>
              <w:t>2019.03.11</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65" w14:textId="77777777" w:rsidR="00370745" w:rsidRDefault="00370745" w:rsidP="00935FD4">
            <w:pPr>
              <w:jc w:val="center"/>
              <w:rPr>
                <w:rFonts w:cs="Arial"/>
              </w:rPr>
            </w:pPr>
            <w:r>
              <w:rPr>
                <w:rFonts w:cs="Arial" w:hint="eastAsia"/>
              </w:rPr>
              <w:t>40-1580927-0000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66" w14:textId="77777777" w:rsidR="00370745" w:rsidRDefault="00370745" w:rsidP="00935FD4">
            <w:pPr>
              <w:jc w:val="center"/>
              <w:rPr>
                <w:rFonts w:cs="Arial"/>
              </w:rPr>
            </w:pPr>
            <w:r>
              <w:rPr>
                <w:rFonts w:cs="Arial" w:hint="eastAsia"/>
              </w:rPr>
              <w:t>2020.03.02</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67" w14:textId="77777777" w:rsidR="00370745" w:rsidRDefault="00370745" w:rsidP="00935FD4">
            <w:pPr>
              <w:jc w:val="center"/>
              <w:rPr>
                <w:rFonts w:cs="Arial"/>
              </w:rPr>
            </w:pPr>
            <w:r>
              <w:rPr>
                <w:rFonts w:cs="Arial" w:hint="eastAsia"/>
              </w:rPr>
              <w:t>2030.03.02</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68" w14:textId="77777777" w:rsidR="00370745" w:rsidRDefault="00370745" w:rsidP="00935FD4">
            <w:pPr>
              <w:jc w:val="center"/>
              <w:rPr>
                <w:rFonts w:cs="Arial"/>
              </w:rPr>
            </w:pPr>
            <w:r>
              <w:rPr>
                <w:rFonts w:cs="Arial" w:hint="eastAsia"/>
              </w:rPr>
              <w:t>주식회사</w:t>
            </w:r>
          </w:p>
          <w:p w14:paraId="0FFE0469"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6A" w14:textId="77777777" w:rsidR="00370745" w:rsidRDefault="00370745" w:rsidP="00935FD4">
            <w:pPr>
              <w:jc w:val="center"/>
              <w:rPr>
                <w:rFonts w:cs="Arial"/>
              </w:rPr>
            </w:pPr>
            <w:r>
              <w:rPr>
                <w:rFonts w:cs="Arial" w:hint="eastAsia"/>
              </w:rPr>
              <w:t>주식회사</w:t>
            </w:r>
          </w:p>
          <w:p w14:paraId="0FFE046B"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6C" w14:textId="77777777" w:rsidR="00370745" w:rsidRDefault="00370745" w:rsidP="00935FD4">
            <w:pPr>
              <w:jc w:val="center"/>
              <w:rPr>
                <w:rFonts w:cs="Arial"/>
              </w:rPr>
            </w:pPr>
            <w:r>
              <w:rPr>
                <w:rFonts w:cs="Arial" w:hint="eastAsia"/>
              </w:rPr>
              <w:t>43,44</w:t>
            </w:r>
          </w:p>
        </w:tc>
      </w:tr>
      <w:tr w:rsidR="00370745" w:rsidRPr="001B4AF5" w14:paraId="0FFE047B"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6E" w14:textId="77777777" w:rsidR="00370745" w:rsidRPr="00845C27" w:rsidRDefault="00370745" w:rsidP="00935FD4">
            <w:pPr>
              <w:wordWrap/>
              <w:autoSpaceDN/>
              <w:spacing w:line="240" w:lineRule="atLeast"/>
              <w:jc w:val="center"/>
            </w:pPr>
            <w:r>
              <w:rPr>
                <w:rFonts w:hint="eastAsia"/>
              </w:rPr>
              <w:t>13</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6F"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70" w14:textId="77777777" w:rsidR="00370745" w:rsidRPr="00845C27" w:rsidRDefault="00370745" w:rsidP="00935FD4">
            <w:pPr>
              <w:wordWrap/>
              <w:autoSpaceDN/>
              <w:spacing w:line="240" w:lineRule="atLeast"/>
              <w:jc w:val="center"/>
            </w:pPr>
            <w:r>
              <w:rPr>
                <w:noProof/>
              </w:rPr>
              <w:drawing>
                <wp:inline distT="0" distB="0" distL="0" distR="0" wp14:anchorId="0FFE05A8" wp14:editId="0FFE05A9">
                  <wp:extent cx="838200" cy="838200"/>
                  <wp:effectExtent l="0" t="0" r="0" b="0"/>
                  <wp:docPr id="14" name="그림 13" descr="http://kdtj.kipris.or.kr/kdtj/remoteFile.do?method=thumNailTM&amp;applno=402019004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 13" descr="http://kdtj.kipris.or.kr/kdtj/remoteFile.do?method=thumNailTM&amp;applno=402019004258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71" w14:textId="77777777" w:rsidR="00370745" w:rsidRDefault="00370745" w:rsidP="00935FD4">
            <w:pPr>
              <w:jc w:val="center"/>
              <w:rPr>
                <w:rFonts w:cs="Arial"/>
              </w:rPr>
            </w:pPr>
            <w:r>
              <w:rPr>
                <w:rFonts w:cs="Arial" w:hint="eastAsia"/>
              </w:rPr>
              <w:t>40-2019-0042589</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72" w14:textId="77777777" w:rsidR="00370745" w:rsidRDefault="00370745" w:rsidP="00935FD4">
            <w:pPr>
              <w:jc w:val="center"/>
              <w:rPr>
                <w:rFonts w:cs="Arial"/>
              </w:rPr>
            </w:pPr>
            <w:r>
              <w:rPr>
                <w:rFonts w:cs="Arial" w:hint="eastAsia"/>
              </w:rPr>
              <w:t>2019.03.20</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73" w14:textId="77777777" w:rsidR="00370745" w:rsidRDefault="00370745" w:rsidP="00935FD4">
            <w:pPr>
              <w:jc w:val="center"/>
              <w:rPr>
                <w:rFonts w:cs="Arial"/>
              </w:rPr>
            </w:pPr>
            <w:r>
              <w:rPr>
                <w:rFonts w:cs="Arial" w:hint="eastAsia"/>
              </w:rPr>
              <w:t>40-1580932-0000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74" w14:textId="77777777" w:rsidR="00370745" w:rsidRDefault="00370745" w:rsidP="00935FD4">
            <w:pPr>
              <w:jc w:val="center"/>
              <w:rPr>
                <w:rFonts w:cs="Arial"/>
              </w:rPr>
            </w:pPr>
            <w:r>
              <w:rPr>
                <w:rFonts w:cs="Arial" w:hint="eastAsia"/>
              </w:rPr>
              <w:t>2020.03.02</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75" w14:textId="77777777" w:rsidR="00370745" w:rsidRDefault="00370745" w:rsidP="00935FD4">
            <w:pPr>
              <w:jc w:val="center"/>
              <w:rPr>
                <w:rFonts w:cs="Arial"/>
              </w:rPr>
            </w:pPr>
            <w:r>
              <w:rPr>
                <w:rFonts w:cs="Arial" w:hint="eastAsia"/>
              </w:rPr>
              <w:t>2030.03.02</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76" w14:textId="77777777" w:rsidR="00370745" w:rsidRDefault="00370745" w:rsidP="00935FD4">
            <w:pPr>
              <w:jc w:val="center"/>
              <w:rPr>
                <w:rFonts w:cs="Arial"/>
              </w:rPr>
            </w:pPr>
            <w:r>
              <w:rPr>
                <w:rFonts w:cs="Arial" w:hint="eastAsia"/>
              </w:rPr>
              <w:t>주식회사</w:t>
            </w:r>
          </w:p>
          <w:p w14:paraId="0FFE0477"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78" w14:textId="77777777" w:rsidR="00370745" w:rsidRDefault="00370745" w:rsidP="00935FD4">
            <w:pPr>
              <w:jc w:val="center"/>
              <w:rPr>
                <w:rFonts w:cs="Arial"/>
              </w:rPr>
            </w:pPr>
            <w:r>
              <w:rPr>
                <w:rFonts w:cs="Arial" w:hint="eastAsia"/>
              </w:rPr>
              <w:t>주식회사</w:t>
            </w:r>
          </w:p>
          <w:p w14:paraId="0FFE0479"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7A" w14:textId="77777777" w:rsidR="00370745" w:rsidRDefault="00370745" w:rsidP="00935FD4">
            <w:pPr>
              <w:jc w:val="center"/>
              <w:rPr>
                <w:rFonts w:cs="Arial"/>
              </w:rPr>
            </w:pPr>
            <w:r>
              <w:rPr>
                <w:rFonts w:cs="Arial" w:hint="eastAsia"/>
              </w:rPr>
              <w:t>31,43,44</w:t>
            </w:r>
          </w:p>
        </w:tc>
      </w:tr>
      <w:tr w:rsidR="00370745" w:rsidRPr="001B4AF5" w14:paraId="0FFE0489"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7C" w14:textId="77777777" w:rsidR="00370745" w:rsidRPr="00845C27" w:rsidRDefault="00370745" w:rsidP="00935FD4">
            <w:pPr>
              <w:wordWrap/>
              <w:autoSpaceDN/>
              <w:spacing w:line="240" w:lineRule="atLeast"/>
              <w:jc w:val="center"/>
            </w:pPr>
            <w:r>
              <w:rPr>
                <w:rFonts w:hint="eastAsia"/>
              </w:rPr>
              <w:t>14</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7D"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7E" w14:textId="77777777" w:rsidR="00370745" w:rsidRPr="00845C27" w:rsidRDefault="00370745" w:rsidP="00935FD4">
            <w:pPr>
              <w:wordWrap/>
              <w:autoSpaceDN/>
              <w:spacing w:line="240" w:lineRule="atLeast"/>
              <w:jc w:val="center"/>
            </w:pPr>
            <w:r>
              <w:rPr>
                <w:noProof/>
              </w:rPr>
              <w:drawing>
                <wp:inline distT="0" distB="0" distL="0" distR="0" wp14:anchorId="0FFE05AA" wp14:editId="0FFE05AB">
                  <wp:extent cx="752475" cy="752475"/>
                  <wp:effectExtent l="0" t="0" r="9525" b="9525"/>
                  <wp:docPr id="15" name="그림 14" descr="http://kdtj.kipris.or.kr/kdtj/remoteFile.do?method=thumNailTM&amp;applno=402019003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그림 14" descr="http://kdtj.kipris.or.kr/kdtj/remoteFile.do?method=thumNailTM&amp;applno=402019003876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7F" w14:textId="77777777" w:rsidR="00370745" w:rsidRDefault="00370745" w:rsidP="00935FD4">
            <w:pPr>
              <w:jc w:val="center"/>
              <w:rPr>
                <w:rFonts w:cs="Arial"/>
              </w:rPr>
            </w:pPr>
            <w:r>
              <w:rPr>
                <w:rFonts w:cs="Arial" w:hint="eastAsia"/>
              </w:rPr>
              <w:t>40-2019-0038760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80" w14:textId="77777777" w:rsidR="00370745" w:rsidRDefault="00370745" w:rsidP="00935FD4">
            <w:pPr>
              <w:jc w:val="center"/>
              <w:rPr>
                <w:rFonts w:cs="Arial"/>
              </w:rPr>
            </w:pPr>
            <w:r>
              <w:rPr>
                <w:rFonts w:cs="Arial" w:hint="eastAsia"/>
              </w:rPr>
              <w:t>2019.03.14</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81" w14:textId="77777777" w:rsidR="00370745" w:rsidRDefault="00370745" w:rsidP="00935FD4">
            <w:pPr>
              <w:jc w:val="center"/>
              <w:rPr>
                <w:rFonts w:cs="Arial"/>
              </w:rPr>
            </w:pPr>
            <w:r>
              <w:rPr>
                <w:rFonts w:cs="Arial" w:hint="eastAsia"/>
              </w:rPr>
              <w:t>40-1580934-0000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82" w14:textId="77777777" w:rsidR="00370745" w:rsidRDefault="00370745" w:rsidP="00935FD4">
            <w:pPr>
              <w:jc w:val="center"/>
              <w:rPr>
                <w:rFonts w:cs="Arial"/>
              </w:rPr>
            </w:pPr>
            <w:r>
              <w:rPr>
                <w:rFonts w:cs="Arial" w:hint="eastAsia"/>
              </w:rPr>
              <w:t>2020.03.02</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83" w14:textId="77777777" w:rsidR="00370745" w:rsidRDefault="00370745" w:rsidP="00935FD4">
            <w:pPr>
              <w:jc w:val="center"/>
              <w:rPr>
                <w:rFonts w:cs="Arial"/>
              </w:rPr>
            </w:pPr>
            <w:r>
              <w:rPr>
                <w:rFonts w:cs="Arial" w:hint="eastAsia"/>
              </w:rPr>
              <w:t>2030.03.02</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84" w14:textId="77777777" w:rsidR="00370745" w:rsidRDefault="00370745" w:rsidP="00935FD4">
            <w:pPr>
              <w:jc w:val="center"/>
              <w:rPr>
                <w:rFonts w:cs="Arial"/>
              </w:rPr>
            </w:pPr>
            <w:r>
              <w:rPr>
                <w:rFonts w:cs="Arial" w:hint="eastAsia"/>
              </w:rPr>
              <w:t>주식회사</w:t>
            </w:r>
          </w:p>
          <w:p w14:paraId="0FFE0485"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86" w14:textId="77777777" w:rsidR="00370745" w:rsidRDefault="00370745" w:rsidP="00935FD4">
            <w:pPr>
              <w:jc w:val="center"/>
              <w:rPr>
                <w:rFonts w:cs="Arial"/>
              </w:rPr>
            </w:pPr>
            <w:r>
              <w:rPr>
                <w:rFonts w:cs="Arial" w:hint="eastAsia"/>
              </w:rPr>
              <w:t>주식회사</w:t>
            </w:r>
          </w:p>
          <w:p w14:paraId="0FFE0487"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88" w14:textId="77777777" w:rsidR="00370745" w:rsidRDefault="00370745" w:rsidP="00935FD4">
            <w:pPr>
              <w:jc w:val="center"/>
              <w:rPr>
                <w:rFonts w:cs="Arial"/>
              </w:rPr>
            </w:pPr>
            <w:r>
              <w:rPr>
                <w:rFonts w:cs="Arial" w:hint="eastAsia"/>
              </w:rPr>
              <w:t>43,44</w:t>
            </w:r>
          </w:p>
        </w:tc>
      </w:tr>
      <w:tr w:rsidR="00370745" w:rsidRPr="001B4AF5" w14:paraId="0FFE0497"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8A" w14:textId="77777777" w:rsidR="00370745" w:rsidRPr="00845C27" w:rsidRDefault="00370745" w:rsidP="00935FD4">
            <w:pPr>
              <w:wordWrap/>
              <w:autoSpaceDN/>
              <w:spacing w:line="240" w:lineRule="atLeast"/>
              <w:jc w:val="center"/>
            </w:pPr>
            <w:r>
              <w:rPr>
                <w:rFonts w:hint="eastAsia"/>
              </w:rPr>
              <w:t>15</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8B"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8C" w14:textId="77777777" w:rsidR="00370745" w:rsidRPr="00845C27" w:rsidRDefault="00370745" w:rsidP="00935FD4">
            <w:pPr>
              <w:wordWrap/>
              <w:autoSpaceDN/>
              <w:spacing w:line="240" w:lineRule="atLeast"/>
              <w:jc w:val="center"/>
            </w:pPr>
            <w:r>
              <w:rPr>
                <w:noProof/>
              </w:rPr>
              <w:drawing>
                <wp:inline distT="0" distB="0" distL="0" distR="0" wp14:anchorId="0FFE05AC" wp14:editId="0FFE05AD">
                  <wp:extent cx="762000" cy="762000"/>
                  <wp:effectExtent l="0" t="0" r="0" b="0"/>
                  <wp:docPr id="16" name="그림 15" descr="http://kdtj.kipris.or.kr/kdtj/remoteFile.do?method=thumNailTM&amp;applno=402019004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그림 15" descr="http://kdtj.kipris.or.kr/kdtj/remoteFile.do?method=thumNailTM&amp;applno=402019004259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8D" w14:textId="77777777" w:rsidR="00370745" w:rsidRDefault="00370745" w:rsidP="00935FD4">
            <w:pPr>
              <w:jc w:val="center"/>
              <w:rPr>
                <w:rFonts w:cs="Arial"/>
              </w:rPr>
            </w:pPr>
            <w:r>
              <w:rPr>
                <w:rFonts w:cs="Arial" w:hint="eastAsia"/>
              </w:rPr>
              <w:t>40-2019-0042591</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8E" w14:textId="77777777" w:rsidR="00370745" w:rsidRDefault="00370745" w:rsidP="00935FD4">
            <w:pPr>
              <w:jc w:val="center"/>
              <w:rPr>
                <w:rFonts w:cs="Arial"/>
              </w:rPr>
            </w:pPr>
            <w:r>
              <w:rPr>
                <w:rFonts w:cs="Arial" w:hint="eastAsia"/>
              </w:rPr>
              <w:t>2019.03.20</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8F" w14:textId="77777777" w:rsidR="00370745" w:rsidRDefault="00370745" w:rsidP="00935FD4">
            <w:pPr>
              <w:jc w:val="center"/>
              <w:rPr>
                <w:rFonts w:cs="Arial"/>
              </w:rPr>
            </w:pPr>
            <w:r>
              <w:rPr>
                <w:rFonts w:cs="Arial" w:hint="eastAsia"/>
              </w:rPr>
              <w:t>40-1580939-0000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90" w14:textId="77777777" w:rsidR="00370745" w:rsidRDefault="00370745" w:rsidP="00935FD4">
            <w:pPr>
              <w:jc w:val="center"/>
              <w:rPr>
                <w:rFonts w:cs="Arial"/>
              </w:rPr>
            </w:pPr>
            <w:r>
              <w:rPr>
                <w:rFonts w:cs="Arial" w:hint="eastAsia"/>
              </w:rPr>
              <w:t>2020.03.02</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91" w14:textId="77777777" w:rsidR="00370745" w:rsidRDefault="00370745" w:rsidP="00935FD4">
            <w:pPr>
              <w:jc w:val="center"/>
              <w:rPr>
                <w:rFonts w:cs="Arial"/>
              </w:rPr>
            </w:pPr>
            <w:r>
              <w:rPr>
                <w:rFonts w:cs="Arial" w:hint="eastAsia"/>
              </w:rPr>
              <w:t>2030.03.02</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92" w14:textId="77777777" w:rsidR="00370745" w:rsidRDefault="00370745" w:rsidP="00935FD4">
            <w:pPr>
              <w:jc w:val="center"/>
              <w:rPr>
                <w:rFonts w:cs="Arial"/>
              </w:rPr>
            </w:pPr>
            <w:r>
              <w:rPr>
                <w:rFonts w:cs="Arial" w:hint="eastAsia"/>
              </w:rPr>
              <w:t>주식회사</w:t>
            </w:r>
          </w:p>
          <w:p w14:paraId="0FFE0493"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94" w14:textId="77777777" w:rsidR="00370745" w:rsidRDefault="00370745" w:rsidP="00935FD4">
            <w:pPr>
              <w:jc w:val="center"/>
              <w:rPr>
                <w:rFonts w:cs="Arial"/>
              </w:rPr>
            </w:pPr>
            <w:r>
              <w:rPr>
                <w:rFonts w:cs="Arial" w:hint="eastAsia"/>
              </w:rPr>
              <w:t>주식회사</w:t>
            </w:r>
          </w:p>
          <w:p w14:paraId="0FFE0495"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96" w14:textId="77777777" w:rsidR="00370745" w:rsidRDefault="00370745" w:rsidP="00935FD4">
            <w:pPr>
              <w:jc w:val="center"/>
              <w:rPr>
                <w:rFonts w:cs="Arial"/>
              </w:rPr>
            </w:pPr>
            <w:r>
              <w:rPr>
                <w:rFonts w:cs="Arial" w:hint="eastAsia"/>
              </w:rPr>
              <w:t>31,43,44</w:t>
            </w:r>
          </w:p>
        </w:tc>
      </w:tr>
      <w:tr w:rsidR="00370745" w:rsidRPr="001B4AF5" w14:paraId="0FFE04A5"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98" w14:textId="77777777" w:rsidR="00370745" w:rsidRPr="00845C27" w:rsidRDefault="00370745" w:rsidP="00935FD4">
            <w:pPr>
              <w:wordWrap/>
              <w:autoSpaceDN/>
              <w:spacing w:line="240" w:lineRule="atLeast"/>
              <w:jc w:val="center"/>
            </w:pPr>
            <w:r>
              <w:rPr>
                <w:rFonts w:hint="eastAsia"/>
              </w:rPr>
              <w:t>16</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99"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9A" w14:textId="77777777" w:rsidR="00370745" w:rsidRPr="00845C27" w:rsidRDefault="00370745" w:rsidP="00935FD4">
            <w:pPr>
              <w:wordWrap/>
              <w:autoSpaceDN/>
              <w:spacing w:line="240" w:lineRule="atLeast"/>
              <w:jc w:val="center"/>
            </w:pPr>
            <w:r>
              <w:rPr>
                <w:noProof/>
              </w:rPr>
              <w:drawing>
                <wp:inline distT="0" distB="0" distL="0" distR="0" wp14:anchorId="0FFE05AE" wp14:editId="0FFE05AF">
                  <wp:extent cx="847725" cy="847725"/>
                  <wp:effectExtent l="0" t="0" r="9525" b="9525"/>
                  <wp:docPr id="17" name="그림 16" descr="http://kdtj.kipris.or.kr/kdtj/remoteFile.do?method=thumNailTM&amp;applno=402019004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6" descr="http://kdtj.kipris.or.kr/kdtj/remoteFile.do?method=thumNailTM&amp;applno=402019004258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9B" w14:textId="77777777" w:rsidR="00370745" w:rsidRDefault="00370745" w:rsidP="00935FD4">
            <w:pPr>
              <w:jc w:val="center"/>
              <w:rPr>
                <w:rFonts w:cs="Arial"/>
              </w:rPr>
            </w:pPr>
            <w:r>
              <w:rPr>
                <w:rFonts w:cs="Arial" w:hint="eastAsia"/>
              </w:rPr>
              <w:t>40-2019-0042581</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9C" w14:textId="77777777" w:rsidR="00370745" w:rsidRDefault="00370745" w:rsidP="00935FD4">
            <w:pPr>
              <w:jc w:val="center"/>
              <w:rPr>
                <w:rFonts w:cs="Arial"/>
              </w:rPr>
            </w:pPr>
            <w:r>
              <w:rPr>
                <w:rFonts w:cs="Arial" w:hint="eastAsia"/>
              </w:rPr>
              <w:t>2019.03.20</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9D" w14:textId="77777777" w:rsidR="00370745" w:rsidRDefault="00370745" w:rsidP="00935FD4">
            <w:pPr>
              <w:jc w:val="center"/>
              <w:rPr>
                <w:rFonts w:cs="Arial"/>
              </w:rPr>
            </w:pPr>
            <w:r>
              <w:rPr>
                <w:rFonts w:cs="Arial" w:hint="eastAsia"/>
              </w:rPr>
              <w:t>40-1601941-0000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9E" w14:textId="77777777" w:rsidR="00370745" w:rsidRDefault="00370745" w:rsidP="00935FD4">
            <w:pPr>
              <w:jc w:val="center"/>
              <w:rPr>
                <w:rFonts w:cs="Arial"/>
              </w:rPr>
            </w:pPr>
            <w:r>
              <w:rPr>
                <w:rFonts w:cs="Arial" w:hint="eastAsia"/>
              </w:rPr>
              <w:t>2020.05.04</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9F" w14:textId="77777777" w:rsidR="00370745" w:rsidRDefault="00370745" w:rsidP="00935FD4">
            <w:pPr>
              <w:jc w:val="center"/>
              <w:rPr>
                <w:rFonts w:cs="Arial"/>
              </w:rPr>
            </w:pPr>
            <w:r>
              <w:rPr>
                <w:rFonts w:cs="Arial" w:hint="eastAsia"/>
              </w:rPr>
              <w:t>2030.05.04</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A0" w14:textId="77777777" w:rsidR="00370745" w:rsidRDefault="00370745" w:rsidP="00935FD4">
            <w:pPr>
              <w:jc w:val="center"/>
              <w:rPr>
                <w:rFonts w:cs="Arial"/>
              </w:rPr>
            </w:pPr>
            <w:r>
              <w:rPr>
                <w:rFonts w:cs="Arial" w:hint="eastAsia"/>
              </w:rPr>
              <w:t>주식회사</w:t>
            </w:r>
          </w:p>
          <w:p w14:paraId="0FFE04A1"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A2" w14:textId="77777777" w:rsidR="00370745" w:rsidRDefault="00370745" w:rsidP="00935FD4">
            <w:pPr>
              <w:jc w:val="center"/>
              <w:rPr>
                <w:rFonts w:cs="Arial"/>
              </w:rPr>
            </w:pPr>
            <w:r>
              <w:rPr>
                <w:rFonts w:cs="Arial" w:hint="eastAsia"/>
              </w:rPr>
              <w:t>주식회사</w:t>
            </w:r>
          </w:p>
          <w:p w14:paraId="0FFE04A3"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A4" w14:textId="77777777" w:rsidR="00370745" w:rsidRDefault="00370745" w:rsidP="00935FD4">
            <w:pPr>
              <w:jc w:val="center"/>
              <w:rPr>
                <w:rFonts w:cs="Arial"/>
              </w:rPr>
            </w:pPr>
            <w:r>
              <w:rPr>
                <w:rFonts w:cs="Arial" w:hint="eastAsia"/>
              </w:rPr>
              <w:t>03,09</w:t>
            </w:r>
          </w:p>
        </w:tc>
      </w:tr>
      <w:tr w:rsidR="00370745" w:rsidRPr="001B4AF5" w14:paraId="0FFE04B3"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A6" w14:textId="77777777" w:rsidR="00370745" w:rsidRPr="00845C27" w:rsidRDefault="00370745" w:rsidP="00935FD4">
            <w:pPr>
              <w:wordWrap/>
              <w:autoSpaceDN/>
              <w:spacing w:line="240" w:lineRule="atLeast"/>
              <w:jc w:val="center"/>
            </w:pPr>
            <w:r>
              <w:rPr>
                <w:rFonts w:hint="eastAsia"/>
              </w:rPr>
              <w:t>17</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A7"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A8" w14:textId="77777777" w:rsidR="00370745" w:rsidRPr="00845C27" w:rsidRDefault="00370745" w:rsidP="00935FD4">
            <w:pPr>
              <w:wordWrap/>
              <w:autoSpaceDN/>
              <w:spacing w:line="240" w:lineRule="atLeast"/>
              <w:jc w:val="center"/>
            </w:pPr>
            <w:r>
              <w:rPr>
                <w:noProof/>
              </w:rPr>
              <w:drawing>
                <wp:inline distT="0" distB="0" distL="0" distR="0" wp14:anchorId="0FFE05B0" wp14:editId="0FFE05B1">
                  <wp:extent cx="828675" cy="828675"/>
                  <wp:effectExtent l="0" t="0" r="9525" b="9525"/>
                  <wp:docPr id="18" name="그림 17" descr="http://kdtj.kipris.or.kr/kdtj/remoteFile.do?method=thumNailTM&amp;applno=402019004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7" descr="http://kdtj.kipris.or.kr/kdtj/remoteFile.do?method=thumNailTM&amp;applno=402019004258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A9" w14:textId="77777777" w:rsidR="00370745" w:rsidRDefault="00370745" w:rsidP="00935FD4">
            <w:pPr>
              <w:jc w:val="center"/>
              <w:rPr>
                <w:rFonts w:cs="Arial"/>
              </w:rPr>
            </w:pPr>
            <w:r>
              <w:rPr>
                <w:rFonts w:cs="Arial" w:hint="eastAsia"/>
              </w:rPr>
              <w:t>40-2019-0042584</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AA" w14:textId="77777777" w:rsidR="00370745" w:rsidRDefault="00370745" w:rsidP="00935FD4">
            <w:pPr>
              <w:jc w:val="center"/>
              <w:rPr>
                <w:rFonts w:cs="Arial"/>
              </w:rPr>
            </w:pPr>
            <w:r>
              <w:rPr>
                <w:rFonts w:cs="Arial" w:hint="eastAsia"/>
              </w:rPr>
              <w:t>2019.03.20</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AB" w14:textId="77777777" w:rsidR="00370745" w:rsidRDefault="00370745" w:rsidP="00935FD4">
            <w:pPr>
              <w:jc w:val="center"/>
              <w:rPr>
                <w:rFonts w:cs="Arial"/>
              </w:rPr>
            </w:pPr>
            <w:r>
              <w:rPr>
                <w:rFonts w:cs="Arial" w:hint="eastAsia"/>
              </w:rPr>
              <w:t>40-1601943-0000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AC" w14:textId="77777777" w:rsidR="00370745" w:rsidRDefault="00370745" w:rsidP="00935FD4">
            <w:pPr>
              <w:jc w:val="center"/>
              <w:rPr>
                <w:rFonts w:cs="Arial"/>
              </w:rPr>
            </w:pPr>
            <w:r>
              <w:rPr>
                <w:rFonts w:cs="Arial" w:hint="eastAsia"/>
              </w:rPr>
              <w:t>2020.05.04</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AD" w14:textId="77777777" w:rsidR="00370745" w:rsidRDefault="00370745" w:rsidP="00935FD4">
            <w:pPr>
              <w:jc w:val="center"/>
              <w:rPr>
                <w:rFonts w:cs="Arial"/>
              </w:rPr>
            </w:pPr>
            <w:r>
              <w:rPr>
                <w:rFonts w:cs="Arial" w:hint="eastAsia"/>
              </w:rPr>
              <w:t>2030.05.04</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AE" w14:textId="77777777" w:rsidR="00370745" w:rsidRDefault="00370745" w:rsidP="00935FD4">
            <w:pPr>
              <w:jc w:val="center"/>
              <w:rPr>
                <w:rFonts w:cs="Arial"/>
              </w:rPr>
            </w:pPr>
            <w:r>
              <w:rPr>
                <w:rFonts w:cs="Arial" w:hint="eastAsia"/>
              </w:rPr>
              <w:t>주식회사</w:t>
            </w:r>
          </w:p>
          <w:p w14:paraId="0FFE04AF"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B0" w14:textId="77777777" w:rsidR="00370745" w:rsidRDefault="00370745" w:rsidP="00935FD4">
            <w:pPr>
              <w:jc w:val="center"/>
              <w:rPr>
                <w:rFonts w:cs="Arial"/>
              </w:rPr>
            </w:pPr>
            <w:r>
              <w:rPr>
                <w:rFonts w:cs="Arial" w:hint="eastAsia"/>
              </w:rPr>
              <w:t>주식회사</w:t>
            </w:r>
          </w:p>
          <w:p w14:paraId="0FFE04B1"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B2" w14:textId="77777777" w:rsidR="00370745" w:rsidRDefault="00370745" w:rsidP="00935FD4">
            <w:pPr>
              <w:jc w:val="center"/>
              <w:rPr>
                <w:rFonts w:cs="Arial"/>
              </w:rPr>
            </w:pPr>
            <w:r>
              <w:rPr>
                <w:rFonts w:cs="Arial" w:hint="eastAsia"/>
              </w:rPr>
              <w:t>03,09</w:t>
            </w:r>
          </w:p>
        </w:tc>
      </w:tr>
      <w:tr w:rsidR="00370745" w:rsidRPr="001B4AF5" w14:paraId="0FFE04C1"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B4" w14:textId="77777777" w:rsidR="00370745" w:rsidRPr="00845C27" w:rsidRDefault="00370745" w:rsidP="00935FD4">
            <w:pPr>
              <w:wordWrap/>
              <w:autoSpaceDN/>
              <w:spacing w:line="240" w:lineRule="atLeast"/>
              <w:jc w:val="center"/>
            </w:pPr>
            <w:r>
              <w:rPr>
                <w:rFonts w:hint="eastAsia"/>
              </w:rPr>
              <w:lastRenderedPageBreak/>
              <w:t>18</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B5"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B6" w14:textId="77777777" w:rsidR="00370745" w:rsidRPr="00845C27" w:rsidRDefault="00370745" w:rsidP="00935FD4">
            <w:pPr>
              <w:wordWrap/>
              <w:autoSpaceDN/>
              <w:spacing w:line="240" w:lineRule="atLeast"/>
              <w:jc w:val="center"/>
            </w:pPr>
            <w:r>
              <w:rPr>
                <w:noProof/>
              </w:rPr>
              <w:drawing>
                <wp:inline distT="0" distB="0" distL="0" distR="0" wp14:anchorId="0FFE05B2" wp14:editId="0FFE05B3">
                  <wp:extent cx="790575" cy="790575"/>
                  <wp:effectExtent l="0" t="0" r="9525" b="9525"/>
                  <wp:docPr id="19" name="그림 18" descr="http://kdtj.kipris.or.kr/kdtj/remoteFile.do?method=thumNailTM&amp;applno=402019004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8" descr="http://kdtj.kipris.or.kr/kdtj/remoteFile.do?method=thumNailTM&amp;applno=402019004259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B7" w14:textId="77777777" w:rsidR="00370745" w:rsidRDefault="00370745" w:rsidP="00935FD4">
            <w:pPr>
              <w:jc w:val="center"/>
              <w:rPr>
                <w:rFonts w:cs="Arial"/>
              </w:rPr>
            </w:pPr>
            <w:r>
              <w:rPr>
                <w:rFonts w:cs="Arial" w:hint="eastAsia"/>
              </w:rPr>
              <w:t>40-2019-0042595</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B8" w14:textId="77777777" w:rsidR="00370745" w:rsidRDefault="00370745" w:rsidP="00935FD4">
            <w:pPr>
              <w:jc w:val="center"/>
              <w:rPr>
                <w:rFonts w:cs="Arial"/>
              </w:rPr>
            </w:pPr>
            <w:r>
              <w:rPr>
                <w:rFonts w:cs="Arial" w:hint="eastAsia"/>
              </w:rPr>
              <w:t>2019.03.20</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B9" w14:textId="77777777" w:rsidR="00370745" w:rsidRDefault="00370745" w:rsidP="00935FD4">
            <w:pPr>
              <w:jc w:val="center"/>
              <w:rPr>
                <w:rFonts w:cs="Arial"/>
              </w:rPr>
            </w:pPr>
            <w:r>
              <w:rPr>
                <w:rFonts w:cs="Arial" w:hint="eastAsia"/>
              </w:rPr>
              <w:t>40-1601944-0000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BA" w14:textId="77777777" w:rsidR="00370745" w:rsidRDefault="00370745" w:rsidP="00935FD4">
            <w:pPr>
              <w:jc w:val="center"/>
              <w:rPr>
                <w:rFonts w:cs="Arial"/>
              </w:rPr>
            </w:pPr>
            <w:r>
              <w:rPr>
                <w:rFonts w:cs="Arial" w:hint="eastAsia"/>
              </w:rPr>
              <w:t>2020.05.04</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BB" w14:textId="77777777" w:rsidR="00370745" w:rsidRDefault="00370745" w:rsidP="00935FD4">
            <w:pPr>
              <w:jc w:val="center"/>
              <w:rPr>
                <w:rFonts w:cs="Arial"/>
              </w:rPr>
            </w:pPr>
            <w:r>
              <w:rPr>
                <w:rFonts w:cs="Arial" w:hint="eastAsia"/>
              </w:rPr>
              <w:t>2030.05.04</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BC" w14:textId="77777777" w:rsidR="00370745" w:rsidRDefault="00370745" w:rsidP="00935FD4">
            <w:pPr>
              <w:jc w:val="center"/>
              <w:rPr>
                <w:rFonts w:cs="Arial"/>
              </w:rPr>
            </w:pPr>
            <w:r>
              <w:rPr>
                <w:rFonts w:cs="Arial" w:hint="eastAsia"/>
              </w:rPr>
              <w:t>주식회사</w:t>
            </w:r>
          </w:p>
          <w:p w14:paraId="0FFE04BD"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BE" w14:textId="77777777" w:rsidR="00370745" w:rsidRDefault="00370745" w:rsidP="00935FD4">
            <w:pPr>
              <w:jc w:val="center"/>
              <w:rPr>
                <w:rFonts w:cs="Arial"/>
              </w:rPr>
            </w:pPr>
            <w:r>
              <w:rPr>
                <w:rFonts w:cs="Arial" w:hint="eastAsia"/>
              </w:rPr>
              <w:t>주식회사</w:t>
            </w:r>
          </w:p>
          <w:p w14:paraId="0FFE04BF"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C0" w14:textId="77777777" w:rsidR="00370745" w:rsidRDefault="00370745" w:rsidP="00935FD4">
            <w:pPr>
              <w:jc w:val="center"/>
              <w:rPr>
                <w:rFonts w:cs="Arial"/>
              </w:rPr>
            </w:pPr>
            <w:r>
              <w:rPr>
                <w:rFonts w:cs="Arial" w:hint="eastAsia"/>
              </w:rPr>
              <w:t>05,31</w:t>
            </w:r>
          </w:p>
        </w:tc>
      </w:tr>
      <w:tr w:rsidR="00370745" w:rsidRPr="001B4AF5" w14:paraId="0FFE04CF"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C2" w14:textId="77777777" w:rsidR="00370745" w:rsidRPr="00845C27" w:rsidRDefault="00370745" w:rsidP="00935FD4">
            <w:pPr>
              <w:wordWrap/>
              <w:autoSpaceDN/>
              <w:spacing w:line="240" w:lineRule="atLeast"/>
              <w:jc w:val="center"/>
            </w:pPr>
            <w:r>
              <w:rPr>
                <w:rFonts w:hint="eastAsia"/>
              </w:rPr>
              <w:t>19</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C3"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C4" w14:textId="77777777" w:rsidR="00370745" w:rsidRPr="00845C27" w:rsidRDefault="00370745" w:rsidP="00935FD4">
            <w:pPr>
              <w:wordWrap/>
              <w:autoSpaceDN/>
              <w:spacing w:line="240" w:lineRule="atLeast"/>
              <w:jc w:val="center"/>
            </w:pPr>
            <w:r>
              <w:rPr>
                <w:noProof/>
              </w:rPr>
              <w:drawing>
                <wp:inline distT="0" distB="0" distL="0" distR="0" wp14:anchorId="0FFE05B4" wp14:editId="0FFE05B5">
                  <wp:extent cx="828675" cy="828675"/>
                  <wp:effectExtent l="0" t="0" r="9525" b="9525"/>
                  <wp:docPr id="20" name="그림 19" descr="http://kdtj.kipris.or.kr/kdtj/remoteFile.do?method=thumNailTM&amp;applno=402019004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19" descr="http://kdtj.kipris.or.kr/kdtj/remoteFile.do?method=thumNailTM&amp;applno=402019004259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C5" w14:textId="77777777" w:rsidR="00370745" w:rsidRDefault="00370745" w:rsidP="00935FD4">
            <w:pPr>
              <w:jc w:val="center"/>
              <w:rPr>
                <w:rFonts w:cs="Arial"/>
              </w:rPr>
            </w:pPr>
            <w:r>
              <w:rPr>
                <w:rFonts w:cs="Arial" w:hint="eastAsia"/>
              </w:rPr>
              <w:t>40-2019-0042598</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C6" w14:textId="77777777" w:rsidR="00370745" w:rsidRDefault="00370745" w:rsidP="00935FD4">
            <w:pPr>
              <w:jc w:val="center"/>
              <w:rPr>
                <w:rFonts w:cs="Arial"/>
              </w:rPr>
            </w:pPr>
            <w:r>
              <w:rPr>
                <w:rFonts w:cs="Arial" w:hint="eastAsia"/>
              </w:rPr>
              <w:t>2019.03.20</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C7" w14:textId="77777777" w:rsidR="00370745" w:rsidRDefault="00370745" w:rsidP="00935FD4">
            <w:pPr>
              <w:jc w:val="center"/>
              <w:rPr>
                <w:rFonts w:cs="Arial"/>
              </w:rPr>
            </w:pPr>
            <w:r>
              <w:rPr>
                <w:rFonts w:cs="Arial" w:hint="eastAsia"/>
              </w:rPr>
              <w:t>40-1601946-0000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C8" w14:textId="77777777" w:rsidR="00370745" w:rsidRDefault="00370745" w:rsidP="00935FD4">
            <w:pPr>
              <w:jc w:val="center"/>
              <w:rPr>
                <w:rFonts w:cs="Arial"/>
              </w:rPr>
            </w:pPr>
            <w:r>
              <w:rPr>
                <w:rFonts w:cs="Arial" w:hint="eastAsia"/>
              </w:rPr>
              <w:t>2020.05.04</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C9" w14:textId="77777777" w:rsidR="00370745" w:rsidRDefault="00370745" w:rsidP="00935FD4">
            <w:pPr>
              <w:jc w:val="center"/>
              <w:rPr>
                <w:rFonts w:cs="Arial"/>
              </w:rPr>
            </w:pPr>
            <w:r>
              <w:rPr>
                <w:rFonts w:cs="Arial" w:hint="eastAsia"/>
              </w:rPr>
              <w:t>2030.05.04</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CA" w14:textId="77777777" w:rsidR="00370745" w:rsidRDefault="00370745" w:rsidP="00935FD4">
            <w:pPr>
              <w:jc w:val="center"/>
              <w:rPr>
                <w:rFonts w:cs="Arial"/>
              </w:rPr>
            </w:pPr>
            <w:r>
              <w:rPr>
                <w:rFonts w:cs="Arial" w:hint="eastAsia"/>
              </w:rPr>
              <w:t>주식회사</w:t>
            </w:r>
          </w:p>
          <w:p w14:paraId="0FFE04CB"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CC" w14:textId="77777777" w:rsidR="00370745" w:rsidRDefault="00370745" w:rsidP="00935FD4">
            <w:pPr>
              <w:jc w:val="center"/>
              <w:rPr>
                <w:rFonts w:cs="Arial"/>
              </w:rPr>
            </w:pPr>
            <w:r>
              <w:rPr>
                <w:rFonts w:cs="Arial" w:hint="eastAsia"/>
              </w:rPr>
              <w:t>주식회사</w:t>
            </w:r>
          </w:p>
          <w:p w14:paraId="0FFE04CD"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CE" w14:textId="77777777" w:rsidR="00370745" w:rsidRDefault="00370745" w:rsidP="00935FD4">
            <w:pPr>
              <w:jc w:val="center"/>
              <w:rPr>
                <w:rFonts w:cs="Arial"/>
              </w:rPr>
            </w:pPr>
            <w:r>
              <w:rPr>
                <w:rFonts w:cs="Arial" w:hint="eastAsia"/>
              </w:rPr>
              <w:t>05,31</w:t>
            </w:r>
          </w:p>
        </w:tc>
      </w:tr>
      <w:tr w:rsidR="00370745" w:rsidRPr="001B4AF5" w14:paraId="0FFE04DD"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D0" w14:textId="77777777" w:rsidR="00370745" w:rsidRPr="00845C27" w:rsidRDefault="00370745" w:rsidP="00935FD4">
            <w:pPr>
              <w:wordWrap/>
              <w:autoSpaceDN/>
              <w:spacing w:line="240" w:lineRule="atLeast"/>
              <w:jc w:val="center"/>
            </w:pPr>
            <w:r>
              <w:rPr>
                <w:rFonts w:hint="eastAsia"/>
              </w:rPr>
              <w:t>20</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D1"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D2" w14:textId="77777777" w:rsidR="00370745" w:rsidRPr="00845C27" w:rsidRDefault="00370745" w:rsidP="00935FD4">
            <w:pPr>
              <w:wordWrap/>
              <w:autoSpaceDN/>
              <w:spacing w:line="240" w:lineRule="atLeast"/>
              <w:jc w:val="center"/>
            </w:pPr>
            <w:r>
              <w:rPr>
                <w:noProof/>
              </w:rPr>
              <w:drawing>
                <wp:inline distT="0" distB="0" distL="0" distR="0" wp14:anchorId="0FFE05B6" wp14:editId="0FFE05B7">
                  <wp:extent cx="838200" cy="838200"/>
                  <wp:effectExtent l="0" t="0" r="0" b="0"/>
                  <wp:docPr id="21" name="그림 20" descr="http://kdtj.kipris.or.kr/kdtj/remoteFile.do?method=thumNailTM&amp;applno=402019009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0" descr="http://kdtj.kipris.or.kr/kdtj/remoteFile.do?method=thumNailTM&amp;applno=402019009739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D3" w14:textId="77777777" w:rsidR="00370745" w:rsidRDefault="00370745" w:rsidP="00935FD4">
            <w:pPr>
              <w:jc w:val="center"/>
              <w:rPr>
                <w:rFonts w:cs="Arial"/>
              </w:rPr>
            </w:pPr>
            <w:r>
              <w:rPr>
                <w:rFonts w:cs="Arial" w:hint="eastAsia"/>
              </w:rPr>
              <w:t>40-2019-0097395</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D4" w14:textId="77777777" w:rsidR="00370745" w:rsidRDefault="00370745" w:rsidP="00935FD4">
            <w:pPr>
              <w:jc w:val="center"/>
              <w:rPr>
                <w:rFonts w:cs="Arial"/>
              </w:rPr>
            </w:pPr>
            <w:r>
              <w:rPr>
                <w:rFonts w:cs="Arial" w:hint="eastAsia"/>
              </w:rPr>
              <w:t>2019.06.24</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D5" w14:textId="77777777" w:rsidR="00370745" w:rsidRDefault="00370745" w:rsidP="00935FD4">
            <w:pPr>
              <w:jc w:val="center"/>
              <w:rPr>
                <w:rFonts w:cs="Arial"/>
              </w:rPr>
            </w:pPr>
            <w:r>
              <w:rPr>
                <w:rFonts w:cs="Arial" w:hint="eastAsia"/>
              </w:rPr>
              <w:t>40-1613091-0000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D6" w14:textId="77777777" w:rsidR="00370745" w:rsidRDefault="00370745" w:rsidP="00935FD4">
            <w:pPr>
              <w:jc w:val="center"/>
              <w:rPr>
                <w:rFonts w:cs="Arial"/>
              </w:rPr>
            </w:pPr>
            <w:r>
              <w:rPr>
                <w:rFonts w:cs="Arial" w:hint="eastAsia"/>
              </w:rPr>
              <w:t>2020.06.05</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D7" w14:textId="77777777" w:rsidR="00370745" w:rsidRDefault="00370745" w:rsidP="00935FD4">
            <w:pPr>
              <w:jc w:val="center"/>
              <w:rPr>
                <w:rFonts w:cs="Arial"/>
              </w:rPr>
            </w:pPr>
            <w:r>
              <w:rPr>
                <w:rFonts w:cs="Arial" w:hint="eastAsia"/>
              </w:rPr>
              <w:t>2030.06.05</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D8" w14:textId="77777777" w:rsidR="00370745" w:rsidRDefault="00370745" w:rsidP="00935FD4">
            <w:pPr>
              <w:jc w:val="center"/>
              <w:rPr>
                <w:rFonts w:cs="Arial"/>
              </w:rPr>
            </w:pPr>
            <w:r>
              <w:rPr>
                <w:rFonts w:cs="Arial" w:hint="eastAsia"/>
              </w:rPr>
              <w:t>주식회사</w:t>
            </w:r>
          </w:p>
          <w:p w14:paraId="0FFE04D9"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DA" w14:textId="77777777" w:rsidR="00370745" w:rsidRDefault="00370745" w:rsidP="00935FD4">
            <w:pPr>
              <w:jc w:val="center"/>
              <w:rPr>
                <w:rFonts w:cs="Arial"/>
              </w:rPr>
            </w:pPr>
            <w:r>
              <w:rPr>
                <w:rFonts w:cs="Arial" w:hint="eastAsia"/>
              </w:rPr>
              <w:t>주식회사</w:t>
            </w:r>
          </w:p>
          <w:p w14:paraId="0FFE04DB"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DC" w14:textId="77777777" w:rsidR="00370745" w:rsidRDefault="00370745" w:rsidP="00935FD4">
            <w:pPr>
              <w:jc w:val="center"/>
              <w:rPr>
                <w:rFonts w:cs="Arial"/>
              </w:rPr>
            </w:pPr>
            <w:r>
              <w:rPr>
                <w:rFonts w:cs="Arial" w:hint="eastAsia"/>
              </w:rPr>
              <w:t>38,44</w:t>
            </w:r>
          </w:p>
        </w:tc>
      </w:tr>
      <w:tr w:rsidR="00370745" w:rsidRPr="001B4AF5" w14:paraId="0FFE04EB"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DE" w14:textId="77777777" w:rsidR="00370745" w:rsidRPr="00845C27" w:rsidRDefault="00370745" w:rsidP="00935FD4">
            <w:pPr>
              <w:wordWrap/>
              <w:autoSpaceDN/>
              <w:spacing w:line="240" w:lineRule="atLeast"/>
              <w:jc w:val="center"/>
            </w:pPr>
            <w:r>
              <w:rPr>
                <w:rFonts w:hint="eastAsia"/>
              </w:rPr>
              <w:t>21</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DF"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E0" w14:textId="77777777" w:rsidR="00370745" w:rsidRPr="00845C27" w:rsidRDefault="00370745" w:rsidP="00935FD4">
            <w:pPr>
              <w:wordWrap/>
              <w:autoSpaceDN/>
              <w:spacing w:line="240" w:lineRule="atLeast"/>
              <w:jc w:val="center"/>
            </w:pPr>
            <w:r>
              <w:rPr>
                <w:noProof/>
              </w:rPr>
              <w:drawing>
                <wp:inline distT="0" distB="0" distL="0" distR="0" wp14:anchorId="0FFE05B8" wp14:editId="0FFE05B9">
                  <wp:extent cx="752475" cy="752475"/>
                  <wp:effectExtent l="0" t="0" r="9525" b="9525"/>
                  <wp:docPr id="22" name="그림 21" descr="http://kdtj.kipris.or.kr/kdtj/remoteFile.do?method=thumNailTM&amp;applno=4020190152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그림 21" descr="http://kdtj.kipris.or.kr/kdtj/remoteFile.do?method=thumNailTM&amp;applno=402019015268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E1" w14:textId="77777777" w:rsidR="00370745" w:rsidRDefault="00370745" w:rsidP="00935FD4">
            <w:pPr>
              <w:jc w:val="center"/>
              <w:rPr>
                <w:rFonts w:cs="Arial"/>
              </w:rPr>
            </w:pPr>
            <w:r>
              <w:rPr>
                <w:rFonts w:cs="Arial" w:hint="eastAsia"/>
              </w:rPr>
              <w:t>40-2019-0152688</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E2" w14:textId="77777777" w:rsidR="00370745" w:rsidRDefault="00370745" w:rsidP="00935FD4">
            <w:pPr>
              <w:jc w:val="center"/>
              <w:rPr>
                <w:rFonts w:cs="Arial"/>
              </w:rPr>
            </w:pPr>
            <w:r>
              <w:rPr>
                <w:rFonts w:cs="Arial" w:hint="eastAsia"/>
              </w:rPr>
              <w:t>2019.10.07</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E3" w14:textId="77777777" w:rsidR="00370745" w:rsidRDefault="00370745" w:rsidP="00935FD4">
            <w:pPr>
              <w:jc w:val="center"/>
              <w:rPr>
                <w:rFonts w:cs="Arial"/>
              </w:rPr>
            </w:pPr>
            <w:r>
              <w:rPr>
                <w:rFonts w:cs="Arial" w:hint="eastAsia"/>
              </w:rPr>
              <w:t>40-1628672-0000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E4" w14:textId="77777777" w:rsidR="00370745" w:rsidRDefault="00370745" w:rsidP="00935FD4">
            <w:pPr>
              <w:jc w:val="center"/>
              <w:rPr>
                <w:rFonts w:cs="Arial"/>
              </w:rPr>
            </w:pPr>
            <w:r>
              <w:rPr>
                <w:rFonts w:cs="Arial" w:hint="eastAsia"/>
              </w:rPr>
              <w:t>2020.07.28</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E5" w14:textId="77777777" w:rsidR="00370745" w:rsidRDefault="00370745" w:rsidP="00935FD4">
            <w:pPr>
              <w:jc w:val="center"/>
              <w:rPr>
                <w:rFonts w:cs="Arial"/>
              </w:rPr>
            </w:pPr>
            <w:r>
              <w:rPr>
                <w:rFonts w:cs="Arial" w:hint="eastAsia"/>
              </w:rPr>
              <w:t>2030.07.28</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E6" w14:textId="77777777" w:rsidR="00370745" w:rsidRDefault="00370745" w:rsidP="00935FD4">
            <w:pPr>
              <w:jc w:val="center"/>
              <w:rPr>
                <w:rFonts w:cs="Arial"/>
              </w:rPr>
            </w:pPr>
            <w:r>
              <w:rPr>
                <w:rFonts w:cs="Arial" w:hint="eastAsia"/>
              </w:rPr>
              <w:t>주식회사</w:t>
            </w:r>
          </w:p>
          <w:p w14:paraId="0FFE04E7"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E8" w14:textId="77777777" w:rsidR="00370745" w:rsidRDefault="00370745" w:rsidP="00935FD4">
            <w:pPr>
              <w:jc w:val="center"/>
              <w:rPr>
                <w:rFonts w:cs="Arial"/>
              </w:rPr>
            </w:pPr>
            <w:r>
              <w:rPr>
                <w:rFonts w:cs="Arial" w:hint="eastAsia"/>
              </w:rPr>
              <w:t>주식회사</w:t>
            </w:r>
          </w:p>
          <w:p w14:paraId="0FFE04E9"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EA" w14:textId="77777777" w:rsidR="00370745" w:rsidRDefault="00370745" w:rsidP="00935FD4">
            <w:pPr>
              <w:jc w:val="center"/>
              <w:rPr>
                <w:rFonts w:cs="Arial"/>
              </w:rPr>
            </w:pPr>
            <w:r>
              <w:rPr>
                <w:rFonts w:cs="Arial" w:hint="eastAsia"/>
              </w:rPr>
              <w:t>21</w:t>
            </w:r>
          </w:p>
        </w:tc>
      </w:tr>
      <w:tr w:rsidR="00370745" w:rsidRPr="001B4AF5" w14:paraId="0FFE04F9"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EC" w14:textId="77777777" w:rsidR="00370745" w:rsidRPr="00845C27" w:rsidRDefault="00370745" w:rsidP="00935FD4">
            <w:pPr>
              <w:wordWrap/>
              <w:autoSpaceDN/>
              <w:spacing w:line="240" w:lineRule="atLeast"/>
              <w:jc w:val="center"/>
            </w:pPr>
            <w:r>
              <w:rPr>
                <w:rFonts w:hint="eastAsia"/>
              </w:rPr>
              <w:t>22</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ED" w14:textId="77777777" w:rsidR="00370745" w:rsidRPr="00845C27" w:rsidRDefault="00370745" w:rsidP="00935FD4">
            <w:pPr>
              <w:wordWrap/>
              <w:autoSpaceDN/>
              <w:spacing w:line="240" w:lineRule="atLeast"/>
              <w:jc w:val="center"/>
            </w:pPr>
            <w:r w:rsidRPr="00845C27">
              <w:t>등록</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EE" w14:textId="77777777" w:rsidR="00370745" w:rsidRPr="00845C27" w:rsidRDefault="00370745" w:rsidP="00935FD4">
            <w:pPr>
              <w:wordWrap/>
              <w:autoSpaceDN/>
              <w:spacing w:line="240" w:lineRule="atLeast"/>
              <w:jc w:val="center"/>
            </w:pPr>
            <w:r>
              <w:rPr>
                <w:noProof/>
              </w:rPr>
              <w:drawing>
                <wp:inline distT="0" distB="0" distL="0" distR="0" wp14:anchorId="0FFE05BA" wp14:editId="0FFE05BB">
                  <wp:extent cx="800100" cy="800100"/>
                  <wp:effectExtent l="0" t="0" r="0" b="0"/>
                  <wp:docPr id="23" name="그림 22" descr="http://kdtj.kipris.or.kr/kdtj/remoteFile.do?method=thumNailTM&amp;applno=4020190152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그림 22" descr="http://kdtj.kipris.or.kr/kdtj/remoteFile.do?method=thumNailTM&amp;applno=402019015269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EF" w14:textId="77777777" w:rsidR="00370745" w:rsidRDefault="00370745" w:rsidP="00935FD4">
            <w:pPr>
              <w:jc w:val="center"/>
              <w:rPr>
                <w:rFonts w:cs="Arial"/>
              </w:rPr>
            </w:pPr>
            <w:r>
              <w:rPr>
                <w:rFonts w:cs="Arial" w:hint="eastAsia"/>
              </w:rPr>
              <w:t>40-2019-0152691</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F0" w14:textId="77777777" w:rsidR="00370745" w:rsidRDefault="00370745" w:rsidP="00935FD4">
            <w:pPr>
              <w:jc w:val="center"/>
              <w:rPr>
                <w:rFonts w:cs="Arial"/>
              </w:rPr>
            </w:pPr>
            <w:r>
              <w:rPr>
                <w:rFonts w:cs="Arial" w:hint="eastAsia"/>
              </w:rPr>
              <w:t>2019.10.07</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F1" w14:textId="77777777" w:rsidR="00370745" w:rsidRDefault="00370745" w:rsidP="00935FD4">
            <w:pPr>
              <w:jc w:val="center"/>
              <w:rPr>
                <w:rFonts w:cs="Arial"/>
              </w:rPr>
            </w:pPr>
            <w:r>
              <w:rPr>
                <w:rFonts w:cs="Arial" w:hint="eastAsia"/>
              </w:rPr>
              <w:t>40-1628673-0000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F2" w14:textId="77777777" w:rsidR="00370745" w:rsidRDefault="00370745" w:rsidP="00935FD4">
            <w:pPr>
              <w:jc w:val="center"/>
              <w:rPr>
                <w:rFonts w:cs="Arial"/>
              </w:rPr>
            </w:pPr>
            <w:r>
              <w:rPr>
                <w:rFonts w:cs="Arial" w:hint="eastAsia"/>
              </w:rPr>
              <w:t>2020.07.28</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F3" w14:textId="77777777" w:rsidR="00370745" w:rsidRDefault="00370745" w:rsidP="00935FD4">
            <w:pPr>
              <w:jc w:val="center"/>
              <w:rPr>
                <w:rFonts w:cs="Arial"/>
              </w:rPr>
            </w:pPr>
            <w:r>
              <w:rPr>
                <w:rFonts w:cs="Arial" w:hint="eastAsia"/>
              </w:rPr>
              <w:t>2030.07.28</w:t>
            </w:r>
          </w:p>
        </w:tc>
        <w:tc>
          <w:tcPr>
            <w:tcW w:w="531" w:type="pct"/>
            <w:tcBorders>
              <w:top w:val="single" w:sz="4" w:space="0" w:color="auto"/>
              <w:left w:val="nil"/>
              <w:bottom w:val="single" w:sz="4" w:space="0" w:color="auto"/>
              <w:right w:val="single" w:sz="4" w:space="0" w:color="auto"/>
            </w:tcBorders>
            <w:shd w:val="clear" w:color="auto" w:fill="auto"/>
            <w:vAlign w:val="center"/>
          </w:tcPr>
          <w:p w14:paraId="0FFE04F4" w14:textId="77777777" w:rsidR="00370745" w:rsidRDefault="00370745" w:rsidP="00935FD4">
            <w:pPr>
              <w:jc w:val="center"/>
              <w:rPr>
                <w:rFonts w:cs="Arial"/>
              </w:rPr>
            </w:pPr>
            <w:r>
              <w:rPr>
                <w:rFonts w:cs="Arial" w:hint="eastAsia"/>
              </w:rPr>
              <w:t>주식회사</w:t>
            </w:r>
          </w:p>
          <w:p w14:paraId="0FFE04F5"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4F6" w14:textId="77777777" w:rsidR="00370745" w:rsidRDefault="00370745" w:rsidP="00935FD4">
            <w:pPr>
              <w:jc w:val="center"/>
              <w:rPr>
                <w:rFonts w:cs="Arial"/>
              </w:rPr>
            </w:pPr>
            <w:r>
              <w:rPr>
                <w:rFonts w:cs="Arial" w:hint="eastAsia"/>
              </w:rPr>
              <w:t>주식회사</w:t>
            </w:r>
          </w:p>
          <w:p w14:paraId="0FFE04F7" w14:textId="77777777" w:rsidR="00370745" w:rsidRDefault="00370745" w:rsidP="00935FD4">
            <w:pPr>
              <w:jc w:val="center"/>
              <w:rPr>
                <w:rFonts w:cs="Arial"/>
              </w:rPr>
            </w:pPr>
            <w:proofErr w:type="spellStart"/>
            <w:r>
              <w:rPr>
                <w:rFonts w:cs="Arial" w:hint="eastAsia"/>
              </w:rPr>
              <w:t>펫닥</w:t>
            </w:r>
            <w:proofErr w:type="spellEnd"/>
          </w:p>
        </w:tc>
        <w:tc>
          <w:tcPr>
            <w:tcW w:w="418" w:type="pct"/>
            <w:tcBorders>
              <w:top w:val="single" w:sz="4" w:space="0" w:color="auto"/>
              <w:left w:val="nil"/>
              <w:bottom w:val="single" w:sz="4" w:space="0" w:color="auto"/>
              <w:right w:val="single" w:sz="4" w:space="0" w:color="auto"/>
            </w:tcBorders>
            <w:shd w:val="clear" w:color="auto" w:fill="auto"/>
            <w:vAlign w:val="center"/>
          </w:tcPr>
          <w:p w14:paraId="0FFE04F8" w14:textId="77777777" w:rsidR="00370745" w:rsidRDefault="00370745" w:rsidP="00935FD4">
            <w:pPr>
              <w:jc w:val="center"/>
              <w:rPr>
                <w:rFonts w:cs="Arial"/>
              </w:rPr>
            </w:pPr>
            <w:r>
              <w:rPr>
                <w:rFonts w:cs="Arial" w:hint="eastAsia"/>
              </w:rPr>
              <w:t>21</w:t>
            </w:r>
          </w:p>
        </w:tc>
      </w:tr>
      <w:tr w:rsidR="00370745" w:rsidRPr="001B4AF5" w14:paraId="0FFE0506"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4FA" w14:textId="77777777" w:rsidR="00370745" w:rsidRPr="00845C27" w:rsidRDefault="00370745" w:rsidP="00935FD4">
            <w:pPr>
              <w:wordWrap/>
              <w:autoSpaceDN/>
              <w:spacing w:line="240" w:lineRule="atLeast"/>
              <w:jc w:val="center"/>
            </w:pPr>
            <w:r>
              <w:rPr>
                <w:rFonts w:hint="eastAsia"/>
              </w:rPr>
              <w:t>23</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4FB" w14:textId="77777777" w:rsidR="00370745" w:rsidRPr="00845C27" w:rsidRDefault="00370745" w:rsidP="00935FD4">
            <w:pPr>
              <w:wordWrap/>
              <w:autoSpaceDN/>
              <w:spacing w:line="240" w:lineRule="atLeast"/>
              <w:jc w:val="center"/>
            </w:pPr>
            <w:r>
              <w:rPr>
                <w:rFonts w:hint="eastAsia"/>
              </w:rPr>
              <w:t>공고</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4FC" w14:textId="77777777" w:rsidR="00370745" w:rsidRPr="00845C27" w:rsidRDefault="00370745" w:rsidP="00935FD4">
            <w:pPr>
              <w:wordWrap/>
              <w:autoSpaceDN/>
              <w:spacing w:line="240" w:lineRule="atLeast"/>
              <w:jc w:val="center"/>
            </w:pPr>
            <w:r>
              <w:rPr>
                <w:noProof/>
              </w:rPr>
              <w:drawing>
                <wp:inline distT="0" distB="0" distL="0" distR="0" wp14:anchorId="0FFE05BC" wp14:editId="0FFE05BD">
                  <wp:extent cx="790575" cy="790575"/>
                  <wp:effectExtent l="0" t="0" r="9525" b="9525"/>
                  <wp:docPr id="24" name="그림 23" descr="http://kdtj.kipris.or.kr/kdtj/remoteFile.do?method=thumNailTM&amp;applno=402020002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그림 23" descr="http://kdtj.kipris.or.kr/kdtj/remoteFile.do?method=thumNailTM&amp;applno=40202000227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FD" w14:textId="77777777" w:rsidR="00370745" w:rsidRDefault="00370745" w:rsidP="00935FD4">
            <w:pPr>
              <w:jc w:val="center"/>
              <w:rPr>
                <w:rFonts w:cs="Arial"/>
              </w:rPr>
            </w:pPr>
            <w:r>
              <w:rPr>
                <w:rFonts w:cs="Arial" w:hint="eastAsia"/>
              </w:rPr>
              <w:t>40-2020-0022794</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4FE" w14:textId="77777777" w:rsidR="00370745" w:rsidRDefault="00370745" w:rsidP="00935FD4">
            <w:pPr>
              <w:jc w:val="center"/>
              <w:rPr>
                <w:rFonts w:cs="Arial"/>
              </w:rPr>
            </w:pPr>
            <w:r>
              <w:rPr>
                <w:rFonts w:cs="Arial" w:hint="eastAsia"/>
              </w:rPr>
              <w:t>2020.02.12</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4FF" w14:textId="77777777" w:rsidR="00370745" w:rsidRDefault="00370745" w:rsidP="00935FD4">
            <w:pPr>
              <w:jc w:val="center"/>
              <w:rPr>
                <w:rFonts w:cs="Arial"/>
              </w:rPr>
            </w:pPr>
          </w:p>
        </w:tc>
        <w:tc>
          <w:tcPr>
            <w:tcW w:w="437" w:type="pct"/>
            <w:tcBorders>
              <w:top w:val="single" w:sz="4" w:space="0" w:color="auto"/>
              <w:left w:val="nil"/>
              <w:bottom w:val="single" w:sz="4" w:space="0" w:color="auto"/>
              <w:right w:val="single" w:sz="4" w:space="0" w:color="auto"/>
            </w:tcBorders>
            <w:shd w:val="clear" w:color="auto" w:fill="auto"/>
            <w:vAlign w:val="center"/>
          </w:tcPr>
          <w:p w14:paraId="0FFE0500" w14:textId="77777777" w:rsidR="00370745" w:rsidRDefault="00370745" w:rsidP="00935FD4">
            <w:pPr>
              <w:jc w:val="center"/>
              <w:rPr>
                <w:rFonts w:cs="Arial"/>
              </w:rPr>
            </w:pPr>
          </w:p>
        </w:tc>
        <w:tc>
          <w:tcPr>
            <w:tcW w:w="612" w:type="pct"/>
            <w:tcBorders>
              <w:top w:val="single" w:sz="4" w:space="0" w:color="auto"/>
              <w:left w:val="nil"/>
              <w:bottom w:val="single" w:sz="4" w:space="0" w:color="auto"/>
              <w:right w:val="single" w:sz="4" w:space="0" w:color="auto"/>
            </w:tcBorders>
            <w:shd w:val="clear" w:color="auto" w:fill="auto"/>
            <w:vAlign w:val="center"/>
          </w:tcPr>
          <w:p w14:paraId="0FFE0501" w14:textId="77777777" w:rsidR="00370745" w:rsidRDefault="00370745" w:rsidP="00935FD4">
            <w:pPr>
              <w:jc w:val="center"/>
              <w:rPr>
                <w:rFonts w:cs="Arial"/>
              </w:rPr>
            </w:pPr>
          </w:p>
        </w:tc>
        <w:tc>
          <w:tcPr>
            <w:tcW w:w="531" w:type="pct"/>
            <w:tcBorders>
              <w:top w:val="single" w:sz="4" w:space="0" w:color="auto"/>
              <w:left w:val="nil"/>
              <w:bottom w:val="single" w:sz="4" w:space="0" w:color="auto"/>
              <w:right w:val="single" w:sz="4" w:space="0" w:color="auto"/>
            </w:tcBorders>
            <w:shd w:val="clear" w:color="auto" w:fill="auto"/>
            <w:vAlign w:val="center"/>
          </w:tcPr>
          <w:p w14:paraId="0FFE0502" w14:textId="77777777" w:rsidR="00370745" w:rsidRDefault="00370745" w:rsidP="00935FD4">
            <w:pPr>
              <w:jc w:val="center"/>
              <w:rPr>
                <w:rFonts w:cs="Arial"/>
              </w:rPr>
            </w:pPr>
            <w:r>
              <w:rPr>
                <w:rFonts w:cs="Arial" w:hint="eastAsia"/>
              </w:rPr>
              <w:t>주식회사</w:t>
            </w:r>
          </w:p>
          <w:p w14:paraId="0FFE0503"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504" w14:textId="77777777" w:rsidR="00370745" w:rsidRDefault="00370745" w:rsidP="00935FD4">
            <w:pPr>
              <w:jc w:val="center"/>
              <w:rPr>
                <w:rFonts w:cs="Arial"/>
              </w:rPr>
            </w:pPr>
          </w:p>
        </w:tc>
        <w:tc>
          <w:tcPr>
            <w:tcW w:w="418" w:type="pct"/>
            <w:tcBorders>
              <w:top w:val="single" w:sz="4" w:space="0" w:color="auto"/>
              <w:left w:val="nil"/>
              <w:bottom w:val="single" w:sz="4" w:space="0" w:color="auto"/>
              <w:right w:val="single" w:sz="4" w:space="0" w:color="auto"/>
            </w:tcBorders>
            <w:shd w:val="clear" w:color="auto" w:fill="auto"/>
            <w:vAlign w:val="center"/>
          </w:tcPr>
          <w:p w14:paraId="0FFE0505" w14:textId="77777777" w:rsidR="00370745" w:rsidRDefault="00370745" w:rsidP="00935FD4">
            <w:pPr>
              <w:jc w:val="center"/>
              <w:rPr>
                <w:rFonts w:cs="Arial"/>
              </w:rPr>
            </w:pPr>
            <w:r>
              <w:rPr>
                <w:rFonts w:cs="Arial" w:hint="eastAsia"/>
              </w:rPr>
              <w:t>05,31</w:t>
            </w:r>
          </w:p>
        </w:tc>
      </w:tr>
      <w:tr w:rsidR="00370745" w:rsidRPr="001B4AF5" w14:paraId="0FFE0513"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507" w14:textId="77777777" w:rsidR="00370745" w:rsidRPr="00845C27" w:rsidRDefault="00370745" w:rsidP="00935FD4">
            <w:pPr>
              <w:wordWrap/>
              <w:autoSpaceDN/>
              <w:spacing w:line="240" w:lineRule="atLeast"/>
              <w:jc w:val="center"/>
            </w:pPr>
            <w:r>
              <w:rPr>
                <w:rFonts w:hint="eastAsia"/>
              </w:rPr>
              <w:lastRenderedPageBreak/>
              <w:t>24</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508" w14:textId="77777777" w:rsidR="00370745" w:rsidRPr="00845C27" w:rsidRDefault="00370745" w:rsidP="00935FD4">
            <w:pPr>
              <w:wordWrap/>
              <w:autoSpaceDN/>
              <w:spacing w:line="240" w:lineRule="atLeast"/>
              <w:jc w:val="center"/>
            </w:pPr>
            <w:r>
              <w:rPr>
                <w:rFonts w:hint="eastAsia"/>
              </w:rPr>
              <w:t>공고</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509" w14:textId="77777777" w:rsidR="00370745" w:rsidRPr="00845C27" w:rsidRDefault="00370745" w:rsidP="00935FD4">
            <w:pPr>
              <w:wordWrap/>
              <w:autoSpaceDN/>
              <w:spacing w:line="240" w:lineRule="atLeast"/>
              <w:jc w:val="center"/>
            </w:pPr>
            <w:r>
              <w:rPr>
                <w:noProof/>
              </w:rPr>
              <w:drawing>
                <wp:inline distT="0" distB="0" distL="0" distR="0" wp14:anchorId="0FFE05BE" wp14:editId="0FFE05BF">
                  <wp:extent cx="819150" cy="819150"/>
                  <wp:effectExtent l="0" t="0" r="0" b="0"/>
                  <wp:docPr id="25" name="그림 24" descr="http://kdtj.kipris.or.kr/kdtj/remoteFile.do?method=thumNailTM&amp;applno=4020200022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그림 24" descr="http://kdtj.kipris.or.kr/kdtj/remoteFile.do?method=thumNailTM&amp;applno=402020002279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0A" w14:textId="77777777" w:rsidR="00370745" w:rsidRDefault="00370745" w:rsidP="00935FD4">
            <w:pPr>
              <w:jc w:val="center"/>
              <w:rPr>
                <w:rFonts w:cs="Arial"/>
              </w:rPr>
            </w:pPr>
            <w:r>
              <w:rPr>
                <w:rFonts w:cs="Arial" w:hint="eastAsia"/>
              </w:rPr>
              <w:t>40-2020-0022796</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0B" w14:textId="77777777" w:rsidR="00370745" w:rsidRDefault="00370745" w:rsidP="00935FD4">
            <w:pPr>
              <w:jc w:val="center"/>
              <w:rPr>
                <w:rFonts w:cs="Arial"/>
              </w:rPr>
            </w:pPr>
            <w:r>
              <w:rPr>
                <w:rFonts w:cs="Arial" w:hint="eastAsia"/>
              </w:rPr>
              <w:t>2020.02.12</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50C" w14:textId="77777777" w:rsidR="00370745" w:rsidRDefault="00370745" w:rsidP="00935FD4">
            <w:pPr>
              <w:jc w:val="center"/>
              <w:rPr>
                <w:rFonts w:cs="Arial"/>
              </w:rPr>
            </w:pPr>
          </w:p>
        </w:tc>
        <w:tc>
          <w:tcPr>
            <w:tcW w:w="437" w:type="pct"/>
            <w:tcBorders>
              <w:top w:val="single" w:sz="4" w:space="0" w:color="auto"/>
              <w:left w:val="nil"/>
              <w:bottom w:val="single" w:sz="4" w:space="0" w:color="auto"/>
              <w:right w:val="single" w:sz="4" w:space="0" w:color="auto"/>
            </w:tcBorders>
            <w:shd w:val="clear" w:color="auto" w:fill="auto"/>
            <w:vAlign w:val="center"/>
          </w:tcPr>
          <w:p w14:paraId="0FFE050D" w14:textId="77777777" w:rsidR="00370745" w:rsidRDefault="00370745" w:rsidP="00935FD4">
            <w:pPr>
              <w:jc w:val="center"/>
              <w:rPr>
                <w:rFonts w:cs="Arial"/>
              </w:rPr>
            </w:pPr>
          </w:p>
        </w:tc>
        <w:tc>
          <w:tcPr>
            <w:tcW w:w="612" w:type="pct"/>
            <w:tcBorders>
              <w:top w:val="single" w:sz="4" w:space="0" w:color="auto"/>
              <w:left w:val="nil"/>
              <w:bottom w:val="single" w:sz="4" w:space="0" w:color="auto"/>
              <w:right w:val="single" w:sz="4" w:space="0" w:color="auto"/>
            </w:tcBorders>
            <w:shd w:val="clear" w:color="auto" w:fill="auto"/>
            <w:vAlign w:val="center"/>
          </w:tcPr>
          <w:p w14:paraId="0FFE050E" w14:textId="77777777" w:rsidR="00370745" w:rsidRDefault="00370745" w:rsidP="00935FD4">
            <w:pPr>
              <w:jc w:val="center"/>
              <w:rPr>
                <w:rFonts w:cs="Arial"/>
              </w:rPr>
            </w:pPr>
          </w:p>
        </w:tc>
        <w:tc>
          <w:tcPr>
            <w:tcW w:w="531" w:type="pct"/>
            <w:tcBorders>
              <w:top w:val="single" w:sz="4" w:space="0" w:color="auto"/>
              <w:left w:val="nil"/>
              <w:bottom w:val="single" w:sz="4" w:space="0" w:color="auto"/>
              <w:right w:val="single" w:sz="4" w:space="0" w:color="auto"/>
            </w:tcBorders>
            <w:shd w:val="clear" w:color="auto" w:fill="auto"/>
            <w:vAlign w:val="center"/>
          </w:tcPr>
          <w:p w14:paraId="0FFE050F" w14:textId="77777777" w:rsidR="00370745" w:rsidRDefault="00370745" w:rsidP="00935FD4">
            <w:pPr>
              <w:jc w:val="center"/>
              <w:rPr>
                <w:rFonts w:cs="Arial"/>
              </w:rPr>
            </w:pPr>
            <w:r>
              <w:rPr>
                <w:rFonts w:cs="Arial" w:hint="eastAsia"/>
              </w:rPr>
              <w:t>주식회사</w:t>
            </w:r>
          </w:p>
          <w:p w14:paraId="0FFE0510"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511" w14:textId="77777777" w:rsidR="00370745" w:rsidRDefault="00370745" w:rsidP="00935FD4">
            <w:pPr>
              <w:jc w:val="center"/>
              <w:rPr>
                <w:rFonts w:cs="Arial"/>
              </w:rPr>
            </w:pPr>
          </w:p>
        </w:tc>
        <w:tc>
          <w:tcPr>
            <w:tcW w:w="418" w:type="pct"/>
            <w:tcBorders>
              <w:top w:val="single" w:sz="4" w:space="0" w:color="auto"/>
              <w:left w:val="nil"/>
              <w:bottom w:val="single" w:sz="4" w:space="0" w:color="auto"/>
              <w:right w:val="single" w:sz="4" w:space="0" w:color="auto"/>
            </w:tcBorders>
            <w:shd w:val="clear" w:color="auto" w:fill="auto"/>
            <w:vAlign w:val="center"/>
          </w:tcPr>
          <w:p w14:paraId="0FFE0512" w14:textId="77777777" w:rsidR="00370745" w:rsidRDefault="00370745" w:rsidP="00935FD4">
            <w:pPr>
              <w:jc w:val="center"/>
              <w:rPr>
                <w:rFonts w:cs="Arial"/>
              </w:rPr>
            </w:pPr>
            <w:r>
              <w:rPr>
                <w:rFonts w:cs="Arial" w:hint="eastAsia"/>
              </w:rPr>
              <w:t>05,31</w:t>
            </w:r>
          </w:p>
        </w:tc>
      </w:tr>
      <w:tr w:rsidR="00370745" w:rsidRPr="001B4AF5" w14:paraId="0FFE0520"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514" w14:textId="77777777" w:rsidR="00370745" w:rsidRPr="00845C27" w:rsidRDefault="00370745" w:rsidP="00935FD4">
            <w:pPr>
              <w:wordWrap/>
              <w:autoSpaceDN/>
              <w:spacing w:line="240" w:lineRule="atLeast"/>
              <w:jc w:val="center"/>
            </w:pPr>
            <w:r>
              <w:rPr>
                <w:rFonts w:hint="eastAsia"/>
              </w:rPr>
              <w:t>25</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515" w14:textId="77777777" w:rsidR="00370745" w:rsidRPr="00845C27" w:rsidRDefault="00370745" w:rsidP="00935FD4">
            <w:pPr>
              <w:wordWrap/>
              <w:autoSpaceDN/>
              <w:spacing w:line="240" w:lineRule="atLeast"/>
              <w:jc w:val="center"/>
            </w:pPr>
            <w:r>
              <w:rPr>
                <w:rFonts w:hint="eastAsia"/>
              </w:rPr>
              <w:t>공고</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516" w14:textId="77777777" w:rsidR="00370745" w:rsidRPr="00845C27" w:rsidRDefault="00370745" w:rsidP="00935FD4">
            <w:pPr>
              <w:wordWrap/>
              <w:autoSpaceDN/>
              <w:spacing w:line="240" w:lineRule="atLeast"/>
              <w:jc w:val="center"/>
            </w:pPr>
            <w:r>
              <w:rPr>
                <w:noProof/>
              </w:rPr>
              <w:drawing>
                <wp:inline distT="0" distB="0" distL="0" distR="0" wp14:anchorId="0FFE05C0" wp14:editId="0FFE05C1">
                  <wp:extent cx="847725" cy="847725"/>
                  <wp:effectExtent l="0" t="0" r="9525" b="9525"/>
                  <wp:docPr id="26" name="그림 25" descr="http://kdtj.kipris.or.kr/kdtj/remoteFile.do?method=thumNailTM&amp;applno=402020002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그림 25" descr="http://kdtj.kipris.or.kr/kdtj/remoteFile.do?method=thumNailTM&amp;applno=402020002279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17" w14:textId="77777777" w:rsidR="00370745" w:rsidRDefault="00370745" w:rsidP="00935FD4">
            <w:pPr>
              <w:jc w:val="center"/>
              <w:rPr>
                <w:rFonts w:cs="Arial"/>
              </w:rPr>
            </w:pPr>
            <w:r>
              <w:rPr>
                <w:rFonts w:cs="Arial" w:hint="eastAsia"/>
              </w:rPr>
              <w:t>40-2020-0022797</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18" w14:textId="77777777" w:rsidR="00370745" w:rsidRDefault="00370745" w:rsidP="00935FD4">
            <w:pPr>
              <w:jc w:val="center"/>
              <w:rPr>
                <w:rFonts w:cs="Arial"/>
              </w:rPr>
            </w:pPr>
            <w:r>
              <w:rPr>
                <w:rFonts w:cs="Arial" w:hint="eastAsia"/>
              </w:rPr>
              <w:t>2020.02.12</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519" w14:textId="77777777" w:rsidR="00370745" w:rsidRDefault="00370745" w:rsidP="00935FD4">
            <w:pPr>
              <w:jc w:val="center"/>
              <w:rPr>
                <w:rFonts w:cs="Arial"/>
              </w:rPr>
            </w:pPr>
          </w:p>
        </w:tc>
        <w:tc>
          <w:tcPr>
            <w:tcW w:w="437" w:type="pct"/>
            <w:tcBorders>
              <w:top w:val="single" w:sz="4" w:space="0" w:color="auto"/>
              <w:left w:val="nil"/>
              <w:bottom w:val="single" w:sz="4" w:space="0" w:color="auto"/>
              <w:right w:val="single" w:sz="4" w:space="0" w:color="auto"/>
            </w:tcBorders>
            <w:shd w:val="clear" w:color="auto" w:fill="auto"/>
            <w:vAlign w:val="center"/>
          </w:tcPr>
          <w:p w14:paraId="0FFE051A" w14:textId="77777777" w:rsidR="00370745" w:rsidRDefault="00370745" w:rsidP="00935FD4">
            <w:pPr>
              <w:jc w:val="center"/>
              <w:rPr>
                <w:rFonts w:cs="Arial"/>
              </w:rPr>
            </w:pPr>
          </w:p>
        </w:tc>
        <w:tc>
          <w:tcPr>
            <w:tcW w:w="612" w:type="pct"/>
            <w:tcBorders>
              <w:top w:val="single" w:sz="4" w:space="0" w:color="auto"/>
              <w:left w:val="nil"/>
              <w:bottom w:val="single" w:sz="4" w:space="0" w:color="auto"/>
              <w:right w:val="single" w:sz="4" w:space="0" w:color="auto"/>
            </w:tcBorders>
            <w:shd w:val="clear" w:color="auto" w:fill="auto"/>
            <w:vAlign w:val="center"/>
          </w:tcPr>
          <w:p w14:paraId="0FFE051B" w14:textId="77777777" w:rsidR="00370745" w:rsidRDefault="00370745" w:rsidP="00935FD4">
            <w:pPr>
              <w:jc w:val="center"/>
              <w:rPr>
                <w:rFonts w:cs="Arial"/>
              </w:rPr>
            </w:pPr>
          </w:p>
        </w:tc>
        <w:tc>
          <w:tcPr>
            <w:tcW w:w="531" w:type="pct"/>
            <w:tcBorders>
              <w:top w:val="single" w:sz="4" w:space="0" w:color="auto"/>
              <w:left w:val="nil"/>
              <w:bottom w:val="single" w:sz="4" w:space="0" w:color="auto"/>
              <w:right w:val="single" w:sz="4" w:space="0" w:color="auto"/>
            </w:tcBorders>
            <w:shd w:val="clear" w:color="auto" w:fill="auto"/>
            <w:vAlign w:val="center"/>
          </w:tcPr>
          <w:p w14:paraId="0FFE051C" w14:textId="77777777" w:rsidR="00370745" w:rsidRDefault="00370745" w:rsidP="00935FD4">
            <w:pPr>
              <w:jc w:val="center"/>
              <w:rPr>
                <w:rFonts w:cs="Arial"/>
              </w:rPr>
            </w:pPr>
            <w:r>
              <w:rPr>
                <w:rFonts w:cs="Arial" w:hint="eastAsia"/>
              </w:rPr>
              <w:t>주식회사</w:t>
            </w:r>
          </w:p>
          <w:p w14:paraId="0FFE051D"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51E" w14:textId="77777777" w:rsidR="00370745" w:rsidRDefault="00370745" w:rsidP="00935FD4">
            <w:pPr>
              <w:jc w:val="center"/>
              <w:rPr>
                <w:rFonts w:cs="Arial"/>
              </w:rPr>
            </w:pPr>
          </w:p>
        </w:tc>
        <w:tc>
          <w:tcPr>
            <w:tcW w:w="418" w:type="pct"/>
            <w:tcBorders>
              <w:top w:val="single" w:sz="4" w:space="0" w:color="auto"/>
              <w:left w:val="nil"/>
              <w:bottom w:val="single" w:sz="4" w:space="0" w:color="auto"/>
              <w:right w:val="single" w:sz="4" w:space="0" w:color="auto"/>
            </w:tcBorders>
            <w:shd w:val="clear" w:color="auto" w:fill="auto"/>
            <w:vAlign w:val="center"/>
          </w:tcPr>
          <w:p w14:paraId="0FFE051F" w14:textId="77777777" w:rsidR="00370745" w:rsidRDefault="00370745" w:rsidP="00935FD4">
            <w:pPr>
              <w:jc w:val="center"/>
              <w:rPr>
                <w:rFonts w:cs="Arial"/>
              </w:rPr>
            </w:pPr>
            <w:r>
              <w:rPr>
                <w:rFonts w:cs="Arial" w:hint="eastAsia"/>
              </w:rPr>
              <w:t>05,31</w:t>
            </w:r>
          </w:p>
        </w:tc>
      </w:tr>
      <w:tr w:rsidR="00370745" w:rsidRPr="001B4AF5" w14:paraId="0FFE052D"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521" w14:textId="77777777" w:rsidR="00370745" w:rsidRPr="00845C27" w:rsidRDefault="00370745" w:rsidP="00935FD4">
            <w:pPr>
              <w:wordWrap/>
              <w:autoSpaceDN/>
              <w:spacing w:line="240" w:lineRule="atLeast"/>
              <w:jc w:val="center"/>
            </w:pPr>
            <w:r>
              <w:rPr>
                <w:rFonts w:hint="eastAsia"/>
              </w:rPr>
              <w:t>26</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522" w14:textId="77777777" w:rsidR="00370745" w:rsidRPr="00845C27" w:rsidRDefault="00370745" w:rsidP="00935FD4">
            <w:pPr>
              <w:wordWrap/>
              <w:autoSpaceDN/>
              <w:spacing w:line="240" w:lineRule="atLeast"/>
              <w:jc w:val="center"/>
            </w:pPr>
            <w:r>
              <w:rPr>
                <w:rFonts w:hint="eastAsia"/>
              </w:rPr>
              <w:t>공고</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523" w14:textId="77777777" w:rsidR="00370745" w:rsidRPr="00845C27" w:rsidRDefault="00370745" w:rsidP="00935FD4">
            <w:pPr>
              <w:wordWrap/>
              <w:autoSpaceDN/>
              <w:spacing w:line="240" w:lineRule="atLeast"/>
              <w:jc w:val="center"/>
            </w:pPr>
            <w:r>
              <w:rPr>
                <w:noProof/>
              </w:rPr>
              <w:drawing>
                <wp:inline distT="0" distB="0" distL="0" distR="0" wp14:anchorId="0FFE05C2" wp14:editId="0FFE05C3">
                  <wp:extent cx="781050" cy="781050"/>
                  <wp:effectExtent l="0" t="0" r="0" b="0"/>
                  <wp:docPr id="27" name="그림 26" descr="http://kdtj.kipris.or.kr/kdtj/remoteFile.do?method=thumNailTM&amp;applno=402020005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그림 26" descr="http://kdtj.kipris.or.kr/kdtj/remoteFile.do?method=thumNailTM&amp;applno=40202000532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24" w14:textId="77777777" w:rsidR="00370745" w:rsidRDefault="00370745" w:rsidP="00935FD4">
            <w:pPr>
              <w:jc w:val="center"/>
              <w:rPr>
                <w:rFonts w:cs="Arial"/>
              </w:rPr>
            </w:pPr>
            <w:r>
              <w:rPr>
                <w:rFonts w:cs="Arial" w:hint="eastAsia"/>
              </w:rPr>
              <w:t>40-2020-0053239</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25" w14:textId="77777777" w:rsidR="00370745" w:rsidRDefault="00370745" w:rsidP="00935FD4">
            <w:pPr>
              <w:jc w:val="center"/>
              <w:rPr>
                <w:rFonts w:cs="Arial"/>
              </w:rPr>
            </w:pPr>
            <w:r>
              <w:rPr>
                <w:rFonts w:cs="Arial" w:hint="eastAsia"/>
              </w:rPr>
              <w:t>2020.03.31</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526" w14:textId="77777777" w:rsidR="00370745" w:rsidRDefault="00370745" w:rsidP="00935FD4">
            <w:pPr>
              <w:jc w:val="center"/>
              <w:rPr>
                <w:rFonts w:cs="Arial"/>
              </w:rPr>
            </w:pPr>
          </w:p>
        </w:tc>
        <w:tc>
          <w:tcPr>
            <w:tcW w:w="437" w:type="pct"/>
            <w:tcBorders>
              <w:top w:val="single" w:sz="4" w:space="0" w:color="auto"/>
              <w:left w:val="nil"/>
              <w:bottom w:val="single" w:sz="4" w:space="0" w:color="auto"/>
              <w:right w:val="single" w:sz="4" w:space="0" w:color="auto"/>
            </w:tcBorders>
            <w:shd w:val="clear" w:color="auto" w:fill="auto"/>
            <w:vAlign w:val="center"/>
          </w:tcPr>
          <w:p w14:paraId="0FFE0527" w14:textId="77777777" w:rsidR="00370745" w:rsidRDefault="00370745" w:rsidP="00935FD4">
            <w:pPr>
              <w:jc w:val="center"/>
              <w:rPr>
                <w:rFonts w:cs="Arial"/>
              </w:rPr>
            </w:pPr>
          </w:p>
        </w:tc>
        <w:tc>
          <w:tcPr>
            <w:tcW w:w="612" w:type="pct"/>
            <w:tcBorders>
              <w:top w:val="single" w:sz="4" w:space="0" w:color="auto"/>
              <w:left w:val="nil"/>
              <w:bottom w:val="single" w:sz="4" w:space="0" w:color="auto"/>
              <w:right w:val="single" w:sz="4" w:space="0" w:color="auto"/>
            </w:tcBorders>
            <w:shd w:val="clear" w:color="auto" w:fill="auto"/>
            <w:vAlign w:val="center"/>
          </w:tcPr>
          <w:p w14:paraId="0FFE0528" w14:textId="77777777" w:rsidR="00370745" w:rsidRDefault="00370745" w:rsidP="00935FD4">
            <w:pPr>
              <w:jc w:val="center"/>
              <w:rPr>
                <w:rFonts w:cs="Arial"/>
              </w:rPr>
            </w:pPr>
          </w:p>
        </w:tc>
        <w:tc>
          <w:tcPr>
            <w:tcW w:w="531" w:type="pct"/>
            <w:tcBorders>
              <w:top w:val="single" w:sz="4" w:space="0" w:color="auto"/>
              <w:left w:val="nil"/>
              <w:bottom w:val="single" w:sz="4" w:space="0" w:color="auto"/>
              <w:right w:val="single" w:sz="4" w:space="0" w:color="auto"/>
            </w:tcBorders>
            <w:shd w:val="clear" w:color="auto" w:fill="auto"/>
            <w:vAlign w:val="center"/>
          </w:tcPr>
          <w:p w14:paraId="0FFE0529" w14:textId="77777777" w:rsidR="00370745" w:rsidRDefault="00370745" w:rsidP="00935FD4">
            <w:pPr>
              <w:jc w:val="center"/>
              <w:rPr>
                <w:rFonts w:cs="Arial"/>
              </w:rPr>
            </w:pPr>
            <w:r>
              <w:rPr>
                <w:rFonts w:cs="Arial" w:hint="eastAsia"/>
              </w:rPr>
              <w:t>주식회사</w:t>
            </w:r>
          </w:p>
          <w:p w14:paraId="0FFE052A"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52B" w14:textId="77777777" w:rsidR="00370745" w:rsidRDefault="00370745" w:rsidP="00935FD4">
            <w:pPr>
              <w:jc w:val="center"/>
              <w:rPr>
                <w:rFonts w:cs="Arial"/>
              </w:rPr>
            </w:pPr>
          </w:p>
        </w:tc>
        <w:tc>
          <w:tcPr>
            <w:tcW w:w="418" w:type="pct"/>
            <w:tcBorders>
              <w:top w:val="single" w:sz="4" w:space="0" w:color="auto"/>
              <w:left w:val="nil"/>
              <w:bottom w:val="single" w:sz="4" w:space="0" w:color="auto"/>
              <w:right w:val="single" w:sz="4" w:space="0" w:color="auto"/>
            </w:tcBorders>
            <w:shd w:val="clear" w:color="auto" w:fill="auto"/>
            <w:vAlign w:val="center"/>
          </w:tcPr>
          <w:p w14:paraId="0FFE052C" w14:textId="77777777" w:rsidR="00370745" w:rsidRDefault="00370745" w:rsidP="00935FD4">
            <w:pPr>
              <w:jc w:val="center"/>
              <w:rPr>
                <w:rFonts w:cs="Arial"/>
              </w:rPr>
            </w:pPr>
            <w:r>
              <w:rPr>
                <w:rFonts w:cs="Arial" w:hint="eastAsia"/>
              </w:rPr>
              <w:t>09</w:t>
            </w:r>
          </w:p>
        </w:tc>
      </w:tr>
      <w:tr w:rsidR="00370745" w:rsidRPr="001B4AF5" w14:paraId="0FFE053A"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52E" w14:textId="77777777" w:rsidR="00370745" w:rsidRPr="00845C27" w:rsidRDefault="00370745" w:rsidP="00935FD4">
            <w:pPr>
              <w:wordWrap/>
              <w:autoSpaceDN/>
              <w:spacing w:line="240" w:lineRule="atLeast"/>
              <w:jc w:val="center"/>
            </w:pPr>
            <w:r>
              <w:rPr>
                <w:rFonts w:hint="eastAsia"/>
              </w:rPr>
              <w:t>2</w:t>
            </w:r>
            <w:r>
              <w:t>7</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52F" w14:textId="77777777" w:rsidR="00370745" w:rsidRPr="00845C27" w:rsidRDefault="00370745" w:rsidP="00935FD4">
            <w:pPr>
              <w:wordWrap/>
              <w:autoSpaceDN/>
              <w:spacing w:line="240" w:lineRule="atLeast"/>
              <w:jc w:val="center"/>
            </w:pPr>
            <w:r>
              <w:rPr>
                <w:rFonts w:hint="eastAsia"/>
              </w:rPr>
              <w:t>공고</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530" w14:textId="77777777" w:rsidR="00370745" w:rsidRPr="00845C27" w:rsidRDefault="00370745" w:rsidP="00935FD4">
            <w:pPr>
              <w:wordWrap/>
              <w:autoSpaceDN/>
              <w:spacing w:line="240" w:lineRule="atLeast"/>
              <w:jc w:val="center"/>
            </w:pPr>
            <w:r>
              <w:rPr>
                <w:noProof/>
              </w:rPr>
              <w:drawing>
                <wp:inline distT="0" distB="0" distL="0" distR="0" wp14:anchorId="0FFE05C4" wp14:editId="0FFE05C5">
                  <wp:extent cx="819150" cy="819150"/>
                  <wp:effectExtent l="0" t="0" r="0" b="0"/>
                  <wp:docPr id="28" name="그림 27" descr="http://kdtj.kipris.or.kr/kdtj/remoteFile.do?method=thumNailTM&amp;applno=402020007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7" descr="http://kdtj.kipris.or.kr/kdtj/remoteFile.do?method=thumNailTM&amp;applno=402020007856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31" w14:textId="77777777" w:rsidR="00370745" w:rsidRDefault="00370745" w:rsidP="00935FD4">
            <w:pPr>
              <w:jc w:val="center"/>
              <w:rPr>
                <w:rFonts w:cs="Arial"/>
              </w:rPr>
            </w:pPr>
            <w:r>
              <w:rPr>
                <w:rFonts w:cs="Arial" w:hint="eastAsia"/>
              </w:rPr>
              <w:t>40-2020-0078567</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32" w14:textId="77777777" w:rsidR="00370745" w:rsidRDefault="00370745" w:rsidP="00935FD4">
            <w:pPr>
              <w:jc w:val="center"/>
              <w:rPr>
                <w:rFonts w:cs="Arial"/>
              </w:rPr>
            </w:pPr>
            <w:r>
              <w:rPr>
                <w:rFonts w:cs="Arial" w:hint="eastAsia"/>
              </w:rPr>
              <w:t>2020.05.13</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533" w14:textId="77777777" w:rsidR="00370745" w:rsidRDefault="00370745" w:rsidP="00935FD4">
            <w:pPr>
              <w:jc w:val="center"/>
              <w:rPr>
                <w:rFonts w:cs="Arial"/>
              </w:rPr>
            </w:pPr>
          </w:p>
        </w:tc>
        <w:tc>
          <w:tcPr>
            <w:tcW w:w="437" w:type="pct"/>
            <w:tcBorders>
              <w:top w:val="single" w:sz="4" w:space="0" w:color="auto"/>
              <w:left w:val="nil"/>
              <w:bottom w:val="single" w:sz="4" w:space="0" w:color="auto"/>
              <w:right w:val="single" w:sz="4" w:space="0" w:color="auto"/>
            </w:tcBorders>
            <w:shd w:val="clear" w:color="auto" w:fill="auto"/>
            <w:vAlign w:val="center"/>
          </w:tcPr>
          <w:p w14:paraId="0FFE0534" w14:textId="77777777" w:rsidR="00370745" w:rsidRDefault="00370745" w:rsidP="00935FD4">
            <w:pPr>
              <w:jc w:val="center"/>
              <w:rPr>
                <w:rFonts w:cs="Arial"/>
              </w:rPr>
            </w:pPr>
          </w:p>
        </w:tc>
        <w:tc>
          <w:tcPr>
            <w:tcW w:w="612" w:type="pct"/>
            <w:tcBorders>
              <w:top w:val="single" w:sz="4" w:space="0" w:color="auto"/>
              <w:left w:val="nil"/>
              <w:bottom w:val="single" w:sz="4" w:space="0" w:color="auto"/>
              <w:right w:val="single" w:sz="4" w:space="0" w:color="auto"/>
            </w:tcBorders>
            <w:shd w:val="clear" w:color="auto" w:fill="auto"/>
            <w:vAlign w:val="center"/>
          </w:tcPr>
          <w:p w14:paraId="0FFE0535" w14:textId="77777777" w:rsidR="00370745" w:rsidRDefault="00370745" w:rsidP="00935FD4">
            <w:pPr>
              <w:jc w:val="center"/>
              <w:rPr>
                <w:rFonts w:cs="Arial"/>
              </w:rPr>
            </w:pPr>
          </w:p>
        </w:tc>
        <w:tc>
          <w:tcPr>
            <w:tcW w:w="531" w:type="pct"/>
            <w:tcBorders>
              <w:top w:val="single" w:sz="4" w:space="0" w:color="auto"/>
              <w:left w:val="nil"/>
              <w:bottom w:val="single" w:sz="4" w:space="0" w:color="auto"/>
              <w:right w:val="single" w:sz="4" w:space="0" w:color="auto"/>
            </w:tcBorders>
            <w:shd w:val="clear" w:color="auto" w:fill="auto"/>
            <w:vAlign w:val="center"/>
          </w:tcPr>
          <w:p w14:paraId="0FFE0536" w14:textId="77777777" w:rsidR="00370745" w:rsidRDefault="00370745" w:rsidP="00935FD4">
            <w:pPr>
              <w:jc w:val="center"/>
              <w:rPr>
                <w:rFonts w:cs="Arial"/>
              </w:rPr>
            </w:pPr>
            <w:r>
              <w:rPr>
                <w:rFonts w:cs="Arial" w:hint="eastAsia"/>
              </w:rPr>
              <w:t>주식회사</w:t>
            </w:r>
          </w:p>
          <w:p w14:paraId="0FFE0537"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538" w14:textId="77777777" w:rsidR="00370745" w:rsidRDefault="00370745" w:rsidP="00935FD4">
            <w:pPr>
              <w:jc w:val="center"/>
              <w:rPr>
                <w:rFonts w:cs="Arial"/>
              </w:rPr>
            </w:pPr>
          </w:p>
        </w:tc>
        <w:tc>
          <w:tcPr>
            <w:tcW w:w="418" w:type="pct"/>
            <w:tcBorders>
              <w:top w:val="single" w:sz="4" w:space="0" w:color="auto"/>
              <w:left w:val="nil"/>
              <w:bottom w:val="single" w:sz="4" w:space="0" w:color="auto"/>
              <w:right w:val="single" w:sz="4" w:space="0" w:color="auto"/>
            </w:tcBorders>
            <w:shd w:val="clear" w:color="auto" w:fill="auto"/>
            <w:vAlign w:val="center"/>
          </w:tcPr>
          <w:p w14:paraId="0FFE0539" w14:textId="77777777" w:rsidR="00370745" w:rsidRDefault="00370745" w:rsidP="00935FD4">
            <w:pPr>
              <w:jc w:val="center"/>
              <w:rPr>
                <w:rFonts w:cs="Arial"/>
              </w:rPr>
            </w:pPr>
            <w:r>
              <w:rPr>
                <w:rFonts w:cs="Arial" w:hint="eastAsia"/>
              </w:rPr>
              <w:t>05,10,31,44</w:t>
            </w:r>
          </w:p>
        </w:tc>
      </w:tr>
      <w:tr w:rsidR="00370745" w:rsidRPr="001B4AF5" w14:paraId="0FFE0547"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53B" w14:textId="77777777" w:rsidR="00370745" w:rsidRPr="00845C27" w:rsidRDefault="00370745" w:rsidP="00935FD4">
            <w:pPr>
              <w:wordWrap/>
              <w:autoSpaceDN/>
              <w:spacing w:line="240" w:lineRule="atLeast"/>
              <w:jc w:val="center"/>
            </w:pPr>
            <w:r>
              <w:rPr>
                <w:rFonts w:hint="eastAsia"/>
              </w:rPr>
              <w:t>28</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53C" w14:textId="77777777" w:rsidR="00370745" w:rsidRPr="00845C27" w:rsidRDefault="00370745" w:rsidP="00935FD4">
            <w:pPr>
              <w:wordWrap/>
              <w:autoSpaceDN/>
              <w:spacing w:line="240" w:lineRule="atLeast"/>
              <w:jc w:val="center"/>
            </w:pPr>
            <w:r>
              <w:rPr>
                <w:rFonts w:hint="eastAsia"/>
              </w:rPr>
              <w:t>공고</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53D" w14:textId="77777777" w:rsidR="00370745" w:rsidRPr="00845C27" w:rsidRDefault="00370745" w:rsidP="00935FD4">
            <w:pPr>
              <w:wordWrap/>
              <w:autoSpaceDN/>
              <w:spacing w:line="240" w:lineRule="atLeast"/>
              <w:jc w:val="center"/>
            </w:pPr>
            <w:r>
              <w:rPr>
                <w:noProof/>
              </w:rPr>
              <w:drawing>
                <wp:inline distT="0" distB="0" distL="0" distR="0" wp14:anchorId="0FFE05C6" wp14:editId="0FFE05C7">
                  <wp:extent cx="771525" cy="771525"/>
                  <wp:effectExtent l="0" t="0" r="9525" b="9525"/>
                  <wp:docPr id="29" name="그림 28" descr="http://kdtj.kipris.or.kr/kdtj/remoteFile.do?method=thumNailTM&amp;applno=402020008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그림 28" descr="http://kdtj.kipris.or.kr/kdtj/remoteFile.do?method=thumNailTM&amp;applno=402020008038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3E" w14:textId="77777777" w:rsidR="00370745" w:rsidRDefault="00370745" w:rsidP="00935FD4">
            <w:pPr>
              <w:jc w:val="center"/>
              <w:rPr>
                <w:rFonts w:cs="Arial"/>
              </w:rPr>
            </w:pPr>
            <w:r>
              <w:rPr>
                <w:rFonts w:cs="Arial" w:hint="eastAsia"/>
              </w:rPr>
              <w:t>40-2020-0080380</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3F" w14:textId="77777777" w:rsidR="00370745" w:rsidRDefault="00370745" w:rsidP="00935FD4">
            <w:pPr>
              <w:jc w:val="center"/>
              <w:rPr>
                <w:rFonts w:cs="Arial"/>
              </w:rPr>
            </w:pPr>
            <w:r>
              <w:rPr>
                <w:rFonts w:cs="Arial" w:hint="eastAsia"/>
              </w:rPr>
              <w:t>2020.05.15</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540" w14:textId="77777777" w:rsidR="00370745" w:rsidRDefault="00370745" w:rsidP="00935FD4">
            <w:pPr>
              <w:jc w:val="center"/>
              <w:rPr>
                <w:rFonts w:cs="Arial"/>
              </w:rPr>
            </w:pPr>
          </w:p>
        </w:tc>
        <w:tc>
          <w:tcPr>
            <w:tcW w:w="437" w:type="pct"/>
            <w:tcBorders>
              <w:top w:val="single" w:sz="4" w:space="0" w:color="auto"/>
              <w:left w:val="nil"/>
              <w:bottom w:val="single" w:sz="4" w:space="0" w:color="auto"/>
              <w:right w:val="single" w:sz="4" w:space="0" w:color="auto"/>
            </w:tcBorders>
            <w:shd w:val="clear" w:color="auto" w:fill="auto"/>
            <w:vAlign w:val="center"/>
          </w:tcPr>
          <w:p w14:paraId="0FFE0541" w14:textId="77777777" w:rsidR="00370745" w:rsidRDefault="00370745" w:rsidP="00935FD4">
            <w:pPr>
              <w:jc w:val="center"/>
              <w:rPr>
                <w:rFonts w:cs="Arial"/>
              </w:rPr>
            </w:pPr>
          </w:p>
        </w:tc>
        <w:tc>
          <w:tcPr>
            <w:tcW w:w="612" w:type="pct"/>
            <w:tcBorders>
              <w:top w:val="single" w:sz="4" w:space="0" w:color="auto"/>
              <w:left w:val="nil"/>
              <w:bottom w:val="single" w:sz="4" w:space="0" w:color="auto"/>
              <w:right w:val="single" w:sz="4" w:space="0" w:color="auto"/>
            </w:tcBorders>
            <w:shd w:val="clear" w:color="auto" w:fill="auto"/>
            <w:vAlign w:val="center"/>
          </w:tcPr>
          <w:p w14:paraId="0FFE0542" w14:textId="77777777" w:rsidR="00370745" w:rsidRDefault="00370745" w:rsidP="00935FD4">
            <w:pPr>
              <w:jc w:val="center"/>
              <w:rPr>
                <w:rFonts w:cs="Arial"/>
              </w:rPr>
            </w:pPr>
          </w:p>
        </w:tc>
        <w:tc>
          <w:tcPr>
            <w:tcW w:w="531" w:type="pct"/>
            <w:tcBorders>
              <w:top w:val="single" w:sz="4" w:space="0" w:color="auto"/>
              <w:left w:val="nil"/>
              <w:bottom w:val="single" w:sz="4" w:space="0" w:color="auto"/>
              <w:right w:val="single" w:sz="4" w:space="0" w:color="auto"/>
            </w:tcBorders>
            <w:shd w:val="clear" w:color="auto" w:fill="auto"/>
            <w:vAlign w:val="center"/>
          </w:tcPr>
          <w:p w14:paraId="0FFE0543" w14:textId="77777777" w:rsidR="00370745" w:rsidRDefault="00370745" w:rsidP="00935FD4">
            <w:pPr>
              <w:jc w:val="center"/>
              <w:rPr>
                <w:rFonts w:cs="Arial"/>
              </w:rPr>
            </w:pPr>
            <w:r>
              <w:rPr>
                <w:rFonts w:cs="Arial" w:hint="eastAsia"/>
              </w:rPr>
              <w:t>주식회사</w:t>
            </w:r>
          </w:p>
          <w:p w14:paraId="0FFE0544"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545" w14:textId="77777777" w:rsidR="00370745" w:rsidRDefault="00370745" w:rsidP="00935FD4">
            <w:pPr>
              <w:jc w:val="center"/>
              <w:rPr>
                <w:rFonts w:cs="Arial"/>
              </w:rPr>
            </w:pPr>
          </w:p>
        </w:tc>
        <w:tc>
          <w:tcPr>
            <w:tcW w:w="418" w:type="pct"/>
            <w:tcBorders>
              <w:top w:val="single" w:sz="4" w:space="0" w:color="auto"/>
              <w:left w:val="nil"/>
              <w:bottom w:val="single" w:sz="4" w:space="0" w:color="auto"/>
              <w:right w:val="single" w:sz="4" w:space="0" w:color="auto"/>
            </w:tcBorders>
            <w:shd w:val="clear" w:color="auto" w:fill="auto"/>
            <w:vAlign w:val="center"/>
          </w:tcPr>
          <w:p w14:paraId="0FFE0546" w14:textId="77777777" w:rsidR="00370745" w:rsidRDefault="00370745" w:rsidP="00935FD4">
            <w:pPr>
              <w:jc w:val="center"/>
              <w:rPr>
                <w:rFonts w:cs="Arial"/>
              </w:rPr>
            </w:pPr>
            <w:r>
              <w:rPr>
                <w:rFonts w:cs="Arial" w:hint="eastAsia"/>
              </w:rPr>
              <w:t>16</w:t>
            </w:r>
          </w:p>
        </w:tc>
      </w:tr>
      <w:tr w:rsidR="00370745" w:rsidRPr="001B4AF5" w14:paraId="0FFE0554"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548" w14:textId="77777777" w:rsidR="00370745" w:rsidRPr="00845C27" w:rsidRDefault="00370745" w:rsidP="00935FD4">
            <w:pPr>
              <w:wordWrap/>
              <w:autoSpaceDN/>
              <w:spacing w:line="240" w:lineRule="atLeast"/>
              <w:jc w:val="center"/>
            </w:pPr>
            <w:r>
              <w:rPr>
                <w:rFonts w:hint="eastAsia"/>
              </w:rPr>
              <w:t>29</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549" w14:textId="77777777" w:rsidR="00370745" w:rsidRPr="00845C27" w:rsidRDefault="00370745" w:rsidP="00935FD4">
            <w:pPr>
              <w:wordWrap/>
              <w:autoSpaceDN/>
              <w:spacing w:line="240" w:lineRule="atLeast"/>
              <w:jc w:val="center"/>
            </w:pPr>
            <w:r>
              <w:rPr>
                <w:rFonts w:hint="eastAsia"/>
              </w:rPr>
              <w:t>출원</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54A" w14:textId="77777777" w:rsidR="00370745" w:rsidRPr="00845C27" w:rsidRDefault="00370745" w:rsidP="00935FD4">
            <w:pPr>
              <w:wordWrap/>
              <w:autoSpaceDN/>
              <w:spacing w:line="240" w:lineRule="atLeast"/>
              <w:jc w:val="center"/>
            </w:pPr>
            <w:r>
              <w:rPr>
                <w:noProof/>
              </w:rPr>
              <w:drawing>
                <wp:inline distT="0" distB="0" distL="0" distR="0" wp14:anchorId="0FFE05C8" wp14:editId="0FFE05C9">
                  <wp:extent cx="885825" cy="885825"/>
                  <wp:effectExtent l="0" t="0" r="9525" b="9525"/>
                  <wp:docPr id="30" name="그림 29" descr="http://kdtj.kipris.or.kr/kdtj/remoteFile.do?method=thumNailTM&amp;applno=4020200170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그림 29" descr="http://kdtj.kipris.or.kr/kdtj/remoteFile.do?method=thumNailTM&amp;applno=40202001708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4B" w14:textId="77777777" w:rsidR="00370745" w:rsidRDefault="00370745" w:rsidP="00935FD4">
            <w:pPr>
              <w:jc w:val="center"/>
              <w:rPr>
                <w:rFonts w:cs="Arial"/>
              </w:rPr>
            </w:pPr>
            <w:r>
              <w:rPr>
                <w:rFonts w:cs="Arial" w:hint="eastAsia"/>
              </w:rPr>
              <w:t>40-2020-0170843</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4C" w14:textId="77777777" w:rsidR="00370745" w:rsidRDefault="00370745" w:rsidP="00935FD4">
            <w:pPr>
              <w:jc w:val="center"/>
              <w:rPr>
                <w:rFonts w:cs="Arial"/>
              </w:rPr>
            </w:pPr>
            <w:r>
              <w:rPr>
                <w:rFonts w:cs="Arial" w:hint="eastAsia"/>
              </w:rPr>
              <w:t>2020.09.24</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54D" w14:textId="77777777" w:rsidR="00370745" w:rsidRDefault="00370745" w:rsidP="00935FD4">
            <w:pPr>
              <w:jc w:val="center"/>
              <w:rPr>
                <w:rFonts w:cs="Arial"/>
              </w:rPr>
            </w:pPr>
          </w:p>
        </w:tc>
        <w:tc>
          <w:tcPr>
            <w:tcW w:w="437" w:type="pct"/>
            <w:tcBorders>
              <w:top w:val="single" w:sz="4" w:space="0" w:color="auto"/>
              <w:left w:val="nil"/>
              <w:bottom w:val="single" w:sz="4" w:space="0" w:color="auto"/>
              <w:right w:val="single" w:sz="4" w:space="0" w:color="auto"/>
            </w:tcBorders>
            <w:shd w:val="clear" w:color="auto" w:fill="auto"/>
            <w:vAlign w:val="center"/>
          </w:tcPr>
          <w:p w14:paraId="0FFE054E" w14:textId="77777777" w:rsidR="00370745" w:rsidRDefault="00370745" w:rsidP="00935FD4">
            <w:pPr>
              <w:jc w:val="center"/>
              <w:rPr>
                <w:rFonts w:cs="Arial"/>
              </w:rPr>
            </w:pPr>
          </w:p>
        </w:tc>
        <w:tc>
          <w:tcPr>
            <w:tcW w:w="612" w:type="pct"/>
            <w:tcBorders>
              <w:top w:val="single" w:sz="4" w:space="0" w:color="auto"/>
              <w:left w:val="nil"/>
              <w:bottom w:val="single" w:sz="4" w:space="0" w:color="auto"/>
              <w:right w:val="single" w:sz="4" w:space="0" w:color="auto"/>
            </w:tcBorders>
            <w:shd w:val="clear" w:color="auto" w:fill="auto"/>
            <w:vAlign w:val="center"/>
          </w:tcPr>
          <w:p w14:paraId="0FFE054F" w14:textId="77777777" w:rsidR="00370745" w:rsidRDefault="00370745" w:rsidP="00935FD4">
            <w:pPr>
              <w:jc w:val="center"/>
              <w:rPr>
                <w:rFonts w:cs="Arial"/>
              </w:rPr>
            </w:pPr>
          </w:p>
        </w:tc>
        <w:tc>
          <w:tcPr>
            <w:tcW w:w="531" w:type="pct"/>
            <w:tcBorders>
              <w:top w:val="single" w:sz="4" w:space="0" w:color="auto"/>
              <w:left w:val="nil"/>
              <w:bottom w:val="single" w:sz="4" w:space="0" w:color="auto"/>
              <w:right w:val="single" w:sz="4" w:space="0" w:color="auto"/>
            </w:tcBorders>
            <w:shd w:val="clear" w:color="auto" w:fill="auto"/>
            <w:vAlign w:val="center"/>
          </w:tcPr>
          <w:p w14:paraId="0FFE0550" w14:textId="77777777" w:rsidR="00370745" w:rsidRDefault="00370745" w:rsidP="00935FD4">
            <w:pPr>
              <w:jc w:val="center"/>
              <w:rPr>
                <w:rFonts w:cs="Arial"/>
              </w:rPr>
            </w:pPr>
            <w:r>
              <w:rPr>
                <w:rFonts w:cs="Arial" w:hint="eastAsia"/>
              </w:rPr>
              <w:t>주식회사</w:t>
            </w:r>
          </w:p>
          <w:p w14:paraId="0FFE0551"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552" w14:textId="77777777" w:rsidR="00370745" w:rsidRDefault="00370745" w:rsidP="00935FD4">
            <w:pPr>
              <w:jc w:val="center"/>
              <w:rPr>
                <w:rFonts w:cs="Arial"/>
              </w:rPr>
            </w:pPr>
          </w:p>
        </w:tc>
        <w:tc>
          <w:tcPr>
            <w:tcW w:w="418" w:type="pct"/>
            <w:tcBorders>
              <w:top w:val="single" w:sz="4" w:space="0" w:color="auto"/>
              <w:left w:val="nil"/>
              <w:bottom w:val="single" w:sz="4" w:space="0" w:color="auto"/>
              <w:right w:val="single" w:sz="4" w:space="0" w:color="auto"/>
            </w:tcBorders>
            <w:shd w:val="clear" w:color="auto" w:fill="auto"/>
            <w:vAlign w:val="center"/>
          </w:tcPr>
          <w:p w14:paraId="0FFE0553" w14:textId="77777777" w:rsidR="00370745" w:rsidRDefault="00370745" w:rsidP="00935FD4">
            <w:pPr>
              <w:jc w:val="center"/>
              <w:rPr>
                <w:rFonts w:cs="Arial"/>
              </w:rPr>
            </w:pPr>
            <w:r>
              <w:rPr>
                <w:rFonts w:cs="Arial" w:hint="eastAsia"/>
              </w:rPr>
              <w:t>09,44</w:t>
            </w:r>
          </w:p>
        </w:tc>
      </w:tr>
      <w:tr w:rsidR="00370745" w:rsidRPr="001B4AF5" w14:paraId="0FFE0561"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555" w14:textId="77777777" w:rsidR="00370745" w:rsidRPr="00845C27" w:rsidRDefault="00370745" w:rsidP="00935FD4">
            <w:pPr>
              <w:wordWrap/>
              <w:autoSpaceDN/>
              <w:spacing w:line="240" w:lineRule="atLeast"/>
              <w:jc w:val="center"/>
            </w:pPr>
            <w:r>
              <w:rPr>
                <w:rFonts w:hint="eastAsia"/>
              </w:rPr>
              <w:lastRenderedPageBreak/>
              <w:t>30</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556" w14:textId="77777777" w:rsidR="00370745" w:rsidRPr="00845C27" w:rsidRDefault="00370745" w:rsidP="00935FD4">
            <w:pPr>
              <w:wordWrap/>
              <w:autoSpaceDN/>
              <w:spacing w:line="240" w:lineRule="atLeast"/>
              <w:jc w:val="center"/>
            </w:pPr>
            <w:r>
              <w:rPr>
                <w:rFonts w:hint="eastAsia"/>
              </w:rPr>
              <w:t>출원</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557" w14:textId="77777777" w:rsidR="00370745" w:rsidRPr="00845C27" w:rsidRDefault="00370745" w:rsidP="00935FD4">
            <w:pPr>
              <w:wordWrap/>
              <w:autoSpaceDN/>
              <w:spacing w:line="240" w:lineRule="atLeast"/>
              <w:jc w:val="center"/>
            </w:pPr>
            <w:r>
              <w:rPr>
                <w:noProof/>
              </w:rPr>
              <w:drawing>
                <wp:inline distT="0" distB="0" distL="0" distR="0" wp14:anchorId="0FFE05CA" wp14:editId="0FFE05CB">
                  <wp:extent cx="847725" cy="847725"/>
                  <wp:effectExtent l="0" t="0" r="9525" b="9525"/>
                  <wp:docPr id="31" name="그림 30" descr="http://kdtj.kipris.or.kr/kdtj/remoteFile.do?method=thumNailTM&amp;applno=402020017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그림 30" descr="http://kdtj.kipris.or.kr/kdtj/remoteFile.do?method=thumNailTM&amp;applno=402020017085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58" w14:textId="77777777" w:rsidR="00370745" w:rsidRDefault="00370745" w:rsidP="00935FD4">
            <w:pPr>
              <w:jc w:val="center"/>
              <w:rPr>
                <w:rFonts w:cs="Arial"/>
              </w:rPr>
            </w:pPr>
            <w:r>
              <w:rPr>
                <w:rFonts w:cs="Arial" w:hint="eastAsia"/>
              </w:rPr>
              <w:t>40-2020-0170854</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59" w14:textId="77777777" w:rsidR="00370745" w:rsidRDefault="00370745" w:rsidP="00935FD4">
            <w:pPr>
              <w:jc w:val="center"/>
              <w:rPr>
                <w:rFonts w:cs="Arial"/>
              </w:rPr>
            </w:pPr>
            <w:r>
              <w:rPr>
                <w:rFonts w:cs="Arial" w:hint="eastAsia"/>
              </w:rPr>
              <w:t>2020.09.24</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55A" w14:textId="77777777" w:rsidR="00370745" w:rsidRDefault="00370745" w:rsidP="00935FD4">
            <w:pPr>
              <w:jc w:val="center"/>
              <w:rPr>
                <w:rFonts w:cs="Arial"/>
              </w:rPr>
            </w:pPr>
          </w:p>
        </w:tc>
        <w:tc>
          <w:tcPr>
            <w:tcW w:w="437" w:type="pct"/>
            <w:tcBorders>
              <w:top w:val="single" w:sz="4" w:space="0" w:color="auto"/>
              <w:left w:val="nil"/>
              <w:bottom w:val="single" w:sz="4" w:space="0" w:color="auto"/>
              <w:right w:val="single" w:sz="4" w:space="0" w:color="auto"/>
            </w:tcBorders>
            <w:shd w:val="clear" w:color="auto" w:fill="auto"/>
            <w:vAlign w:val="center"/>
          </w:tcPr>
          <w:p w14:paraId="0FFE055B" w14:textId="77777777" w:rsidR="00370745" w:rsidRDefault="00370745" w:rsidP="00935FD4">
            <w:pPr>
              <w:jc w:val="center"/>
              <w:rPr>
                <w:rFonts w:cs="Arial"/>
              </w:rPr>
            </w:pPr>
          </w:p>
        </w:tc>
        <w:tc>
          <w:tcPr>
            <w:tcW w:w="612" w:type="pct"/>
            <w:tcBorders>
              <w:top w:val="single" w:sz="4" w:space="0" w:color="auto"/>
              <w:left w:val="nil"/>
              <w:bottom w:val="single" w:sz="4" w:space="0" w:color="auto"/>
              <w:right w:val="single" w:sz="4" w:space="0" w:color="auto"/>
            </w:tcBorders>
            <w:shd w:val="clear" w:color="auto" w:fill="auto"/>
            <w:vAlign w:val="center"/>
          </w:tcPr>
          <w:p w14:paraId="0FFE055C" w14:textId="77777777" w:rsidR="00370745" w:rsidRDefault="00370745" w:rsidP="00935FD4">
            <w:pPr>
              <w:jc w:val="center"/>
              <w:rPr>
                <w:rFonts w:cs="Arial"/>
              </w:rPr>
            </w:pPr>
          </w:p>
        </w:tc>
        <w:tc>
          <w:tcPr>
            <w:tcW w:w="531" w:type="pct"/>
            <w:tcBorders>
              <w:top w:val="single" w:sz="4" w:space="0" w:color="auto"/>
              <w:left w:val="nil"/>
              <w:bottom w:val="single" w:sz="4" w:space="0" w:color="auto"/>
              <w:right w:val="single" w:sz="4" w:space="0" w:color="auto"/>
            </w:tcBorders>
            <w:shd w:val="clear" w:color="auto" w:fill="auto"/>
            <w:vAlign w:val="center"/>
          </w:tcPr>
          <w:p w14:paraId="0FFE055D" w14:textId="77777777" w:rsidR="00370745" w:rsidRDefault="00370745" w:rsidP="00935FD4">
            <w:pPr>
              <w:jc w:val="center"/>
              <w:rPr>
                <w:rFonts w:cs="Arial"/>
              </w:rPr>
            </w:pPr>
            <w:r>
              <w:rPr>
                <w:rFonts w:cs="Arial" w:hint="eastAsia"/>
              </w:rPr>
              <w:t>주식회사</w:t>
            </w:r>
          </w:p>
          <w:p w14:paraId="0FFE055E"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55F" w14:textId="77777777" w:rsidR="00370745" w:rsidRDefault="00370745" w:rsidP="00935FD4">
            <w:pPr>
              <w:jc w:val="center"/>
              <w:rPr>
                <w:rFonts w:cs="Arial"/>
              </w:rPr>
            </w:pPr>
          </w:p>
        </w:tc>
        <w:tc>
          <w:tcPr>
            <w:tcW w:w="418" w:type="pct"/>
            <w:tcBorders>
              <w:top w:val="single" w:sz="4" w:space="0" w:color="auto"/>
              <w:left w:val="nil"/>
              <w:bottom w:val="single" w:sz="4" w:space="0" w:color="auto"/>
              <w:right w:val="single" w:sz="4" w:space="0" w:color="auto"/>
            </w:tcBorders>
            <w:shd w:val="clear" w:color="auto" w:fill="auto"/>
            <w:vAlign w:val="center"/>
          </w:tcPr>
          <w:p w14:paraId="0FFE0560" w14:textId="77777777" w:rsidR="00370745" w:rsidRDefault="00370745" w:rsidP="00935FD4">
            <w:pPr>
              <w:jc w:val="center"/>
              <w:rPr>
                <w:rFonts w:cs="Arial"/>
              </w:rPr>
            </w:pPr>
            <w:r>
              <w:rPr>
                <w:rFonts w:cs="Arial" w:hint="eastAsia"/>
              </w:rPr>
              <w:t>09,44</w:t>
            </w:r>
          </w:p>
        </w:tc>
      </w:tr>
      <w:tr w:rsidR="00370745" w:rsidRPr="001B4AF5" w14:paraId="0FFE056E"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562" w14:textId="77777777" w:rsidR="00370745" w:rsidRPr="00845C27" w:rsidRDefault="00370745" w:rsidP="00935FD4">
            <w:pPr>
              <w:wordWrap/>
              <w:autoSpaceDN/>
              <w:spacing w:line="240" w:lineRule="atLeast"/>
              <w:jc w:val="center"/>
            </w:pPr>
            <w:r>
              <w:rPr>
                <w:rFonts w:hint="eastAsia"/>
              </w:rPr>
              <w:t>31</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563" w14:textId="77777777" w:rsidR="00370745" w:rsidRPr="00845C27" w:rsidRDefault="00370745" w:rsidP="00935FD4">
            <w:pPr>
              <w:wordWrap/>
              <w:autoSpaceDN/>
              <w:spacing w:line="240" w:lineRule="atLeast"/>
              <w:jc w:val="center"/>
            </w:pPr>
            <w:r>
              <w:rPr>
                <w:rFonts w:hint="eastAsia"/>
              </w:rPr>
              <w:t>출원</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564" w14:textId="77777777" w:rsidR="00370745" w:rsidRPr="00845C27" w:rsidRDefault="00370745" w:rsidP="00935FD4">
            <w:pPr>
              <w:wordWrap/>
              <w:autoSpaceDN/>
              <w:spacing w:line="240" w:lineRule="atLeast"/>
              <w:jc w:val="center"/>
            </w:pPr>
            <w:r>
              <w:rPr>
                <w:noProof/>
              </w:rPr>
              <w:drawing>
                <wp:inline distT="0" distB="0" distL="0" distR="0" wp14:anchorId="0FFE05CC" wp14:editId="0FFE05CD">
                  <wp:extent cx="819150" cy="819150"/>
                  <wp:effectExtent l="0" t="0" r="0" b="0"/>
                  <wp:docPr id="32" name="그림 31" descr="http://kdtj.kipris.or.kr/kdtj/remoteFile.do?method=thumNailTM&amp;applno=402021001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그림 31" descr="http://kdtj.kipris.or.kr/kdtj/remoteFile.do?method=thumNailTM&amp;applno=40202100149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65" w14:textId="77777777" w:rsidR="00370745" w:rsidRDefault="00370745" w:rsidP="00935FD4">
            <w:pPr>
              <w:jc w:val="center"/>
              <w:rPr>
                <w:rFonts w:cs="Arial"/>
              </w:rPr>
            </w:pPr>
            <w:r>
              <w:rPr>
                <w:rFonts w:cs="Arial" w:hint="eastAsia"/>
              </w:rPr>
              <w:t>40-2021-0014948</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66" w14:textId="77777777" w:rsidR="00370745" w:rsidRDefault="00370745" w:rsidP="00935FD4">
            <w:pPr>
              <w:jc w:val="center"/>
              <w:rPr>
                <w:rFonts w:cs="Arial"/>
              </w:rPr>
            </w:pPr>
            <w:r>
              <w:rPr>
                <w:rFonts w:cs="Arial" w:hint="eastAsia"/>
              </w:rPr>
              <w:t>2021.01.22</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567" w14:textId="77777777" w:rsidR="00370745" w:rsidRDefault="00370745" w:rsidP="00935FD4">
            <w:pPr>
              <w:jc w:val="center"/>
              <w:rPr>
                <w:rFonts w:cs="Arial"/>
              </w:rPr>
            </w:pPr>
          </w:p>
        </w:tc>
        <w:tc>
          <w:tcPr>
            <w:tcW w:w="437" w:type="pct"/>
            <w:tcBorders>
              <w:top w:val="single" w:sz="4" w:space="0" w:color="auto"/>
              <w:left w:val="nil"/>
              <w:bottom w:val="single" w:sz="4" w:space="0" w:color="auto"/>
              <w:right w:val="single" w:sz="4" w:space="0" w:color="auto"/>
            </w:tcBorders>
            <w:shd w:val="clear" w:color="auto" w:fill="auto"/>
            <w:vAlign w:val="center"/>
          </w:tcPr>
          <w:p w14:paraId="0FFE0568" w14:textId="77777777" w:rsidR="00370745" w:rsidRDefault="00370745" w:rsidP="00935FD4">
            <w:pPr>
              <w:jc w:val="center"/>
              <w:rPr>
                <w:rFonts w:cs="Arial"/>
              </w:rPr>
            </w:pPr>
          </w:p>
        </w:tc>
        <w:tc>
          <w:tcPr>
            <w:tcW w:w="612" w:type="pct"/>
            <w:tcBorders>
              <w:top w:val="single" w:sz="4" w:space="0" w:color="auto"/>
              <w:left w:val="nil"/>
              <w:bottom w:val="single" w:sz="4" w:space="0" w:color="auto"/>
              <w:right w:val="single" w:sz="4" w:space="0" w:color="auto"/>
            </w:tcBorders>
            <w:shd w:val="clear" w:color="auto" w:fill="auto"/>
            <w:vAlign w:val="center"/>
          </w:tcPr>
          <w:p w14:paraId="0FFE0569" w14:textId="77777777" w:rsidR="00370745" w:rsidRDefault="00370745" w:rsidP="00935FD4">
            <w:pPr>
              <w:jc w:val="center"/>
              <w:rPr>
                <w:rFonts w:cs="Arial"/>
              </w:rPr>
            </w:pPr>
          </w:p>
        </w:tc>
        <w:tc>
          <w:tcPr>
            <w:tcW w:w="531" w:type="pct"/>
            <w:tcBorders>
              <w:top w:val="single" w:sz="4" w:space="0" w:color="auto"/>
              <w:left w:val="nil"/>
              <w:bottom w:val="single" w:sz="4" w:space="0" w:color="auto"/>
              <w:right w:val="single" w:sz="4" w:space="0" w:color="auto"/>
            </w:tcBorders>
            <w:shd w:val="clear" w:color="auto" w:fill="auto"/>
            <w:vAlign w:val="center"/>
          </w:tcPr>
          <w:p w14:paraId="0FFE056A" w14:textId="77777777" w:rsidR="00370745" w:rsidRDefault="00370745" w:rsidP="00935FD4">
            <w:pPr>
              <w:jc w:val="center"/>
              <w:rPr>
                <w:rFonts w:cs="Arial"/>
              </w:rPr>
            </w:pPr>
            <w:r>
              <w:rPr>
                <w:rFonts w:cs="Arial" w:hint="eastAsia"/>
              </w:rPr>
              <w:t>주식회사</w:t>
            </w:r>
          </w:p>
          <w:p w14:paraId="0FFE056B"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56C" w14:textId="77777777" w:rsidR="00370745" w:rsidRDefault="00370745" w:rsidP="00935FD4">
            <w:pPr>
              <w:jc w:val="center"/>
              <w:rPr>
                <w:rFonts w:cs="Arial"/>
              </w:rPr>
            </w:pPr>
          </w:p>
        </w:tc>
        <w:tc>
          <w:tcPr>
            <w:tcW w:w="418" w:type="pct"/>
            <w:tcBorders>
              <w:top w:val="single" w:sz="4" w:space="0" w:color="auto"/>
              <w:left w:val="nil"/>
              <w:bottom w:val="single" w:sz="4" w:space="0" w:color="auto"/>
              <w:right w:val="single" w:sz="4" w:space="0" w:color="auto"/>
            </w:tcBorders>
            <w:shd w:val="clear" w:color="auto" w:fill="auto"/>
            <w:vAlign w:val="center"/>
          </w:tcPr>
          <w:p w14:paraId="0FFE056D" w14:textId="77777777" w:rsidR="00370745" w:rsidRDefault="00370745" w:rsidP="00935FD4">
            <w:pPr>
              <w:jc w:val="center"/>
              <w:rPr>
                <w:rFonts w:cs="Arial"/>
              </w:rPr>
            </w:pPr>
            <w:r>
              <w:rPr>
                <w:rFonts w:cs="Arial" w:hint="eastAsia"/>
              </w:rPr>
              <w:t>36</w:t>
            </w:r>
          </w:p>
        </w:tc>
      </w:tr>
      <w:tr w:rsidR="00370745" w:rsidRPr="001B4AF5" w14:paraId="0FFE057B" w14:textId="77777777" w:rsidTr="00935FD4">
        <w:tblPrEx>
          <w:tblCellMar>
            <w:left w:w="99" w:type="dxa"/>
            <w:right w:w="99" w:type="dxa"/>
          </w:tblCellMar>
        </w:tblPrEx>
        <w:trPr>
          <w:trHeight w:val="20"/>
        </w:trPr>
        <w:tc>
          <w:tcPr>
            <w:tcW w:w="262" w:type="pct"/>
            <w:tcBorders>
              <w:top w:val="single" w:sz="4" w:space="0" w:color="auto"/>
              <w:left w:val="single" w:sz="4" w:space="0" w:color="auto"/>
              <w:bottom w:val="single" w:sz="4" w:space="0" w:color="auto"/>
              <w:right w:val="single" w:sz="4" w:space="0" w:color="auto"/>
            </w:tcBorders>
            <w:shd w:val="clear" w:color="auto" w:fill="auto"/>
            <w:vAlign w:val="center"/>
          </w:tcPr>
          <w:p w14:paraId="0FFE056F" w14:textId="77777777" w:rsidR="00370745" w:rsidRPr="00845C27" w:rsidRDefault="00370745" w:rsidP="00935FD4">
            <w:pPr>
              <w:wordWrap/>
              <w:autoSpaceDN/>
              <w:spacing w:line="240" w:lineRule="atLeast"/>
              <w:jc w:val="center"/>
            </w:pPr>
            <w:r>
              <w:rPr>
                <w:rFonts w:hint="eastAsia"/>
              </w:rPr>
              <w:t>32</w:t>
            </w:r>
          </w:p>
        </w:tc>
        <w:tc>
          <w:tcPr>
            <w:tcW w:w="262" w:type="pct"/>
            <w:tcBorders>
              <w:top w:val="single" w:sz="4" w:space="0" w:color="auto"/>
              <w:left w:val="nil"/>
              <w:bottom w:val="single" w:sz="4" w:space="0" w:color="auto"/>
              <w:right w:val="single" w:sz="4" w:space="0" w:color="auto"/>
            </w:tcBorders>
            <w:shd w:val="clear" w:color="auto" w:fill="auto"/>
            <w:vAlign w:val="center"/>
          </w:tcPr>
          <w:p w14:paraId="0FFE0570" w14:textId="77777777" w:rsidR="00370745" w:rsidRPr="00845C27" w:rsidRDefault="00370745" w:rsidP="00935FD4">
            <w:pPr>
              <w:wordWrap/>
              <w:autoSpaceDN/>
              <w:spacing w:line="240" w:lineRule="atLeast"/>
              <w:jc w:val="center"/>
            </w:pPr>
            <w:r>
              <w:rPr>
                <w:rFonts w:hint="eastAsia"/>
              </w:rPr>
              <w:t>출원</w:t>
            </w:r>
          </w:p>
        </w:tc>
        <w:tc>
          <w:tcPr>
            <w:tcW w:w="612" w:type="pct"/>
            <w:tcBorders>
              <w:top w:val="single" w:sz="4" w:space="0" w:color="auto"/>
              <w:left w:val="nil"/>
              <w:bottom w:val="single" w:sz="4" w:space="0" w:color="auto"/>
              <w:right w:val="single" w:sz="4" w:space="0" w:color="auto"/>
            </w:tcBorders>
            <w:shd w:val="clear" w:color="auto" w:fill="auto"/>
            <w:vAlign w:val="center"/>
          </w:tcPr>
          <w:p w14:paraId="0FFE0571" w14:textId="77777777" w:rsidR="00370745" w:rsidRPr="00845C27" w:rsidRDefault="00370745" w:rsidP="00935FD4">
            <w:pPr>
              <w:wordWrap/>
              <w:autoSpaceDN/>
              <w:spacing w:line="240" w:lineRule="atLeast"/>
              <w:jc w:val="center"/>
            </w:pPr>
            <w:r>
              <w:rPr>
                <w:noProof/>
              </w:rPr>
              <w:drawing>
                <wp:inline distT="0" distB="0" distL="0" distR="0" wp14:anchorId="0FFE05CE" wp14:editId="0FFE05CF">
                  <wp:extent cx="809625" cy="809625"/>
                  <wp:effectExtent l="0" t="0" r="9525" b="9525"/>
                  <wp:docPr id="33" name="그림 32" descr="http://kdtj.kipris.or.kr/kdtj/remoteFile.do?method=thumNailTM&amp;applno=402021001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그림 32" descr="http://kdtj.kipris.or.kr/kdtj/remoteFile.do?method=thumNailTM&amp;applno=40202100149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72" w14:textId="77777777" w:rsidR="00370745" w:rsidRDefault="00370745" w:rsidP="00935FD4">
            <w:pPr>
              <w:jc w:val="center"/>
              <w:rPr>
                <w:rFonts w:cs="Arial"/>
              </w:rPr>
            </w:pPr>
            <w:r>
              <w:rPr>
                <w:rFonts w:cs="Arial" w:hint="eastAsia"/>
              </w:rPr>
              <w:t>40-2021-0014949</w:t>
            </w:r>
          </w:p>
        </w:tc>
        <w:tc>
          <w:tcPr>
            <w:tcW w:w="437" w:type="pct"/>
            <w:tcBorders>
              <w:top w:val="single" w:sz="4" w:space="0" w:color="auto"/>
              <w:left w:val="nil"/>
              <w:bottom w:val="single" w:sz="4" w:space="0" w:color="auto"/>
              <w:right w:val="single" w:sz="4" w:space="0" w:color="auto"/>
            </w:tcBorders>
            <w:shd w:val="clear" w:color="auto" w:fill="auto"/>
            <w:vAlign w:val="center"/>
          </w:tcPr>
          <w:p w14:paraId="0FFE0573" w14:textId="77777777" w:rsidR="00370745" w:rsidRDefault="00370745" w:rsidP="00935FD4">
            <w:pPr>
              <w:jc w:val="center"/>
              <w:rPr>
                <w:rFonts w:cs="Arial"/>
              </w:rPr>
            </w:pPr>
            <w:r>
              <w:rPr>
                <w:rFonts w:cs="Arial" w:hint="eastAsia"/>
              </w:rPr>
              <w:t>2021.01.22</w:t>
            </w:r>
          </w:p>
        </w:tc>
        <w:tc>
          <w:tcPr>
            <w:tcW w:w="461" w:type="pct"/>
            <w:tcBorders>
              <w:top w:val="single" w:sz="4" w:space="0" w:color="auto"/>
              <w:left w:val="nil"/>
              <w:bottom w:val="single" w:sz="4" w:space="0" w:color="auto"/>
              <w:right w:val="single" w:sz="4" w:space="0" w:color="auto"/>
            </w:tcBorders>
            <w:shd w:val="clear" w:color="auto" w:fill="auto"/>
            <w:vAlign w:val="center"/>
          </w:tcPr>
          <w:p w14:paraId="0FFE0574" w14:textId="77777777" w:rsidR="00370745" w:rsidRDefault="00370745" w:rsidP="00935FD4">
            <w:pPr>
              <w:jc w:val="center"/>
              <w:rPr>
                <w:rFonts w:cs="Arial"/>
              </w:rPr>
            </w:pPr>
          </w:p>
        </w:tc>
        <w:tc>
          <w:tcPr>
            <w:tcW w:w="437" w:type="pct"/>
            <w:tcBorders>
              <w:top w:val="single" w:sz="4" w:space="0" w:color="auto"/>
              <w:left w:val="nil"/>
              <w:bottom w:val="single" w:sz="4" w:space="0" w:color="auto"/>
              <w:right w:val="single" w:sz="4" w:space="0" w:color="auto"/>
            </w:tcBorders>
            <w:shd w:val="clear" w:color="auto" w:fill="auto"/>
            <w:vAlign w:val="center"/>
          </w:tcPr>
          <w:p w14:paraId="0FFE0575" w14:textId="77777777" w:rsidR="00370745" w:rsidRDefault="00370745" w:rsidP="00935FD4">
            <w:pPr>
              <w:jc w:val="center"/>
              <w:rPr>
                <w:rFonts w:cs="Arial"/>
              </w:rPr>
            </w:pPr>
          </w:p>
        </w:tc>
        <w:tc>
          <w:tcPr>
            <w:tcW w:w="612" w:type="pct"/>
            <w:tcBorders>
              <w:top w:val="single" w:sz="4" w:space="0" w:color="auto"/>
              <w:left w:val="nil"/>
              <w:bottom w:val="single" w:sz="4" w:space="0" w:color="auto"/>
              <w:right w:val="single" w:sz="4" w:space="0" w:color="auto"/>
            </w:tcBorders>
            <w:shd w:val="clear" w:color="auto" w:fill="auto"/>
            <w:vAlign w:val="center"/>
          </w:tcPr>
          <w:p w14:paraId="0FFE0576" w14:textId="77777777" w:rsidR="00370745" w:rsidRDefault="00370745" w:rsidP="00935FD4">
            <w:pPr>
              <w:jc w:val="center"/>
              <w:rPr>
                <w:rFonts w:cs="Arial"/>
              </w:rPr>
            </w:pPr>
          </w:p>
        </w:tc>
        <w:tc>
          <w:tcPr>
            <w:tcW w:w="531" w:type="pct"/>
            <w:tcBorders>
              <w:top w:val="single" w:sz="4" w:space="0" w:color="auto"/>
              <w:left w:val="nil"/>
              <w:bottom w:val="single" w:sz="4" w:space="0" w:color="auto"/>
              <w:right w:val="single" w:sz="4" w:space="0" w:color="auto"/>
            </w:tcBorders>
            <w:shd w:val="clear" w:color="auto" w:fill="auto"/>
            <w:vAlign w:val="center"/>
          </w:tcPr>
          <w:p w14:paraId="0FFE0577" w14:textId="77777777" w:rsidR="00370745" w:rsidRDefault="00370745" w:rsidP="00935FD4">
            <w:pPr>
              <w:jc w:val="center"/>
              <w:rPr>
                <w:rFonts w:cs="Arial"/>
              </w:rPr>
            </w:pPr>
            <w:r>
              <w:rPr>
                <w:rFonts w:cs="Arial" w:hint="eastAsia"/>
              </w:rPr>
              <w:t>주식회사</w:t>
            </w:r>
          </w:p>
          <w:p w14:paraId="0FFE0578" w14:textId="77777777" w:rsidR="00370745" w:rsidRDefault="00370745" w:rsidP="00935FD4">
            <w:pPr>
              <w:jc w:val="center"/>
              <w:rPr>
                <w:rFonts w:cs="Arial"/>
              </w:rPr>
            </w:pPr>
            <w:proofErr w:type="spellStart"/>
            <w:r>
              <w:rPr>
                <w:rFonts w:cs="Arial" w:hint="eastAsia"/>
              </w:rPr>
              <w:t>펫닥</w:t>
            </w:r>
            <w:proofErr w:type="spellEnd"/>
          </w:p>
        </w:tc>
        <w:tc>
          <w:tcPr>
            <w:tcW w:w="531" w:type="pct"/>
            <w:tcBorders>
              <w:top w:val="single" w:sz="4" w:space="0" w:color="auto"/>
              <w:left w:val="nil"/>
              <w:bottom w:val="single" w:sz="4" w:space="0" w:color="auto"/>
              <w:right w:val="single" w:sz="4" w:space="0" w:color="auto"/>
            </w:tcBorders>
            <w:shd w:val="clear" w:color="auto" w:fill="auto"/>
            <w:vAlign w:val="center"/>
          </w:tcPr>
          <w:p w14:paraId="0FFE0579" w14:textId="77777777" w:rsidR="00370745" w:rsidRDefault="00370745" w:rsidP="00935FD4">
            <w:pPr>
              <w:jc w:val="center"/>
              <w:rPr>
                <w:rFonts w:cs="Arial"/>
              </w:rPr>
            </w:pPr>
          </w:p>
        </w:tc>
        <w:tc>
          <w:tcPr>
            <w:tcW w:w="418" w:type="pct"/>
            <w:tcBorders>
              <w:top w:val="single" w:sz="4" w:space="0" w:color="auto"/>
              <w:left w:val="nil"/>
              <w:bottom w:val="single" w:sz="4" w:space="0" w:color="auto"/>
              <w:right w:val="single" w:sz="4" w:space="0" w:color="auto"/>
            </w:tcBorders>
            <w:shd w:val="clear" w:color="auto" w:fill="auto"/>
            <w:vAlign w:val="center"/>
          </w:tcPr>
          <w:p w14:paraId="0FFE057A" w14:textId="77777777" w:rsidR="00370745" w:rsidRDefault="00370745" w:rsidP="00935FD4">
            <w:pPr>
              <w:jc w:val="center"/>
              <w:rPr>
                <w:rFonts w:cs="Arial"/>
              </w:rPr>
            </w:pPr>
            <w:r>
              <w:rPr>
                <w:rFonts w:cs="Arial" w:hint="eastAsia"/>
              </w:rPr>
              <w:t>44</w:t>
            </w:r>
          </w:p>
        </w:tc>
      </w:tr>
    </w:tbl>
    <w:p w14:paraId="0FFE057C" w14:textId="77777777" w:rsidR="00370745" w:rsidRPr="00F30121" w:rsidRDefault="00370745" w:rsidP="00370745">
      <w:pPr>
        <w:wordWrap/>
        <w:spacing w:line="360" w:lineRule="atLeast"/>
        <w:contextualSpacing/>
        <w:jc w:val="left"/>
      </w:pPr>
    </w:p>
    <w:p w14:paraId="0FFE057D" w14:textId="77777777" w:rsidR="00C76997" w:rsidRPr="004C69CB" w:rsidRDefault="00C76997" w:rsidP="00B9286E">
      <w:pPr>
        <w:wordWrap/>
        <w:spacing w:line="360" w:lineRule="atLeast"/>
        <w:contextualSpacing/>
        <w:jc w:val="left"/>
        <w:rPr>
          <w:rFonts w:asciiTheme="minorEastAsia" w:eastAsiaTheme="minorEastAsia" w:hAnsiTheme="minorEastAsia" w:cs="Times New Roman"/>
          <w:b/>
        </w:rPr>
      </w:pPr>
    </w:p>
    <w:sectPr w:rsidR="00C76997" w:rsidRPr="004C69CB" w:rsidSect="00370745">
      <w:pgSz w:w="16838" w:h="11906" w:orient="landscape"/>
      <w:pgMar w:top="1418" w:right="1701" w:bottom="1418"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FE05D2" w14:textId="77777777" w:rsidR="00913E2A" w:rsidRDefault="00913E2A" w:rsidP="00F44C7B">
      <w:r>
        <w:separator/>
      </w:r>
    </w:p>
  </w:endnote>
  <w:endnote w:type="continuationSeparator" w:id="0">
    <w:p w14:paraId="0FFE05D3" w14:textId="77777777" w:rsidR="00913E2A" w:rsidRDefault="00913E2A" w:rsidP="00F44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Unicode MS">
    <w:altName w:val="Microsoft YaHei"/>
    <w:panose1 w:val="020B0604020202020204"/>
    <w:charset w:val="86"/>
    <w:family w:val="swiss"/>
    <w:pitch w:val="variable"/>
    <w:sig w:usb0="00000000" w:usb1="E9DFFFFF" w:usb2="0000003F" w:usb3="00000000" w:csb0="003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FE05D6" w14:textId="77777777" w:rsidR="00913E2A" w:rsidRPr="0026695E" w:rsidRDefault="005317C8" w:rsidP="0026695E">
    <w:pPr>
      <w:pStyle w:val="a4"/>
      <w:jc w:val="center"/>
      <w:rPr>
        <w:rFonts w:ascii="Times New Roman" w:hAnsi="Times New Roman" w:cs="Times New Roman"/>
        <w:sz w:val="23"/>
        <w:szCs w:val="23"/>
      </w:rPr>
    </w:pPr>
    <w:sdt>
      <w:sdtPr>
        <w:rPr>
          <w:rFonts w:ascii="Times New Roman" w:hAnsi="Times New Roman" w:cs="Times New Roman"/>
          <w:sz w:val="23"/>
          <w:szCs w:val="23"/>
        </w:rPr>
        <w:id w:val="617796841"/>
        <w:docPartObj>
          <w:docPartGallery w:val="Page Numbers (Bottom of Page)"/>
          <w:docPartUnique/>
        </w:docPartObj>
      </w:sdtPr>
      <w:sdtEndPr/>
      <w:sdtContent>
        <w:r w:rsidR="00913E2A" w:rsidRPr="00F44C7B">
          <w:rPr>
            <w:rFonts w:ascii="Times New Roman" w:hAnsi="Times New Roman" w:cs="Times New Roman"/>
            <w:sz w:val="23"/>
            <w:szCs w:val="23"/>
          </w:rPr>
          <w:t xml:space="preserve">- </w:t>
        </w:r>
        <w:r w:rsidR="00913E2A" w:rsidRPr="00F44C7B">
          <w:rPr>
            <w:rFonts w:ascii="Times New Roman" w:hAnsi="Times New Roman" w:cs="Times New Roman"/>
            <w:sz w:val="23"/>
            <w:szCs w:val="23"/>
          </w:rPr>
          <w:fldChar w:fldCharType="begin"/>
        </w:r>
        <w:r w:rsidR="00913E2A" w:rsidRPr="00F44C7B">
          <w:rPr>
            <w:rFonts w:ascii="Times New Roman" w:hAnsi="Times New Roman" w:cs="Times New Roman"/>
            <w:sz w:val="23"/>
            <w:szCs w:val="23"/>
          </w:rPr>
          <w:instrText>PAGE   \* MERGEFORMAT</w:instrText>
        </w:r>
        <w:r w:rsidR="00913E2A" w:rsidRPr="00F44C7B">
          <w:rPr>
            <w:rFonts w:ascii="Times New Roman" w:hAnsi="Times New Roman" w:cs="Times New Roman"/>
            <w:sz w:val="23"/>
            <w:szCs w:val="23"/>
          </w:rPr>
          <w:fldChar w:fldCharType="separate"/>
        </w:r>
        <w:r w:rsidR="004D2E75" w:rsidRPr="004D2E75">
          <w:rPr>
            <w:rFonts w:ascii="Times New Roman" w:hAnsi="Times New Roman" w:cs="Times New Roman"/>
            <w:noProof/>
            <w:sz w:val="23"/>
            <w:szCs w:val="23"/>
            <w:lang w:val="ko-KR"/>
          </w:rPr>
          <w:t>4</w:t>
        </w:r>
        <w:r w:rsidR="00913E2A" w:rsidRPr="00F44C7B">
          <w:rPr>
            <w:rFonts w:ascii="Times New Roman" w:hAnsi="Times New Roman" w:cs="Times New Roman"/>
            <w:sz w:val="23"/>
            <w:szCs w:val="23"/>
          </w:rPr>
          <w:fldChar w:fldCharType="end"/>
        </w:r>
      </w:sdtContent>
    </w:sdt>
    <w:r w:rsidR="00913E2A" w:rsidRPr="00F44C7B">
      <w:rPr>
        <w:rFonts w:ascii="Times New Roman" w:hAnsi="Times New Roman" w:cs="Times New Roman"/>
        <w:sz w:val="23"/>
        <w:szCs w:val="2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FE05D0" w14:textId="77777777" w:rsidR="00913E2A" w:rsidRDefault="00913E2A" w:rsidP="00F44C7B">
      <w:r>
        <w:separator/>
      </w:r>
    </w:p>
  </w:footnote>
  <w:footnote w:type="continuationSeparator" w:id="0">
    <w:p w14:paraId="0FFE05D1" w14:textId="77777777" w:rsidR="00913E2A" w:rsidRDefault="00913E2A" w:rsidP="00F44C7B">
      <w:r>
        <w:continuationSeparator/>
      </w:r>
    </w:p>
  </w:footnote>
  <w:footnote w:id="1">
    <w:p w14:paraId="0FFE05D7" w14:textId="77777777" w:rsidR="00913E2A" w:rsidRDefault="00913E2A" w:rsidP="00F31EB7">
      <w:pPr>
        <w:pStyle w:val="a6"/>
      </w:pPr>
      <w:r>
        <w:rPr>
          <w:rStyle w:val="a7"/>
        </w:rPr>
        <w:footnoteRef/>
      </w:r>
      <w:r>
        <w:t xml:space="preserve"> </w:t>
      </w:r>
      <w:r w:rsidRPr="00C654EF">
        <w:t>The IP search was based on publicly available information on KIPRIS (the official database provided by the Korean Intellectual Property Office). There is a possibility that the IP rights we have found are not exhaustive due to IP rights registered outside of Korea and IP rights that are not registered on KIPRIS (e.g., undisclosed patents).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FE05D4" w14:textId="77777777" w:rsidR="00913E2A" w:rsidRPr="00F44C7B" w:rsidRDefault="00913E2A" w:rsidP="00F44C7B">
    <w:pPr>
      <w:tabs>
        <w:tab w:val="center" w:pos="4252"/>
        <w:tab w:val="right" w:pos="8504"/>
      </w:tabs>
      <w:adjustRightInd w:val="0"/>
      <w:snapToGrid w:val="0"/>
      <w:jc w:val="right"/>
      <w:rPr>
        <w:rFonts w:ascii="Times New Roman" w:eastAsia="바탕체" w:hAnsi="Times New Roman" w:cs="Times New Roman"/>
        <w:b/>
        <w:i/>
        <w:sz w:val="22"/>
      </w:rPr>
    </w:pPr>
    <w:r w:rsidRPr="00F44C7B">
      <w:rPr>
        <w:rFonts w:ascii="Times New Roman" w:eastAsia="바탕체" w:hAnsi="Times New Roman" w:cs="Times New Roman"/>
        <w:b/>
        <w:i/>
        <w:sz w:val="22"/>
      </w:rPr>
      <w:t>Privileged and Confidential</w:t>
    </w:r>
  </w:p>
  <w:p w14:paraId="0FFE05D5" w14:textId="77777777" w:rsidR="00913E2A" w:rsidRPr="00F44C7B" w:rsidRDefault="00913E2A" w:rsidP="00F44C7B">
    <w:pPr>
      <w:tabs>
        <w:tab w:val="center" w:pos="4252"/>
        <w:tab w:val="right" w:pos="8504"/>
      </w:tabs>
      <w:adjustRightInd w:val="0"/>
      <w:snapToGrid w:val="0"/>
      <w:jc w:val="right"/>
      <w:rPr>
        <w:rFonts w:ascii="Times New Roman" w:eastAsia="바탕체" w:hAnsi="Times New Roman" w:cs="Times New Roman"/>
        <w:b/>
        <w:i/>
        <w:sz w:val="22"/>
      </w:rPr>
    </w:pPr>
    <w:r w:rsidRPr="00F44C7B">
      <w:rPr>
        <w:rFonts w:ascii="Times New Roman" w:eastAsia="바탕체" w:hAnsi="Times New Roman" w:cs="Times New Roman" w:hint="eastAsia"/>
        <w:b/>
        <w:i/>
        <w:sz w:val="22"/>
      </w:rPr>
      <w:t>Attorney Work Product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77A31"/>
    <w:multiLevelType w:val="hybridMultilevel"/>
    <w:tmpl w:val="904C3122"/>
    <w:lvl w:ilvl="0" w:tplc="04090009">
      <w:start w:val="1"/>
      <w:numFmt w:val="bullet"/>
      <w:lvlText w:val=""/>
      <w:lvlJc w:val="left"/>
      <w:pPr>
        <w:ind w:left="1817" w:hanging="400"/>
      </w:pPr>
      <w:rPr>
        <w:rFonts w:ascii="Wingdings" w:hAnsi="Wingdings" w:hint="default"/>
      </w:rPr>
    </w:lvl>
    <w:lvl w:ilvl="1" w:tplc="B77A7940">
      <w:start w:val="1"/>
      <w:numFmt w:val="bullet"/>
      <w:lvlText w:val="-"/>
      <w:lvlJc w:val="left"/>
      <w:pPr>
        <w:ind w:left="2243" w:hanging="400"/>
      </w:pPr>
      <w:rPr>
        <w:rFonts w:ascii="Times New Roman" w:eastAsia="바탕체" w:hAnsi="Times New Roman" w:cs="Times New Roman" w:hint="default"/>
        <w:b/>
        <w:i w:val="0"/>
        <w:sz w:val="23"/>
      </w:rPr>
    </w:lvl>
    <w:lvl w:ilvl="2" w:tplc="04090005" w:tentative="1">
      <w:start w:val="1"/>
      <w:numFmt w:val="bullet"/>
      <w:lvlText w:val=""/>
      <w:lvlJc w:val="left"/>
      <w:pPr>
        <w:ind w:left="3146" w:hanging="400"/>
      </w:pPr>
      <w:rPr>
        <w:rFonts w:ascii="Wingdings" w:hAnsi="Wingdings" w:hint="default"/>
      </w:rPr>
    </w:lvl>
    <w:lvl w:ilvl="3" w:tplc="04090001" w:tentative="1">
      <w:start w:val="1"/>
      <w:numFmt w:val="bullet"/>
      <w:lvlText w:val=""/>
      <w:lvlJc w:val="left"/>
      <w:pPr>
        <w:ind w:left="3546" w:hanging="400"/>
      </w:pPr>
      <w:rPr>
        <w:rFonts w:ascii="Wingdings" w:hAnsi="Wingdings" w:hint="default"/>
      </w:rPr>
    </w:lvl>
    <w:lvl w:ilvl="4" w:tplc="04090003" w:tentative="1">
      <w:start w:val="1"/>
      <w:numFmt w:val="bullet"/>
      <w:lvlText w:val=""/>
      <w:lvlJc w:val="left"/>
      <w:pPr>
        <w:ind w:left="3946" w:hanging="400"/>
      </w:pPr>
      <w:rPr>
        <w:rFonts w:ascii="Wingdings" w:hAnsi="Wingdings" w:hint="default"/>
      </w:rPr>
    </w:lvl>
    <w:lvl w:ilvl="5" w:tplc="04090005" w:tentative="1">
      <w:start w:val="1"/>
      <w:numFmt w:val="bullet"/>
      <w:lvlText w:val=""/>
      <w:lvlJc w:val="left"/>
      <w:pPr>
        <w:ind w:left="4346" w:hanging="400"/>
      </w:pPr>
      <w:rPr>
        <w:rFonts w:ascii="Wingdings" w:hAnsi="Wingdings" w:hint="default"/>
      </w:rPr>
    </w:lvl>
    <w:lvl w:ilvl="6" w:tplc="04090001" w:tentative="1">
      <w:start w:val="1"/>
      <w:numFmt w:val="bullet"/>
      <w:lvlText w:val=""/>
      <w:lvlJc w:val="left"/>
      <w:pPr>
        <w:ind w:left="4746" w:hanging="400"/>
      </w:pPr>
      <w:rPr>
        <w:rFonts w:ascii="Wingdings" w:hAnsi="Wingdings" w:hint="default"/>
      </w:rPr>
    </w:lvl>
    <w:lvl w:ilvl="7" w:tplc="04090003" w:tentative="1">
      <w:start w:val="1"/>
      <w:numFmt w:val="bullet"/>
      <w:lvlText w:val=""/>
      <w:lvlJc w:val="left"/>
      <w:pPr>
        <w:ind w:left="5146" w:hanging="400"/>
      </w:pPr>
      <w:rPr>
        <w:rFonts w:ascii="Wingdings" w:hAnsi="Wingdings" w:hint="default"/>
      </w:rPr>
    </w:lvl>
    <w:lvl w:ilvl="8" w:tplc="04090005" w:tentative="1">
      <w:start w:val="1"/>
      <w:numFmt w:val="bullet"/>
      <w:lvlText w:val=""/>
      <w:lvlJc w:val="left"/>
      <w:pPr>
        <w:ind w:left="5546" w:hanging="400"/>
      </w:pPr>
      <w:rPr>
        <w:rFonts w:ascii="Wingdings" w:hAnsi="Wingdings" w:hint="default"/>
      </w:rPr>
    </w:lvl>
  </w:abstractNum>
  <w:abstractNum w:abstractNumId="1" w15:restartNumberingAfterBreak="0">
    <w:nsid w:val="06604D8A"/>
    <w:multiLevelType w:val="hybridMultilevel"/>
    <w:tmpl w:val="FBCC693E"/>
    <w:lvl w:ilvl="0" w:tplc="04090019">
      <w:start w:val="1"/>
      <w:numFmt w:val="upperLetter"/>
      <w:lvlText w:val="%1."/>
      <w:lvlJc w:val="left"/>
      <w:pPr>
        <w:ind w:left="1160" w:hanging="400"/>
      </w:p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 w15:restartNumberingAfterBreak="0">
    <w:nsid w:val="08C40919"/>
    <w:multiLevelType w:val="singleLevel"/>
    <w:tmpl w:val="4364AD2A"/>
    <w:lvl w:ilvl="0">
      <w:start w:val="1"/>
      <w:numFmt w:val="bullet"/>
      <w:lvlText w:val=""/>
      <w:lvlJc w:val="left"/>
      <w:pPr>
        <w:tabs>
          <w:tab w:val="num" w:pos="408"/>
        </w:tabs>
        <w:ind w:left="397" w:hanging="284"/>
      </w:pPr>
      <w:rPr>
        <w:rFonts w:ascii="Wingdings" w:hAnsi="Wingdings" w:hint="default"/>
        <w:color w:val="auto"/>
        <w:sz w:val="20"/>
        <w:szCs w:val="20"/>
      </w:rPr>
    </w:lvl>
  </w:abstractNum>
  <w:abstractNum w:abstractNumId="3" w15:restartNumberingAfterBreak="0">
    <w:nsid w:val="0DF94CFC"/>
    <w:multiLevelType w:val="hybridMultilevel"/>
    <w:tmpl w:val="253486A8"/>
    <w:lvl w:ilvl="0" w:tplc="04090009">
      <w:start w:val="1"/>
      <w:numFmt w:val="bullet"/>
      <w:lvlText w:val=""/>
      <w:lvlJc w:val="left"/>
      <w:pPr>
        <w:ind w:left="2107" w:hanging="400"/>
      </w:pPr>
      <w:rPr>
        <w:rFonts w:ascii="Wingdings" w:hAnsi="Wingdings" w:hint="default"/>
      </w:rPr>
    </w:lvl>
    <w:lvl w:ilvl="1" w:tplc="04090003" w:tentative="1">
      <w:start w:val="1"/>
      <w:numFmt w:val="bullet"/>
      <w:lvlText w:val=""/>
      <w:lvlJc w:val="left"/>
      <w:pPr>
        <w:ind w:left="2507" w:hanging="400"/>
      </w:pPr>
      <w:rPr>
        <w:rFonts w:ascii="Wingdings" w:hAnsi="Wingdings" w:hint="default"/>
      </w:rPr>
    </w:lvl>
    <w:lvl w:ilvl="2" w:tplc="04090005" w:tentative="1">
      <w:start w:val="1"/>
      <w:numFmt w:val="bullet"/>
      <w:lvlText w:val=""/>
      <w:lvlJc w:val="left"/>
      <w:pPr>
        <w:ind w:left="2907" w:hanging="400"/>
      </w:pPr>
      <w:rPr>
        <w:rFonts w:ascii="Wingdings" w:hAnsi="Wingdings" w:hint="default"/>
      </w:rPr>
    </w:lvl>
    <w:lvl w:ilvl="3" w:tplc="04090001" w:tentative="1">
      <w:start w:val="1"/>
      <w:numFmt w:val="bullet"/>
      <w:lvlText w:val=""/>
      <w:lvlJc w:val="left"/>
      <w:pPr>
        <w:ind w:left="3307" w:hanging="400"/>
      </w:pPr>
      <w:rPr>
        <w:rFonts w:ascii="Wingdings" w:hAnsi="Wingdings" w:hint="default"/>
      </w:rPr>
    </w:lvl>
    <w:lvl w:ilvl="4" w:tplc="04090003" w:tentative="1">
      <w:start w:val="1"/>
      <w:numFmt w:val="bullet"/>
      <w:lvlText w:val=""/>
      <w:lvlJc w:val="left"/>
      <w:pPr>
        <w:ind w:left="3707" w:hanging="400"/>
      </w:pPr>
      <w:rPr>
        <w:rFonts w:ascii="Wingdings" w:hAnsi="Wingdings" w:hint="default"/>
      </w:rPr>
    </w:lvl>
    <w:lvl w:ilvl="5" w:tplc="04090005" w:tentative="1">
      <w:start w:val="1"/>
      <w:numFmt w:val="bullet"/>
      <w:lvlText w:val=""/>
      <w:lvlJc w:val="left"/>
      <w:pPr>
        <w:ind w:left="4107" w:hanging="400"/>
      </w:pPr>
      <w:rPr>
        <w:rFonts w:ascii="Wingdings" w:hAnsi="Wingdings" w:hint="default"/>
      </w:rPr>
    </w:lvl>
    <w:lvl w:ilvl="6" w:tplc="04090001" w:tentative="1">
      <w:start w:val="1"/>
      <w:numFmt w:val="bullet"/>
      <w:lvlText w:val=""/>
      <w:lvlJc w:val="left"/>
      <w:pPr>
        <w:ind w:left="4507" w:hanging="400"/>
      </w:pPr>
      <w:rPr>
        <w:rFonts w:ascii="Wingdings" w:hAnsi="Wingdings" w:hint="default"/>
      </w:rPr>
    </w:lvl>
    <w:lvl w:ilvl="7" w:tplc="04090003" w:tentative="1">
      <w:start w:val="1"/>
      <w:numFmt w:val="bullet"/>
      <w:lvlText w:val=""/>
      <w:lvlJc w:val="left"/>
      <w:pPr>
        <w:ind w:left="4907" w:hanging="400"/>
      </w:pPr>
      <w:rPr>
        <w:rFonts w:ascii="Wingdings" w:hAnsi="Wingdings" w:hint="default"/>
      </w:rPr>
    </w:lvl>
    <w:lvl w:ilvl="8" w:tplc="04090005" w:tentative="1">
      <w:start w:val="1"/>
      <w:numFmt w:val="bullet"/>
      <w:lvlText w:val=""/>
      <w:lvlJc w:val="left"/>
      <w:pPr>
        <w:ind w:left="5307" w:hanging="400"/>
      </w:pPr>
      <w:rPr>
        <w:rFonts w:ascii="Wingdings" w:hAnsi="Wingdings" w:hint="default"/>
      </w:rPr>
    </w:lvl>
  </w:abstractNum>
  <w:abstractNum w:abstractNumId="4" w15:restartNumberingAfterBreak="0">
    <w:nsid w:val="16A61144"/>
    <w:multiLevelType w:val="hybridMultilevel"/>
    <w:tmpl w:val="B4E67FCC"/>
    <w:lvl w:ilvl="0" w:tplc="04090019">
      <w:start w:val="1"/>
      <w:numFmt w:val="upperLetter"/>
      <w:lvlText w:val="%1."/>
      <w:lvlJc w:val="left"/>
      <w:pPr>
        <w:ind w:left="1412" w:hanging="360"/>
      </w:pPr>
      <w:rPr>
        <w:rFonts w:hint="default"/>
      </w:rPr>
    </w:lvl>
    <w:lvl w:ilvl="1" w:tplc="04090009">
      <w:start w:val="1"/>
      <w:numFmt w:val="bullet"/>
      <w:lvlText w:val=""/>
      <w:lvlJc w:val="left"/>
      <w:pPr>
        <w:ind w:left="1852" w:hanging="400"/>
      </w:pPr>
      <w:rPr>
        <w:rFonts w:ascii="Wingdings" w:hAnsi="Wingdings" w:hint="default"/>
      </w:rPr>
    </w:lvl>
    <w:lvl w:ilvl="2" w:tplc="99DE82A6">
      <w:start w:val="1"/>
      <w:numFmt w:val="bullet"/>
      <w:lvlText w:val=""/>
      <w:lvlJc w:val="left"/>
      <w:pPr>
        <w:ind w:left="2252" w:hanging="400"/>
      </w:pPr>
      <w:rPr>
        <w:rFonts w:ascii="Wingdings" w:hAnsi="Wingdings" w:hint="default"/>
      </w:rPr>
    </w:lvl>
    <w:lvl w:ilvl="3" w:tplc="BA608D78">
      <w:numFmt w:val="bullet"/>
      <w:lvlText w:val=""/>
      <w:lvlJc w:val="left"/>
      <w:pPr>
        <w:ind w:left="2612" w:hanging="360"/>
      </w:pPr>
      <w:rPr>
        <w:rFonts w:ascii="Wingdings" w:eastAsiaTheme="minorEastAsia" w:hAnsi="Wingdings" w:cs="Times New Roman" w:hint="default"/>
      </w:rPr>
    </w:lvl>
    <w:lvl w:ilvl="4" w:tplc="04090003" w:tentative="1">
      <w:start w:val="1"/>
      <w:numFmt w:val="bullet"/>
      <w:lvlText w:val=""/>
      <w:lvlJc w:val="left"/>
      <w:pPr>
        <w:ind w:left="3052" w:hanging="400"/>
      </w:pPr>
      <w:rPr>
        <w:rFonts w:ascii="Wingdings" w:hAnsi="Wingdings" w:hint="default"/>
      </w:rPr>
    </w:lvl>
    <w:lvl w:ilvl="5" w:tplc="04090005" w:tentative="1">
      <w:start w:val="1"/>
      <w:numFmt w:val="bullet"/>
      <w:lvlText w:val=""/>
      <w:lvlJc w:val="left"/>
      <w:pPr>
        <w:ind w:left="3452" w:hanging="400"/>
      </w:pPr>
      <w:rPr>
        <w:rFonts w:ascii="Wingdings" w:hAnsi="Wingdings" w:hint="default"/>
      </w:rPr>
    </w:lvl>
    <w:lvl w:ilvl="6" w:tplc="04090001" w:tentative="1">
      <w:start w:val="1"/>
      <w:numFmt w:val="bullet"/>
      <w:lvlText w:val=""/>
      <w:lvlJc w:val="left"/>
      <w:pPr>
        <w:ind w:left="3852" w:hanging="400"/>
      </w:pPr>
      <w:rPr>
        <w:rFonts w:ascii="Wingdings" w:hAnsi="Wingdings" w:hint="default"/>
      </w:rPr>
    </w:lvl>
    <w:lvl w:ilvl="7" w:tplc="04090003" w:tentative="1">
      <w:start w:val="1"/>
      <w:numFmt w:val="bullet"/>
      <w:lvlText w:val=""/>
      <w:lvlJc w:val="left"/>
      <w:pPr>
        <w:ind w:left="4252" w:hanging="400"/>
      </w:pPr>
      <w:rPr>
        <w:rFonts w:ascii="Wingdings" w:hAnsi="Wingdings" w:hint="default"/>
      </w:rPr>
    </w:lvl>
    <w:lvl w:ilvl="8" w:tplc="04090005" w:tentative="1">
      <w:start w:val="1"/>
      <w:numFmt w:val="bullet"/>
      <w:lvlText w:val=""/>
      <w:lvlJc w:val="left"/>
      <w:pPr>
        <w:ind w:left="4652" w:hanging="400"/>
      </w:pPr>
      <w:rPr>
        <w:rFonts w:ascii="Wingdings" w:hAnsi="Wingdings" w:hint="default"/>
      </w:rPr>
    </w:lvl>
  </w:abstractNum>
  <w:abstractNum w:abstractNumId="5" w15:restartNumberingAfterBreak="0">
    <w:nsid w:val="1924250D"/>
    <w:multiLevelType w:val="hybridMultilevel"/>
    <w:tmpl w:val="0584D770"/>
    <w:lvl w:ilvl="0" w:tplc="8F505B2C">
      <w:start w:val="1"/>
      <w:numFmt w:val="upperLetter"/>
      <w:lvlText w:val="%1."/>
      <w:lvlJc w:val="left"/>
      <w:pPr>
        <w:ind w:left="720" w:hanging="360"/>
      </w:pPr>
      <w:rPr>
        <w:rFonts w:hint="default"/>
        <w:b/>
      </w:rPr>
    </w:lvl>
    <w:lvl w:ilvl="1" w:tplc="04090009">
      <w:start w:val="1"/>
      <w:numFmt w:val="bullet"/>
      <w:lvlText w:val=""/>
      <w:lvlJc w:val="left"/>
      <w:pPr>
        <w:ind w:left="1160" w:hanging="400"/>
      </w:pPr>
      <w:rPr>
        <w:rFonts w:ascii="Wingdings" w:hAnsi="Wingdings" w:hint="default"/>
      </w:rPr>
    </w:lvl>
    <w:lvl w:ilvl="2" w:tplc="99DE82A6">
      <w:start w:val="1"/>
      <w:numFmt w:val="bullet"/>
      <w:lvlText w:val=""/>
      <w:lvlJc w:val="left"/>
      <w:pPr>
        <w:ind w:left="1560" w:hanging="400"/>
      </w:pPr>
      <w:rPr>
        <w:rFonts w:ascii="Wingdings" w:hAnsi="Wingdings" w:hint="default"/>
      </w:rPr>
    </w:lvl>
    <w:lvl w:ilvl="3" w:tplc="BA608D78">
      <w:numFmt w:val="bullet"/>
      <w:lvlText w:val=""/>
      <w:lvlJc w:val="left"/>
      <w:pPr>
        <w:ind w:left="1920" w:hanging="360"/>
      </w:pPr>
      <w:rPr>
        <w:rFonts w:ascii="Wingdings" w:eastAsiaTheme="minorEastAsia" w:hAnsi="Wingdings" w:cs="Times New Roman"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abstractNum w:abstractNumId="6" w15:restartNumberingAfterBreak="0">
    <w:nsid w:val="19B44754"/>
    <w:multiLevelType w:val="hybridMultilevel"/>
    <w:tmpl w:val="0584D770"/>
    <w:lvl w:ilvl="0" w:tplc="8F505B2C">
      <w:start w:val="1"/>
      <w:numFmt w:val="upperLetter"/>
      <w:lvlText w:val="%1."/>
      <w:lvlJc w:val="left"/>
      <w:pPr>
        <w:ind w:left="720" w:hanging="360"/>
      </w:pPr>
      <w:rPr>
        <w:rFonts w:hint="default"/>
        <w:b/>
      </w:rPr>
    </w:lvl>
    <w:lvl w:ilvl="1" w:tplc="04090009">
      <w:start w:val="1"/>
      <w:numFmt w:val="bullet"/>
      <w:lvlText w:val=""/>
      <w:lvlJc w:val="left"/>
      <w:pPr>
        <w:ind w:left="1160" w:hanging="400"/>
      </w:pPr>
      <w:rPr>
        <w:rFonts w:ascii="Wingdings" w:hAnsi="Wingdings" w:hint="default"/>
      </w:rPr>
    </w:lvl>
    <w:lvl w:ilvl="2" w:tplc="99DE82A6">
      <w:start w:val="1"/>
      <w:numFmt w:val="bullet"/>
      <w:lvlText w:val=""/>
      <w:lvlJc w:val="left"/>
      <w:pPr>
        <w:ind w:left="1560" w:hanging="400"/>
      </w:pPr>
      <w:rPr>
        <w:rFonts w:ascii="Wingdings" w:hAnsi="Wingdings" w:hint="default"/>
      </w:rPr>
    </w:lvl>
    <w:lvl w:ilvl="3" w:tplc="BA608D78">
      <w:numFmt w:val="bullet"/>
      <w:lvlText w:val=""/>
      <w:lvlJc w:val="left"/>
      <w:pPr>
        <w:ind w:left="1920" w:hanging="360"/>
      </w:pPr>
      <w:rPr>
        <w:rFonts w:ascii="Wingdings" w:eastAsiaTheme="minorEastAsia" w:hAnsi="Wingdings" w:cs="Times New Roman"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abstractNum w:abstractNumId="7" w15:restartNumberingAfterBreak="0">
    <w:nsid w:val="1C603E82"/>
    <w:multiLevelType w:val="hybridMultilevel"/>
    <w:tmpl w:val="171E334E"/>
    <w:lvl w:ilvl="0" w:tplc="04090003">
      <w:start w:val="1"/>
      <w:numFmt w:val="bullet"/>
      <w:lvlText w:val=""/>
      <w:lvlJc w:val="left"/>
      <w:pPr>
        <w:ind w:left="1392" w:hanging="400"/>
      </w:pPr>
      <w:rPr>
        <w:rFonts w:ascii="Wingdings" w:hAnsi="Wingdings" w:hint="default"/>
      </w:rPr>
    </w:lvl>
    <w:lvl w:ilvl="1" w:tplc="04090009">
      <w:start w:val="1"/>
      <w:numFmt w:val="bullet"/>
      <w:lvlText w:val=""/>
      <w:lvlJc w:val="left"/>
      <w:pPr>
        <w:ind w:left="1251" w:hanging="400"/>
      </w:pPr>
      <w:rPr>
        <w:rFonts w:ascii="Wingdings" w:hAnsi="Wingdings" w:hint="default"/>
      </w:rPr>
    </w:lvl>
    <w:lvl w:ilvl="2" w:tplc="04090005">
      <w:start w:val="1"/>
      <w:numFmt w:val="bullet"/>
      <w:lvlText w:val=""/>
      <w:lvlJc w:val="left"/>
      <w:pPr>
        <w:ind w:left="2720" w:hanging="400"/>
      </w:pPr>
      <w:rPr>
        <w:rFonts w:ascii="Wingdings" w:hAnsi="Wingdings" w:hint="default"/>
      </w:rPr>
    </w:lvl>
    <w:lvl w:ilvl="3" w:tplc="04090001" w:tentative="1">
      <w:start w:val="1"/>
      <w:numFmt w:val="bullet"/>
      <w:lvlText w:val=""/>
      <w:lvlJc w:val="left"/>
      <w:pPr>
        <w:ind w:left="3120" w:hanging="400"/>
      </w:pPr>
      <w:rPr>
        <w:rFonts w:ascii="Wingdings" w:hAnsi="Wingdings" w:hint="default"/>
      </w:rPr>
    </w:lvl>
    <w:lvl w:ilvl="4" w:tplc="04090003" w:tentative="1">
      <w:start w:val="1"/>
      <w:numFmt w:val="bullet"/>
      <w:lvlText w:val=""/>
      <w:lvlJc w:val="left"/>
      <w:pPr>
        <w:ind w:left="3520" w:hanging="400"/>
      </w:pPr>
      <w:rPr>
        <w:rFonts w:ascii="Wingdings" w:hAnsi="Wingdings" w:hint="default"/>
      </w:rPr>
    </w:lvl>
    <w:lvl w:ilvl="5" w:tplc="04090005" w:tentative="1">
      <w:start w:val="1"/>
      <w:numFmt w:val="bullet"/>
      <w:lvlText w:val=""/>
      <w:lvlJc w:val="left"/>
      <w:pPr>
        <w:ind w:left="3920" w:hanging="400"/>
      </w:pPr>
      <w:rPr>
        <w:rFonts w:ascii="Wingdings" w:hAnsi="Wingdings" w:hint="default"/>
      </w:rPr>
    </w:lvl>
    <w:lvl w:ilvl="6" w:tplc="04090001" w:tentative="1">
      <w:start w:val="1"/>
      <w:numFmt w:val="bullet"/>
      <w:lvlText w:val=""/>
      <w:lvlJc w:val="left"/>
      <w:pPr>
        <w:ind w:left="4320" w:hanging="400"/>
      </w:pPr>
      <w:rPr>
        <w:rFonts w:ascii="Wingdings" w:hAnsi="Wingdings" w:hint="default"/>
      </w:rPr>
    </w:lvl>
    <w:lvl w:ilvl="7" w:tplc="04090003" w:tentative="1">
      <w:start w:val="1"/>
      <w:numFmt w:val="bullet"/>
      <w:lvlText w:val=""/>
      <w:lvlJc w:val="left"/>
      <w:pPr>
        <w:ind w:left="4720" w:hanging="400"/>
      </w:pPr>
      <w:rPr>
        <w:rFonts w:ascii="Wingdings" w:hAnsi="Wingdings" w:hint="default"/>
      </w:rPr>
    </w:lvl>
    <w:lvl w:ilvl="8" w:tplc="04090005" w:tentative="1">
      <w:start w:val="1"/>
      <w:numFmt w:val="bullet"/>
      <w:lvlText w:val=""/>
      <w:lvlJc w:val="left"/>
      <w:pPr>
        <w:ind w:left="5120" w:hanging="400"/>
      </w:pPr>
      <w:rPr>
        <w:rFonts w:ascii="Wingdings" w:hAnsi="Wingdings" w:hint="default"/>
      </w:rPr>
    </w:lvl>
  </w:abstractNum>
  <w:abstractNum w:abstractNumId="8" w15:restartNumberingAfterBreak="0">
    <w:nsid w:val="1E112738"/>
    <w:multiLevelType w:val="hybridMultilevel"/>
    <w:tmpl w:val="5CE2BBB4"/>
    <w:lvl w:ilvl="0" w:tplc="1BF299F2">
      <w:start w:val="2020"/>
      <w:numFmt w:val="bullet"/>
      <w:lvlText w:val="-"/>
      <w:lvlJc w:val="left"/>
      <w:pPr>
        <w:ind w:left="1667" w:hanging="360"/>
      </w:pPr>
      <w:rPr>
        <w:rFonts w:ascii="맑은 고딕" w:eastAsia="맑은 고딕" w:hAnsi="맑은 고딕" w:cs="Times New Roman" w:hint="eastAsia"/>
      </w:rPr>
    </w:lvl>
    <w:lvl w:ilvl="1" w:tplc="04090003" w:tentative="1">
      <w:start w:val="1"/>
      <w:numFmt w:val="bullet"/>
      <w:lvlText w:val=""/>
      <w:lvlJc w:val="left"/>
      <w:pPr>
        <w:ind w:left="2107" w:hanging="400"/>
      </w:pPr>
      <w:rPr>
        <w:rFonts w:ascii="Wingdings" w:hAnsi="Wingdings" w:hint="default"/>
      </w:rPr>
    </w:lvl>
    <w:lvl w:ilvl="2" w:tplc="04090005" w:tentative="1">
      <w:start w:val="1"/>
      <w:numFmt w:val="bullet"/>
      <w:lvlText w:val=""/>
      <w:lvlJc w:val="left"/>
      <w:pPr>
        <w:ind w:left="2507" w:hanging="400"/>
      </w:pPr>
      <w:rPr>
        <w:rFonts w:ascii="Wingdings" w:hAnsi="Wingdings" w:hint="default"/>
      </w:rPr>
    </w:lvl>
    <w:lvl w:ilvl="3" w:tplc="04090001" w:tentative="1">
      <w:start w:val="1"/>
      <w:numFmt w:val="bullet"/>
      <w:lvlText w:val=""/>
      <w:lvlJc w:val="left"/>
      <w:pPr>
        <w:ind w:left="2907" w:hanging="400"/>
      </w:pPr>
      <w:rPr>
        <w:rFonts w:ascii="Wingdings" w:hAnsi="Wingdings" w:hint="default"/>
      </w:rPr>
    </w:lvl>
    <w:lvl w:ilvl="4" w:tplc="04090003" w:tentative="1">
      <w:start w:val="1"/>
      <w:numFmt w:val="bullet"/>
      <w:lvlText w:val=""/>
      <w:lvlJc w:val="left"/>
      <w:pPr>
        <w:ind w:left="3307" w:hanging="400"/>
      </w:pPr>
      <w:rPr>
        <w:rFonts w:ascii="Wingdings" w:hAnsi="Wingdings" w:hint="default"/>
      </w:rPr>
    </w:lvl>
    <w:lvl w:ilvl="5" w:tplc="04090005" w:tentative="1">
      <w:start w:val="1"/>
      <w:numFmt w:val="bullet"/>
      <w:lvlText w:val=""/>
      <w:lvlJc w:val="left"/>
      <w:pPr>
        <w:ind w:left="3707" w:hanging="400"/>
      </w:pPr>
      <w:rPr>
        <w:rFonts w:ascii="Wingdings" w:hAnsi="Wingdings" w:hint="default"/>
      </w:rPr>
    </w:lvl>
    <w:lvl w:ilvl="6" w:tplc="04090001" w:tentative="1">
      <w:start w:val="1"/>
      <w:numFmt w:val="bullet"/>
      <w:lvlText w:val=""/>
      <w:lvlJc w:val="left"/>
      <w:pPr>
        <w:ind w:left="4107" w:hanging="400"/>
      </w:pPr>
      <w:rPr>
        <w:rFonts w:ascii="Wingdings" w:hAnsi="Wingdings" w:hint="default"/>
      </w:rPr>
    </w:lvl>
    <w:lvl w:ilvl="7" w:tplc="04090003" w:tentative="1">
      <w:start w:val="1"/>
      <w:numFmt w:val="bullet"/>
      <w:lvlText w:val=""/>
      <w:lvlJc w:val="left"/>
      <w:pPr>
        <w:ind w:left="4507" w:hanging="400"/>
      </w:pPr>
      <w:rPr>
        <w:rFonts w:ascii="Wingdings" w:hAnsi="Wingdings" w:hint="default"/>
      </w:rPr>
    </w:lvl>
    <w:lvl w:ilvl="8" w:tplc="04090005" w:tentative="1">
      <w:start w:val="1"/>
      <w:numFmt w:val="bullet"/>
      <w:lvlText w:val=""/>
      <w:lvlJc w:val="left"/>
      <w:pPr>
        <w:ind w:left="4907" w:hanging="400"/>
      </w:pPr>
      <w:rPr>
        <w:rFonts w:ascii="Wingdings" w:hAnsi="Wingdings" w:hint="default"/>
      </w:rPr>
    </w:lvl>
  </w:abstractNum>
  <w:abstractNum w:abstractNumId="9" w15:restartNumberingAfterBreak="0">
    <w:nsid w:val="2E617FC4"/>
    <w:multiLevelType w:val="hybridMultilevel"/>
    <w:tmpl w:val="7E308E2A"/>
    <w:lvl w:ilvl="0" w:tplc="1836285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EAC3A8B"/>
    <w:multiLevelType w:val="hybridMultilevel"/>
    <w:tmpl w:val="37784896"/>
    <w:lvl w:ilvl="0" w:tplc="C9C2BCFA">
      <w:start w:val="1"/>
      <w:numFmt w:val="upperLetter"/>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08C17A2"/>
    <w:multiLevelType w:val="hybridMultilevel"/>
    <w:tmpl w:val="69E842F8"/>
    <w:lvl w:ilvl="0" w:tplc="72B63974">
      <w:numFmt w:val="bullet"/>
      <w:lvlText w:val="-"/>
      <w:lvlJc w:val="left"/>
      <w:pPr>
        <w:ind w:left="2121" w:hanging="360"/>
      </w:pPr>
      <w:rPr>
        <w:rFonts w:ascii="맑은 고딕" w:eastAsia="맑은 고딕" w:hAnsi="맑은 고딕" w:cs="Times New Roman" w:hint="eastAsia"/>
      </w:rPr>
    </w:lvl>
    <w:lvl w:ilvl="1" w:tplc="04090003" w:tentative="1">
      <w:start w:val="1"/>
      <w:numFmt w:val="bullet"/>
      <w:lvlText w:val=""/>
      <w:lvlJc w:val="left"/>
      <w:pPr>
        <w:ind w:left="2561" w:hanging="400"/>
      </w:pPr>
      <w:rPr>
        <w:rFonts w:ascii="Wingdings" w:hAnsi="Wingdings" w:hint="default"/>
      </w:rPr>
    </w:lvl>
    <w:lvl w:ilvl="2" w:tplc="04090005" w:tentative="1">
      <w:start w:val="1"/>
      <w:numFmt w:val="bullet"/>
      <w:lvlText w:val=""/>
      <w:lvlJc w:val="left"/>
      <w:pPr>
        <w:ind w:left="2961" w:hanging="400"/>
      </w:pPr>
      <w:rPr>
        <w:rFonts w:ascii="Wingdings" w:hAnsi="Wingdings" w:hint="default"/>
      </w:rPr>
    </w:lvl>
    <w:lvl w:ilvl="3" w:tplc="04090001" w:tentative="1">
      <w:start w:val="1"/>
      <w:numFmt w:val="bullet"/>
      <w:lvlText w:val=""/>
      <w:lvlJc w:val="left"/>
      <w:pPr>
        <w:ind w:left="3361" w:hanging="400"/>
      </w:pPr>
      <w:rPr>
        <w:rFonts w:ascii="Wingdings" w:hAnsi="Wingdings" w:hint="default"/>
      </w:rPr>
    </w:lvl>
    <w:lvl w:ilvl="4" w:tplc="04090003" w:tentative="1">
      <w:start w:val="1"/>
      <w:numFmt w:val="bullet"/>
      <w:lvlText w:val=""/>
      <w:lvlJc w:val="left"/>
      <w:pPr>
        <w:ind w:left="3761" w:hanging="400"/>
      </w:pPr>
      <w:rPr>
        <w:rFonts w:ascii="Wingdings" w:hAnsi="Wingdings" w:hint="default"/>
      </w:rPr>
    </w:lvl>
    <w:lvl w:ilvl="5" w:tplc="04090005" w:tentative="1">
      <w:start w:val="1"/>
      <w:numFmt w:val="bullet"/>
      <w:lvlText w:val=""/>
      <w:lvlJc w:val="left"/>
      <w:pPr>
        <w:ind w:left="4161" w:hanging="400"/>
      </w:pPr>
      <w:rPr>
        <w:rFonts w:ascii="Wingdings" w:hAnsi="Wingdings" w:hint="default"/>
      </w:rPr>
    </w:lvl>
    <w:lvl w:ilvl="6" w:tplc="04090001" w:tentative="1">
      <w:start w:val="1"/>
      <w:numFmt w:val="bullet"/>
      <w:lvlText w:val=""/>
      <w:lvlJc w:val="left"/>
      <w:pPr>
        <w:ind w:left="4561" w:hanging="400"/>
      </w:pPr>
      <w:rPr>
        <w:rFonts w:ascii="Wingdings" w:hAnsi="Wingdings" w:hint="default"/>
      </w:rPr>
    </w:lvl>
    <w:lvl w:ilvl="7" w:tplc="04090003" w:tentative="1">
      <w:start w:val="1"/>
      <w:numFmt w:val="bullet"/>
      <w:lvlText w:val=""/>
      <w:lvlJc w:val="left"/>
      <w:pPr>
        <w:ind w:left="4961" w:hanging="400"/>
      </w:pPr>
      <w:rPr>
        <w:rFonts w:ascii="Wingdings" w:hAnsi="Wingdings" w:hint="default"/>
      </w:rPr>
    </w:lvl>
    <w:lvl w:ilvl="8" w:tplc="04090005" w:tentative="1">
      <w:start w:val="1"/>
      <w:numFmt w:val="bullet"/>
      <w:lvlText w:val=""/>
      <w:lvlJc w:val="left"/>
      <w:pPr>
        <w:ind w:left="5361" w:hanging="400"/>
      </w:pPr>
      <w:rPr>
        <w:rFonts w:ascii="Wingdings" w:hAnsi="Wingdings" w:hint="default"/>
      </w:rPr>
    </w:lvl>
  </w:abstractNum>
  <w:abstractNum w:abstractNumId="12" w15:restartNumberingAfterBreak="0">
    <w:nsid w:val="31AD71B5"/>
    <w:multiLevelType w:val="hybridMultilevel"/>
    <w:tmpl w:val="0A78044E"/>
    <w:lvl w:ilvl="0" w:tplc="04090009">
      <w:start w:val="1"/>
      <w:numFmt w:val="bullet"/>
      <w:lvlText w:val=""/>
      <w:lvlJc w:val="left"/>
      <w:pPr>
        <w:ind w:left="2107" w:hanging="400"/>
      </w:pPr>
      <w:rPr>
        <w:rFonts w:ascii="Wingdings" w:hAnsi="Wingdings" w:hint="default"/>
      </w:rPr>
    </w:lvl>
    <w:lvl w:ilvl="1" w:tplc="04090003" w:tentative="1">
      <w:start w:val="1"/>
      <w:numFmt w:val="bullet"/>
      <w:lvlText w:val=""/>
      <w:lvlJc w:val="left"/>
      <w:pPr>
        <w:ind w:left="2507" w:hanging="400"/>
      </w:pPr>
      <w:rPr>
        <w:rFonts w:ascii="Wingdings" w:hAnsi="Wingdings" w:hint="default"/>
      </w:rPr>
    </w:lvl>
    <w:lvl w:ilvl="2" w:tplc="04090005" w:tentative="1">
      <w:start w:val="1"/>
      <w:numFmt w:val="bullet"/>
      <w:lvlText w:val=""/>
      <w:lvlJc w:val="left"/>
      <w:pPr>
        <w:ind w:left="2907" w:hanging="400"/>
      </w:pPr>
      <w:rPr>
        <w:rFonts w:ascii="Wingdings" w:hAnsi="Wingdings" w:hint="default"/>
      </w:rPr>
    </w:lvl>
    <w:lvl w:ilvl="3" w:tplc="04090001" w:tentative="1">
      <w:start w:val="1"/>
      <w:numFmt w:val="bullet"/>
      <w:lvlText w:val=""/>
      <w:lvlJc w:val="left"/>
      <w:pPr>
        <w:ind w:left="3307" w:hanging="400"/>
      </w:pPr>
      <w:rPr>
        <w:rFonts w:ascii="Wingdings" w:hAnsi="Wingdings" w:hint="default"/>
      </w:rPr>
    </w:lvl>
    <w:lvl w:ilvl="4" w:tplc="04090003" w:tentative="1">
      <w:start w:val="1"/>
      <w:numFmt w:val="bullet"/>
      <w:lvlText w:val=""/>
      <w:lvlJc w:val="left"/>
      <w:pPr>
        <w:ind w:left="3707" w:hanging="400"/>
      </w:pPr>
      <w:rPr>
        <w:rFonts w:ascii="Wingdings" w:hAnsi="Wingdings" w:hint="default"/>
      </w:rPr>
    </w:lvl>
    <w:lvl w:ilvl="5" w:tplc="04090005" w:tentative="1">
      <w:start w:val="1"/>
      <w:numFmt w:val="bullet"/>
      <w:lvlText w:val=""/>
      <w:lvlJc w:val="left"/>
      <w:pPr>
        <w:ind w:left="4107" w:hanging="400"/>
      </w:pPr>
      <w:rPr>
        <w:rFonts w:ascii="Wingdings" w:hAnsi="Wingdings" w:hint="default"/>
      </w:rPr>
    </w:lvl>
    <w:lvl w:ilvl="6" w:tplc="04090001" w:tentative="1">
      <w:start w:val="1"/>
      <w:numFmt w:val="bullet"/>
      <w:lvlText w:val=""/>
      <w:lvlJc w:val="left"/>
      <w:pPr>
        <w:ind w:left="4507" w:hanging="400"/>
      </w:pPr>
      <w:rPr>
        <w:rFonts w:ascii="Wingdings" w:hAnsi="Wingdings" w:hint="default"/>
      </w:rPr>
    </w:lvl>
    <w:lvl w:ilvl="7" w:tplc="04090003" w:tentative="1">
      <w:start w:val="1"/>
      <w:numFmt w:val="bullet"/>
      <w:lvlText w:val=""/>
      <w:lvlJc w:val="left"/>
      <w:pPr>
        <w:ind w:left="4907" w:hanging="400"/>
      </w:pPr>
      <w:rPr>
        <w:rFonts w:ascii="Wingdings" w:hAnsi="Wingdings" w:hint="default"/>
      </w:rPr>
    </w:lvl>
    <w:lvl w:ilvl="8" w:tplc="04090005" w:tentative="1">
      <w:start w:val="1"/>
      <w:numFmt w:val="bullet"/>
      <w:lvlText w:val=""/>
      <w:lvlJc w:val="left"/>
      <w:pPr>
        <w:ind w:left="5307" w:hanging="400"/>
      </w:pPr>
      <w:rPr>
        <w:rFonts w:ascii="Wingdings" w:hAnsi="Wingdings" w:hint="default"/>
      </w:rPr>
    </w:lvl>
  </w:abstractNum>
  <w:abstractNum w:abstractNumId="13" w15:restartNumberingAfterBreak="0">
    <w:nsid w:val="33D95241"/>
    <w:multiLevelType w:val="hybridMultilevel"/>
    <w:tmpl w:val="9B022218"/>
    <w:lvl w:ilvl="0" w:tplc="94309748">
      <w:numFmt w:val="bullet"/>
      <w:lvlText w:val="-"/>
      <w:lvlJc w:val="left"/>
      <w:pPr>
        <w:ind w:left="608" w:hanging="360"/>
      </w:pPr>
      <w:rPr>
        <w:rFonts w:ascii="Times New Roman" w:eastAsia="바탕" w:hAnsi="Times New Roman" w:cs="Times New Roman" w:hint="default"/>
      </w:rPr>
    </w:lvl>
    <w:lvl w:ilvl="1" w:tplc="04090003" w:tentative="1">
      <w:start w:val="1"/>
      <w:numFmt w:val="bullet"/>
      <w:lvlText w:val=""/>
      <w:lvlJc w:val="left"/>
      <w:pPr>
        <w:ind w:left="1048" w:hanging="400"/>
      </w:pPr>
      <w:rPr>
        <w:rFonts w:ascii="Wingdings" w:hAnsi="Wingdings" w:hint="default"/>
      </w:rPr>
    </w:lvl>
    <w:lvl w:ilvl="2" w:tplc="04090005" w:tentative="1">
      <w:start w:val="1"/>
      <w:numFmt w:val="bullet"/>
      <w:lvlText w:val=""/>
      <w:lvlJc w:val="left"/>
      <w:pPr>
        <w:ind w:left="1448" w:hanging="400"/>
      </w:pPr>
      <w:rPr>
        <w:rFonts w:ascii="Wingdings" w:hAnsi="Wingdings" w:hint="default"/>
      </w:rPr>
    </w:lvl>
    <w:lvl w:ilvl="3" w:tplc="04090001" w:tentative="1">
      <w:start w:val="1"/>
      <w:numFmt w:val="bullet"/>
      <w:lvlText w:val=""/>
      <w:lvlJc w:val="left"/>
      <w:pPr>
        <w:ind w:left="1848" w:hanging="400"/>
      </w:pPr>
      <w:rPr>
        <w:rFonts w:ascii="Wingdings" w:hAnsi="Wingdings" w:hint="default"/>
      </w:rPr>
    </w:lvl>
    <w:lvl w:ilvl="4" w:tplc="04090003" w:tentative="1">
      <w:start w:val="1"/>
      <w:numFmt w:val="bullet"/>
      <w:lvlText w:val=""/>
      <w:lvlJc w:val="left"/>
      <w:pPr>
        <w:ind w:left="2248" w:hanging="400"/>
      </w:pPr>
      <w:rPr>
        <w:rFonts w:ascii="Wingdings" w:hAnsi="Wingdings" w:hint="default"/>
      </w:rPr>
    </w:lvl>
    <w:lvl w:ilvl="5" w:tplc="04090005" w:tentative="1">
      <w:start w:val="1"/>
      <w:numFmt w:val="bullet"/>
      <w:lvlText w:val=""/>
      <w:lvlJc w:val="left"/>
      <w:pPr>
        <w:ind w:left="2648" w:hanging="400"/>
      </w:pPr>
      <w:rPr>
        <w:rFonts w:ascii="Wingdings" w:hAnsi="Wingdings" w:hint="default"/>
      </w:rPr>
    </w:lvl>
    <w:lvl w:ilvl="6" w:tplc="04090001" w:tentative="1">
      <w:start w:val="1"/>
      <w:numFmt w:val="bullet"/>
      <w:lvlText w:val=""/>
      <w:lvlJc w:val="left"/>
      <w:pPr>
        <w:ind w:left="3048" w:hanging="400"/>
      </w:pPr>
      <w:rPr>
        <w:rFonts w:ascii="Wingdings" w:hAnsi="Wingdings" w:hint="default"/>
      </w:rPr>
    </w:lvl>
    <w:lvl w:ilvl="7" w:tplc="04090003" w:tentative="1">
      <w:start w:val="1"/>
      <w:numFmt w:val="bullet"/>
      <w:lvlText w:val=""/>
      <w:lvlJc w:val="left"/>
      <w:pPr>
        <w:ind w:left="3448" w:hanging="400"/>
      </w:pPr>
      <w:rPr>
        <w:rFonts w:ascii="Wingdings" w:hAnsi="Wingdings" w:hint="default"/>
      </w:rPr>
    </w:lvl>
    <w:lvl w:ilvl="8" w:tplc="04090005" w:tentative="1">
      <w:start w:val="1"/>
      <w:numFmt w:val="bullet"/>
      <w:lvlText w:val=""/>
      <w:lvlJc w:val="left"/>
      <w:pPr>
        <w:ind w:left="3848" w:hanging="400"/>
      </w:pPr>
      <w:rPr>
        <w:rFonts w:ascii="Wingdings" w:hAnsi="Wingdings" w:hint="default"/>
      </w:rPr>
    </w:lvl>
  </w:abstractNum>
  <w:abstractNum w:abstractNumId="14" w15:restartNumberingAfterBreak="0">
    <w:nsid w:val="3491641C"/>
    <w:multiLevelType w:val="hybridMultilevel"/>
    <w:tmpl w:val="CDCEEC08"/>
    <w:lvl w:ilvl="0" w:tplc="E38890BE">
      <w:start w:val="1"/>
      <w:numFmt w:val="bullet"/>
      <w:lvlText w:val=""/>
      <w:lvlJc w:val="left"/>
      <w:pPr>
        <w:ind w:left="683" w:hanging="400"/>
      </w:pPr>
      <w:rPr>
        <w:rFonts w:ascii="Wingdings" w:hAnsi="Wingdings" w:hint="default"/>
      </w:rPr>
    </w:lvl>
    <w:lvl w:ilvl="1" w:tplc="04090009">
      <w:start w:val="1"/>
      <w:numFmt w:val="bullet"/>
      <w:lvlText w:val=""/>
      <w:lvlJc w:val="left"/>
      <w:pPr>
        <w:ind w:left="1083" w:hanging="400"/>
      </w:pPr>
      <w:rPr>
        <w:rFonts w:ascii="Wingdings" w:hAnsi="Wingdings" w:hint="default"/>
      </w:rPr>
    </w:lvl>
    <w:lvl w:ilvl="2" w:tplc="04090005">
      <w:start w:val="1"/>
      <w:numFmt w:val="bullet"/>
      <w:lvlText w:val=""/>
      <w:lvlJc w:val="left"/>
      <w:pPr>
        <w:ind w:left="1483" w:hanging="400"/>
      </w:pPr>
      <w:rPr>
        <w:rFonts w:ascii="Wingdings" w:hAnsi="Wingdings" w:hint="default"/>
      </w:rPr>
    </w:lvl>
    <w:lvl w:ilvl="3" w:tplc="04090001" w:tentative="1">
      <w:start w:val="1"/>
      <w:numFmt w:val="bullet"/>
      <w:lvlText w:val=""/>
      <w:lvlJc w:val="left"/>
      <w:pPr>
        <w:ind w:left="1883" w:hanging="400"/>
      </w:pPr>
      <w:rPr>
        <w:rFonts w:ascii="Wingdings" w:hAnsi="Wingdings" w:hint="default"/>
      </w:rPr>
    </w:lvl>
    <w:lvl w:ilvl="4" w:tplc="04090003" w:tentative="1">
      <w:start w:val="1"/>
      <w:numFmt w:val="bullet"/>
      <w:lvlText w:val=""/>
      <w:lvlJc w:val="left"/>
      <w:pPr>
        <w:ind w:left="2283" w:hanging="400"/>
      </w:pPr>
      <w:rPr>
        <w:rFonts w:ascii="Wingdings" w:hAnsi="Wingdings" w:hint="default"/>
      </w:rPr>
    </w:lvl>
    <w:lvl w:ilvl="5" w:tplc="04090005" w:tentative="1">
      <w:start w:val="1"/>
      <w:numFmt w:val="bullet"/>
      <w:lvlText w:val=""/>
      <w:lvlJc w:val="left"/>
      <w:pPr>
        <w:ind w:left="2683" w:hanging="400"/>
      </w:pPr>
      <w:rPr>
        <w:rFonts w:ascii="Wingdings" w:hAnsi="Wingdings" w:hint="default"/>
      </w:rPr>
    </w:lvl>
    <w:lvl w:ilvl="6" w:tplc="04090001" w:tentative="1">
      <w:start w:val="1"/>
      <w:numFmt w:val="bullet"/>
      <w:lvlText w:val=""/>
      <w:lvlJc w:val="left"/>
      <w:pPr>
        <w:ind w:left="3083" w:hanging="400"/>
      </w:pPr>
      <w:rPr>
        <w:rFonts w:ascii="Wingdings" w:hAnsi="Wingdings" w:hint="default"/>
      </w:rPr>
    </w:lvl>
    <w:lvl w:ilvl="7" w:tplc="04090003" w:tentative="1">
      <w:start w:val="1"/>
      <w:numFmt w:val="bullet"/>
      <w:lvlText w:val=""/>
      <w:lvlJc w:val="left"/>
      <w:pPr>
        <w:ind w:left="3483" w:hanging="400"/>
      </w:pPr>
      <w:rPr>
        <w:rFonts w:ascii="Wingdings" w:hAnsi="Wingdings" w:hint="default"/>
      </w:rPr>
    </w:lvl>
    <w:lvl w:ilvl="8" w:tplc="04090005" w:tentative="1">
      <w:start w:val="1"/>
      <w:numFmt w:val="bullet"/>
      <w:lvlText w:val=""/>
      <w:lvlJc w:val="left"/>
      <w:pPr>
        <w:ind w:left="3883" w:hanging="400"/>
      </w:pPr>
      <w:rPr>
        <w:rFonts w:ascii="Wingdings" w:hAnsi="Wingdings" w:hint="default"/>
      </w:rPr>
    </w:lvl>
  </w:abstractNum>
  <w:abstractNum w:abstractNumId="15" w15:restartNumberingAfterBreak="0">
    <w:nsid w:val="35331947"/>
    <w:multiLevelType w:val="hybridMultilevel"/>
    <w:tmpl w:val="8D3CD674"/>
    <w:lvl w:ilvl="0" w:tplc="04090009">
      <w:start w:val="1"/>
      <w:numFmt w:val="bullet"/>
      <w:lvlText w:val=""/>
      <w:lvlJc w:val="left"/>
      <w:pPr>
        <w:ind w:left="2668" w:hanging="400"/>
      </w:pPr>
      <w:rPr>
        <w:rFonts w:ascii="Wingdings" w:hAnsi="Wingdings" w:hint="default"/>
      </w:rPr>
    </w:lvl>
    <w:lvl w:ilvl="1" w:tplc="04090003" w:tentative="1">
      <w:start w:val="1"/>
      <w:numFmt w:val="bullet"/>
      <w:lvlText w:val=""/>
      <w:lvlJc w:val="left"/>
      <w:pPr>
        <w:ind w:left="3068" w:hanging="400"/>
      </w:pPr>
      <w:rPr>
        <w:rFonts w:ascii="Wingdings" w:hAnsi="Wingdings" w:hint="default"/>
      </w:rPr>
    </w:lvl>
    <w:lvl w:ilvl="2" w:tplc="04090005" w:tentative="1">
      <w:start w:val="1"/>
      <w:numFmt w:val="bullet"/>
      <w:lvlText w:val=""/>
      <w:lvlJc w:val="left"/>
      <w:pPr>
        <w:ind w:left="3468" w:hanging="400"/>
      </w:pPr>
      <w:rPr>
        <w:rFonts w:ascii="Wingdings" w:hAnsi="Wingdings" w:hint="default"/>
      </w:rPr>
    </w:lvl>
    <w:lvl w:ilvl="3" w:tplc="04090001" w:tentative="1">
      <w:start w:val="1"/>
      <w:numFmt w:val="bullet"/>
      <w:lvlText w:val=""/>
      <w:lvlJc w:val="left"/>
      <w:pPr>
        <w:ind w:left="3868" w:hanging="400"/>
      </w:pPr>
      <w:rPr>
        <w:rFonts w:ascii="Wingdings" w:hAnsi="Wingdings" w:hint="default"/>
      </w:rPr>
    </w:lvl>
    <w:lvl w:ilvl="4" w:tplc="04090003" w:tentative="1">
      <w:start w:val="1"/>
      <w:numFmt w:val="bullet"/>
      <w:lvlText w:val=""/>
      <w:lvlJc w:val="left"/>
      <w:pPr>
        <w:ind w:left="4268" w:hanging="400"/>
      </w:pPr>
      <w:rPr>
        <w:rFonts w:ascii="Wingdings" w:hAnsi="Wingdings" w:hint="default"/>
      </w:rPr>
    </w:lvl>
    <w:lvl w:ilvl="5" w:tplc="04090005" w:tentative="1">
      <w:start w:val="1"/>
      <w:numFmt w:val="bullet"/>
      <w:lvlText w:val=""/>
      <w:lvlJc w:val="left"/>
      <w:pPr>
        <w:ind w:left="4668" w:hanging="400"/>
      </w:pPr>
      <w:rPr>
        <w:rFonts w:ascii="Wingdings" w:hAnsi="Wingdings" w:hint="default"/>
      </w:rPr>
    </w:lvl>
    <w:lvl w:ilvl="6" w:tplc="04090001" w:tentative="1">
      <w:start w:val="1"/>
      <w:numFmt w:val="bullet"/>
      <w:lvlText w:val=""/>
      <w:lvlJc w:val="left"/>
      <w:pPr>
        <w:ind w:left="5068" w:hanging="400"/>
      </w:pPr>
      <w:rPr>
        <w:rFonts w:ascii="Wingdings" w:hAnsi="Wingdings" w:hint="default"/>
      </w:rPr>
    </w:lvl>
    <w:lvl w:ilvl="7" w:tplc="04090003" w:tentative="1">
      <w:start w:val="1"/>
      <w:numFmt w:val="bullet"/>
      <w:lvlText w:val=""/>
      <w:lvlJc w:val="left"/>
      <w:pPr>
        <w:ind w:left="5468" w:hanging="400"/>
      </w:pPr>
      <w:rPr>
        <w:rFonts w:ascii="Wingdings" w:hAnsi="Wingdings" w:hint="default"/>
      </w:rPr>
    </w:lvl>
    <w:lvl w:ilvl="8" w:tplc="04090005" w:tentative="1">
      <w:start w:val="1"/>
      <w:numFmt w:val="bullet"/>
      <w:lvlText w:val=""/>
      <w:lvlJc w:val="left"/>
      <w:pPr>
        <w:ind w:left="5868" w:hanging="400"/>
      </w:pPr>
      <w:rPr>
        <w:rFonts w:ascii="Wingdings" w:hAnsi="Wingdings" w:hint="default"/>
      </w:rPr>
    </w:lvl>
  </w:abstractNum>
  <w:abstractNum w:abstractNumId="16" w15:restartNumberingAfterBreak="0">
    <w:nsid w:val="36325596"/>
    <w:multiLevelType w:val="hybridMultilevel"/>
    <w:tmpl w:val="4496B18A"/>
    <w:lvl w:ilvl="0" w:tplc="F88E1076">
      <w:start w:val="2016"/>
      <w:numFmt w:val="bullet"/>
      <w:lvlText w:val=""/>
      <w:lvlJc w:val="left"/>
      <w:pPr>
        <w:ind w:left="720" w:hanging="360"/>
      </w:pPr>
      <w:rPr>
        <w:rFonts w:ascii="Wingdings" w:eastAsiaTheme="minorEastAsia" w:hAnsi="Wingdings" w:cs="Times New Roman" w:hint="default"/>
      </w:rPr>
    </w:lvl>
    <w:lvl w:ilvl="1" w:tplc="04090009">
      <w:start w:val="1"/>
      <w:numFmt w:val="bullet"/>
      <w:lvlText w:val=""/>
      <w:lvlJc w:val="left"/>
      <w:pPr>
        <w:ind w:left="1160" w:hanging="400"/>
      </w:pPr>
      <w:rPr>
        <w:rFonts w:ascii="Wingdings" w:hAnsi="Wingdings" w:hint="default"/>
      </w:rPr>
    </w:lvl>
    <w:lvl w:ilvl="2" w:tplc="04090005" w:tentative="1">
      <w:start w:val="1"/>
      <w:numFmt w:val="bullet"/>
      <w:lvlText w:val=""/>
      <w:lvlJc w:val="left"/>
      <w:pPr>
        <w:ind w:left="1560" w:hanging="400"/>
      </w:pPr>
      <w:rPr>
        <w:rFonts w:ascii="Wingdings" w:hAnsi="Wingdings" w:hint="default"/>
      </w:rPr>
    </w:lvl>
    <w:lvl w:ilvl="3" w:tplc="04090001" w:tentative="1">
      <w:start w:val="1"/>
      <w:numFmt w:val="bullet"/>
      <w:lvlText w:val=""/>
      <w:lvlJc w:val="left"/>
      <w:pPr>
        <w:ind w:left="1960" w:hanging="400"/>
      </w:pPr>
      <w:rPr>
        <w:rFonts w:ascii="Wingdings" w:hAnsi="Wingdings"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abstractNum w:abstractNumId="17" w15:restartNumberingAfterBreak="0">
    <w:nsid w:val="38571841"/>
    <w:multiLevelType w:val="hybridMultilevel"/>
    <w:tmpl w:val="AA7A7EA8"/>
    <w:lvl w:ilvl="0" w:tplc="04090009">
      <w:start w:val="1"/>
      <w:numFmt w:val="bullet"/>
      <w:lvlText w:val=""/>
      <w:lvlJc w:val="left"/>
      <w:pPr>
        <w:ind w:left="2107" w:hanging="400"/>
      </w:pPr>
      <w:rPr>
        <w:rFonts w:ascii="Wingdings" w:hAnsi="Wingdings" w:hint="default"/>
      </w:rPr>
    </w:lvl>
    <w:lvl w:ilvl="1" w:tplc="04090003" w:tentative="1">
      <w:start w:val="1"/>
      <w:numFmt w:val="bullet"/>
      <w:lvlText w:val=""/>
      <w:lvlJc w:val="left"/>
      <w:pPr>
        <w:ind w:left="2507" w:hanging="400"/>
      </w:pPr>
      <w:rPr>
        <w:rFonts w:ascii="Wingdings" w:hAnsi="Wingdings" w:hint="default"/>
      </w:rPr>
    </w:lvl>
    <w:lvl w:ilvl="2" w:tplc="04090005" w:tentative="1">
      <w:start w:val="1"/>
      <w:numFmt w:val="bullet"/>
      <w:lvlText w:val=""/>
      <w:lvlJc w:val="left"/>
      <w:pPr>
        <w:ind w:left="2907" w:hanging="400"/>
      </w:pPr>
      <w:rPr>
        <w:rFonts w:ascii="Wingdings" w:hAnsi="Wingdings" w:hint="default"/>
      </w:rPr>
    </w:lvl>
    <w:lvl w:ilvl="3" w:tplc="04090001" w:tentative="1">
      <w:start w:val="1"/>
      <w:numFmt w:val="bullet"/>
      <w:lvlText w:val=""/>
      <w:lvlJc w:val="left"/>
      <w:pPr>
        <w:ind w:left="3307" w:hanging="400"/>
      </w:pPr>
      <w:rPr>
        <w:rFonts w:ascii="Wingdings" w:hAnsi="Wingdings" w:hint="default"/>
      </w:rPr>
    </w:lvl>
    <w:lvl w:ilvl="4" w:tplc="04090003" w:tentative="1">
      <w:start w:val="1"/>
      <w:numFmt w:val="bullet"/>
      <w:lvlText w:val=""/>
      <w:lvlJc w:val="left"/>
      <w:pPr>
        <w:ind w:left="3707" w:hanging="400"/>
      </w:pPr>
      <w:rPr>
        <w:rFonts w:ascii="Wingdings" w:hAnsi="Wingdings" w:hint="default"/>
      </w:rPr>
    </w:lvl>
    <w:lvl w:ilvl="5" w:tplc="04090005" w:tentative="1">
      <w:start w:val="1"/>
      <w:numFmt w:val="bullet"/>
      <w:lvlText w:val=""/>
      <w:lvlJc w:val="left"/>
      <w:pPr>
        <w:ind w:left="4107" w:hanging="400"/>
      </w:pPr>
      <w:rPr>
        <w:rFonts w:ascii="Wingdings" w:hAnsi="Wingdings" w:hint="default"/>
      </w:rPr>
    </w:lvl>
    <w:lvl w:ilvl="6" w:tplc="04090001" w:tentative="1">
      <w:start w:val="1"/>
      <w:numFmt w:val="bullet"/>
      <w:lvlText w:val=""/>
      <w:lvlJc w:val="left"/>
      <w:pPr>
        <w:ind w:left="4507" w:hanging="400"/>
      </w:pPr>
      <w:rPr>
        <w:rFonts w:ascii="Wingdings" w:hAnsi="Wingdings" w:hint="default"/>
      </w:rPr>
    </w:lvl>
    <w:lvl w:ilvl="7" w:tplc="04090003" w:tentative="1">
      <w:start w:val="1"/>
      <w:numFmt w:val="bullet"/>
      <w:lvlText w:val=""/>
      <w:lvlJc w:val="left"/>
      <w:pPr>
        <w:ind w:left="4907" w:hanging="400"/>
      </w:pPr>
      <w:rPr>
        <w:rFonts w:ascii="Wingdings" w:hAnsi="Wingdings" w:hint="default"/>
      </w:rPr>
    </w:lvl>
    <w:lvl w:ilvl="8" w:tplc="04090005" w:tentative="1">
      <w:start w:val="1"/>
      <w:numFmt w:val="bullet"/>
      <w:lvlText w:val=""/>
      <w:lvlJc w:val="left"/>
      <w:pPr>
        <w:ind w:left="5307" w:hanging="400"/>
      </w:pPr>
      <w:rPr>
        <w:rFonts w:ascii="Wingdings" w:hAnsi="Wingdings" w:hint="default"/>
      </w:rPr>
    </w:lvl>
  </w:abstractNum>
  <w:abstractNum w:abstractNumId="18" w15:restartNumberingAfterBreak="0">
    <w:nsid w:val="3C262EC9"/>
    <w:multiLevelType w:val="hybridMultilevel"/>
    <w:tmpl w:val="0584D770"/>
    <w:lvl w:ilvl="0" w:tplc="8F505B2C">
      <w:start w:val="1"/>
      <w:numFmt w:val="upperLetter"/>
      <w:lvlText w:val="%1."/>
      <w:lvlJc w:val="left"/>
      <w:pPr>
        <w:ind w:left="720" w:hanging="360"/>
      </w:pPr>
      <w:rPr>
        <w:rFonts w:hint="default"/>
        <w:b/>
      </w:rPr>
    </w:lvl>
    <w:lvl w:ilvl="1" w:tplc="04090009">
      <w:start w:val="1"/>
      <w:numFmt w:val="bullet"/>
      <w:lvlText w:val=""/>
      <w:lvlJc w:val="left"/>
      <w:pPr>
        <w:ind w:left="1160" w:hanging="400"/>
      </w:pPr>
      <w:rPr>
        <w:rFonts w:ascii="Wingdings" w:hAnsi="Wingdings" w:hint="default"/>
      </w:rPr>
    </w:lvl>
    <w:lvl w:ilvl="2" w:tplc="99DE82A6">
      <w:start w:val="1"/>
      <w:numFmt w:val="bullet"/>
      <w:lvlText w:val=""/>
      <w:lvlJc w:val="left"/>
      <w:pPr>
        <w:ind w:left="1560" w:hanging="400"/>
      </w:pPr>
      <w:rPr>
        <w:rFonts w:ascii="Wingdings" w:hAnsi="Wingdings" w:hint="default"/>
      </w:rPr>
    </w:lvl>
    <w:lvl w:ilvl="3" w:tplc="BA608D78">
      <w:numFmt w:val="bullet"/>
      <w:lvlText w:val=""/>
      <w:lvlJc w:val="left"/>
      <w:pPr>
        <w:ind w:left="1920" w:hanging="360"/>
      </w:pPr>
      <w:rPr>
        <w:rFonts w:ascii="Wingdings" w:eastAsiaTheme="minorEastAsia" w:hAnsi="Wingdings" w:cs="Times New Roman"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abstractNum w:abstractNumId="19" w15:restartNumberingAfterBreak="0">
    <w:nsid w:val="44256F97"/>
    <w:multiLevelType w:val="hybridMultilevel"/>
    <w:tmpl w:val="CD221304"/>
    <w:lvl w:ilvl="0" w:tplc="B33A5B9C">
      <w:numFmt w:val="bullet"/>
      <w:lvlText w:val="-"/>
      <w:lvlJc w:val="left"/>
      <w:pPr>
        <w:ind w:left="2121" w:hanging="360"/>
      </w:pPr>
      <w:rPr>
        <w:rFonts w:ascii="맑은 고딕" w:eastAsia="맑은 고딕" w:hAnsi="맑은 고딕" w:cs="Times New Roman" w:hint="eastAsia"/>
      </w:rPr>
    </w:lvl>
    <w:lvl w:ilvl="1" w:tplc="04090003" w:tentative="1">
      <w:start w:val="1"/>
      <w:numFmt w:val="bullet"/>
      <w:lvlText w:val=""/>
      <w:lvlJc w:val="left"/>
      <w:pPr>
        <w:ind w:left="2561" w:hanging="400"/>
      </w:pPr>
      <w:rPr>
        <w:rFonts w:ascii="Wingdings" w:hAnsi="Wingdings" w:hint="default"/>
      </w:rPr>
    </w:lvl>
    <w:lvl w:ilvl="2" w:tplc="04090005" w:tentative="1">
      <w:start w:val="1"/>
      <w:numFmt w:val="bullet"/>
      <w:lvlText w:val=""/>
      <w:lvlJc w:val="left"/>
      <w:pPr>
        <w:ind w:left="2961" w:hanging="400"/>
      </w:pPr>
      <w:rPr>
        <w:rFonts w:ascii="Wingdings" w:hAnsi="Wingdings" w:hint="default"/>
      </w:rPr>
    </w:lvl>
    <w:lvl w:ilvl="3" w:tplc="04090001" w:tentative="1">
      <w:start w:val="1"/>
      <w:numFmt w:val="bullet"/>
      <w:lvlText w:val=""/>
      <w:lvlJc w:val="left"/>
      <w:pPr>
        <w:ind w:left="3361" w:hanging="400"/>
      </w:pPr>
      <w:rPr>
        <w:rFonts w:ascii="Wingdings" w:hAnsi="Wingdings" w:hint="default"/>
      </w:rPr>
    </w:lvl>
    <w:lvl w:ilvl="4" w:tplc="04090003" w:tentative="1">
      <w:start w:val="1"/>
      <w:numFmt w:val="bullet"/>
      <w:lvlText w:val=""/>
      <w:lvlJc w:val="left"/>
      <w:pPr>
        <w:ind w:left="3761" w:hanging="400"/>
      </w:pPr>
      <w:rPr>
        <w:rFonts w:ascii="Wingdings" w:hAnsi="Wingdings" w:hint="default"/>
      </w:rPr>
    </w:lvl>
    <w:lvl w:ilvl="5" w:tplc="04090005" w:tentative="1">
      <w:start w:val="1"/>
      <w:numFmt w:val="bullet"/>
      <w:lvlText w:val=""/>
      <w:lvlJc w:val="left"/>
      <w:pPr>
        <w:ind w:left="4161" w:hanging="400"/>
      </w:pPr>
      <w:rPr>
        <w:rFonts w:ascii="Wingdings" w:hAnsi="Wingdings" w:hint="default"/>
      </w:rPr>
    </w:lvl>
    <w:lvl w:ilvl="6" w:tplc="04090001" w:tentative="1">
      <w:start w:val="1"/>
      <w:numFmt w:val="bullet"/>
      <w:lvlText w:val=""/>
      <w:lvlJc w:val="left"/>
      <w:pPr>
        <w:ind w:left="4561" w:hanging="400"/>
      </w:pPr>
      <w:rPr>
        <w:rFonts w:ascii="Wingdings" w:hAnsi="Wingdings" w:hint="default"/>
      </w:rPr>
    </w:lvl>
    <w:lvl w:ilvl="7" w:tplc="04090003" w:tentative="1">
      <w:start w:val="1"/>
      <w:numFmt w:val="bullet"/>
      <w:lvlText w:val=""/>
      <w:lvlJc w:val="left"/>
      <w:pPr>
        <w:ind w:left="4961" w:hanging="400"/>
      </w:pPr>
      <w:rPr>
        <w:rFonts w:ascii="Wingdings" w:hAnsi="Wingdings" w:hint="default"/>
      </w:rPr>
    </w:lvl>
    <w:lvl w:ilvl="8" w:tplc="04090005" w:tentative="1">
      <w:start w:val="1"/>
      <w:numFmt w:val="bullet"/>
      <w:lvlText w:val=""/>
      <w:lvlJc w:val="left"/>
      <w:pPr>
        <w:ind w:left="5361" w:hanging="400"/>
      </w:pPr>
      <w:rPr>
        <w:rFonts w:ascii="Wingdings" w:hAnsi="Wingdings" w:hint="default"/>
      </w:rPr>
    </w:lvl>
  </w:abstractNum>
  <w:abstractNum w:abstractNumId="20" w15:restartNumberingAfterBreak="0">
    <w:nsid w:val="47456063"/>
    <w:multiLevelType w:val="hybridMultilevel"/>
    <w:tmpl w:val="EA763F92"/>
    <w:lvl w:ilvl="0" w:tplc="A18884FA">
      <w:start w:val="1"/>
      <w:numFmt w:val="bullet"/>
      <w:lvlText w:val="-"/>
      <w:lvlJc w:val="left"/>
      <w:pPr>
        <w:ind w:left="1443" w:hanging="360"/>
      </w:pPr>
      <w:rPr>
        <w:rFonts w:ascii="맑은 고딕" w:eastAsia="맑은 고딕" w:hAnsi="맑은 고딕" w:cstheme="minorBidi" w:hint="eastAsia"/>
      </w:rPr>
    </w:lvl>
    <w:lvl w:ilvl="1" w:tplc="04090003">
      <w:start w:val="1"/>
      <w:numFmt w:val="bullet"/>
      <w:lvlText w:val=""/>
      <w:lvlJc w:val="left"/>
      <w:pPr>
        <w:ind w:left="1883" w:hanging="400"/>
      </w:pPr>
      <w:rPr>
        <w:rFonts w:ascii="Wingdings" w:hAnsi="Wingdings" w:hint="default"/>
      </w:rPr>
    </w:lvl>
    <w:lvl w:ilvl="2" w:tplc="04090005" w:tentative="1">
      <w:start w:val="1"/>
      <w:numFmt w:val="bullet"/>
      <w:lvlText w:val=""/>
      <w:lvlJc w:val="left"/>
      <w:pPr>
        <w:ind w:left="2283" w:hanging="400"/>
      </w:pPr>
      <w:rPr>
        <w:rFonts w:ascii="Wingdings" w:hAnsi="Wingdings" w:hint="default"/>
      </w:rPr>
    </w:lvl>
    <w:lvl w:ilvl="3" w:tplc="04090001" w:tentative="1">
      <w:start w:val="1"/>
      <w:numFmt w:val="bullet"/>
      <w:lvlText w:val=""/>
      <w:lvlJc w:val="left"/>
      <w:pPr>
        <w:ind w:left="2683" w:hanging="400"/>
      </w:pPr>
      <w:rPr>
        <w:rFonts w:ascii="Wingdings" w:hAnsi="Wingdings" w:hint="default"/>
      </w:rPr>
    </w:lvl>
    <w:lvl w:ilvl="4" w:tplc="04090003" w:tentative="1">
      <w:start w:val="1"/>
      <w:numFmt w:val="bullet"/>
      <w:lvlText w:val=""/>
      <w:lvlJc w:val="left"/>
      <w:pPr>
        <w:ind w:left="3083" w:hanging="400"/>
      </w:pPr>
      <w:rPr>
        <w:rFonts w:ascii="Wingdings" w:hAnsi="Wingdings" w:hint="default"/>
      </w:rPr>
    </w:lvl>
    <w:lvl w:ilvl="5" w:tplc="04090005" w:tentative="1">
      <w:start w:val="1"/>
      <w:numFmt w:val="bullet"/>
      <w:lvlText w:val=""/>
      <w:lvlJc w:val="left"/>
      <w:pPr>
        <w:ind w:left="3483" w:hanging="400"/>
      </w:pPr>
      <w:rPr>
        <w:rFonts w:ascii="Wingdings" w:hAnsi="Wingdings" w:hint="default"/>
      </w:rPr>
    </w:lvl>
    <w:lvl w:ilvl="6" w:tplc="04090001" w:tentative="1">
      <w:start w:val="1"/>
      <w:numFmt w:val="bullet"/>
      <w:lvlText w:val=""/>
      <w:lvlJc w:val="left"/>
      <w:pPr>
        <w:ind w:left="3883" w:hanging="400"/>
      </w:pPr>
      <w:rPr>
        <w:rFonts w:ascii="Wingdings" w:hAnsi="Wingdings" w:hint="default"/>
      </w:rPr>
    </w:lvl>
    <w:lvl w:ilvl="7" w:tplc="04090003" w:tentative="1">
      <w:start w:val="1"/>
      <w:numFmt w:val="bullet"/>
      <w:lvlText w:val=""/>
      <w:lvlJc w:val="left"/>
      <w:pPr>
        <w:ind w:left="4283" w:hanging="400"/>
      </w:pPr>
      <w:rPr>
        <w:rFonts w:ascii="Wingdings" w:hAnsi="Wingdings" w:hint="default"/>
      </w:rPr>
    </w:lvl>
    <w:lvl w:ilvl="8" w:tplc="04090005" w:tentative="1">
      <w:start w:val="1"/>
      <w:numFmt w:val="bullet"/>
      <w:lvlText w:val=""/>
      <w:lvlJc w:val="left"/>
      <w:pPr>
        <w:ind w:left="4683" w:hanging="400"/>
      </w:pPr>
      <w:rPr>
        <w:rFonts w:ascii="Wingdings" w:hAnsi="Wingdings" w:hint="default"/>
      </w:rPr>
    </w:lvl>
  </w:abstractNum>
  <w:abstractNum w:abstractNumId="21" w15:restartNumberingAfterBreak="0">
    <w:nsid w:val="480E0800"/>
    <w:multiLevelType w:val="hybridMultilevel"/>
    <w:tmpl w:val="2B466B7A"/>
    <w:lvl w:ilvl="0" w:tplc="04090009">
      <w:start w:val="1"/>
      <w:numFmt w:val="bullet"/>
      <w:lvlText w:val=""/>
      <w:lvlJc w:val="left"/>
      <w:pPr>
        <w:ind w:left="2107" w:hanging="400"/>
      </w:pPr>
      <w:rPr>
        <w:rFonts w:ascii="Wingdings" w:hAnsi="Wingdings" w:hint="default"/>
      </w:rPr>
    </w:lvl>
    <w:lvl w:ilvl="1" w:tplc="04090003" w:tentative="1">
      <w:start w:val="1"/>
      <w:numFmt w:val="bullet"/>
      <w:lvlText w:val=""/>
      <w:lvlJc w:val="left"/>
      <w:pPr>
        <w:ind w:left="2507" w:hanging="400"/>
      </w:pPr>
      <w:rPr>
        <w:rFonts w:ascii="Wingdings" w:hAnsi="Wingdings" w:hint="default"/>
      </w:rPr>
    </w:lvl>
    <w:lvl w:ilvl="2" w:tplc="04090005" w:tentative="1">
      <w:start w:val="1"/>
      <w:numFmt w:val="bullet"/>
      <w:lvlText w:val=""/>
      <w:lvlJc w:val="left"/>
      <w:pPr>
        <w:ind w:left="2907" w:hanging="400"/>
      </w:pPr>
      <w:rPr>
        <w:rFonts w:ascii="Wingdings" w:hAnsi="Wingdings" w:hint="default"/>
      </w:rPr>
    </w:lvl>
    <w:lvl w:ilvl="3" w:tplc="04090001" w:tentative="1">
      <w:start w:val="1"/>
      <w:numFmt w:val="bullet"/>
      <w:lvlText w:val=""/>
      <w:lvlJc w:val="left"/>
      <w:pPr>
        <w:ind w:left="3307" w:hanging="400"/>
      </w:pPr>
      <w:rPr>
        <w:rFonts w:ascii="Wingdings" w:hAnsi="Wingdings" w:hint="default"/>
      </w:rPr>
    </w:lvl>
    <w:lvl w:ilvl="4" w:tplc="04090003" w:tentative="1">
      <w:start w:val="1"/>
      <w:numFmt w:val="bullet"/>
      <w:lvlText w:val=""/>
      <w:lvlJc w:val="left"/>
      <w:pPr>
        <w:ind w:left="3707" w:hanging="400"/>
      </w:pPr>
      <w:rPr>
        <w:rFonts w:ascii="Wingdings" w:hAnsi="Wingdings" w:hint="default"/>
      </w:rPr>
    </w:lvl>
    <w:lvl w:ilvl="5" w:tplc="04090005" w:tentative="1">
      <w:start w:val="1"/>
      <w:numFmt w:val="bullet"/>
      <w:lvlText w:val=""/>
      <w:lvlJc w:val="left"/>
      <w:pPr>
        <w:ind w:left="4107" w:hanging="400"/>
      </w:pPr>
      <w:rPr>
        <w:rFonts w:ascii="Wingdings" w:hAnsi="Wingdings" w:hint="default"/>
      </w:rPr>
    </w:lvl>
    <w:lvl w:ilvl="6" w:tplc="04090001" w:tentative="1">
      <w:start w:val="1"/>
      <w:numFmt w:val="bullet"/>
      <w:lvlText w:val=""/>
      <w:lvlJc w:val="left"/>
      <w:pPr>
        <w:ind w:left="4507" w:hanging="400"/>
      </w:pPr>
      <w:rPr>
        <w:rFonts w:ascii="Wingdings" w:hAnsi="Wingdings" w:hint="default"/>
      </w:rPr>
    </w:lvl>
    <w:lvl w:ilvl="7" w:tplc="04090003" w:tentative="1">
      <w:start w:val="1"/>
      <w:numFmt w:val="bullet"/>
      <w:lvlText w:val=""/>
      <w:lvlJc w:val="left"/>
      <w:pPr>
        <w:ind w:left="4907" w:hanging="400"/>
      </w:pPr>
      <w:rPr>
        <w:rFonts w:ascii="Wingdings" w:hAnsi="Wingdings" w:hint="default"/>
      </w:rPr>
    </w:lvl>
    <w:lvl w:ilvl="8" w:tplc="04090005" w:tentative="1">
      <w:start w:val="1"/>
      <w:numFmt w:val="bullet"/>
      <w:lvlText w:val=""/>
      <w:lvlJc w:val="left"/>
      <w:pPr>
        <w:ind w:left="5307" w:hanging="400"/>
      </w:pPr>
      <w:rPr>
        <w:rFonts w:ascii="Wingdings" w:hAnsi="Wingdings" w:hint="default"/>
      </w:rPr>
    </w:lvl>
  </w:abstractNum>
  <w:abstractNum w:abstractNumId="22" w15:restartNumberingAfterBreak="0">
    <w:nsid w:val="4DED4E4E"/>
    <w:multiLevelType w:val="hybridMultilevel"/>
    <w:tmpl w:val="BEF41F1E"/>
    <w:lvl w:ilvl="0" w:tplc="71A0921C">
      <w:start w:val="1"/>
      <w:numFmt w:val="decimal"/>
      <w:lvlText w:val="%1."/>
      <w:lvlJc w:val="left"/>
      <w:pPr>
        <w:ind w:left="1611" w:hanging="360"/>
      </w:pPr>
      <w:rPr>
        <w:rFonts w:hint="default"/>
      </w:rPr>
    </w:lvl>
    <w:lvl w:ilvl="1" w:tplc="04090019" w:tentative="1">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23" w15:restartNumberingAfterBreak="0">
    <w:nsid w:val="4F0954DD"/>
    <w:multiLevelType w:val="hybridMultilevel"/>
    <w:tmpl w:val="B59820BE"/>
    <w:lvl w:ilvl="0" w:tplc="7DB627C8">
      <w:start w:val="3"/>
      <w:numFmt w:val="bullet"/>
      <w:lvlText w:val="-"/>
      <w:lvlJc w:val="left"/>
      <w:pPr>
        <w:ind w:left="1817" w:hanging="400"/>
      </w:pPr>
      <w:rPr>
        <w:rFonts w:ascii="Arial" w:eastAsia="Arial Unicode MS" w:hAnsi="Arial" w:cs="Arial" w:hint="default"/>
      </w:rPr>
    </w:lvl>
    <w:lvl w:ilvl="1" w:tplc="B77A7940">
      <w:start w:val="1"/>
      <w:numFmt w:val="bullet"/>
      <w:lvlText w:val="-"/>
      <w:lvlJc w:val="left"/>
      <w:pPr>
        <w:ind w:left="2243" w:hanging="400"/>
      </w:pPr>
      <w:rPr>
        <w:rFonts w:ascii="Times New Roman" w:eastAsia="바탕체" w:hAnsi="Times New Roman" w:cs="Times New Roman" w:hint="default"/>
        <w:b/>
        <w:i w:val="0"/>
        <w:sz w:val="23"/>
      </w:rPr>
    </w:lvl>
    <w:lvl w:ilvl="2" w:tplc="04090005" w:tentative="1">
      <w:start w:val="1"/>
      <w:numFmt w:val="bullet"/>
      <w:lvlText w:val=""/>
      <w:lvlJc w:val="left"/>
      <w:pPr>
        <w:ind w:left="3146" w:hanging="400"/>
      </w:pPr>
      <w:rPr>
        <w:rFonts w:ascii="Wingdings" w:hAnsi="Wingdings" w:hint="default"/>
      </w:rPr>
    </w:lvl>
    <w:lvl w:ilvl="3" w:tplc="04090001" w:tentative="1">
      <w:start w:val="1"/>
      <w:numFmt w:val="bullet"/>
      <w:lvlText w:val=""/>
      <w:lvlJc w:val="left"/>
      <w:pPr>
        <w:ind w:left="3546" w:hanging="400"/>
      </w:pPr>
      <w:rPr>
        <w:rFonts w:ascii="Wingdings" w:hAnsi="Wingdings" w:hint="default"/>
      </w:rPr>
    </w:lvl>
    <w:lvl w:ilvl="4" w:tplc="04090003" w:tentative="1">
      <w:start w:val="1"/>
      <w:numFmt w:val="bullet"/>
      <w:lvlText w:val=""/>
      <w:lvlJc w:val="left"/>
      <w:pPr>
        <w:ind w:left="3946" w:hanging="400"/>
      </w:pPr>
      <w:rPr>
        <w:rFonts w:ascii="Wingdings" w:hAnsi="Wingdings" w:hint="default"/>
      </w:rPr>
    </w:lvl>
    <w:lvl w:ilvl="5" w:tplc="04090005" w:tentative="1">
      <w:start w:val="1"/>
      <w:numFmt w:val="bullet"/>
      <w:lvlText w:val=""/>
      <w:lvlJc w:val="left"/>
      <w:pPr>
        <w:ind w:left="4346" w:hanging="400"/>
      </w:pPr>
      <w:rPr>
        <w:rFonts w:ascii="Wingdings" w:hAnsi="Wingdings" w:hint="default"/>
      </w:rPr>
    </w:lvl>
    <w:lvl w:ilvl="6" w:tplc="04090001" w:tentative="1">
      <w:start w:val="1"/>
      <w:numFmt w:val="bullet"/>
      <w:lvlText w:val=""/>
      <w:lvlJc w:val="left"/>
      <w:pPr>
        <w:ind w:left="4746" w:hanging="400"/>
      </w:pPr>
      <w:rPr>
        <w:rFonts w:ascii="Wingdings" w:hAnsi="Wingdings" w:hint="default"/>
      </w:rPr>
    </w:lvl>
    <w:lvl w:ilvl="7" w:tplc="04090003" w:tentative="1">
      <w:start w:val="1"/>
      <w:numFmt w:val="bullet"/>
      <w:lvlText w:val=""/>
      <w:lvlJc w:val="left"/>
      <w:pPr>
        <w:ind w:left="5146" w:hanging="400"/>
      </w:pPr>
      <w:rPr>
        <w:rFonts w:ascii="Wingdings" w:hAnsi="Wingdings" w:hint="default"/>
      </w:rPr>
    </w:lvl>
    <w:lvl w:ilvl="8" w:tplc="04090005" w:tentative="1">
      <w:start w:val="1"/>
      <w:numFmt w:val="bullet"/>
      <w:lvlText w:val=""/>
      <w:lvlJc w:val="left"/>
      <w:pPr>
        <w:ind w:left="5546" w:hanging="400"/>
      </w:pPr>
      <w:rPr>
        <w:rFonts w:ascii="Wingdings" w:hAnsi="Wingdings" w:hint="default"/>
      </w:rPr>
    </w:lvl>
  </w:abstractNum>
  <w:abstractNum w:abstractNumId="24" w15:restartNumberingAfterBreak="0">
    <w:nsid w:val="53DB3AAD"/>
    <w:multiLevelType w:val="hybridMultilevel"/>
    <w:tmpl w:val="7BD8951C"/>
    <w:lvl w:ilvl="0" w:tplc="04090011">
      <w:start w:val="1"/>
      <w:numFmt w:val="decimalEnclosedCircle"/>
      <w:lvlText w:val="%1"/>
      <w:lvlJc w:val="left"/>
      <w:pPr>
        <w:ind w:left="2161" w:hanging="400"/>
      </w:pPr>
    </w:lvl>
    <w:lvl w:ilvl="1" w:tplc="04090019" w:tentative="1">
      <w:start w:val="1"/>
      <w:numFmt w:val="upperLetter"/>
      <w:lvlText w:val="%2."/>
      <w:lvlJc w:val="left"/>
      <w:pPr>
        <w:ind w:left="2561" w:hanging="400"/>
      </w:pPr>
    </w:lvl>
    <w:lvl w:ilvl="2" w:tplc="0409001B" w:tentative="1">
      <w:start w:val="1"/>
      <w:numFmt w:val="lowerRoman"/>
      <w:lvlText w:val="%3."/>
      <w:lvlJc w:val="right"/>
      <w:pPr>
        <w:ind w:left="2961" w:hanging="400"/>
      </w:pPr>
    </w:lvl>
    <w:lvl w:ilvl="3" w:tplc="0409000F" w:tentative="1">
      <w:start w:val="1"/>
      <w:numFmt w:val="decimal"/>
      <w:lvlText w:val="%4."/>
      <w:lvlJc w:val="left"/>
      <w:pPr>
        <w:ind w:left="3361" w:hanging="400"/>
      </w:pPr>
    </w:lvl>
    <w:lvl w:ilvl="4" w:tplc="04090019" w:tentative="1">
      <w:start w:val="1"/>
      <w:numFmt w:val="upperLetter"/>
      <w:lvlText w:val="%5."/>
      <w:lvlJc w:val="left"/>
      <w:pPr>
        <w:ind w:left="3761" w:hanging="400"/>
      </w:pPr>
    </w:lvl>
    <w:lvl w:ilvl="5" w:tplc="0409001B" w:tentative="1">
      <w:start w:val="1"/>
      <w:numFmt w:val="lowerRoman"/>
      <w:lvlText w:val="%6."/>
      <w:lvlJc w:val="right"/>
      <w:pPr>
        <w:ind w:left="4161" w:hanging="400"/>
      </w:pPr>
    </w:lvl>
    <w:lvl w:ilvl="6" w:tplc="0409000F" w:tentative="1">
      <w:start w:val="1"/>
      <w:numFmt w:val="decimal"/>
      <w:lvlText w:val="%7."/>
      <w:lvlJc w:val="left"/>
      <w:pPr>
        <w:ind w:left="4561" w:hanging="400"/>
      </w:pPr>
    </w:lvl>
    <w:lvl w:ilvl="7" w:tplc="04090019" w:tentative="1">
      <w:start w:val="1"/>
      <w:numFmt w:val="upperLetter"/>
      <w:lvlText w:val="%8."/>
      <w:lvlJc w:val="left"/>
      <w:pPr>
        <w:ind w:left="4961" w:hanging="400"/>
      </w:pPr>
    </w:lvl>
    <w:lvl w:ilvl="8" w:tplc="0409001B" w:tentative="1">
      <w:start w:val="1"/>
      <w:numFmt w:val="lowerRoman"/>
      <w:lvlText w:val="%9."/>
      <w:lvlJc w:val="right"/>
      <w:pPr>
        <w:ind w:left="5361" w:hanging="400"/>
      </w:pPr>
    </w:lvl>
  </w:abstractNum>
  <w:abstractNum w:abstractNumId="25" w15:restartNumberingAfterBreak="0">
    <w:nsid w:val="57906B4E"/>
    <w:multiLevelType w:val="hybridMultilevel"/>
    <w:tmpl w:val="0584D770"/>
    <w:lvl w:ilvl="0" w:tplc="8F505B2C">
      <w:start w:val="1"/>
      <w:numFmt w:val="upperLetter"/>
      <w:lvlText w:val="%1."/>
      <w:lvlJc w:val="left"/>
      <w:pPr>
        <w:ind w:left="720" w:hanging="360"/>
      </w:pPr>
      <w:rPr>
        <w:rFonts w:hint="default"/>
        <w:b/>
      </w:rPr>
    </w:lvl>
    <w:lvl w:ilvl="1" w:tplc="04090009">
      <w:start w:val="1"/>
      <w:numFmt w:val="bullet"/>
      <w:lvlText w:val=""/>
      <w:lvlJc w:val="left"/>
      <w:pPr>
        <w:ind w:left="1160" w:hanging="400"/>
      </w:pPr>
      <w:rPr>
        <w:rFonts w:ascii="Wingdings" w:hAnsi="Wingdings" w:hint="default"/>
      </w:rPr>
    </w:lvl>
    <w:lvl w:ilvl="2" w:tplc="99DE82A6">
      <w:start w:val="1"/>
      <w:numFmt w:val="bullet"/>
      <w:lvlText w:val=""/>
      <w:lvlJc w:val="left"/>
      <w:pPr>
        <w:ind w:left="1560" w:hanging="400"/>
      </w:pPr>
      <w:rPr>
        <w:rFonts w:ascii="Wingdings" w:hAnsi="Wingdings" w:hint="default"/>
      </w:rPr>
    </w:lvl>
    <w:lvl w:ilvl="3" w:tplc="BA608D78">
      <w:numFmt w:val="bullet"/>
      <w:lvlText w:val=""/>
      <w:lvlJc w:val="left"/>
      <w:pPr>
        <w:ind w:left="1920" w:hanging="360"/>
      </w:pPr>
      <w:rPr>
        <w:rFonts w:ascii="Wingdings" w:eastAsiaTheme="minorEastAsia" w:hAnsi="Wingdings" w:cs="Times New Roman"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abstractNum w:abstractNumId="26" w15:restartNumberingAfterBreak="0">
    <w:nsid w:val="5ACA49B0"/>
    <w:multiLevelType w:val="hybridMultilevel"/>
    <w:tmpl w:val="78500106"/>
    <w:lvl w:ilvl="0" w:tplc="A132A0BE">
      <w:start w:val="1"/>
      <w:numFmt w:val="upperLetter"/>
      <w:lvlText w:val="%1."/>
      <w:lvlJc w:val="left"/>
      <w:pPr>
        <w:ind w:left="720" w:hanging="360"/>
      </w:pPr>
      <w:rPr>
        <w:rFonts w:hint="default"/>
        <w:b/>
      </w:rPr>
    </w:lvl>
    <w:lvl w:ilvl="1" w:tplc="04090009">
      <w:start w:val="1"/>
      <w:numFmt w:val="bullet"/>
      <w:lvlText w:val=""/>
      <w:lvlJc w:val="left"/>
      <w:pPr>
        <w:ind w:left="1160" w:hanging="400"/>
      </w:pPr>
      <w:rPr>
        <w:rFonts w:ascii="Wingdings" w:hAnsi="Wingdings" w:hint="default"/>
      </w:rPr>
    </w:lvl>
    <w:lvl w:ilvl="2" w:tplc="99DE82A6">
      <w:start w:val="1"/>
      <w:numFmt w:val="bullet"/>
      <w:lvlText w:val=""/>
      <w:lvlJc w:val="left"/>
      <w:pPr>
        <w:ind w:left="1560" w:hanging="400"/>
      </w:pPr>
      <w:rPr>
        <w:rFonts w:ascii="Wingdings" w:hAnsi="Wingdings" w:hint="default"/>
      </w:rPr>
    </w:lvl>
    <w:lvl w:ilvl="3" w:tplc="BA608D78">
      <w:numFmt w:val="bullet"/>
      <w:lvlText w:val=""/>
      <w:lvlJc w:val="left"/>
      <w:pPr>
        <w:ind w:left="1920" w:hanging="360"/>
      </w:pPr>
      <w:rPr>
        <w:rFonts w:ascii="Wingdings" w:eastAsiaTheme="minorEastAsia" w:hAnsi="Wingdings" w:cs="Times New Roman"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abstractNum w:abstractNumId="27" w15:restartNumberingAfterBreak="0">
    <w:nsid w:val="64E8629E"/>
    <w:multiLevelType w:val="hybridMultilevel"/>
    <w:tmpl w:val="0584D770"/>
    <w:lvl w:ilvl="0" w:tplc="8F505B2C">
      <w:start w:val="1"/>
      <w:numFmt w:val="upperLetter"/>
      <w:lvlText w:val="%1."/>
      <w:lvlJc w:val="left"/>
      <w:pPr>
        <w:ind w:left="927" w:hanging="360"/>
      </w:pPr>
      <w:rPr>
        <w:rFonts w:hint="default"/>
        <w:b/>
      </w:rPr>
    </w:lvl>
    <w:lvl w:ilvl="1" w:tplc="04090009">
      <w:start w:val="1"/>
      <w:numFmt w:val="bullet"/>
      <w:lvlText w:val=""/>
      <w:lvlJc w:val="left"/>
      <w:pPr>
        <w:ind w:left="1160" w:hanging="400"/>
      </w:pPr>
      <w:rPr>
        <w:rFonts w:ascii="Wingdings" w:hAnsi="Wingdings" w:hint="default"/>
      </w:rPr>
    </w:lvl>
    <w:lvl w:ilvl="2" w:tplc="99DE82A6">
      <w:start w:val="1"/>
      <w:numFmt w:val="bullet"/>
      <w:lvlText w:val=""/>
      <w:lvlJc w:val="left"/>
      <w:pPr>
        <w:ind w:left="1560" w:hanging="400"/>
      </w:pPr>
      <w:rPr>
        <w:rFonts w:ascii="Wingdings" w:hAnsi="Wingdings" w:hint="default"/>
      </w:rPr>
    </w:lvl>
    <w:lvl w:ilvl="3" w:tplc="BA608D78">
      <w:numFmt w:val="bullet"/>
      <w:lvlText w:val=""/>
      <w:lvlJc w:val="left"/>
      <w:pPr>
        <w:ind w:left="1920" w:hanging="360"/>
      </w:pPr>
      <w:rPr>
        <w:rFonts w:ascii="Wingdings" w:eastAsiaTheme="minorEastAsia" w:hAnsi="Wingdings" w:cs="Times New Roman"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abstractNum w:abstractNumId="28" w15:restartNumberingAfterBreak="0">
    <w:nsid w:val="6B9C13DD"/>
    <w:multiLevelType w:val="hybridMultilevel"/>
    <w:tmpl w:val="0584D770"/>
    <w:lvl w:ilvl="0" w:tplc="8F505B2C">
      <w:start w:val="1"/>
      <w:numFmt w:val="upperLetter"/>
      <w:lvlText w:val="%1."/>
      <w:lvlJc w:val="left"/>
      <w:pPr>
        <w:ind w:left="720" w:hanging="360"/>
      </w:pPr>
      <w:rPr>
        <w:rFonts w:hint="default"/>
        <w:b/>
      </w:rPr>
    </w:lvl>
    <w:lvl w:ilvl="1" w:tplc="04090009">
      <w:start w:val="1"/>
      <w:numFmt w:val="bullet"/>
      <w:lvlText w:val=""/>
      <w:lvlJc w:val="left"/>
      <w:pPr>
        <w:ind w:left="1160" w:hanging="400"/>
      </w:pPr>
      <w:rPr>
        <w:rFonts w:ascii="Wingdings" w:hAnsi="Wingdings" w:hint="default"/>
      </w:rPr>
    </w:lvl>
    <w:lvl w:ilvl="2" w:tplc="99DE82A6">
      <w:start w:val="1"/>
      <w:numFmt w:val="bullet"/>
      <w:lvlText w:val=""/>
      <w:lvlJc w:val="left"/>
      <w:pPr>
        <w:ind w:left="1560" w:hanging="400"/>
      </w:pPr>
      <w:rPr>
        <w:rFonts w:ascii="Wingdings" w:hAnsi="Wingdings" w:hint="default"/>
      </w:rPr>
    </w:lvl>
    <w:lvl w:ilvl="3" w:tplc="BA608D78">
      <w:numFmt w:val="bullet"/>
      <w:lvlText w:val=""/>
      <w:lvlJc w:val="left"/>
      <w:pPr>
        <w:ind w:left="1920" w:hanging="360"/>
      </w:pPr>
      <w:rPr>
        <w:rFonts w:ascii="Wingdings" w:eastAsiaTheme="minorEastAsia" w:hAnsi="Wingdings" w:cs="Times New Roman"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abstractNum w:abstractNumId="29" w15:restartNumberingAfterBreak="0">
    <w:nsid w:val="6F7A5FFA"/>
    <w:multiLevelType w:val="hybridMultilevel"/>
    <w:tmpl w:val="A77A8FBE"/>
    <w:lvl w:ilvl="0" w:tplc="04090009">
      <w:start w:val="1"/>
      <w:numFmt w:val="bullet"/>
      <w:lvlText w:val=""/>
      <w:lvlJc w:val="left"/>
      <w:pPr>
        <w:ind w:left="1251" w:hanging="400"/>
      </w:pPr>
      <w:rPr>
        <w:rFonts w:ascii="Wingdings" w:hAnsi="Wingdings" w:hint="default"/>
      </w:rPr>
    </w:lvl>
    <w:lvl w:ilvl="1" w:tplc="04090003" w:tentative="1">
      <w:start w:val="1"/>
      <w:numFmt w:val="bullet"/>
      <w:lvlText w:val=""/>
      <w:lvlJc w:val="left"/>
      <w:pPr>
        <w:ind w:left="1651" w:hanging="400"/>
      </w:pPr>
      <w:rPr>
        <w:rFonts w:ascii="Wingdings" w:hAnsi="Wingdings" w:hint="default"/>
      </w:rPr>
    </w:lvl>
    <w:lvl w:ilvl="2" w:tplc="04090005" w:tentative="1">
      <w:start w:val="1"/>
      <w:numFmt w:val="bullet"/>
      <w:lvlText w:val=""/>
      <w:lvlJc w:val="left"/>
      <w:pPr>
        <w:ind w:left="2051" w:hanging="400"/>
      </w:pPr>
      <w:rPr>
        <w:rFonts w:ascii="Wingdings" w:hAnsi="Wingdings" w:hint="default"/>
      </w:rPr>
    </w:lvl>
    <w:lvl w:ilvl="3" w:tplc="04090001" w:tentative="1">
      <w:start w:val="1"/>
      <w:numFmt w:val="bullet"/>
      <w:lvlText w:val=""/>
      <w:lvlJc w:val="left"/>
      <w:pPr>
        <w:ind w:left="2451" w:hanging="400"/>
      </w:pPr>
      <w:rPr>
        <w:rFonts w:ascii="Wingdings" w:hAnsi="Wingdings" w:hint="default"/>
      </w:rPr>
    </w:lvl>
    <w:lvl w:ilvl="4" w:tplc="04090003" w:tentative="1">
      <w:start w:val="1"/>
      <w:numFmt w:val="bullet"/>
      <w:lvlText w:val=""/>
      <w:lvlJc w:val="left"/>
      <w:pPr>
        <w:ind w:left="2851" w:hanging="400"/>
      </w:pPr>
      <w:rPr>
        <w:rFonts w:ascii="Wingdings" w:hAnsi="Wingdings" w:hint="default"/>
      </w:rPr>
    </w:lvl>
    <w:lvl w:ilvl="5" w:tplc="04090005" w:tentative="1">
      <w:start w:val="1"/>
      <w:numFmt w:val="bullet"/>
      <w:lvlText w:val=""/>
      <w:lvlJc w:val="left"/>
      <w:pPr>
        <w:ind w:left="3251" w:hanging="400"/>
      </w:pPr>
      <w:rPr>
        <w:rFonts w:ascii="Wingdings" w:hAnsi="Wingdings" w:hint="default"/>
      </w:rPr>
    </w:lvl>
    <w:lvl w:ilvl="6" w:tplc="04090001" w:tentative="1">
      <w:start w:val="1"/>
      <w:numFmt w:val="bullet"/>
      <w:lvlText w:val=""/>
      <w:lvlJc w:val="left"/>
      <w:pPr>
        <w:ind w:left="3651" w:hanging="400"/>
      </w:pPr>
      <w:rPr>
        <w:rFonts w:ascii="Wingdings" w:hAnsi="Wingdings" w:hint="default"/>
      </w:rPr>
    </w:lvl>
    <w:lvl w:ilvl="7" w:tplc="04090003" w:tentative="1">
      <w:start w:val="1"/>
      <w:numFmt w:val="bullet"/>
      <w:lvlText w:val=""/>
      <w:lvlJc w:val="left"/>
      <w:pPr>
        <w:ind w:left="4051" w:hanging="400"/>
      </w:pPr>
      <w:rPr>
        <w:rFonts w:ascii="Wingdings" w:hAnsi="Wingdings" w:hint="default"/>
      </w:rPr>
    </w:lvl>
    <w:lvl w:ilvl="8" w:tplc="04090005" w:tentative="1">
      <w:start w:val="1"/>
      <w:numFmt w:val="bullet"/>
      <w:lvlText w:val=""/>
      <w:lvlJc w:val="left"/>
      <w:pPr>
        <w:ind w:left="4451" w:hanging="400"/>
      </w:pPr>
      <w:rPr>
        <w:rFonts w:ascii="Wingdings" w:hAnsi="Wingdings" w:hint="default"/>
      </w:rPr>
    </w:lvl>
  </w:abstractNum>
  <w:abstractNum w:abstractNumId="30" w15:restartNumberingAfterBreak="0">
    <w:nsid w:val="77C10944"/>
    <w:multiLevelType w:val="hybridMultilevel"/>
    <w:tmpl w:val="0584D770"/>
    <w:lvl w:ilvl="0" w:tplc="8F505B2C">
      <w:start w:val="1"/>
      <w:numFmt w:val="upperLetter"/>
      <w:lvlText w:val="%1."/>
      <w:lvlJc w:val="left"/>
      <w:pPr>
        <w:ind w:left="720" w:hanging="360"/>
      </w:pPr>
      <w:rPr>
        <w:rFonts w:hint="default"/>
        <w:b/>
      </w:rPr>
    </w:lvl>
    <w:lvl w:ilvl="1" w:tplc="04090009">
      <w:start w:val="1"/>
      <w:numFmt w:val="bullet"/>
      <w:lvlText w:val=""/>
      <w:lvlJc w:val="left"/>
      <w:pPr>
        <w:ind w:left="1160" w:hanging="400"/>
      </w:pPr>
      <w:rPr>
        <w:rFonts w:ascii="Wingdings" w:hAnsi="Wingdings" w:hint="default"/>
      </w:rPr>
    </w:lvl>
    <w:lvl w:ilvl="2" w:tplc="99DE82A6">
      <w:start w:val="1"/>
      <w:numFmt w:val="bullet"/>
      <w:lvlText w:val=""/>
      <w:lvlJc w:val="left"/>
      <w:pPr>
        <w:ind w:left="1560" w:hanging="400"/>
      </w:pPr>
      <w:rPr>
        <w:rFonts w:ascii="Wingdings" w:hAnsi="Wingdings" w:hint="default"/>
      </w:rPr>
    </w:lvl>
    <w:lvl w:ilvl="3" w:tplc="BA608D78">
      <w:numFmt w:val="bullet"/>
      <w:lvlText w:val=""/>
      <w:lvlJc w:val="left"/>
      <w:pPr>
        <w:ind w:left="1920" w:hanging="360"/>
      </w:pPr>
      <w:rPr>
        <w:rFonts w:ascii="Wingdings" w:eastAsiaTheme="minorEastAsia" w:hAnsi="Wingdings" w:cs="Times New Roman"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num w:numId="1" w16cid:durableId="1667050422">
    <w:abstractNumId w:val="9"/>
  </w:num>
  <w:num w:numId="2" w16cid:durableId="645353313">
    <w:abstractNumId w:val="16"/>
  </w:num>
  <w:num w:numId="3" w16cid:durableId="735788349">
    <w:abstractNumId w:val="4"/>
  </w:num>
  <w:num w:numId="4" w16cid:durableId="1056852065">
    <w:abstractNumId w:val="16"/>
  </w:num>
  <w:num w:numId="5" w16cid:durableId="1748191223">
    <w:abstractNumId w:val="1"/>
  </w:num>
  <w:num w:numId="6" w16cid:durableId="607008867">
    <w:abstractNumId w:val="7"/>
  </w:num>
  <w:num w:numId="7" w16cid:durableId="662049326">
    <w:abstractNumId w:val="0"/>
  </w:num>
  <w:num w:numId="8" w16cid:durableId="870918262">
    <w:abstractNumId w:val="26"/>
  </w:num>
  <w:num w:numId="9" w16cid:durableId="1235164969">
    <w:abstractNumId w:val="5"/>
  </w:num>
  <w:num w:numId="10" w16cid:durableId="1984963322">
    <w:abstractNumId w:val="27"/>
  </w:num>
  <w:num w:numId="11" w16cid:durableId="1715499699">
    <w:abstractNumId w:val="6"/>
  </w:num>
  <w:num w:numId="12" w16cid:durableId="1294210207">
    <w:abstractNumId w:val="25"/>
  </w:num>
  <w:num w:numId="13" w16cid:durableId="149760344">
    <w:abstractNumId w:val="28"/>
  </w:num>
  <w:num w:numId="14" w16cid:durableId="75251563">
    <w:abstractNumId w:val="30"/>
  </w:num>
  <w:num w:numId="15" w16cid:durableId="2025083784">
    <w:abstractNumId w:val="18"/>
  </w:num>
  <w:num w:numId="16" w16cid:durableId="212280857">
    <w:abstractNumId w:val="11"/>
  </w:num>
  <w:num w:numId="17" w16cid:durableId="1754862720">
    <w:abstractNumId w:val="19"/>
  </w:num>
  <w:num w:numId="18" w16cid:durableId="241454384">
    <w:abstractNumId w:val="24"/>
  </w:num>
  <w:num w:numId="19" w16cid:durableId="1127775158">
    <w:abstractNumId w:val="8"/>
  </w:num>
  <w:num w:numId="20" w16cid:durableId="925655092">
    <w:abstractNumId w:val="17"/>
  </w:num>
  <w:num w:numId="21" w16cid:durableId="2127768537">
    <w:abstractNumId w:val="22"/>
  </w:num>
  <w:num w:numId="22" w16cid:durableId="2117406119">
    <w:abstractNumId w:val="14"/>
  </w:num>
  <w:num w:numId="23" w16cid:durableId="1815020679">
    <w:abstractNumId w:val="20"/>
  </w:num>
  <w:num w:numId="24" w16cid:durableId="1426540202">
    <w:abstractNumId w:val="29"/>
  </w:num>
  <w:num w:numId="25" w16cid:durableId="229317763">
    <w:abstractNumId w:val="10"/>
  </w:num>
  <w:num w:numId="26" w16cid:durableId="1451126587">
    <w:abstractNumId w:val="2"/>
  </w:num>
  <w:num w:numId="27" w16cid:durableId="2129275196">
    <w:abstractNumId w:val="13"/>
  </w:num>
  <w:num w:numId="28" w16cid:durableId="30150001">
    <w:abstractNumId w:val="23"/>
  </w:num>
  <w:num w:numId="29" w16cid:durableId="46684949">
    <w:abstractNumId w:val="15"/>
  </w:num>
  <w:num w:numId="30" w16cid:durableId="360055428">
    <w:abstractNumId w:val="12"/>
  </w:num>
  <w:num w:numId="31" w16cid:durableId="171192030">
    <w:abstractNumId w:val="21"/>
  </w:num>
  <w:num w:numId="32" w16cid:durableId="4522930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oNotTrackFormatting/>
  <w:defaultTabStop w:val="800"/>
  <w:displayHorizontalDrawingGridEvery w:val="0"/>
  <w:displayVerticalDrawingGridEvery w:val="2"/>
  <w:noPunctuationKerning/>
  <w:characterSpacingControl w:val="doNotCompress"/>
  <w:hdrShapeDefaults>
    <o:shapedefaults v:ext="edit" spidmax="2273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736"/>
    <w:rsid w:val="00001562"/>
    <w:rsid w:val="00003C61"/>
    <w:rsid w:val="00004EF3"/>
    <w:rsid w:val="000066CF"/>
    <w:rsid w:val="00011FBA"/>
    <w:rsid w:val="00015207"/>
    <w:rsid w:val="00021EA0"/>
    <w:rsid w:val="00024A4C"/>
    <w:rsid w:val="00025B7D"/>
    <w:rsid w:val="00026387"/>
    <w:rsid w:val="00027A2D"/>
    <w:rsid w:val="000335E8"/>
    <w:rsid w:val="00033E1D"/>
    <w:rsid w:val="00037401"/>
    <w:rsid w:val="00040729"/>
    <w:rsid w:val="00045005"/>
    <w:rsid w:val="00045D0D"/>
    <w:rsid w:val="000504D3"/>
    <w:rsid w:val="00051AA2"/>
    <w:rsid w:val="00051CF8"/>
    <w:rsid w:val="000520F8"/>
    <w:rsid w:val="00061772"/>
    <w:rsid w:val="0006367E"/>
    <w:rsid w:val="00063AC4"/>
    <w:rsid w:val="0006535B"/>
    <w:rsid w:val="00067070"/>
    <w:rsid w:val="0007307E"/>
    <w:rsid w:val="00073C8A"/>
    <w:rsid w:val="00074A0A"/>
    <w:rsid w:val="000756D9"/>
    <w:rsid w:val="000767C5"/>
    <w:rsid w:val="00077D15"/>
    <w:rsid w:val="00084F2F"/>
    <w:rsid w:val="00085CFB"/>
    <w:rsid w:val="00085D49"/>
    <w:rsid w:val="00085E9E"/>
    <w:rsid w:val="000905E4"/>
    <w:rsid w:val="000A040D"/>
    <w:rsid w:val="000B2DD5"/>
    <w:rsid w:val="000B4B61"/>
    <w:rsid w:val="000B7CE3"/>
    <w:rsid w:val="000C03D6"/>
    <w:rsid w:val="000C452C"/>
    <w:rsid w:val="000C57E9"/>
    <w:rsid w:val="000D0D4B"/>
    <w:rsid w:val="000D477C"/>
    <w:rsid w:val="000D5FFC"/>
    <w:rsid w:val="000D6595"/>
    <w:rsid w:val="000E1476"/>
    <w:rsid w:val="000E23F1"/>
    <w:rsid w:val="000E2B3D"/>
    <w:rsid w:val="000E40A5"/>
    <w:rsid w:val="000E4FCD"/>
    <w:rsid w:val="000E61E0"/>
    <w:rsid w:val="00105772"/>
    <w:rsid w:val="00105833"/>
    <w:rsid w:val="00106198"/>
    <w:rsid w:val="00110337"/>
    <w:rsid w:val="00111DB1"/>
    <w:rsid w:val="00113E4F"/>
    <w:rsid w:val="00114FD5"/>
    <w:rsid w:val="00116949"/>
    <w:rsid w:val="00117C94"/>
    <w:rsid w:val="0012221F"/>
    <w:rsid w:val="001272F2"/>
    <w:rsid w:val="001332EA"/>
    <w:rsid w:val="00133A40"/>
    <w:rsid w:val="00133A7D"/>
    <w:rsid w:val="00134EF5"/>
    <w:rsid w:val="0014070E"/>
    <w:rsid w:val="00143EC7"/>
    <w:rsid w:val="001459F5"/>
    <w:rsid w:val="00147F0F"/>
    <w:rsid w:val="00151C58"/>
    <w:rsid w:val="00151FD0"/>
    <w:rsid w:val="001556F4"/>
    <w:rsid w:val="00156836"/>
    <w:rsid w:val="00157F40"/>
    <w:rsid w:val="0016126E"/>
    <w:rsid w:val="00162929"/>
    <w:rsid w:val="00162AF9"/>
    <w:rsid w:val="001650F6"/>
    <w:rsid w:val="0016610E"/>
    <w:rsid w:val="001678E5"/>
    <w:rsid w:val="0017200A"/>
    <w:rsid w:val="001738E1"/>
    <w:rsid w:val="00174407"/>
    <w:rsid w:val="00174767"/>
    <w:rsid w:val="00175456"/>
    <w:rsid w:val="001771A9"/>
    <w:rsid w:val="001776F0"/>
    <w:rsid w:val="0018018B"/>
    <w:rsid w:val="001822AF"/>
    <w:rsid w:val="001826E5"/>
    <w:rsid w:val="00190092"/>
    <w:rsid w:val="00190752"/>
    <w:rsid w:val="00191A02"/>
    <w:rsid w:val="00197A5E"/>
    <w:rsid w:val="001A5BA5"/>
    <w:rsid w:val="001B0D87"/>
    <w:rsid w:val="001B41B8"/>
    <w:rsid w:val="001B706D"/>
    <w:rsid w:val="001C45A1"/>
    <w:rsid w:val="001C702B"/>
    <w:rsid w:val="001C76B7"/>
    <w:rsid w:val="001C7A60"/>
    <w:rsid w:val="001D0EFF"/>
    <w:rsid w:val="001D29BC"/>
    <w:rsid w:val="001D5653"/>
    <w:rsid w:val="001D6C5A"/>
    <w:rsid w:val="001D6E0E"/>
    <w:rsid w:val="001D7035"/>
    <w:rsid w:val="001E1312"/>
    <w:rsid w:val="001F0227"/>
    <w:rsid w:val="001F4E85"/>
    <w:rsid w:val="001F5EFA"/>
    <w:rsid w:val="001F71F2"/>
    <w:rsid w:val="002029DD"/>
    <w:rsid w:val="00206AB8"/>
    <w:rsid w:val="002154BD"/>
    <w:rsid w:val="002200B2"/>
    <w:rsid w:val="0022256D"/>
    <w:rsid w:val="00226F76"/>
    <w:rsid w:val="00227937"/>
    <w:rsid w:val="00227F5A"/>
    <w:rsid w:val="00231D3E"/>
    <w:rsid w:val="00231FD4"/>
    <w:rsid w:val="00233C61"/>
    <w:rsid w:val="002350C1"/>
    <w:rsid w:val="00235AE8"/>
    <w:rsid w:val="00236A8E"/>
    <w:rsid w:val="00240F40"/>
    <w:rsid w:val="002414EC"/>
    <w:rsid w:val="0024230A"/>
    <w:rsid w:val="002436FF"/>
    <w:rsid w:val="0024499E"/>
    <w:rsid w:val="00245CA0"/>
    <w:rsid w:val="00251640"/>
    <w:rsid w:val="00253A77"/>
    <w:rsid w:val="00253CA1"/>
    <w:rsid w:val="00254068"/>
    <w:rsid w:val="00254FB6"/>
    <w:rsid w:val="0025738B"/>
    <w:rsid w:val="0025769D"/>
    <w:rsid w:val="0026084D"/>
    <w:rsid w:val="00263E76"/>
    <w:rsid w:val="00264D89"/>
    <w:rsid w:val="0026695E"/>
    <w:rsid w:val="00270EC4"/>
    <w:rsid w:val="0027543E"/>
    <w:rsid w:val="0027699E"/>
    <w:rsid w:val="00277108"/>
    <w:rsid w:val="00277A7F"/>
    <w:rsid w:val="0028046C"/>
    <w:rsid w:val="0028088D"/>
    <w:rsid w:val="0028341E"/>
    <w:rsid w:val="00283A96"/>
    <w:rsid w:val="00284125"/>
    <w:rsid w:val="00285910"/>
    <w:rsid w:val="00286304"/>
    <w:rsid w:val="0028648D"/>
    <w:rsid w:val="002903B2"/>
    <w:rsid w:val="002907DB"/>
    <w:rsid w:val="002A2E65"/>
    <w:rsid w:val="002A3F80"/>
    <w:rsid w:val="002A7D7A"/>
    <w:rsid w:val="002B1B12"/>
    <w:rsid w:val="002B1BFB"/>
    <w:rsid w:val="002B5614"/>
    <w:rsid w:val="002B58E4"/>
    <w:rsid w:val="002B6BAE"/>
    <w:rsid w:val="002B77D8"/>
    <w:rsid w:val="002C03AA"/>
    <w:rsid w:val="002C0989"/>
    <w:rsid w:val="002C4829"/>
    <w:rsid w:val="002C67D6"/>
    <w:rsid w:val="002C726A"/>
    <w:rsid w:val="002D0012"/>
    <w:rsid w:val="002D1D8B"/>
    <w:rsid w:val="002D2388"/>
    <w:rsid w:val="002D4167"/>
    <w:rsid w:val="002D4289"/>
    <w:rsid w:val="002D4D02"/>
    <w:rsid w:val="002D7BCB"/>
    <w:rsid w:val="002E0660"/>
    <w:rsid w:val="002E0947"/>
    <w:rsid w:val="002E1205"/>
    <w:rsid w:val="002E1337"/>
    <w:rsid w:val="002E21EC"/>
    <w:rsid w:val="002E6118"/>
    <w:rsid w:val="002E7E86"/>
    <w:rsid w:val="002F2CD0"/>
    <w:rsid w:val="002F3ED5"/>
    <w:rsid w:val="002F3FC0"/>
    <w:rsid w:val="002F56F6"/>
    <w:rsid w:val="002F687D"/>
    <w:rsid w:val="00301622"/>
    <w:rsid w:val="003036B5"/>
    <w:rsid w:val="00303A18"/>
    <w:rsid w:val="00311811"/>
    <w:rsid w:val="00312FFC"/>
    <w:rsid w:val="00317D79"/>
    <w:rsid w:val="00320BAE"/>
    <w:rsid w:val="00321096"/>
    <w:rsid w:val="0032165B"/>
    <w:rsid w:val="00323281"/>
    <w:rsid w:val="003249AA"/>
    <w:rsid w:val="0032669C"/>
    <w:rsid w:val="003273F9"/>
    <w:rsid w:val="0033213B"/>
    <w:rsid w:val="003322C7"/>
    <w:rsid w:val="0033304D"/>
    <w:rsid w:val="00336401"/>
    <w:rsid w:val="00341DEC"/>
    <w:rsid w:val="00342DA1"/>
    <w:rsid w:val="00344C75"/>
    <w:rsid w:val="00350AC6"/>
    <w:rsid w:val="00351C58"/>
    <w:rsid w:val="00354F99"/>
    <w:rsid w:val="003550EF"/>
    <w:rsid w:val="0035575B"/>
    <w:rsid w:val="00355E53"/>
    <w:rsid w:val="00361B7B"/>
    <w:rsid w:val="00367B46"/>
    <w:rsid w:val="00370745"/>
    <w:rsid w:val="003759C2"/>
    <w:rsid w:val="003854A6"/>
    <w:rsid w:val="00385531"/>
    <w:rsid w:val="0038587F"/>
    <w:rsid w:val="00390208"/>
    <w:rsid w:val="00390643"/>
    <w:rsid w:val="0039294C"/>
    <w:rsid w:val="00394CB5"/>
    <w:rsid w:val="003A04E1"/>
    <w:rsid w:val="003A079E"/>
    <w:rsid w:val="003A0E98"/>
    <w:rsid w:val="003A1796"/>
    <w:rsid w:val="003A262B"/>
    <w:rsid w:val="003A3B52"/>
    <w:rsid w:val="003B0FAD"/>
    <w:rsid w:val="003B3F23"/>
    <w:rsid w:val="003B7E71"/>
    <w:rsid w:val="003C5064"/>
    <w:rsid w:val="003C514C"/>
    <w:rsid w:val="003D2B7C"/>
    <w:rsid w:val="003D7E7C"/>
    <w:rsid w:val="003E001D"/>
    <w:rsid w:val="003E0178"/>
    <w:rsid w:val="003E212F"/>
    <w:rsid w:val="003E46AF"/>
    <w:rsid w:val="003E74AC"/>
    <w:rsid w:val="003F02AC"/>
    <w:rsid w:val="003F1117"/>
    <w:rsid w:val="00400AFE"/>
    <w:rsid w:val="00401DA2"/>
    <w:rsid w:val="00403BC6"/>
    <w:rsid w:val="00403E8E"/>
    <w:rsid w:val="00406291"/>
    <w:rsid w:val="00416DAC"/>
    <w:rsid w:val="0042274E"/>
    <w:rsid w:val="0042310F"/>
    <w:rsid w:val="00423115"/>
    <w:rsid w:val="0042348D"/>
    <w:rsid w:val="004236CF"/>
    <w:rsid w:val="00424A00"/>
    <w:rsid w:val="004319AB"/>
    <w:rsid w:val="0043277E"/>
    <w:rsid w:val="004335BB"/>
    <w:rsid w:val="0043605F"/>
    <w:rsid w:val="00440DF4"/>
    <w:rsid w:val="0044206C"/>
    <w:rsid w:val="00442B8F"/>
    <w:rsid w:val="00442E19"/>
    <w:rsid w:val="004441EC"/>
    <w:rsid w:val="00445636"/>
    <w:rsid w:val="00445D3A"/>
    <w:rsid w:val="00447D6C"/>
    <w:rsid w:val="00451B6E"/>
    <w:rsid w:val="00451D90"/>
    <w:rsid w:val="00452977"/>
    <w:rsid w:val="004539BE"/>
    <w:rsid w:val="00455BD5"/>
    <w:rsid w:val="004569ED"/>
    <w:rsid w:val="004625E8"/>
    <w:rsid w:val="004651F5"/>
    <w:rsid w:val="00465EFE"/>
    <w:rsid w:val="00466E51"/>
    <w:rsid w:val="00467DC3"/>
    <w:rsid w:val="0047075C"/>
    <w:rsid w:val="00470980"/>
    <w:rsid w:val="00472F3C"/>
    <w:rsid w:val="004745C5"/>
    <w:rsid w:val="00477C3F"/>
    <w:rsid w:val="00481A61"/>
    <w:rsid w:val="004822BF"/>
    <w:rsid w:val="00483355"/>
    <w:rsid w:val="0049023D"/>
    <w:rsid w:val="004913DF"/>
    <w:rsid w:val="00491E04"/>
    <w:rsid w:val="00494BA8"/>
    <w:rsid w:val="004A13A6"/>
    <w:rsid w:val="004A18AB"/>
    <w:rsid w:val="004A2A6E"/>
    <w:rsid w:val="004A4985"/>
    <w:rsid w:val="004A5AA3"/>
    <w:rsid w:val="004A6BAB"/>
    <w:rsid w:val="004A709D"/>
    <w:rsid w:val="004B1624"/>
    <w:rsid w:val="004B22A6"/>
    <w:rsid w:val="004B2C19"/>
    <w:rsid w:val="004B35A5"/>
    <w:rsid w:val="004B6458"/>
    <w:rsid w:val="004B73C7"/>
    <w:rsid w:val="004B7924"/>
    <w:rsid w:val="004C0755"/>
    <w:rsid w:val="004C69CB"/>
    <w:rsid w:val="004C72DA"/>
    <w:rsid w:val="004D124C"/>
    <w:rsid w:val="004D2E75"/>
    <w:rsid w:val="004D3825"/>
    <w:rsid w:val="004D3EEB"/>
    <w:rsid w:val="004D4922"/>
    <w:rsid w:val="004D698D"/>
    <w:rsid w:val="004E1CF8"/>
    <w:rsid w:val="004E3DE0"/>
    <w:rsid w:val="004E4032"/>
    <w:rsid w:val="004F104D"/>
    <w:rsid w:val="004F2187"/>
    <w:rsid w:val="004F27C9"/>
    <w:rsid w:val="004F5855"/>
    <w:rsid w:val="004F756A"/>
    <w:rsid w:val="00503886"/>
    <w:rsid w:val="00504356"/>
    <w:rsid w:val="00505252"/>
    <w:rsid w:val="00506ABB"/>
    <w:rsid w:val="00507754"/>
    <w:rsid w:val="00516A01"/>
    <w:rsid w:val="00520118"/>
    <w:rsid w:val="0052152B"/>
    <w:rsid w:val="0052476D"/>
    <w:rsid w:val="005317C8"/>
    <w:rsid w:val="00531958"/>
    <w:rsid w:val="0053464F"/>
    <w:rsid w:val="00535244"/>
    <w:rsid w:val="005400C5"/>
    <w:rsid w:val="005424F0"/>
    <w:rsid w:val="00542733"/>
    <w:rsid w:val="00544B85"/>
    <w:rsid w:val="00546F01"/>
    <w:rsid w:val="00555778"/>
    <w:rsid w:val="00561E12"/>
    <w:rsid w:val="00562E4F"/>
    <w:rsid w:val="0056494E"/>
    <w:rsid w:val="00570153"/>
    <w:rsid w:val="00570686"/>
    <w:rsid w:val="005707FB"/>
    <w:rsid w:val="00574321"/>
    <w:rsid w:val="00574381"/>
    <w:rsid w:val="00576536"/>
    <w:rsid w:val="00580076"/>
    <w:rsid w:val="005814DB"/>
    <w:rsid w:val="00582318"/>
    <w:rsid w:val="005963CA"/>
    <w:rsid w:val="005A1068"/>
    <w:rsid w:val="005A3E02"/>
    <w:rsid w:val="005A43C8"/>
    <w:rsid w:val="005A4710"/>
    <w:rsid w:val="005A615F"/>
    <w:rsid w:val="005B2277"/>
    <w:rsid w:val="005B47A2"/>
    <w:rsid w:val="005B4A79"/>
    <w:rsid w:val="005B4CEC"/>
    <w:rsid w:val="005B512F"/>
    <w:rsid w:val="005B5381"/>
    <w:rsid w:val="005B7D62"/>
    <w:rsid w:val="005C0040"/>
    <w:rsid w:val="005C01A2"/>
    <w:rsid w:val="005C0449"/>
    <w:rsid w:val="005C1CA2"/>
    <w:rsid w:val="005C57BC"/>
    <w:rsid w:val="005C60F1"/>
    <w:rsid w:val="005D04B6"/>
    <w:rsid w:val="005D0B3F"/>
    <w:rsid w:val="005D0B56"/>
    <w:rsid w:val="005D0BFC"/>
    <w:rsid w:val="005D0D61"/>
    <w:rsid w:val="005D4E2F"/>
    <w:rsid w:val="005D5048"/>
    <w:rsid w:val="005D5471"/>
    <w:rsid w:val="005D7169"/>
    <w:rsid w:val="005E1529"/>
    <w:rsid w:val="005E4D40"/>
    <w:rsid w:val="005F0ADF"/>
    <w:rsid w:val="005F1112"/>
    <w:rsid w:val="005F372E"/>
    <w:rsid w:val="00601C50"/>
    <w:rsid w:val="006036FF"/>
    <w:rsid w:val="00603CA5"/>
    <w:rsid w:val="0060494C"/>
    <w:rsid w:val="006050B7"/>
    <w:rsid w:val="00606110"/>
    <w:rsid w:val="0061050F"/>
    <w:rsid w:val="00610ADD"/>
    <w:rsid w:val="00611AA3"/>
    <w:rsid w:val="006144C6"/>
    <w:rsid w:val="00621C74"/>
    <w:rsid w:val="006238BD"/>
    <w:rsid w:val="00626B1E"/>
    <w:rsid w:val="00630A80"/>
    <w:rsid w:val="00630B4F"/>
    <w:rsid w:val="00632E65"/>
    <w:rsid w:val="00633ADB"/>
    <w:rsid w:val="00633F86"/>
    <w:rsid w:val="006343CE"/>
    <w:rsid w:val="00637850"/>
    <w:rsid w:val="00641CFB"/>
    <w:rsid w:val="0064377B"/>
    <w:rsid w:val="006438AD"/>
    <w:rsid w:val="00643995"/>
    <w:rsid w:val="00645A10"/>
    <w:rsid w:val="00650049"/>
    <w:rsid w:val="006517DF"/>
    <w:rsid w:val="00653AF4"/>
    <w:rsid w:val="006567E0"/>
    <w:rsid w:val="006603C2"/>
    <w:rsid w:val="006614F0"/>
    <w:rsid w:val="00661D79"/>
    <w:rsid w:val="00663419"/>
    <w:rsid w:val="00664744"/>
    <w:rsid w:val="0067288E"/>
    <w:rsid w:val="00673741"/>
    <w:rsid w:val="00676FEA"/>
    <w:rsid w:val="006805D2"/>
    <w:rsid w:val="006821C9"/>
    <w:rsid w:val="006840D4"/>
    <w:rsid w:val="00684325"/>
    <w:rsid w:val="006857AD"/>
    <w:rsid w:val="00685F06"/>
    <w:rsid w:val="00690EB5"/>
    <w:rsid w:val="00694240"/>
    <w:rsid w:val="00695496"/>
    <w:rsid w:val="00697798"/>
    <w:rsid w:val="00697AEC"/>
    <w:rsid w:val="006A0E25"/>
    <w:rsid w:val="006A57F9"/>
    <w:rsid w:val="006B38A3"/>
    <w:rsid w:val="006B3B46"/>
    <w:rsid w:val="006B58E0"/>
    <w:rsid w:val="006C0BC0"/>
    <w:rsid w:val="006C17B4"/>
    <w:rsid w:val="006C665C"/>
    <w:rsid w:val="006C7B1A"/>
    <w:rsid w:val="006D09E7"/>
    <w:rsid w:val="006D317A"/>
    <w:rsid w:val="006D3B27"/>
    <w:rsid w:val="006D56ED"/>
    <w:rsid w:val="006D65A6"/>
    <w:rsid w:val="006E1EC1"/>
    <w:rsid w:val="006E4586"/>
    <w:rsid w:val="006E6C07"/>
    <w:rsid w:val="006E772C"/>
    <w:rsid w:val="006F4D0E"/>
    <w:rsid w:val="006F7A1A"/>
    <w:rsid w:val="007030A5"/>
    <w:rsid w:val="00707A0B"/>
    <w:rsid w:val="00710AD6"/>
    <w:rsid w:val="00710F32"/>
    <w:rsid w:val="00711109"/>
    <w:rsid w:val="00712488"/>
    <w:rsid w:val="00712E7F"/>
    <w:rsid w:val="00713B50"/>
    <w:rsid w:val="00715C15"/>
    <w:rsid w:val="0071746A"/>
    <w:rsid w:val="007174B4"/>
    <w:rsid w:val="0072183D"/>
    <w:rsid w:val="00721876"/>
    <w:rsid w:val="007225CE"/>
    <w:rsid w:val="00724CB7"/>
    <w:rsid w:val="00724D1C"/>
    <w:rsid w:val="00726649"/>
    <w:rsid w:val="00727F11"/>
    <w:rsid w:val="00734E9A"/>
    <w:rsid w:val="007354B9"/>
    <w:rsid w:val="007404B2"/>
    <w:rsid w:val="00745C3E"/>
    <w:rsid w:val="00746F3F"/>
    <w:rsid w:val="00750179"/>
    <w:rsid w:val="00750BA1"/>
    <w:rsid w:val="00751032"/>
    <w:rsid w:val="00756BBA"/>
    <w:rsid w:val="007641E5"/>
    <w:rsid w:val="0076794B"/>
    <w:rsid w:val="0077074D"/>
    <w:rsid w:val="00771876"/>
    <w:rsid w:val="0077331B"/>
    <w:rsid w:val="00773F22"/>
    <w:rsid w:val="00774AD3"/>
    <w:rsid w:val="00776C86"/>
    <w:rsid w:val="0077798E"/>
    <w:rsid w:val="00780737"/>
    <w:rsid w:val="00780C39"/>
    <w:rsid w:val="00781B95"/>
    <w:rsid w:val="0078249C"/>
    <w:rsid w:val="007854E2"/>
    <w:rsid w:val="007857E3"/>
    <w:rsid w:val="00787D9A"/>
    <w:rsid w:val="007912B7"/>
    <w:rsid w:val="00792459"/>
    <w:rsid w:val="00796E1D"/>
    <w:rsid w:val="007A18EE"/>
    <w:rsid w:val="007A1B8C"/>
    <w:rsid w:val="007A2DF5"/>
    <w:rsid w:val="007A332E"/>
    <w:rsid w:val="007A3E5B"/>
    <w:rsid w:val="007A3F03"/>
    <w:rsid w:val="007A53B8"/>
    <w:rsid w:val="007A5E08"/>
    <w:rsid w:val="007A6638"/>
    <w:rsid w:val="007A758C"/>
    <w:rsid w:val="007B2DCD"/>
    <w:rsid w:val="007C0C18"/>
    <w:rsid w:val="007C3FD4"/>
    <w:rsid w:val="007C4067"/>
    <w:rsid w:val="007C718E"/>
    <w:rsid w:val="007C74CA"/>
    <w:rsid w:val="007D1512"/>
    <w:rsid w:val="007D4ADA"/>
    <w:rsid w:val="007D4D6B"/>
    <w:rsid w:val="007D4DFB"/>
    <w:rsid w:val="007D5E08"/>
    <w:rsid w:val="007E2141"/>
    <w:rsid w:val="007E25B3"/>
    <w:rsid w:val="007E4B05"/>
    <w:rsid w:val="007E5803"/>
    <w:rsid w:val="007E7783"/>
    <w:rsid w:val="007F5E1F"/>
    <w:rsid w:val="007F7470"/>
    <w:rsid w:val="00801B5B"/>
    <w:rsid w:val="008033A0"/>
    <w:rsid w:val="00803ACF"/>
    <w:rsid w:val="00804447"/>
    <w:rsid w:val="00804977"/>
    <w:rsid w:val="00810274"/>
    <w:rsid w:val="00811A5F"/>
    <w:rsid w:val="008122D2"/>
    <w:rsid w:val="00812A1A"/>
    <w:rsid w:val="0081384C"/>
    <w:rsid w:val="00814172"/>
    <w:rsid w:val="00815372"/>
    <w:rsid w:val="008153D0"/>
    <w:rsid w:val="008156B6"/>
    <w:rsid w:val="00815E75"/>
    <w:rsid w:val="00816A59"/>
    <w:rsid w:val="0082140E"/>
    <w:rsid w:val="008239E1"/>
    <w:rsid w:val="0082544A"/>
    <w:rsid w:val="0083424E"/>
    <w:rsid w:val="008350EA"/>
    <w:rsid w:val="008356C4"/>
    <w:rsid w:val="008441DA"/>
    <w:rsid w:val="008444FE"/>
    <w:rsid w:val="00845CA4"/>
    <w:rsid w:val="008511BD"/>
    <w:rsid w:val="00855331"/>
    <w:rsid w:val="008557FC"/>
    <w:rsid w:val="00856519"/>
    <w:rsid w:val="00856DDD"/>
    <w:rsid w:val="00856EEB"/>
    <w:rsid w:val="00857A14"/>
    <w:rsid w:val="00865A94"/>
    <w:rsid w:val="00866B0C"/>
    <w:rsid w:val="00870470"/>
    <w:rsid w:val="008705EA"/>
    <w:rsid w:val="008731B3"/>
    <w:rsid w:val="00875A19"/>
    <w:rsid w:val="00875CF6"/>
    <w:rsid w:val="00875E9A"/>
    <w:rsid w:val="0088196C"/>
    <w:rsid w:val="00881EAD"/>
    <w:rsid w:val="008836B1"/>
    <w:rsid w:val="008906A6"/>
    <w:rsid w:val="008909FA"/>
    <w:rsid w:val="00893BC2"/>
    <w:rsid w:val="00893F65"/>
    <w:rsid w:val="00897043"/>
    <w:rsid w:val="008A3076"/>
    <w:rsid w:val="008A4291"/>
    <w:rsid w:val="008A4E37"/>
    <w:rsid w:val="008B0FB9"/>
    <w:rsid w:val="008B16EF"/>
    <w:rsid w:val="008B28E4"/>
    <w:rsid w:val="008B7E94"/>
    <w:rsid w:val="008C1CCB"/>
    <w:rsid w:val="008C4D0D"/>
    <w:rsid w:val="008C61FD"/>
    <w:rsid w:val="008D23BB"/>
    <w:rsid w:val="008D286B"/>
    <w:rsid w:val="008D2EF4"/>
    <w:rsid w:val="008D4F85"/>
    <w:rsid w:val="008D7B45"/>
    <w:rsid w:val="008E5697"/>
    <w:rsid w:val="008E6286"/>
    <w:rsid w:val="008E7FE4"/>
    <w:rsid w:val="008F1416"/>
    <w:rsid w:val="008F2606"/>
    <w:rsid w:val="008F3617"/>
    <w:rsid w:val="008F5FE2"/>
    <w:rsid w:val="00901A51"/>
    <w:rsid w:val="00901E56"/>
    <w:rsid w:val="00902A70"/>
    <w:rsid w:val="00912C3C"/>
    <w:rsid w:val="0091388F"/>
    <w:rsid w:val="00913E2A"/>
    <w:rsid w:val="009149DC"/>
    <w:rsid w:val="00917DE2"/>
    <w:rsid w:val="0092121B"/>
    <w:rsid w:val="00925377"/>
    <w:rsid w:val="00925A5B"/>
    <w:rsid w:val="00927292"/>
    <w:rsid w:val="0093341C"/>
    <w:rsid w:val="00933D9D"/>
    <w:rsid w:val="00935FD4"/>
    <w:rsid w:val="00940B4F"/>
    <w:rsid w:val="00945F21"/>
    <w:rsid w:val="00947A81"/>
    <w:rsid w:val="0095678D"/>
    <w:rsid w:val="009578E5"/>
    <w:rsid w:val="00964462"/>
    <w:rsid w:val="009657DF"/>
    <w:rsid w:val="009666AF"/>
    <w:rsid w:val="00967E39"/>
    <w:rsid w:val="0097395D"/>
    <w:rsid w:val="00974A15"/>
    <w:rsid w:val="0098042B"/>
    <w:rsid w:val="0098123E"/>
    <w:rsid w:val="00987616"/>
    <w:rsid w:val="00990100"/>
    <w:rsid w:val="00990982"/>
    <w:rsid w:val="009915A4"/>
    <w:rsid w:val="00991868"/>
    <w:rsid w:val="00993B8A"/>
    <w:rsid w:val="009955E3"/>
    <w:rsid w:val="0099610D"/>
    <w:rsid w:val="009A0079"/>
    <w:rsid w:val="009A03B0"/>
    <w:rsid w:val="009A1C03"/>
    <w:rsid w:val="009A44A9"/>
    <w:rsid w:val="009A5452"/>
    <w:rsid w:val="009A6484"/>
    <w:rsid w:val="009A7053"/>
    <w:rsid w:val="009B06CA"/>
    <w:rsid w:val="009B1ECD"/>
    <w:rsid w:val="009B64E7"/>
    <w:rsid w:val="009B76F4"/>
    <w:rsid w:val="009C1056"/>
    <w:rsid w:val="009C3470"/>
    <w:rsid w:val="009D2F2B"/>
    <w:rsid w:val="009E0BCF"/>
    <w:rsid w:val="009E1CD5"/>
    <w:rsid w:val="009E7FA5"/>
    <w:rsid w:val="009F286E"/>
    <w:rsid w:val="009F49CB"/>
    <w:rsid w:val="00A00EA1"/>
    <w:rsid w:val="00A02704"/>
    <w:rsid w:val="00A045AB"/>
    <w:rsid w:val="00A0579C"/>
    <w:rsid w:val="00A06248"/>
    <w:rsid w:val="00A11630"/>
    <w:rsid w:val="00A13852"/>
    <w:rsid w:val="00A14450"/>
    <w:rsid w:val="00A1539A"/>
    <w:rsid w:val="00A15FB7"/>
    <w:rsid w:val="00A21B50"/>
    <w:rsid w:val="00A26B85"/>
    <w:rsid w:val="00A3385F"/>
    <w:rsid w:val="00A41864"/>
    <w:rsid w:val="00A43276"/>
    <w:rsid w:val="00A4637B"/>
    <w:rsid w:val="00A52ECA"/>
    <w:rsid w:val="00A535B1"/>
    <w:rsid w:val="00A53ECA"/>
    <w:rsid w:val="00A56536"/>
    <w:rsid w:val="00A56D9F"/>
    <w:rsid w:val="00A576E6"/>
    <w:rsid w:val="00A60086"/>
    <w:rsid w:val="00A628C4"/>
    <w:rsid w:val="00A661B8"/>
    <w:rsid w:val="00A6682D"/>
    <w:rsid w:val="00A67870"/>
    <w:rsid w:val="00A82B90"/>
    <w:rsid w:val="00A83D95"/>
    <w:rsid w:val="00A86DAA"/>
    <w:rsid w:val="00A86DBA"/>
    <w:rsid w:val="00A8728E"/>
    <w:rsid w:val="00A87E18"/>
    <w:rsid w:val="00A90358"/>
    <w:rsid w:val="00A9228E"/>
    <w:rsid w:val="00A93854"/>
    <w:rsid w:val="00A93D71"/>
    <w:rsid w:val="00A9756C"/>
    <w:rsid w:val="00AA0113"/>
    <w:rsid w:val="00AA097F"/>
    <w:rsid w:val="00AA2808"/>
    <w:rsid w:val="00AA48F3"/>
    <w:rsid w:val="00AA7976"/>
    <w:rsid w:val="00AB1A99"/>
    <w:rsid w:val="00AB2041"/>
    <w:rsid w:val="00AB20BC"/>
    <w:rsid w:val="00AB43C4"/>
    <w:rsid w:val="00AB76F8"/>
    <w:rsid w:val="00AC73B2"/>
    <w:rsid w:val="00AD1D1A"/>
    <w:rsid w:val="00AD42E8"/>
    <w:rsid w:val="00AD4EF7"/>
    <w:rsid w:val="00AD562D"/>
    <w:rsid w:val="00AD639E"/>
    <w:rsid w:val="00AE79EB"/>
    <w:rsid w:val="00AF4E0F"/>
    <w:rsid w:val="00B03C85"/>
    <w:rsid w:val="00B05A78"/>
    <w:rsid w:val="00B07A20"/>
    <w:rsid w:val="00B07D14"/>
    <w:rsid w:val="00B108EB"/>
    <w:rsid w:val="00B116E1"/>
    <w:rsid w:val="00B138FC"/>
    <w:rsid w:val="00B16197"/>
    <w:rsid w:val="00B25DB8"/>
    <w:rsid w:val="00B27224"/>
    <w:rsid w:val="00B300B2"/>
    <w:rsid w:val="00B306EE"/>
    <w:rsid w:val="00B31D53"/>
    <w:rsid w:val="00B32AA4"/>
    <w:rsid w:val="00B332A3"/>
    <w:rsid w:val="00B33DBD"/>
    <w:rsid w:val="00B344E5"/>
    <w:rsid w:val="00B37D4C"/>
    <w:rsid w:val="00B44355"/>
    <w:rsid w:val="00B471CE"/>
    <w:rsid w:val="00B50019"/>
    <w:rsid w:val="00B547FC"/>
    <w:rsid w:val="00B60B9C"/>
    <w:rsid w:val="00B6103A"/>
    <w:rsid w:val="00B73613"/>
    <w:rsid w:val="00B766D0"/>
    <w:rsid w:val="00B77EC8"/>
    <w:rsid w:val="00B806A3"/>
    <w:rsid w:val="00B90319"/>
    <w:rsid w:val="00B9181E"/>
    <w:rsid w:val="00B91E20"/>
    <w:rsid w:val="00B9286E"/>
    <w:rsid w:val="00B92CB9"/>
    <w:rsid w:val="00B954B2"/>
    <w:rsid w:val="00B9750A"/>
    <w:rsid w:val="00BA0699"/>
    <w:rsid w:val="00BA0720"/>
    <w:rsid w:val="00BA14E9"/>
    <w:rsid w:val="00BA190B"/>
    <w:rsid w:val="00BA67F5"/>
    <w:rsid w:val="00BB0DB1"/>
    <w:rsid w:val="00BB157A"/>
    <w:rsid w:val="00BB1F6D"/>
    <w:rsid w:val="00BB1FE3"/>
    <w:rsid w:val="00BB2D10"/>
    <w:rsid w:val="00BC2BA1"/>
    <w:rsid w:val="00BC485D"/>
    <w:rsid w:val="00BD16A4"/>
    <w:rsid w:val="00BD2743"/>
    <w:rsid w:val="00BD633C"/>
    <w:rsid w:val="00BD68A2"/>
    <w:rsid w:val="00BE6940"/>
    <w:rsid w:val="00BF02A8"/>
    <w:rsid w:val="00BF2009"/>
    <w:rsid w:val="00BF49A2"/>
    <w:rsid w:val="00BF5078"/>
    <w:rsid w:val="00BF76A4"/>
    <w:rsid w:val="00BF7A3D"/>
    <w:rsid w:val="00C006C8"/>
    <w:rsid w:val="00C0168D"/>
    <w:rsid w:val="00C01922"/>
    <w:rsid w:val="00C03862"/>
    <w:rsid w:val="00C1282F"/>
    <w:rsid w:val="00C179ED"/>
    <w:rsid w:val="00C21BE9"/>
    <w:rsid w:val="00C273EC"/>
    <w:rsid w:val="00C30543"/>
    <w:rsid w:val="00C318DF"/>
    <w:rsid w:val="00C33A28"/>
    <w:rsid w:val="00C34A55"/>
    <w:rsid w:val="00C36902"/>
    <w:rsid w:val="00C36EBB"/>
    <w:rsid w:val="00C40FF0"/>
    <w:rsid w:val="00C425E4"/>
    <w:rsid w:val="00C54050"/>
    <w:rsid w:val="00C54736"/>
    <w:rsid w:val="00C55C65"/>
    <w:rsid w:val="00C56067"/>
    <w:rsid w:val="00C56EEF"/>
    <w:rsid w:val="00C57718"/>
    <w:rsid w:val="00C62631"/>
    <w:rsid w:val="00C64622"/>
    <w:rsid w:val="00C66D4D"/>
    <w:rsid w:val="00C66D7B"/>
    <w:rsid w:val="00C76997"/>
    <w:rsid w:val="00C80711"/>
    <w:rsid w:val="00C82581"/>
    <w:rsid w:val="00C832FF"/>
    <w:rsid w:val="00C836B1"/>
    <w:rsid w:val="00C9092A"/>
    <w:rsid w:val="00C96885"/>
    <w:rsid w:val="00CA0A15"/>
    <w:rsid w:val="00CA0C4A"/>
    <w:rsid w:val="00CA66F4"/>
    <w:rsid w:val="00CA6BF0"/>
    <w:rsid w:val="00CB030E"/>
    <w:rsid w:val="00CB0BE8"/>
    <w:rsid w:val="00CC4F02"/>
    <w:rsid w:val="00CC5A41"/>
    <w:rsid w:val="00CC6BAD"/>
    <w:rsid w:val="00CD25F7"/>
    <w:rsid w:val="00CD3A94"/>
    <w:rsid w:val="00CD3A9C"/>
    <w:rsid w:val="00CD421C"/>
    <w:rsid w:val="00CD501E"/>
    <w:rsid w:val="00CD520C"/>
    <w:rsid w:val="00CD703C"/>
    <w:rsid w:val="00CE24DE"/>
    <w:rsid w:val="00CE3EAA"/>
    <w:rsid w:val="00CE4307"/>
    <w:rsid w:val="00CE6C45"/>
    <w:rsid w:val="00CE702A"/>
    <w:rsid w:val="00CE70DD"/>
    <w:rsid w:val="00CF31B8"/>
    <w:rsid w:val="00CF3E93"/>
    <w:rsid w:val="00CF6A0A"/>
    <w:rsid w:val="00D0014A"/>
    <w:rsid w:val="00D02397"/>
    <w:rsid w:val="00D0319E"/>
    <w:rsid w:val="00D05736"/>
    <w:rsid w:val="00D11299"/>
    <w:rsid w:val="00D12859"/>
    <w:rsid w:val="00D164C0"/>
    <w:rsid w:val="00D16C3E"/>
    <w:rsid w:val="00D16FC8"/>
    <w:rsid w:val="00D20818"/>
    <w:rsid w:val="00D20F72"/>
    <w:rsid w:val="00D21CB0"/>
    <w:rsid w:val="00D244E6"/>
    <w:rsid w:val="00D24F84"/>
    <w:rsid w:val="00D2620F"/>
    <w:rsid w:val="00D3206A"/>
    <w:rsid w:val="00D32853"/>
    <w:rsid w:val="00D33525"/>
    <w:rsid w:val="00D35D09"/>
    <w:rsid w:val="00D36915"/>
    <w:rsid w:val="00D36D5A"/>
    <w:rsid w:val="00D36FAA"/>
    <w:rsid w:val="00D4560B"/>
    <w:rsid w:val="00D47DAC"/>
    <w:rsid w:val="00D509FD"/>
    <w:rsid w:val="00D50CB0"/>
    <w:rsid w:val="00D51038"/>
    <w:rsid w:val="00D53E38"/>
    <w:rsid w:val="00D54D53"/>
    <w:rsid w:val="00D5561F"/>
    <w:rsid w:val="00D60810"/>
    <w:rsid w:val="00D6154D"/>
    <w:rsid w:val="00D61DC8"/>
    <w:rsid w:val="00D6268B"/>
    <w:rsid w:val="00D67FFE"/>
    <w:rsid w:val="00D70261"/>
    <w:rsid w:val="00D751E2"/>
    <w:rsid w:val="00D75DDA"/>
    <w:rsid w:val="00D77327"/>
    <w:rsid w:val="00D831E1"/>
    <w:rsid w:val="00D8675D"/>
    <w:rsid w:val="00D86BCB"/>
    <w:rsid w:val="00D875FC"/>
    <w:rsid w:val="00D87CD8"/>
    <w:rsid w:val="00D9024C"/>
    <w:rsid w:val="00D92981"/>
    <w:rsid w:val="00D936D1"/>
    <w:rsid w:val="00D94469"/>
    <w:rsid w:val="00D96110"/>
    <w:rsid w:val="00D979EE"/>
    <w:rsid w:val="00DA004D"/>
    <w:rsid w:val="00DA0091"/>
    <w:rsid w:val="00DA1CEA"/>
    <w:rsid w:val="00DB087C"/>
    <w:rsid w:val="00DB0D1E"/>
    <w:rsid w:val="00DB26A8"/>
    <w:rsid w:val="00DB3216"/>
    <w:rsid w:val="00DB384E"/>
    <w:rsid w:val="00DB6FF8"/>
    <w:rsid w:val="00DB705F"/>
    <w:rsid w:val="00DC1BA6"/>
    <w:rsid w:val="00DC4513"/>
    <w:rsid w:val="00DC5310"/>
    <w:rsid w:val="00DD0045"/>
    <w:rsid w:val="00DD00A0"/>
    <w:rsid w:val="00DD326C"/>
    <w:rsid w:val="00DD3DB6"/>
    <w:rsid w:val="00DE3B35"/>
    <w:rsid w:val="00DE472B"/>
    <w:rsid w:val="00DE6A72"/>
    <w:rsid w:val="00DE783D"/>
    <w:rsid w:val="00DE7EA4"/>
    <w:rsid w:val="00DF2398"/>
    <w:rsid w:val="00DF3803"/>
    <w:rsid w:val="00DF3EB1"/>
    <w:rsid w:val="00DF4EA9"/>
    <w:rsid w:val="00E02FE1"/>
    <w:rsid w:val="00E03DDF"/>
    <w:rsid w:val="00E048BC"/>
    <w:rsid w:val="00E065BB"/>
    <w:rsid w:val="00E06F68"/>
    <w:rsid w:val="00E11CAB"/>
    <w:rsid w:val="00E11DF4"/>
    <w:rsid w:val="00E12C88"/>
    <w:rsid w:val="00E138EE"/>
    <w:rsid w:val="00E22262"/>
    <w:rsid w:val="00E24EB6"/>
    <w:rsid w:val="00E263EE"/>
    <w:rsid w:val="00E272EC"/>
    <w:rsid w:val="00E31706"/>
    <w:rsid w:val="00E344BF"/>
    <w:rsid w:val="00E40F1E"/>
    <w:rsid w:val="00E440DE"/>
    <w:rsid w:val="00E4444E"/>
    <w:rsid w:val="00E45984"/>
    <w:rsid w:val="00E45C61"/>
    <w:rsid w:val="00E521D1"/>
    <w:rsid w:val="00E64C40"/>
    <w:rsid w:val="00E66949"/>
    <w:rsid w:val="00E671DC"/>
    <w:rsid w:val="00E718AB"/>
    <w:rsid w:val="00E7521F"/>
    <w:rsid w:val="00E75D80"/>
    <w:rsid w:val="00E77EEE"/>
    <w:rsid w:val="00E824C4"/>
    <w:rsid w:val="00E87D84"/>
    <w:rsid w:val="00E93734"/>
    <w:rsid w:val="00E94D67"/>
    <w:rsid w:val="00E96571"/>
    <w:rsid w:val="00EA0967"/>
    <w:rsid w:val="00EA1E1E"/>
    <w:rsid w:val="00EA4640"/>
    <w:rsid w:val="00EB0A7B"/>
    <w:rsid w:val="00EB2F53"/>
    <w:rsid w:val="00EB52B0"/>
    <w:rsid w:val="00EB68B6"/>
    <w:rsid w:val="00EB6A30"/>
    <w:rsid w:val="00EC4908"/>
    <w:rsid w:val="00EC5FD1"/>
    <w:rsid w:val="00ED087E"/>
    <w:rsid w:val="00ED0D29"/>
    <w:rsid w:val="00ED12EE"/>
    <w:rsid w:val="00ED206F"/>
    <w:rsid w:val="00ED41C2"/>
    <w:rsid w:val="00ED527E"/>
    <w:rsid w:val="00ED5DF9"/>
    <w:rsid w:val="00ED718D"/>
    <w:rsid w:val="00EE096A"/>
    <w:rsid w:val="00EE0F2A"/>
    <w:rsid w:val="00EE1D47"/>
    <w:rsid w:val="00EE2FCC"/>
    <w:rsid w:val="00EE74C3"/>
    <w:rsid w:val="00EF0672"/>
    <w:rsid w:val="00EF1D2E"/>
    <w:rsid w:val="00EF1F7C"/>
    <w:rsid w:val="00EF2A7E"/>
    <w:rsid w:val="00EF2AA6"/>
    <w:rsid w:val="00EF384B"/>
    <w:rsid w:val="00EF47D1"/>
    <w:rsid w:val="00EF57EB"/>
    <w:rsid w:val="00F01F1E"/>
    <w:rsid w:val="00F02E39"/>
    <w:rsid w:val="00F04575"/>
    <w:rsid w:val="00F06427"/>
    <w:rsid w:val="00F136C2"/>
    <w:rsid w:val="00F13AFC"/>
    <w:rsid w:val="00F144DC"/>
    <w:rsid w:val="00F1668A"/>
    <w:rsid w:val="00F21E47"/>
    <w:rsid w:val="00F24C85"/>
    <w:rsid w:val="00F252FC"/>
    <w:rsid w:val="00F253C2"/>
    <w:rsid w:val="00F25876"/>
    <w:rsid w:val="00F262AD"/>
    <w:rsid w:val="00F263B5"/>
    <w:rsid w:val="00F266E4"/>
    <w:rsid w:val="00F300CA"/>
    <w:rsid w:val="00F31800"/>
    <w:rsid w:val="00F31EB7"/>
    <w:rsid w:val="00F375C2"/>
    <w:rsid w:val="00F44C7B"/>
    <w:rsid w:val="00F45B74"/>
    <w:rsid w:val="00F5458C"/>
    <w:rsid w:val="00F54A97"/>
    <w:rsid w:val="00F60BB2"/>
    <w:rsid w:val="00F6320B"/>
    <w:rsid w:val="00F6507F"/>
    <w:rsid w:val="00F66018"/>
    <w:rsid w:val="00F71D85"/>
    <w:rsid w:val="00F72EE7"/>
    <w:rsid w:val="00F76C85"/>
    <w:rsid w:val="00F77318"/>
    <w:rsid w:val="00F82336"/>
    <w:rsid w:val="00F82811"/>
    <w:rsid w:val="00F8580A"/>
    <w:rsid w:val="00F86E58"/>
    <w:rsid w:val="00F900FB"/>
    <w:rsid w:val="00F91C4D"/>
    <w:rsid w:val="00F95265"/>
    <w:rsid w:val="00F96D9C"/>
    <w:rsid w:val="00FA02AF"/>
    <w:rsid w:val="00FA16F0"/>
    <w:rsid w:val="00FA4979"/>
    <w:rsid w:val="00FB1719"/>
    <w:rsid w:val="00FB2E44"/>
    <w:rsid w:val="00FB408A"/>
    <w:rsid w:val="00FC3FA1"/>
    <w:rsid w:val="00FC5FE0"/>
    <w:rsid w:val="00FD0EB9"/>
    <w:rsid w:val="00FD279A"/>
    <w:rsid w:val="00FD39EF"/>
    <w:rsid w:val="00FD46BF"/>
    <w:rsid w:val="00FD4F35"/>
    <w:rsid w:val="00FE5254"/>
    <w:rsid w:val="00FF0871"/>
    <w:rsid w:val="00FF087F"/>
    <w:rsid w:val="00FF0ADD"/>
    <w:rsid w:val="00FF15A2"/>
    <w:rsid w:val="00FF3ADC"/>
    <w:rsid w:val="00FF47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27329"/>
    <o:shapelayout v:ext="edit">
      <o:idmap v:ext="edit" data="1"/>
    </o:shapelayout>
  </w:shapeDefaults>
  <w:decimalSymbol w:val="."/>
  <w:listSeparator w:val=","/>
  <w14:docId w14:val="0FFE006C"/>
  <w15:docId w15:val="{7BE1AD0E-5F2C-4D37-8E33-CCA6B7846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4325"/>
    <w:pPr>
      <w:wordWrap w:val="0"/>
      <w:autoSpaceDE w:val="0"/>
      <w:autoSpaceDN w:val="0"/>
      <w:spacing w:after="0" w:line="240" w:lineRule="auto"/>
    </w:pPr>
    <w:rPr>
      <w:rFonts w:ascii="맑은 고딕" w:eastAsia="맑은 고딕" w:hAnsi="맑은 고딕" w:cs="굴림"/>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44C7B"/>
    <w:pPr>
      <w:tabs>
        <w:tab w:val="center" w:pos="4513"/>
        <w:tab w:val="right" w:pos="9026"/>
      </w:tabs>
      <w:snapToGrid w:val="0"/>
    </w:pPr>
  </w:style>
  <w:style w:type="character" w:customStyle="1" w:styleId="Char">
    <w:name w:val="머리글 Char"/>
    <w:basedOn w:val="a0"/>
    <w:link w:val="a3"/>
    <w:uiPriority w:val="99"/>
    <w:rsid w:val="00F44C7B"/>
  </w:style>
  <w:style w:type="paragraph" w:styleId="a4">
    <w:name w:val="footer"/>
    <w:basedOn w:val="a"/>
    <w:link w:val="Char0"/>
    <w:uiPriority w:val="99"/>
    <w:unhideWhenUsed/>
    <w:rsid w:val="00F44C7B"/>
    <w:pPr>
      <w:tabs>
        <w:tab w:val="center" w:pos="4513"/>
        <w:tab w:val="right" w:pos="9026"/>
      </w:tabs>
      <w:snapToGrid w:val="0"/>
    </w:pPr>
  </w:style>
  <w:style w:type="character" w:customStyle="1" w:styleId="Char0">
    <w:name w:val="바닥글 Char"/>
    <w:basedOn w:val="a0"/>
    <w:link w:val="a4"/>
    <w:uiPriority w:val="99"/>
    <w:rsid w:val="00F44C7B"/>
  </w:style>
  <w:style w:type="paragraph" w:styleId="a5">
    <w:name w:val="List Paragraph"/>
    <w:basedOn w:val="a"/>
    <w:uiPriority w:val="34"/>
    <w:qFormat/>
    <w:rsid w:val="00C21BE9"/>
    <w:pPr>
      <w:ind w:leftChars="400" w:left="800"/>
    </w:pPr>
  </w:style>
  <w:style w:type="paragraph" w:styleId="a6">
    <w:name w:val="footnote text"/>
    <w:aliases w:val=" Char,fn,footnote text,Footnotes,Footnote ak,Footnote Text Char1,Footnote Text Char Char,fn Char Char,footnote text Char Char,Footnotes Char Char,Footnote ak Char Char,fn Char1,footnote text Char1,Footnotes Char1,Footnote ak Char1,fn Char,ABC 각주"/>
    <w:basedOn w:val="a"/>
    <w:link w:val="Char1"/>
    <w:unhideWhenUsed/>
    <w:rsid w:val="00DD326C"/>
    <w:pPr>
      <w:wordWrap/>
      <w:autoSpaceDE/>
      <w:autoSpaceDN/>
      <w:snapToGrid w:val="0"/>
      <w:spacing w:line="276" w:lineRule="auto"/>
      <w:jc w:val="left"/>
    </w:pPr>
    <w:rPr>
      <w:rFonts w:ascii="Times New Roman" w:eastAsia="바탕체" w:hAnsi="Times New Roman" w:cs="Times New Roman"/>
      <w:sz w:val="23"/>
    </w:rPr>
  </w:style>
  <w:style w:type="character" w:customStyle="1" w:styleId="Char1">
    <w:name w:val="각주 텍스트 Char"/>
    <w:aliases w:val=" Char Char,fn Char2,footnote text Char,Footnotes Char,Footnote ak Char,Footnote Text Char1 Char,Footnote Text Char Char Char,fn Char Char Char,footnote text Char Char Char,Footnotes Char Char Char,Footnote ak Char Char Char,fn Char1 Char"/>
    <w:basedOn w:val="a0"/>
    <w:link w:val="a6"/>
    <w:rsid w:val="00DD326C"/>
    <w:rPr>
      <w:rFonts w:ascii="Times New Roman" w:eastAsia="바탕체" w:hAnsi="Times New Roman" w:cs="Times New Roman"/>
      <w:kern w:val="0"/>
      <w:sz w:val="23"/>
      <w:szCs w:val="20"/>
    </w:rPr>
  </w:style>
  <w:style w:type="character" w:styleId="a7">
    <w:name w:val="footnote reference"/>
    <w:aliases w:val="Ref,de nota al pie,(NECG) Footnote Reference,FC,fr,-E Fußnotenzeichen"/>
    <w:basedOn w:val="a0"/>
    <w:unhideWhenUsed/>
    <w:rsid w:val="00DD326C"/>
    <w:rPr>
      <w:vertAlign w:val="superscript"/>
    </w:rPr>
  </w:style>
  <w:style w:type="table" w:styleId="a8">
    <w:name w:val="Table Grid"/>
    <w:basedOn w:val="a1"/>
    <w:uiPriority w:val="59"/>
    <w:rsid w:val="00BA190B"/>
    <w:pPr>
      <w:spacing w:after="0" w:line="240" w:lineRule="auto"/>
    </w:pPr>
    <w:rPr>
      <w:rFonts w:ascii="Times New Roman" w:eastAsia="바탕체"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2"/>
    <w:uiPriority w:val="99"/>
    <w:semiHidden/>
    <w:unhideWhenUsed/>
    <w:rsid w:val="006821C9"/>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semiHidden/>
    <w:rsid w:val="006821C9"/>
    <w:rPr>
      <w:rFonts w:asciiTheme="majorHAnsi" w:eastAsiaTheme="majorEastAsia" w:hAnsiTheme="majorHAnsi" w:cstheme="majorBidi"/>
      <w:kern w:val="0"/>
      <w:sz w:val="18"/>
      <w:szCs w:val="18"/>
    </w:rPr>
  </w:style>
  <w:style w:type="character" w:styleId="aa">
    <w:name w:val="Hyperlink"/>
    <w:basedOn w:val="a0"/>
    <w:uiPriority w:val="99"/>
    <w:unhideWhenUsed/>
    <w:rsid w:val="003D2B7C"/>
    <w:rPr>
      <w:color w:val="0000FF"/>
      <w:u w:val="single"/>
    </w:rPr>
  </w:style>
  <w:style w:type="character" w:styleId="ab">
    <w:name w:val="FollowedHyperlink"/>
    <w:basedOn w:val="a0"/>
    <w:uiPriority w:val="99"/>
    <w:semiHidden/>
    <w:unhideWhenUsed/>
    <w:rsid w:val="006A0E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50681">
      <w:bodyDiv w:val="1"/>
      <w:marLeft w:val="0"/>
      <w:marRight w:val="0"/>
      <w:marTop w:val="0"/>
      <w:marBottom w:val="0"/>
      <w:divBdr>
        <w:top w:val="none" w:sz="0" w:space="0" w:color="auto"/>
        <w:left w:val="none" w:sz="0" w:space="0" w:color="auto"/>
        <w:bottom w:val="none" w:sz="0" w:space="0" w:color="auto"/>
        <w:right w:val="none" w:sz="0" w:space="0" w:color="auto"/>
      </w:divBdr>
    </w:div>
    <w:div w:id="70278689">
      <w:bodyDiv w:val="1"/>
      <w:marLeft w:val="0"/>
      <w:marRight w:val="0"/>
      <w:marTop w:val="0"/>
      <w:marBottom w:val="0"/>
      <w:divBdr>
        <w:top w:val="none" w:sz="0" w:space="0" w:color="auto"/>
        <w:left w:val="none" w:sz="0" w:space="0" w:color="auto"/>
        <w:bottom w:val="none" w:sz="0" w:space="0" w:color="auto"/>
        <w:right w:val="none" w:sz="0" w:space="0" w:color="auto"/>
      </w:divBdr>
    </w:div>
    <w:div w:id="118231580">
      <w:bodyDiv w:val="1"/>
      <w:marLeft w:val="0"/>
      <w:marRight w:val="0"/>
      <w:marTop w:val="0"/>
      <w:marBottom w:val="0"/>
      <w:divBdr>
        <w:top w:val="none" w:sz="0" w:space="0" w:color="auto"/>
        <w:left w:val="none" w:sz="0" w:space="0" w:color="auto"/>
        <w:bottom w:val="none" w:sz="0" w:space="0" w:color="auto"/>
        <w:right w:val="none" w:sz="0" w:space="0" w:color="auto"/>
      </w:divBdr>
    </w:div>
    <w:div w:id="160508727">
      <w:bodyDiv w:val="1"/>
      <w:marLeft w:val="0"/>
      <w:marRight w:val="0"/>
      <w:marTop w:val="0"/>
      <w:marBottom w:val="0"/>
      <w:divBdr>
        <w:top w:val="none" w:sz="0" w:space="0" w:color="auto"/>
        <w:left w:val="none" w:sz="0" w:space="0" w:color="auto"/>
        <w:bottom w:val="none" w:sz="0" w:space="0" w:color="auto"/>
        <w:right w:val="none" w:sz="0" w:space="0" w:color="auto"/>
      </w:divBdr>
    </w:div>
    <w:div w:id="193930558">
      <w:bodyDiv w:val="1"/>
      <w:marLeft w:val="0"/>
      <w:marRight w:val="0"/>
      <w:marTop w:val="0"/>
      <w:marBottom w:val="0"/>
      <w:divBdr>
        <w:top w:val="none" w:sz="0" w:space="0" w:color="auto"/>
        <w:left w:val="none" w:sz="0" w:space="0" w:color="auto"/>
        <w:bottom w:val="none" w:sz="0" w:space="0" w:color="auto"/>
        <w:right w:val="none" w:sz="0" w:space="0" w:color="auto"/>
      </w:divBdr>
    </w:div>
    <w:div w:id="207959412">
      <w:bodyDiv w:val="1"/>
      <w:marLeft w:val="0"/>
      <w:marRight w:val="0"/>
      <w:marTop w:val="0"/>
      <w:marBottom w:val="0"/>
      <w:divBdr>
        <w:top w:val="none" w:sz="0" w:space="0" w:color="auto"/>
        <w:left w:val="none" w:sz="0" w:space="0" w:color="auto"/>
        <w:bottom w:val="none" w:sz="0" w:space="0" w:color="auto"/>
        <w:right w:val="none" w:sz="0" w:space="0" w:color="auto"/>
      </w:divBdr>
    </w:div>
    <w:div w:id="362093560">
      <w:bodyDiv w:val="1"/>
      <w:marLeft w:val="0"/>
      <w:marRight w:val="0"/>
      <w:marTop w:val="0"/>
      <w:marBottom w:val="0"/>
      <w:divBdr>
        <w:top w:val="none" w:sz="0" w:space="0" w:color="auto"/>
        <w:left w:val="none" w:sz="0" w:space="0" w:color="auto"/>
        <w:bottom w:val="none" w:sz="0" w:space="0" w:color="auto"/>
        <w:right w:val="none" w:sz="0" w:space="0" w:color="auto"/>
      </w:divBdr>
    </w:div>
    <w:div w:id="423919607">
      <w:bodyDiv w:val="1"/>
      <w:marLeft w:val="0"/>
      <w:marRight w:val="0"/>
      <w:marTop w:val="0"/>
      <w:marBottom w:val="0"/>
      <w:divBdr>
        <w:top w:val="none" w:sz="0" w:space="0" w:color="auto"/>
        <w:left w:val="none" w:sz="0" w:space="0" w:color="auto"/>
        <w:bottom w:val="none" w:sz="0" w:space="0" w:color="auto"/>
        <w:right w:val="none" w:sz="0" w:space="0" w:color="auto"/>
      </w:divBdr>
    </w:div>
    <w:div w:id="432677264">
      <w:bodyDiv w:val="1"/>
      <w:marLeft w:val="0"/>
      <w:marRight w:val="0"/>
      <w:marTop w:val="0"/>
      <w:marBottom w:val="0"/>
      <w:divBdr>
        <w:top w:val="none" w:sz="0" w:space="0" w:color="auto"/>
        <w:left w:val="none" w:sz="0" w:space="0" w:color="auto"/>
        <w:bottom w:val="none" w:sz="0" w:space="0" w:color="auto"/>
        <w:right w:val="none" w:sz="0" w:space="0" w:color="auto"/>
      </w:divBdr>
    </w:div>
    <w:div w:id="452332050">
      <w:bodyDiv w:val="1"/>
      <w:marLeft w:val="0"/>
      <w:marRight w:val="0"/>
      <w:marTop w:val="0"/>
      <w:marBottom w:val="0"/>
      <w:divBdr>
        <w:top w:val="none" w:sz="0" w:space="0" w:color="auto"/>
        <w:left w:val="none" w:sz="0" w:space="0" w:color="auto"/>
        <w:bottom w:val="none" w:sz="0" w:space="0" w:color="auto"/>
        <w:right w:val="none" w:sz="0" w:space="0" w:color="auto"/>
      </w:divBdr>
    </w:div>
    <w:div w:id="568082283">
      <w:bodyDiv w:val="1"/>
      <w:marLeft w:val="0"/>
      <w:marRight w:val="0"/>
      <w:marTop w:val="0"/>
      <w:marBottom w:val="0"/>
      <w:divBdr>
        <w:top w:val="none" w:sz="0" w:space="0" w:color="auto"/>
        <w:left w:val="none" w:sz="0" w:space="0" w:color="auto"/>
        <w:bottom w:val="none" w:sz="0" w:space="0" w:color="auto"/>
        <w:right w:val="none" w:sz="0" w:space="0" w:color="auto"/>
      </w:divBdr>
    </w:div>
    <w:div w:id="675495640">
      <w:bodyDiv w:val="1"/>
      <w:marLeft w:val="0"/>
      <w:marRight w:val="0"/>
      <w:marTop w:val="0"/>
      <w:marBottom w:val="0"/>
      <w:divBdr>
        <w:top w:val="none" w:sz="0" w:space="0" w:color="auto"/>
        <w:left w:val="none" w:sz="0" w:space="0" w:color="auto"/>
        <w:bottom w:val="none" w:sz="0" w:space="0" w:color="auto"/>
        <w:right w:val="none" w:sz="0" w:space="0" w:color="auto"/>
      </w:divBdr>
    </w:div>
    <w:div w:id="714962792">
      <w:bodyDiv w:val="1"/>
      <w:marLeft w:val="0"/>
      <w:marRight w:val="0"/>
      <w:marTop w:val="0"/>
      <w:marBottom w:val="0"/>
      <w:divBdr>
        <w:top w:val="none" w:sz="0" w:space="0" w:color="auto"/>
        <w:left w:val="none" w:sz="0" w:space="0" w:color="auto"/>
        <w:bottom w:val="none" w:sz="0" w:space="0" w:color="auto"/>
        <w:right w:val="none" w:sz="0" w:space="0" w:color="auto"/>
      </w:divBdr>
    </w:div>
    <w:div w:id="886457719">
      <w:bodyDiv w:val="1"/>
      <w:marLeft w:val="0"/>
      <w:marRight w:val="0"/>
      <w:marTop w:val="0"/>
      <w:marBottom w:val="0"/>
      <w:divBdr>
        <w:top w:val="none" w:sz="0" w:space="0" w:color="auto"/>
        <w:left w:val="none" w:sz="0" w:space="0" w:color="auto"/>
        <w:bottom w:val="none" w:sz="0" w:space="0" w:color="auto"/>
        <w:right w:val="none" w:sz="0" w:space="0" w:color="auto"/>
      </w:divBdr>
    </w:div>
    <w:div w:id="923799898">
      <w:bodyDiv w:val="1"/>
      <w:marLeft w:val="0"/>
      <w:marRight w:val="0"/>
      <w:marTop w:val="0"/>
      <w:marBottom w:val="0"/>
      <w:divBdr>
        <w:top w:val="none" w:sz="0" w:space="0" w:color="auto"/>
        <w:left w:val="none" w:sz="0" w:space="0" w:color="auto"/>
        <w:bottom w:val="none" w:sz="0" w:space="0" w:color="auto"/>
        <w:right w:val="none" w:sz="0" w:space="0" w:color="auto"/>
      </w:divBdr>
    </w:div>
    <w:div w:id="1046219441">
      <w:bodyDiv w:val="1"/>
      <w:marLeft w:val="0"/>
      <w:marRight w:val="0"/>
      <w:marTop w:val="0"/>
      <w:marBottom w:val="0"/>
      <w:divBdr>
        <w:top w:val="none" w:sz="0" w:space="0" w:color="auto"/>
        <w:left w:val="none" w:sz="0" w:space="0" w:color="auto"/>
        <w:bottom w:val="none" w:sz="0" w:space="0" w:color="auto"/>
        <w:right w:val="none" w:sz="0" w:space="0" w:color="auto"/>
      </w:divBdr>
    </w:div>
    <w:div w:id="1138954021">
      <w:bodyDiv w:val="1"/>
      <w:marLeft w:val="0"/>
      <w:marRight w:val="0"/>
      <w:marTop w:val="0"/>
      <w:marBottom w:val="0"/>
      <w:divBdr>
        <w:top w:val="none" w:sz="0" w:space="0" w:color="auto"/>
        <w:left w:val="none" w:sz="0" w:space="0" w:color="auto"/>
        <w:bottom w:val="none" w:sz="0" w:space="0" w:color="auto"/>
        <w:right w:val="none" w:sz="0" w:space="0" w:color="auto"/>
      </w:divBdr>
    </w:div>
    <w:div w:id="1241938487">
      <w:bodyDiv w:val="1"/>
      <w:marLeft w:val="0"/>
      <w:marRight w:val="0"/>
      <w:marTop w:val="0"/>
      <w:marBottom w:val="0"/>
      <w:divBdr>
        <w:top w:val="none" w:sz="0" w:space="0" w:color="auto"/>
        <w:left w:val="none" w:sz="0" w:space="0" w:color="auto"/>
        <w:bottom w:val="none" w:sz="0" w:space="0" w:color="auto"/>
        <w:right w:val="none" w:sz="0" w:space="0" w:color="auto"/>
      </w:divBdr>
    </w:div>
    <w:div w:id="1258757459">
      <w:bodyDiv w:val="1"/>
      <w:marLeft w:val="0"/>
      <w:marRight w:val="0"/>
      <w:marTop w:val="0"/>
      <w:marBottom w:val="0"/>
      <w:divBdr>
        <w:top w:val="none" w:sz="0" w:space="0" w:color="auto"/>
        <w:left w:val="none" w:sz="0" w:space="0" w:color="auto"/>
        <w:bottom w:val="none" w:sz="0" w:space="0" w:color="auto"/>
        <w:right w:val="none" w:sz="0" w:space="0" w:color="auto"/>
      </w:divBdr>
    </w:div>
    <w:div w:id="1362436865">
      <w:bodyDiv w:val="1"/>
      <w:marLeft w:val="0"/>
      <w:marRight w:val="0"/>
      <w:marTop w:val="0"/>
      <w:marBottom w:val="0"/>
      <w:divBdr>
        <w:top w:val="none" w:sz="0" w:space="0" w:color="auto"/>
        <w:left w:val="none" w:sz="0" w:space="0" w:color="auto"/>
        <w:bottom w:val="none" w:sz="0" w:space="0" w:color="auto"/>
        <w:right w:val="none" w:sz="0" w:space="0" w:color="auto"/>
      </w:divBdr>
    </w:div>
    <w:div w:id="1579899990">
      <w:bodyDiv w:val="1"/>
      <w:marLeft w:val="0"/>
      <w:marRight w:val="0"/>
      <w:marTop w:val="0"/>
      <w:marBottom w:val="0"/>
      <w:divBdr>
        <w:top w:val="none" w:sz="0" w:space="0" w:color="auto"/>
        <w:left w:val="none" w:sz="0" w:space="0" w:color="auto"/>
        <w:bottom w:val="none" w:sz="0" w:space="0" w:color="auto"/>
        <w:right w:val="none" w:sz="0" w:space="0" w:color="auto"/>
      </w:divBdr>
    </w:div>
    <w:div w:id="1600672439">
      <w:bodyDiv w:val="1"/>
      <w:marLeft w:val="0"/>
      <w:marRight w:val="0"/>
      <w:marTop w:val="0"/>
      <w:marBottom w:val="0"/>
      <w:divBdr>
        <w:top w:val="none" w:sz="0" w:space="0" w:color="auto"/>
        <w:left w:val="none" w:sz="0" w:space="0" w:color="auto"/>
        <w:bottom w:val="none" w:sz="0" w:space="0" w:color="auto"/>
        <w:right w:val="none" w:sz="0" w:space="0" w:color="auto"/>
      </w:divBdr>
    </w:div>
    <w:div w:id="1647660471">
      <w:bodyDiv w:val="1"/>
      <w:marLeft w:val="0"/>
      <w:marRight w:val="0"/>
      <w:marTop w:val="0"/>
      <w:marBottom w:val="0"/>
      <w:divBdr>
        <w:top w:val="none" w:sz="0" w:space="0" w:color="auto"/>
        <w:left w:val="none" w:sz="0" w:space="0" w:color="auto"/>
        <w:bottom w:val="none" w:sz="0" w:space="0" w:color="auto"/>
        <w:right w:val="none" w:sz="0" w:space="0" w:color="auto"/>
      </w:divBdr>
    </w:div>
    <w:div w:id="1764380359">
      <w:bodyDiv w:val="1"/>
      <w:marLeft w:val="0"/>
      <w:marRight w:val="0"/>
      <w:marTop w:val="0"/>
      <w:marBottom w:val="0"/>
      <w:divBdr>
        <w:top w:val="none" w:sz="0" w:space="0" w:color="auto"/>
        <w:left w:val="none" w:sz="0" w:space="0" w:color="auto"/>
        <w:bottom w:val="none" w:sz="0" w:space="0" w:color="auto"/>
        <w:right w:val="none" w:sz="0" w:space="0" w:color="auto"/>
      </w:divBdr>
    </w:div>
    <w:div w:id="1775587745">
      <w:bodyDiv w:val="1"/>
      <w:marLeft w:val="0"/>
      <w:marRight w:val="0"/>
      <w:marTop w:val="0"/>
      <w:marBottom w:val="0"/>
      <w:divBdr>
        <w:top w:val="none" w:sz="0" w:space="0" w:color="auto"/>
        <w:left w:val="none" w:sz="0" w:space="0" w:color="auto"/>
        <w:bottom w:val="none" w:sz="0" w:space="0" w:color="auto"/>
        <w:right w:val="none" w:sz="0" w:space="0" w:color="auto"/>
      </w:divBdr>
    </w:div>
    <w:div w:id="1790585448">
      <w:bodyDiv w:val="1"/>
      <w:marLeft w:val="0"/>
      <w:marRight w:val="0"/>
      <w:marTop w:val="0"/>
      <w:marBottom w:val="0"/>
      <w:divBdr>
        <w:top w:val="none" w:sz="0" w:space="0" w:color="auto"/>
        <w:left w:val="none" w:sz="0" w:space="0" w:color="auto"/>
        <w:bottom w:val="none" w:sz="0" w:space="0" w:color="auto"/>
        <w:right w:val="none" w:sz="0" w:space="0" w:color="auto"/>
      </w:divBdr>
    </w:div>
    <w:div w:id="2079404301">
      <w:bodyDiv w:val="1"/>
      <w:marLeft w:val="0"/>
      <w:marRight w:val="0"/>
      <w:marTop w:val="0"/>
      <w:marBottom w:val="0"/>
      <w:divBdr>
        <w:top w:val="none" w:sz="0" w:space="0" w:color="auto"/>
        <w:left w:val="none" w:sz="0" w:space="0" w:color="auto"/>
        <w:bottom w:val="none" w:sz="0" w:space="0" w:color="auto"/>
        <w:right w:val="none" w:sz="0" w:space="0" w:color="auto"/>
      </w:divBdr>
    </w:div>
    <w:div w:id="212673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47E4C0-0341-4412-BC76-7F84E748D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5070</Words>
  <Characters>28901</Characters>
  <Application>Microsoft Office Word</Application>
  <DocSecurity>0</DocSecurity>
  <Lines>240</Lines>
  <Paragraphs>67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SL Partners</cp:lastModifiedBy>
  <cp:revision>2</cp:revision>
  <dcterms:created xsi:type="dcterms:W3CDTF">2023-04-25T10:29:00Z</dcterms:created>
  <dcterms:modified xsi:type="dcterms:W3CDTF">2024-08-07T10:46:00Z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DCBC011FD0206B941D06EDEFAD132A93</vt:lpwstr>
  </property>
  <property fmtid="{D5CDD505-2E9C-101B-9397-08002B2CF9AE}" pid="3" name="MSIP_Label_defa4170-0d19-0005-0004-bc88714345d2_Enabled">
    <vt:lpwstr>true</vt:lpwstr>
  </property>
  <property fmtid="{D5CDD505-2E9C-101B-9397-08002B2CF9AE}" pid="4" name="MSIP_Label_defa4170-0d19-0005-0004-bc88714345d2_SetDate">
    <vt:lpwstr>2024-08-07T10:46:55Z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98aec3aa-eeb3-4a62-8855-86f648c2b350</vt:lpwstr>
  </property>
  <property fmtid="{D5CDD505-2E9C-101B-9397-08002B2CF9AE}" pid="8" name="MSIP_Label_defa4170-0d19-0005-0004-bc88714345d2_ActionId">
    <vt:lpwstr>ad471112-28b1-4c9f-8dbb-d87ddfc96696</vt:lpwstr>
  </property>
  <property fmtid="{D5CDD505-2E9C-101B-9397-08002B2CF9AE}" pid="9" name="MSIP_Label_defa4170-0d19-0005-0004-bc88714345d2_ContentBits">
    <vt:lpwstr>0</vt:lpwstr>
  </property>
</Properties>
</file>