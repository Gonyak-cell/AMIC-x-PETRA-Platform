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B5B41" w14:textId="77777777" w:rsidR="00E61712" w:rsidRDefault="00E61712" w:rsidP="002F76A3">
      <w:pPr>
        <w:wordWrap w:val="0"/>
        <w:autoSpaceDE w:val="0"/>
        <w:autoSpaceDN w:val="0"/>
      </w:pPr>
    </w:p>
    <w:tbl>
      <w:tblPr>
        <w:tblW w:w="0" w:type="auto"/>
        <w:tblBorders>
          <w:top w:val="single" w:sz="4" w:space="0" w:color="C0504D"/>
          <w:bottom w:val="single" w:sz="4" w:space="0" w:color="C0504D"/>
          <w:insideH w:val="single" w:sz="4" w:space="0" w:color="C0504D"/>
          <w:insideV w:val="single" w:sz="4" w:space="0" w:color="C0504D"/>
        </w:tblBorders>
        <w:tblLayout w:type="fixed"/>
        <w:tblCellMar>
          <w:top w:w="284" w:type="dxa"/>
          <w:left w:w="0" w:type="dxa"/>
          <w:bottom w:w="28" w:type="dxa"/>
          <w:right w:w="0" w:type="dxa"/>
        </w:tblCellMar>
        <w:tblLook w:val="04A0" w:firstRow="1" w:lastRow="0" w:firstColumn="1" w:lastColumn="0" w:noHBand="0" w:noVBand="1"/>
      </w:tblPr>
      <w:tblGrid>
        <w:gridCol w:w="13988"/>
      </w:tblGrid>
      <w:tr w:rsidR="00C2439B" w:rsidRPr="000C3C98" w14:paraId="22F8EC9A" w14:textId="77777777" w:rsidTr="00905D11">
        <w:trPr>
          <w:trHeight w:val="4235"/>
        </w:trPr>
        <w:tc>
          <w:tcPr>
            <w:tcW w:w="13988" w:type="dxa"/>
            <w:tcBorders>
              <w:top w:val="single" w:sz="8" w:space="0" w:color="808080"/>
              <w:left w:val="single" w:sz="4" w:space="0" w:color="FFFFFF"/>
              <w:bottom w:val="single" w:sz="8" w:space="0" w:color="808080"/>
              <w:right w:val="single" w:sz="4" w:space="0" w:color="FFFFFF"/>
              <w:tl2br w:val="nil"/>
              <w:tr2bl w:val="nil"/>
            </w:tcBorders>
            <w:shd w:val="clear" w:color="auto" w:fill="auto"/>
          </w:tcPr>
          <w:p w14:paraId="2854DFF9" w14:textId="03169B69" w:rsidR="00C2439B" w:rsidRDefault="00E61712" w:rsidP="002F76A3">
            <w:pPr>
              <w:widowControl w:val="0"/>
              <w:wordWrap w:val="0"/>
              <w:autoSpaceDE w:val="0"/>
              <w:autoSpaceDN w:val="0"/>
              <w:adjustRightInd w:val="0"/>
              <w:snapToGrid w:val="0"/>
              <w:spacing w:line="880" w:lineRule="exact"/>
              <w:rPr>
                <w:rFonts w:eastAsia="맑은 고딕"/>
                <w:b/>
                <w:color w:val="002060"/>
                <w:kern w:val="2"/>
                <w:sz w:val="76"/>
                <w:szCs w:val="76"/>
              </w:rPr>
            </w:pPr>
            <w:r>
              <w:rPr>
                <w:rFonts w:eastAsia="맑은 고딕" w:hint="eastAsia"/>
                <w:b/>
                <w:color w:val="002060"/>
                <w:kern w:val="2"/>
                <w:sz w:val="76"/>
                <w:szCs w:val="76"/>
              </w:rPr>
              <w:t>위밋모빌리티</w:t>
            </w:r>
          </w:p>
          <w:p w14:paraId="5B212E45" w14:textId="2A2C9D89" w:rsidR="00C2439B" w:rsidRPr="000C3C98" w:rsidRDefault="00C2439B" w:rsidP="002F76A3">
            <w:pPr>
              <w:widowControl w:val="0"/>
              <w:wordWrap w:val="0"/>
              <w:autoSpaceDE w:val="0"/>
              <w:autoSpaceDN w:val="0"/>
              <w:adjustRightInd w:val="0"/>
              <w:snapToGrid w:val="0"/>
              <w:spacing w:line="880" w:lineRule="exact"/>
              <w:rPr>
                <w:rFonts w:eastAsia="맑은 고딕"/>
                <w:b/>
                <w:color w:val="682C1A"/>
                <w:kern w:val="2"/>
                <w:sz w:val="44"/>
                <w:szCs w:val="44"/>
              </w:rPr>
            </w:pPr>
            <w:r w:rsidRPr="002D36C5">
              <w:rPr>
                <w:rFonts w:eastAsia="맑은 고딕"/>
                <w:b/>
                <w:kern w:val="2"/>
                <w:sz w:val="44"/>
                <w:szCs w:val="44"/>
              </w:rPr>
              <w:t>법률실사보고서</w:t>
            </w:r>
          </w:p>
        </w:tc>
      </w:tr>
    </w:tbl>
    <w:p w14:paraId="42999A20" w14:textId="77777777" w:rsidR="00C2439B" w:rsidRPr="000C3C98" w:rsidRDefault="00C2439B" w:rsidP="002F76A3">
      <w:pPr>
        <w:wordWrap w:val="0"/>
        <w:autoSpaceDE w:val="0"/>
        <w:autoSpaceDN w:val="0"/>
        <w:adjustRightInd w:val="0"/>
        <w:snapToGrid w:val="0"/>
        <w:spacing w:line="280" w:lineRule="atLeast"/>
        <w:rPr>
          <w:rFonts w:eastAsia="맑은 고딕"/>
          <w:kern w:val="2"/>
          <w:sz w:val="22"/>
        </w:rPr>
      </w:pPr>
    </w:p>
    <w:p w14:paraId="19BA90B9" w14:textId="26FA443B" w:rsidR="00465BA4" w:rsidRPr="000C3C98" w:rsidRDefault="00A97A0E" w:rsidP="002F76A3">
      <w:pPr>
        <w:widowControl w:val="0"/>
        <w:wordWrap w:val="0"/>
        <w:autoSpaceDE w:val="0"/>
        <w:autoSpaceDN w:val="0"/>
        <w:adjustRightInd w:val="0"/>
        <w:snapToGrid w:val="0"/>
        <w:spacing w:line="280" w:lineRule="atLeast"/>
        <w:rPr>
          <w:rFonts w:eastAsia="맑은 고딕"/>
          <w:color w:val="595959"/>
          <w:kern w:val="2"/>
          <w:sz w:val="26"/>
          <w:szCs w:val="26"/>
        </w:rPr>
      </w:pPr>
      <w:r w:rsidRPr="000C3C98">
        <w:rPr>
          <w:rFonts w:eastAsia="맑은 고딕"/>
          <w:color w:val="595959"/>
          <w:kern w:val="2"/>
          <w:sz w:val="26"/>
          <w:szCs w:val="26"/>
        </w:rPr>
        <w:t>20</w:t>
      </w:r>
      <w:r w:rsidR="00574DA5" w:rsidRPr="000C3C98">
        <w:rPr>
          <w:rFonts w:eastAsia="맑은 고딕"/>
          <w:color w:val="595959"/>
          <w:kern w:val="2"/>
          <w:sz w:val="26"/>
          <w:szCs w:val="26"/>
        </w:rPr>
        <w:t>2</w:t>
      </w:r>
      <w:r w:rsidR="00DD4A87">
        <w:rPr>
          <w:rFonts w:eastAsia="맑은 고딕"/>
          <w:color w:val="595959"/>
          <w:kern w:val="2"/>
          <w:sz w:val="26"/>
          <w:szCs w:val="26"/>
        </w:rPr>
        <w:t>4</w:t>
      </w:r>
      <w:r w:rsidR="00465BA4" w:rsidRPr="000C3C98">
        <w:rPr>
          <w:rFonts w:eastAsia="맑은 고딕"/>
          <w:color w:val="595959"/>
          <w:kern w:val="2"/>
          <w:sz w:val="26"/>
          <w:szCs w:val="26"/>
        </w:rPr>
        <w:t>년</w:t>
      </w:r>
      <w:r w:rsidR="00465BA4" w:rsidRPr="000C3C98">
        <w:rPr>
          <w:rFonts w:eastAsia="맑은 고딕"/>
          <w:color w:val="595959"/>
          <w:kern w:val="2"/>
          <w:sz w:val="26"/>
          <w:szCs w:val="26"/>
        </w:rPr>
        <w:t xml:space="preserve"> </w:t>
      </w:r>
      <w:ins w:id="0" w:author="SL Partners" w:date="2024-09-27T13:02:00Z" w16du:dateUtc="2024-09-27T04:02:00Z">
        <w:r w:rsidR="00E37142">
          <w:rPr>
            <w:rFonts w:eastAsia="맑은 고딕" w:hint="eastAsia"/>
            <w:color w:val="595959"/>
            <w:kern w:val="2"/>
            <w:sz w:val="26"/>
            <w:szCs w:val="26"/>
          </w:rPr>
          <w:t>9</w:t>
        </w:r>
      </w:ins>
      <w:del w:id="1" w:author="SL Partners" w:date="2024-09-27T13:02:00Z" w16du:dateUtc="2024-09-27T04:02:00Z">
        <w:r w:rsidR="00E61712" w:rsidDel="00E37142">
          <w:rPr>
            <w:rFonts w:eastAsia="맑은 고딕" w:hint="eastAsia"/>
            <w:color w:val="595959"/>
            <w:kern w:val="2"/>
            <w:sz w:val="26"/>
            <w:szCs w:val="26"/>
          </w:rPr>
          <w:delText>8</w:delText>
        </w:r>
      </w:del>
      <w:r w:rsidR="00465BA4" w:rsidRPr="000C3C98">
        <w:rPr>
          <w:rFonts w:eastAsia="맑은 고딕"/>
          <w:color w:val="595959"/>
          <w:kern w:val="2"/>
          <w:sz w:val="26"/>
          <w:szCs w:val="26"/>
        </w:rPr>
        <w:t>월</w:t>
      </w:r>
      <w:r w:rsidR="00465BA4" w:rsidRPr="000C3C98">
        <w:rPr>
          <w:rFonts w:eastAsia="맑은 고딕"/>
          <w:color w:val="595959"/>
          <w:kern w:val="2"/>
          <w:sz w:val="26"/>
          <w:szCs w:val="26"/>
        </w:rPr>
        <w:t xml:space="preserve"> </w:t>
      </w:r>
      <w:r w:rsidR="00077C5C">
        <w:rPr>
          <w:rFonts w:eastAsia="맑은 고딕" w:hint="eastAsia"/>
          <w:color w:val="595959"/>
          <w:kern w:val="2"/>
          <w:sz w:val="26"/>
          <w:szCs w:val="26"/>
        </w:rPr>
        <w:t>2</w:t>
      </w:r>
      <w:del w:id="2" w:author="SL Partners" w:date="2024-09-27T13:02:00Z" w16du:dateUtc="2024-09-27T04:02:00Z">
        <w:r w:rsidR="00077C5C" w:rsidDel="00E37142">
          <w:rPr>
            <w:rFonts w:eastAsia="맑은 고딕" w:hint="eastAsia"/>
            <w:color w:val="595959"/>
            <w:kern w:val="2"/>
            <w:sz w:val="26"/>
            <w:szCs w:val="26"/>
          </w:rPr>
          <w:delText>0</w:delText>
        </w:r>
      </w:del>
      <w:ins w:id="3" w:author="SL Partners" w:date="2024-09-27T13:02:00Z" w16du:dateUtc="2024-09-27T04:02:00Z">
        <w:r w:rsidR="00E37142">
          <w:rPr>
            <w:rFonts w:eastAsia="맑은 고딕" w:hint="eastAsia"/>
            <w:color w:val="595959"/>
            <w:kern w:val="2"/>
            <w:sz w:val="26"/>
            <w:szCs w:val="26"/>
          </w:rPr>
          <w:t>7</w:t>
        </w:r>
      </w:ins>
      <w:r w:rsidR="00465BA4" w:rsidRPr="000C3C98">
        <w:rPr>
          <w:rFonts w:eastAsia="맑은 고딕"/>
          <w:color w:val="595959"/>
          <w:kern w:val="2"/>
          <w:sz w:val="26"/>
          <w:szCs w:val="26"/>
        </w:rPr>
        <w:t>일</w:t>
      </w:r>
    </w:p>
    <w:p w14:paraId="254ECD8B" w14:textId="77777777" w:rsidR="00465BA4" w:rsidRPr="000C3C98" w:rsidRDefault="00465BA4" w:rsidP="002F76A3">
      <w:pPr>
        <w:wordWrap w:val="0"/>
        <w:autoSpaceDE w:val="0"/>
        <w:autoSpaceDN w:val="0"/>
        <w:spacing w:line="360" w:lineRule="exact"/>
        <w:ind w:left="28"/>
        <w:rPr>
          <w:kern w:val="2"/>
          <w:sz w:val="24"/>
          <w:szCs w:val="23"/>
        </w:rPr>
      </w:pPr>
    </w:p>
    <w:p w14:paraId="5B301A25" w14:textId="77777777" w:rsidR="00465BA4" w:rsidRPr="00B97F67" w:rsidRDefault="00465BA4" w:rsidP="002F76A3">
      <w:pPr>
        <w:wordWrap w:val="0"/>
        <w:autoSpaceDE w:val="0"/>
        <w:autoSpaceDN w:val="0"/>
        <w:snapToGrid w:val="0"/>
        <w:spacing w:line="280" w:lineRule="atLeast"/>
        <w:jc w:val="center"/>
        <w:rPr>
          <w:b/>
          <w:color w:val="4C1B12"/>
          <w:kern w:val="2"/>
          <w:sz w:val="26"/>
          <w:szCs w:val="26"/>
        </w:rPr>
      </w:pPr>
      <w:r w:rsidRPr="000C3C98">
        <w:rPr>
          <w:kern w:val="2"/>
          <w:sz w:val="24"/>
          <w:szCs w:val="23"/>
        </w:rPr>
        <w:br w:type="page"/>
      </w:r>
      <w:r w:rsidRPr="00B97F67">
        <w:rPr>
          <w:rFonts w:asciiTheme="minorHAnsi" w:eastAsiaTheme="minorEastAsia" w:hAnsiTheme="minorHAnsi" w:cstheme="minorBidi"/>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서  문</w:t>
      </w:r>
    </w:p>
    <w:p w14:paraId="46E8D8FB" w14:textId="77777777" w:rsidR="00F4587E" w:rsidRPr="00B97F67" w:rsidRDefault="00F4587E" w:rsidP="002F76A3">
      <w:pPr>
        <w:wordWrap w:val="0"/>
        <w:autoSpaceDE w:val="0"/>
        <w:autoSpaceDN w:val="0"/>
        <w:adjustRightInd w:val="0"/>
        <w:snapToGrid w:val="0"/>
        <w:spacing w:line="360" w:lineRule="exact"/>
        <w:rPr>
          <w:kern w:val="2"/>
          <w:sz w:val="22"/>
          <w:szCs w:val="22"/>
        </w:rPr>
      </w:pPr>
    </w:p>
    <w:p w14:paraId="326F20A4" w14:textId="37F24A97" w:rsidR="00465BA4" w:rsidRPr="002A56C9" w:rsidRDefault="00465BA4" w:rsidP="002F76A3">
      <w:pPr>
        <w:wordWrap w:val="0"/>
        <w:autoSpaceDE w:val="0"/>
        <w:autoSpaceDN w:val="0"/>
        <w:adjustRightInd w:val="0"/>
        <w:snapToGrid w:val="0"/>
        <w:spacing w:line="360" w:lineRule="exact"/>
        <w:rPr>
          <w:kern w:val="2"/>
        </w:rPr>
      </w:pPr>
      <w:r w:rsidRPr="002A56C9">
        <w:rPr>
          <w:kern w:val="2"/>
        </w:rPr>
        <w:t>본</w:t>
      </w:r>
      <w:r w:rsidRPr="002A56C9">
        <w:rPr>
          <w:kern w:val="2"/>
        </w:rPr>
        <w:t xml:space="preserve"> </w:t>
      </w:r>
      <w:r w:rsidRPr="002A56C9">
        <w:rPr>
          <w:kern w:val="2"/>
        </w:rPr>
        <w:t>법률실사는</w:t>
      </w:r>
      <w:r w:rsidR="003A7A2C" w:rsidRPr="002A56C9">
        <w:rPr>
          <w:rFonts w:hint="eastAsia"/>
          <w:kern w:val="2"/>
        </w:rPr>
        <w:t xml:space="preserve"> </w:t>
      </w:r>
      <w:r w:rsidR="00D00430" w:rsidRPr="002A56C9">
        <w:rPr>
          <w:rFonts w:hint="eastAsia"/>
          <w:kern w:val="2"/>
        </w:rPr>
        <w:t>주식회사</w:t>
      </w:r>
      <w:r w:rsidR="00D00430" w:rsidRPr="002A56C9">
        <w:rPr>
          <w:rFonts w:hint="eastAsia"/>
          <w:kern w:val="2"/>
        </w:rPr>
        <w:t xml:space="preserve"> </w:t>
      </w:r>
      <w:r w:rsidR="00786738" w:rsidRPr="002A56C9">
        <w:rPr>
          <w:rFonts w:hint="eastAsia"/>
          <w:kern w:val="2"/>
        </w:rPr>
        <w:t>한국프리시전웍스</w:t>
      </w:r>
      <w:r w:rsidR="003A7A2C" w:rsidRPr="002A56C9">
        <w:rPr>
          <w:kern w:val="2"/>
        </w:rPr>
        <w:t>(</w:t>
      </w:r>
      <w:r w:rsidR="005C5EF8" w:rsidRPr="002A56C9">
        <w:rPr>
          <w:rFonts w:hint="eastAsia"/>
          <w:kern w:val="2"/>
        </w:rPr>
        <w:t>이하</w:t>
      </w:r>
      <w:r w:rsidR="005C5EF8" w:rsidRPr="002A56C9">
        <w:rPr>
          <w:rFonts w:hint="eastAsia"/>
          <w:kern w:val="2"/>
        </w:rPr>
        <w:t xml:space="preserve"> </w:t>
      </w:r>
      <w:r w:rsidR="005C5EF8" w:rsidRPr="002A56C9">
        <w:rPr>
          <w:kern w:val="2"/>
        </w:rPr>
        <w:t>“</w:t>
      </w:r>
      <w:r w:rsidR="00E35A38">
        <w:rPr>
          <w:rFonts w:hint="eastAsia"/>
          <w:b/>
          <w:kern w:val="2"/>
          <w:u w:val="single"/>
        </w:rPr>
        <w:t>귀사</w:t>
      </w:r>
      <w:r w:rsidR="005C5EF8" w:rsidRPr="002A56C9">
        <w:rPr>
          <w:kern w:val="2"/>
        </w:rPr>
        <w:t>”</w:t>
      </w:r>
      <w:r w:rsidR="005C5EF8" w:rsidRPr="002A56C9">
        <w:rPr>
          <w:rFonts w:hint="eastAsia"/>
          <w:kern w:val="2"/>
        </w:rPr>
        <w:t>)</w:t>
      </w:r>
      <w:r w:rsidR="00F929C2" w:rsidRPr="002A56C9">
        <w:rPr>
          <w:rFonts w:hint="eastAsia"/>
          <w:kern w:val="2"/>
        </w:rPr>
        <w:t>가</w:t>
      </w:r>
      <w:r w:rsidR="005C5EF8" w:rsidRPr="002A56C9">
        <w:rPr>
          <w:rFonts w:hint="eastAsia"/>
          <w:kern w:val="2"/>
        </w:rPr>
        <w:t xml:space="preserve"> </w:t>
      </w:r>
      <w:r w:rsidR="00016DDA" w:rsidRPr="002A56C9">
        <w:rPr>
          <w:rFonts w:hint="eastAsia"/>
          <w:kern w:val="2"/>
        </w:rPr>
        <w:t>씨엔티테크</w:t>
      </w:r>
      <w:r w:rsidR="00016DDA" w:rsidRPr="002A56C9">
        <w:rPr>
          <w:rFonts w:hint="eastAsia"/>
          <w:kern w:val="2"/>
        </w:rPr>
        <w:t xml:space="preserve"> </w:t>
      </w:r>
      <w:r w:rsidR="00016DDA" w:rsidRPr="002A56C9">
        <w:rPr>
          <w:rFonts w:hint="eastAsia"/>
          <w:kern w:val="2"/>
        </w:rPr>
        <w:t>주식회사</w:t>
      </w:r>
      <w:r w:rsidR="00B97F67" w:rsidRPr="002A56C9">
        <w:rPr>
          <w:rFonts w:hint="eastAsia"/>
          <w:kern w:val="2"/>
        </w:rPr>
        <w:t>(</w:t>
      </w:r>
      <w:r w:rsidR="005C5EF8" w:rsidRPr="002A56C9">
        <w:rPr>
          <w:rFonts w:hint="eastAsia"/>
          <w:kern w:val="2"/>
        </w:rPr>
        <w:t>이하</w:t>
      </w:r>
      <w:r w:rsidR="005C5EF8" w:rsidRPr="002A56C9">
        <w:rPr>
          <w:rFonts w:hint="eastAsia"/>
          <w:kern w:val="2"/>
        </w:rPr>
        <w:t xml:space="preserve"> </w:t>
      </w:r>
      <w:r w:rsidR="005C5EF8" w:rsidRPr="002A56C9">
        <w:rPr>
          <w:kern w:val="2"/>
        </w:rPr>
        <w:t>“</w:t>
      </w:r>
      <w:r w:rsidR="00E25D9F" w:rsidRPr="002A56C9">
        <w:rPr>
          <w:rFonts w:hint="eastAsia"/>
          <w:b/>
          <w:kern w:val="2"/>
          <w:u w:val="single"/>
        </w:rPr>
        <w:t>매</w:t>
      </w:r>
      <w:r w:rsidR="005C5EF8" w:rsidRPr="002A56C9">
        <w:rPr>
          <w:rFonts w:hint="eastAsia"/>
          <w:b/>
          <w:kern w:val="2"/>
          <w:u w:val="single"/>
        </w:rPr>
        <w:t>도인</w:t>
      </w:r>
      <w:r w:rsidR="005C5EF8" w:rsidRPr="002A56C9">
        <w:rPr>
          <w:kern w:val="2"/>
        </w:rPr>
        <w:t>”</w:t>
      </w:r>
      <w:r w:rsidR="005C5EF8" w:rsidRPr="002A56C9">
        <w:rPr>
          <w:rFonts w:hint="eastAsia"/>
          <w:kern w:val="2"/>
        </w:rPr>
        <w:t>)</w:t>
      </w:r>
      <w:r w:rsidR="00016DDA" w:rsidRPr="002A56C9">
        <w:rPr>
          <w:rFonts w:hint="eastAsia"/>
          <w:kern w:val="2"/>
        </w:rPr>
        <w:t>가</w:t>
      </w:r>
      <w:r w:rsidR="00594161" w:rsidRPr="002A56C9">
        <w:rPr>
          <w:rFonts w:hint="eastAsia"/>
          <w:kern w:val="2"/>
        </w:rPr>
        <w:t xml:space="preserve"> </w:t>
      </w:r>
      <w:r w:rsidR="00E25D9F" w:rsidRPr="002A56C9">
        <w:rPr>
          <w:rFonts w:hint="eastAsia"/>
          <w:kern w:val="2"/>
        </w:rPr>
        <w:t>보유</w:t>
      </w:r>
      <w:r w:rsidR="00E25D9F" w:rsidRPr="002A56C9">
        <w:rPr>
          <w:rFonts w:hint="eastAsia"/>
          <w:kern w:val="2"/>
        </w:rPr>
        <w:t xml:space="preserve"> </w:t>
      </w:r>
      <w:r w:rsidR="00E25D9F" w:rsidRPr="002A56C9">
        <w:rPr>
          <w:rFonts w:hint="eastAsia"/>
          <w:kern w:val="2"/>
        </w:rPr>
        <w:t>중인</w:t>
      </w:r>
      <w:r w:rsidR="00E25D9F" w:rsidRPr="002A56C9">
        <w:rPr>
          <w:rFonts w:hint="eastAsia"/>
          <w:kern w:val="2"/>
        </w:rPr>
        <w:t xml:space="preserve"> </w:t>
      </w:r>
      <w:r w:rsidR="00E25D9F" w:rsidRPr="002A56C9">
        <w:rPr>
          <w:rFonts w:hint="eastAsia"/>
          <w:kern w:val="2"/>
        </w:rPr>
        <w:t>주식회사</w:t>
      </w:r>
      <w:r w:rsidR="00E25D9F" w:rsidRPr="002A56C9">
        <w:rPr>
          <w:rFonts w:hint="eastAsia"/>
          <w:kern w:val="2"/>
        </w:rPr>
        <w:t xml:space="preserve"> </w:t>
      </w:r>
      <w:r w:rsidR="00016DDA" w:rsidRPr="002A56C9">
        <w:rPr>
          <w:rFonts w:hint="eastAsia"/>
          <w:kern w:val="2"/>
        </w:rPr>
        <w:t>위밋모빌리티</w:t>
      </w:r>
      <w:r w:rsidR="005C5EF8" w:rsidRPr="002A56C9">
        <w:rPr>
          <w:rFonts w:hint="eastAsia"/>
          <w:kern w:val="2"/>
        </w:rPr>
        <w:t>(</w:t>
      </w:r>
      <w:r w:rsidR="005C5EF8" w:rsidRPr="002A56C9">
        <w:rPr>
          <w:rFonts w:hint="eastAsia"/>
          <w:kern w:val="2"/>
        </w:rPr>
        <w:t>이하</w:t>
      </w:r>
      <w:r w:rsidR="005C5EF8" w:rsidRPr="002A56C9">
        <w:rPr>
          <w:rFonts w:hint="eastAsia"/>
          <w:kern w:val="2"/>
        </w:rPr>
        <w:t xml:space="preserve"> </w:t>
      </w:r>
      <w:r w:rsidR="005C5EF8" w:rsidRPr="002A56C9">
        <w:rPr>
          <w:kern w:val="2"/>
        </w:rPr>
        <w:t>“</w:t>
      </w:r>
      <w:r w:rsidR="005C5EF8" w:rsidRPr="002A56C9">
        <w:rPr>
          <w:rFonts w:hint="eastAsia"/>
          <w:b/>
          <w:kern w:val="2"/>
          <w:u w:val="single"/>
        </w:rPr>
        <w:t>대상</w:t>
      </w:r>
      <w:r w:rsidR="00E25D9F" w:rsidRPr="002A56C9">
        <w:rPr>
          <w:rFonts w:hint="eastAsia"/>
          <w:b/>
          <w:kern w:val="2"/>
          <w:u w:val="single"/>
        </w:rPr>
        <w:t>회사</w:t>
      </w:r>
      <w:r w:rsidR="005C5EF8" w:rsidRPr="002A56C9">
        <w:rPr>
          <w:kern w:val="2"/>
        </w:rPr>
        <w:t>”)</w:t>
      </w:r>
      <w:r w:rsidR="00E25D9F" w:rsidRPr="002A56C9">
        <w:rPr>
          <w:rFonts w:hint="eastAsia"/>
          <w:kern w:val="2"/>
        </w:rPr>
        <w:t xml:space="preserve"> </w:t>
      </w:r>
      <w:r w:rsidR="00E25D9F" w:rsidRPr="002A56C9">
        <w:rPr>
          <w:rFonts w:hint="eastAsia"/>
          <w:kern w:val="2"/>
        </w:rPr>
        <w:t>발행</w:t>
      </w:r>
      <w:r w:rsidR="00E25D9F" w:rsidRPr="002A56C9">
        <w:rPr>
          <w:rFonts w:hint="eastAsia"/>
          <w:kern w:val="2"/>
        </w:rPr>
        <w:t xml:space="preserve"> </w:t>
      </w:r>
      <w:r w:rsidR="00016DDA" w:rsidRPr="002A56C9">
        <w:rPr>
          <w:rFonts w:hint="eastAsia"/>
          <w:kern w:val="2"/>
        </w:rPr>
        <w:t>상환전환우선</w:t>
      </w:r>
      <w:r w:rsidR="00E25D9F" w:rsidRPr="002A56C9">
        <w:rPr>
          <w:rFonts w:hint="eastAsia"/>
          <w:kern w:val="2"/>
        </w:rPr>
        <w:t>주식</w:t>
      </w:r>
      <w:r w:rsidR="00E25D9F" w:rsidRPr="002A56C9">
        <w:rPr>
          <w:rFonts w:hint="eastAsia"/>
          <w:kern w:val="2"/>
        </w:rPr>
        <w:t xml:space="preserve"> </w:t>
      </w:r>
      <w:r w:rsidR="00016DDA" w:rsidRPr="002A56C9">
        <w:rPr>
          <w:kern w:val="2"/>
        </w:rPr>
        <w:t>198,720</w:t>
      </w:r>
      <w:r w:rsidR="00E25D9F" w:rsidRPr="002A56C9">
        <w:rPr>
          <w:rFonts w:hint="eastAsia"/>
          <w:kern w:val="2"/>
        </w:rPr>
        <w:t>주</w:t>
      </w:r>
      <w:r w:rsidR="00E25D9F" w:rsidRPr="002A56C9">
        <w:rPr>
          <w:rFonts w:hint="eastAsia"/>
          <w:kern w:val="2"/>
        </w:rPr>
        <w:t>(</w:t>
      </w:r>
      <w:r w:rsidR="00E25D9F" w:rsidRPr="002A56C9">
        <w:rPr>
          <w:rFonts w:hint="eastAsia"/>
          <w:kern w:val="2"/>
        </w:rPr>
        <w:t>지분율</w:t>
      </w:r>
      <w:r w:rsidR="00E25D9F" w:rsidRPr="002A56C9">
        <w:rPr>
          <w:rFonts w:hint="eastAsia"/>
          <w:kern w:val="2"/>
        </w:rPr>
        <w:t xml:space="preserve"> </w:t>
      </w:r>
      <w:r w:rsidR="00016DDA" w:rsidRPr="002A56C9">
        <w:rPr>
          <w:rFonts w:hint="eastAsia"/>
          <w:kern w:val="2"/>
        </w:rPr>
        <w:t>4.70</w:t>
      </w:r>
      <w:r w:rsidR="00B97F67" w:rsidRPr="002A56C9">
        <w:rPr>
          <w:rFonts w:hint="eastAsia"/>
          <w:kern w:val="2"/>
        </w:rPr>
        <w:t xml:space="preserve">%, </w:t>
      </w:r>
      <w:r w:rsidR="00183136" w:rsidRPr="002A56C9">
        <w:rPr>
          <w:rFonts w:hint="eastAsia"/>
          <w:kern w:val="2"/>
        </w:rPr>
        <w:t>이하</w:t>
      </w:r>
      <w:r w:rsidR="00183136" w:rsidRPr="002A56C9">
        <w:rPr>
          <w:rFonts w:hint="eastAsia"/>
          <w:kern w:val="2"/>
        </w:rPr>
        <w:t xml:space="preserve"> </w:t>
      </w:r>
      <w:r w:rsidR="00183136" w:rsidRPr="002A56C9">
        <w:rPr>
          <w:kern w:val="2"/>
        </w:rPr>
        <w:t>“</w:t>
      </w:r>
      <w:r w:rsidR="00183136" w:rsidRPr="002A56C9">
        <w:rPr>
          <w:rFonts w:hint="eastAsia"/>
          <w:b/>
          <w:kern w:val="2"/>
          <w:u w:val="single"/>
        </w:rPr>
        <w:t>대상주식</w:t>
      </w:r>
      <w:r w:rsidR="00183136" w:rsidRPr="002A56C9">
        <w:rPr>
          <w:kern w:val="2"/>
        </w:rPr>
        <w:t>”</w:t>
      </w:r>
      <w:r w:rsidR="00183136" w:rsidRPr="002A56C9">
        <w:rPr>
          <w:rFonts w:hint="eastAsia"/>
          <w:kern w:val="2"/>
        </w:rPr>
        <w:t>)</w:t>
      </w:r>
      <w:r w:rsidR="00016DDA" w:rsidRPr="002A56C9">
        <w:rPr>
          <w:rFonts w:hint="eastAsia"/>
          <w:kern w:val="2"/>
        </w:rPr>
        <w:t xml:space="preserve"> </w:t>
      </w:r>
      <w:r w:rsidR="00016DDA" w:rsidRPr="002A56C9">
        <w:rPr>
          <w:rFonts w:hint="eastAsia"/>
          <w:kern w:val="2"/>
        </w:rPr>
        <w:t>및</w:t>
      </w:r>
      <w:r w:rsidR="00016DDA" w:rsidRPr="002A56C9">
        <w:rPr>
          <w:rFonts w:hint="eastAsia"/>
          <w:kern w:val="2"/>
        </w:rPr>
        <w:t xml:space="preserve"> </w:t>
      </w:r>
      <w:r w:rsidR="00016DDA" w:rsidRPr="002A56C9">
        <w:rPr>
          <w:rFonts w:hint="eastAsia"/>
          <w:kern w:val="2"/>
        </w:rPr>
        <w:t>대상회사가</w:t>
      </w:r>
      <w:r w:rsidR="00016DDA" w:rsidRPr="002A56C9">
        <w:rPr>
          <w:rFonts w:hint="eastAsia"/>
          <w:kern w:val="2"/>
        </w:rPr>
        <w:t xml:space="preserve"> </w:t>
      </w:r>
      <w:r w:rsidR="00016DDA" w:rsidRPr="002A56C9">
        <w:rPr>
          <w:rFonts w:hint="eastAsia"/>
          <w:kern w:val="2"/>
        </w:rPr>
        <w:t>신규로</w:t>
      </w:r>
      <w:r w:rsidR="00016DDA" w:rsidRPr="002A56C9">
        <w:rPr>
          <w:rFonts w:hint="eastAsia"/>
          <w:kern w:val="2"/>
        </w:rPr>
        <w:t xml:space="preserve"> </w:t>
      </w:r>
      <w:r w:rsidR="00016DDA" w:rsidRPr="002A56C9">
        <w:rPr>
          <w:rFonts w:hint="eastAsia"/>
          <w:kern w:val="2"/>
        </w:rPr>
        <w:t>발행하는</w:t>
      </w:r>
      <w:r w:rsidR="00016DDA" w:rsidRPr="002A56C9">
        <w:rPr>
          <w:rFonts w:hint="eastAsia"/>
          <w:kern w:val="2"/>
        </w:rPr>
        <w:t xml:space="preserve"> </w:t>
      </w:r>
      <w:r w:rsidR="00016DDA" w:rsidRPr="002A56C9">
        <w:rPr>
          <w:rFonts w:hint="eastAsia"/>
          <w:kern w:val="2"/>
        </w:rPr>
        <w:t>상환전환우선주식</w:t>
      </w:r>
      <w:r w:rsidR="00016DDA" w:rsidRPr="002A56C9">
        <w:rPr>
          <w:rFonts w:hint="eastAsia"/>
          <w:kern w:val="2"/>
        </w:rPr>
        <w:t xml:space="preserve"> </w:t>
      </w:r>
      <w:del w:id="4" w:author="SL Partners" w:date="2024-09-27T13:04:00Z" w16du:dateUtc="2024-09-27T04:04:00Z">
        <w:r w:rsidR="00016DDA" w:rsidRPr="00E37142" w:rsidDel="00E37142">
          <w:rPr>
            <w:rFonts w:hint="eastAsia"/>
            <w:kern w:val="2"/>
          </w:rPr>
          <w:delText>[**</w:delText>
        </w:r>
      </w:del>
      <w:ins w:id="5" w:author="SL Partners" w:date="2024-09-27T13:04:00Z" w16du:dateUtc="2024-09-27T04:04:00Z">
        <w:r w:rsidR="00E37142" w:rsidRPr="00E37142">
          <w:rPr>
            <w:rFonts w:hint="eastAsia"/>
            <w:kern w:val="2"/>
          </w:rPr>
          <w:t>78,199</w:t>
        </w:r>
      </w:ins>
      <w:del w:id="6" w:author="SL Partners" w:date="2024-09-27T13:04:00Z" w16du:dateUtc="2024-09-27T04:04:00Z">
        <w:r w:rsidR="00016DDA" w:rsidRPr="002A56C9" w:rsidDel="00E37142">
          <w:rPr>
            <w:rFonts w:hint="eastAsia"/>
            <w:kern w:val="2"/>
          </w:rPr>
          <w:delText>]</w:delText>
        </w:r>
      </w:del>
      <w:r w:rsidR="00016DDA" w:rsidRPr="002A56C9">
        <w:rPr>
          <w:rFonts w:hint="eastAsia"/>
          <w:kern w:val="2"/>
        </w:rPr>
        <w:t>주</w:t>
      </w:r>
      <w:r w:rsidR="00016DDA" w:rsidRPr="002A56C9">
        <w:rPr>
          <w:rFonts w:hint="eastAsia"/>
          <w:kern w:val="2"/>
        </w:rPr>
        <w:t>(</w:t>
      </w:r>
      <w:del w:id="7" w:author="SL Partners" w:date="2024-09-27T13:04:00Z" w16du:dateUtc="2024-09-27T04:04:00Z">
        <w:r w:rsidR="00016DDA" w:rsidRPr="002A56C9" w:rsidDel="00E37142">
          <w:rPr>
            <w:rFonts w:hint="eastAsia"/>
            <w:kern w:val="2"/>
          </w:rPr>
          <w:delText>지분율</w:delText>
        </w:r>
        <w:r w:rsidR="00016DDA" w:rsidRPr="002A56C9" w:rsidDel="00E37142">
          <w:rPr>
            <w:rFonts w:hint="eastAsia"/>
            <w:kern w:val="2"/>
          </w:rPr>
          <w:delText xml:space="preserve"> [</w:delText>
        </w:r>
        <w:r w:rsidR="00016DDA" w:rsidRPr="002A56C9" w:rsidDel="00E37142">
          <w:rPr>
            <w:rFonts w:hint="eastAsia"/>
            <w:kern w:val="2"/>
            <w:shd w:val="pct15" w:color="auto" w:fill="FFFFFF"/>
          </w:rPr>
          <w:delText>**</w:delText>
        </w:r>
        <w:r w:rsidR="00016DDA" w:rsidRPr="002A56C9" w:rsidDel="00E37142">
          <w:rPr>
            <w:rFonts w:hint="eastAsia"/>
            <w:kern w:val="2"/>
          </w:rPr>
          <w:delText xml:space="preserve">]%, </w:delText>
        </w:r>
      </w:del>
      <w:r w:rsidR="00016DDA" w:rsidRPr="002A56C9">
        <w:rPr>
          <w:rFonts w:hint="eastAsia"/>
          <w:kern w:val="2"/>
        </w:rPr>
        <w:t>이하</w:t>
      </w:r>
      <w:r w:rsidR="00016DDA" w:rsidRPr="002A56C9">
        <w:rPr>
          <w:rFonts w:hint="eastAsia"/>
          <w:kern w:val="2"/>
        </w:rPr>
        <w:t xml:space="preserve"> </w:t>
      </w:r>
      <w:r w:rsidR="00016DDA" w:rsidRPr="002A56C9">
        <w:rPr>
          <w:kern w:val="2"/>
        </w:rPr>
        <w:t>“</w:t>
      </w:r>
      <w:r w:rsidR="00016DDA" w:rsidRPr="002A56C9">
        <w:rPr>
          <w:rFonts w:hint="eastAsia"/>
          <w:b/>
          <w:bCs/>
          <w:kern w:val="2"/>
          <w:u w:val="single"/>
        </w:rPr>
        <w:t>대상신주</w:t>
      </w:r>
      <w:r w:rsidR="00016DDA" w:rsidRPr="002A56C9">
        <w:rPr>
          <w:kern w:val="2"/>
        </w:rPr>
        <w:t>”</w:t>
      </w:r>
      <w:r w:rsidR="00016DDA" w:rsidRPr="002A56C9">
        <w:rPr>
          <w:rFonts w:hint="eastAsia"/>
          <w:kern w:val="2"/>
        </w:rPr>
        <w:t>)</w:t>
      </w:r>
      <w:r w:rsidR="00016DDA" w:rsidRPr="002A56C9">
        <w:rPr>
          <w:rFonts w:hint="eastAsia"/>
          <w:kern w:val="2"/>
        </w:rPr>
        <w:t>를</w:t>
      </w:r>
      <w:r w:rsidR="00016DDA" w:rsidRPr="002A56C9">
        <w:rPr>
          <w:rFonts w:hint="eastAsia"/>
          <w:kern w:val="2"/>
        </w:rPr>
        <w:t xml:space="preserve"> </w:t>
      </w:r>
      <w:r w:rsidR="00016DDA" w:rsidRPr="002A56C9">
        <w:rPr>
          <w:rFonts w:hint="eastAsia"/>
          <w:kern w:val="2"/>
        </w:rPr>
        <w:t>각</w:t>
      </w:r>
      <w:r w:rsidR="00183136" w:rsidRPr="002A56C9">
        <w:rPr>
          <w:rFonts w:hint="eastAsia"/>
          <w:kern w:val="2"/>
        </w:rPr>
        <w:t xml:space="preserve"> </w:t>
      </w:r>
      <w:r w:rsidR="00183136" w:rsidRPr="002A56C9">
        <w:rPr>
          <w:rFonts w:hint="eastAsia"/>
          <w:kern w:val="2"/>
        </w:rPr>
        <w:t>인수하는</w:t>
      </w:r>
      <w:r w:rsidR="005C5EF8" w:rsidRPr="002A56C9">
        <w:rPr>
          <w:rFonts w:hint="eastAsia"/>
          <w:kern w:val="2"/>
        </w:rPr>
        <w:t xml:space="preserve"> </w:t>
      </w:r>
      <w:r w:rsidR="005C5EF8" w:rsidRPr="002A56C9">
        <w:rPr>
          <w:rFonts w:hint="eastAsia"/>
          <w:kern w:val="2"/>
        </w:rPr>
        <w:t>거래</w:t>
      </w:r>
      <w:r w:rsidR="005C5EF8" w:rsidRPr="002A56C9">
        <w:rPr>
          <w:rFonts w:hint="eastAsia"/>
          <w:kern w:val="2"/>
        </w:rPr>
        <w:t>(</w:t>
      </w:r>
      <w:r w:rsidR="005C5EF8" w:rsidRPr="002A56C9">
        <w:rPr>
          <w:rFonts w:hint="eastAsia"/>
          <w:kern w:val="2"/>
        </w:rPr>
        <w:t>이하</w:t>
      </w:r>
      <w:r w:rsidR="009F1850" w:rsidRPr="002A56C9">
        <w:rPr>
          <w:rFonts w:hint="eastAsia"/>
          <w:kern w:val="2"/>
        </w:rPr>
        <w:t xml:space="preserve"> </w:t>
      </w:r>
      <w:r w:rsidR="005C5EF8" w:rsidRPr="002A56C9">
        <w:rPr>
          <w:kern w:val="2"/>
        </w:rPr>
        <w:t>“</w:t>
      </w:r>
      <w:r w:rsidR="005C5EF8" w:rsidRPr="002A56C9">
        <w:rPr>
          <w:rFonts w:hint="eastAsia"/>
          <w:b/>
          <w:kern w:val="2"/>
          <w:u w:val="single"/>
        </w:rPr>
        <w:t>본건</w:t>
      </w:r>
      <w:r w:rsidR="005C5EF8" w:rsidRPr="002A56C9">
        <w:rPr>
          <w:rFonts w:hint="eastAsia"/>
          <w:b/>
          <w:kern w:val="2"/>
          <w:u w:val="single"/>
        </w:rPr>
        <w:t xml:space="preserve"> </w:t>
      </w:r>
      <w:r w:rsidR="005C5EF8" w:rsidRPr="002A56C9">
        <w:rPr>
          <w:rFonts w:hint="eastAsia"/>
          <w:b/>
          <w:kern w:val="2"/>
          <w:u w:val="single"/>
        </w:rPr>
        <w:t>거래</w:t>
      </w:r>
      <w:r w:rsidR="005C5EF8" w:rsidRPr="002A56C9">
        <w:rPr>
          <w:kern w:val="2"/>
        </w:rPr>
        <w:t>”</w:t>
      </w:r>
      <w:r w:rsidR="005C5EF8" w:rsidRPr="002A56C9">
        <w:rPr>
          <w:rFonts w:hint="eastAsia"/>
          <w:kern w:val="2"/>
        </w:rPr>
        <w:t>)</w:t>
      </w:r>
      <w:r w:rsidRPr="002A56C9">
        <w:rPr>
          <w:kern w:val="2"/>
        </w:rPr>
        <w:t>와</w:t>
      </w:r>
      <w:r w:rsidRPr="002A56C9">
        <w:rPr>
          <w:kern w:val="2"/>
        </w:rPr>
        <w:t xml:space="preserve"> </w:t>
      </w:r>
      <w:r w:rsidRPr="002A56C9">
        <w:rPr>
          <w:kern w:val="2"/>
        </w:rPr>
        <w:t>관련하여</w:t>
      </w:r>
      <w:r w:rsidRPr="002A56C9">
        <w:rPr>
          <w:kern w:val="2"/>
        </w:rPr>
        <w:t xml:space="preserve">, </w:t>
      </w:r>
      <w:r w:rsidR="005C5EF8" w:rsidRPr="002A56C9">
        <w:rPr>
          <w:rFonts w:hint="eastAsia"/>
          <w:kern w:val="2"/>
        </w:rPr>
        <w:t>대상</w:t>
      </w:r>
      <w:r w:rsidR="00183136" w:rsidRPr="002A56C9">
        <w:rPr>
          <w:rFonts w:hint="eastAsia"/>
          <w:kern w:val="2"/>
        </w:rPr>
        <w:t>회사</w:t>
      </w:r>
      <w:r w:rsidRPr="002A56C9">
        <w:rPr>
          <w:kern w:val="2"/>
        </w:rPr>
        <w:t>에</w:t>
      </w:r>
      <w:r w:rsidRPr="002A56C9">
        <w:rPr>
          <w:kern w:val="2"/>
        </w:rPr>
        <w:t xml:space="preserve"> </w:t>
      </w:r>
      <w:r w:rsidRPr="002A56C9">
        <w:rPr>
          <w:kern w:val="2"/>
        </w:rPr>
        <w:t>대한</w:t>
      </w:r>
      <w:r w:rsidRPr="002A56C9">
        <w:rPr>
          <w:kern w:val="2"/>
        </w:rPr>
        <w:t xml:space="preserve"> </w:t>
      </w:r>
      <w:r w:rsidRPr="002A56C9">
        <w:rPr>
          <w:kern w:val="2"/>
        </w:rPr>
        <w:t>중요한</w:t>
      </w:r>
      <w:r w:rsidRPr="002A56C9">
        <w:rPr>
          <w:kern w:val="2"/>
        </w:rPr>
        <w:t xml:space="preserve"> </w:t>
      </w:r>
      <w:r w:rsidRPr="002A56C9">
        <w:rPr>
          <w:kern w:val="2"/>
        </w:rPr>
        <w:t>법적</w:t>
      </w:r>
      <w:r w:rsidRPr="002A56C9">
        <w:rPr>
          <w:kern w:val="2"/>
        </w:rPr>
        <w:t xml:space="preserve"> </w:t>
      </w:r>
      <w:r w:rsidRPr="002A56C9">
        <w:rPr>
          <w:kern w:val="2"/>
        </w:rPr>
        <w:t>쟁점과</w:t>
      </w:r>
      <w:r w:rsidRPr="002A56C9">
        <w:rPr>
          <w:kern w:val="2"/>
        </w:rPr>
        <w:t xml:space="preserve"> </w:t>
      </w:r>
      <w:r w:rsidRPr="002A56C9">
        <w:rPr>
          <w:kern w:val="2"/>
        </w:rPr>
        <w:t>해당</w:t>
      </w:r>
      <w:r w:rsidRPr="002A56C9">
        <w:rPr>
          <w:kern w:val="2"/>
        </w:rPr>
        <w:t xml:space="preserve"> </w:t>
      </w:r>
      <w:r w:rsidRPr="002A56C9">
        <w:rPr>
          <w:kern w:val="2"/>
        </w:rPr>
        <w:t>쟁점이</w:t>
      </w:r>
      <w:r w:rsidRPr="002A56C9">
        <w:rPr>
          <w:kern w:val="2"/>
        </w:rPr>
        <w:t xml:space="preserve"> </w:t>
      </w:r>
      <w:r w:rsidRPr="002A56C9">
        <w:rPr>
          <w:kern w:val="2"/>
        </w:rPr>
        <w:t>본건</w:t>
      </w:r>
      <w:r w:rsidRPr="002A56C9">
        <w:rPr>
          <w:kern w:val="2"/>
        </w:rPr>
        <w:t xml:space="preserve"> </w:t>
      </w:r>
      <w:r w:rsidRPr="002A56C9">
        <w:rPr>
          <w:kern w:val="2"/>
        </w:rPr>
        <w:t>거래에</w:t>
      </w:r>
      <w:r w:rsidRPr="002A56C9">
        <w:rPr>
          <w:kern w:val="2"/>
        </w:rPr>
        <w:t xml:space="preserve"> </w:t>
      </w:r>
      <w:r w:rsidRPr="002A56C9">
        <w:rPr>
          <w:kern w:val="2"/>
        </w:rPr>
        <w:t>미칠</w:t>
      </w:r>
      <w:r w:rsidRPr="002A56C9">
        <w:rPr>
          <w:kern w:val="2"/>
        </w:rPr>
        <w:t xml:space="preserve"> </w:t>
      </w:r>
      <w:r w:rsidRPr="002A56C9">
        <w:rPr>
          <w:kern w:val="2"/>
        </w:rPr>
        <w:t>영향을</w:t>
      </w:r>
      <w:r w:rsidRPr="002A56C9">
        <w:rPr>
          <w:kern w:val="2"/>
        </w:rPr>
        <w:t xml:space="preserve"> </w:t>
      </w:r>
      <w:r w:rsidRPr="002A56C9">
        <w:rPr>
          <w:kern w:val="2"/>
        </w:rPr>
        <w:t>분석</w:t>
      </w:r>
      <w:r w:rsidRPr="002A56C9">
        <w:rPr>
          <w:kern w:val="2"/>
        </w:rPr>
        <w:t>·</w:t>
      </w:r>
      <w:r w:rsidRPr="002A56C9">
        <w:rPr>
          <w:kern w:val="2"/>
        </w:rPr>
        <w:t>검토하기</w:t>
      </w:r>
      <w:r w:rsidRPr="002A56C9">
        <w:rPr>
          <w:kern w:val="2"/>
        </w:rPr>
        <w:t xml:space="preserve"> </w:t>
      </w:r>
      <w:r w:rsidRPr="002A56C9">
        <w:rPr>
          <w:kern w:val="2"/>
        </w:rPr>
        <w:t>위하여</w:t>
      </w:r>
      <w:r w:rsidRPr="002A56C9">
        <w:rPr>
          <w:kern w:val="2"/>
        </w:rPr>
        <w:t xml:space="preserve"> </w:t>
      </w:r>
      <w:r w:rsidRPr="002A56C9">
        <w:rPr>
          <w:kern w:val="2"/>
        </w:rPr>
        <w:t>실시되었으며</w:t>
      </w:r>
      <w:r w:rsidRPr="002A56C9">
        <w:rPr>
          <w:kern w:val="2"/>
        </w:rPr>
        <w:t xml:space="preserve">, </w:t>
      </w:r>
      <w:r w:rsidRPr="002A56C9">
        <w:rPr>
          <w:kern w:val="2"/>
        </w:rPr>
        <w:t>그러한</w:t>
      </w:r>
      <w:r w:rsidRPr="002A56C9">
        <w:rPr>
          <w:kern w:val="2"/>
        </w:rPr>
        <w:t xml:space="preserve"> </w:t>
      </w:r>
      <w:r w:rsidRPr="002A56C9">
        <w:rPr>
          <w:kern w:val="2"/>
        </w:rPr>
        <w:t>분석</w:t>
      </w:r>
      <w:r w:rsidRPr="002A56C9">
        <w:rPr>
          <w:kern w:val="2"/>
        </w:rPr>
        <w:t xml:space="preserve"> </w:t>
      </w:r>
      <w:r w:rsidRPr="002A56C9">
        <w:rPr>
          <w:kern w:val="2"/>
        </w:rPr>
        <w:t>및</w:t>
      </w:r>
      <w:r w:rsidRPr="002A56C9">
        <w:rPr>
          <w:kern w:val="2"/>
        </w:rPr>
        <w:t xml:space="preserve"> </w:t>
      </w:r>
      <w:r w:rsidRPr="002A56C9">
        <w:rPr>
          <w:kern w:val="2"/>
        </w:rPr>
        <w:t>검토는</w:t>
      </w:r>
      <w:r w:rsidRPr="002A56C9">
        <w:rPr>
          <w:kern w:val="2"/>
        </w:rPr>
        <w:t xml:space="preserve"> </w:t>
      </w:r>
      <w:r w:rsidRPr="002A56C9">
        <w:rPr>
          <w:kern w:val="2"/>
        </w:rPr>
        <w:t>다음과</w:t>
      </w:r>
      <w:r w:rsidRPr="002A56C9">
        <w:rPr>
          <w:kern w:val="2"/>
        </w:rPr>
        <w:t xml:space="preserve"> </w:t>
      </w:r>
      <w:r w:rsidRPr="002A56C9">
        <w:rPr>
          <w:kern w:val="2"/>
        </w:rPr>
        <w:t>같은</w:t>
      </w:r>
      <w:r w:rsidRPr="002A56C9">
        <w:rPr>
          <w:kern w:val="2"/>
        </w:rPr>
        <w:t xml:space="preserve"> </w:t>
      </w:r>
      <w:r w:rsidRPr="002A56C9">
        <w:rPr>
          <w:kern w:val="2"/>
        </w:rPr>
        <w:t>분야에</w:t>
      </w:r>
      <w:r w:rsidRPr="002A56C9">
        <w:rPr>
          <w:kern w:val="2"/>
        </w:rPr>
        <w:t xml:space="preserve"> </w:t>
      </w:r>
      <w:r w:rsidRPr="002A56C9">
        <w:rPr>
          <w:kern w:val="2"/>
        </w:rPr>
        <w:t>중점을</w:t>
      </w:r>
      <w:r w:rsidRPr="002A56C9">
        <w:rPr>
          <w:kern w:val="2"/>
        </w:rPr>
        <w:t xml:space="preserve"> </w:t>
      </w:r>
      <w:r w:rsidRPr="002A56C9">
        <w:rPr>
          <w:kern w:val="2"/>
        </w:rPr>
        <w:t>두고</w:t>
      </w:r>
      <w:r w:rsidRPr="002A56C9">
        <w:rPr>
          <w:kern w:val="2"/>
        </w:rPr>
        <w:t xml:space="preserve"> </w:t>
      </w:r>
      <w:r w:rsidRPr="002A56C9">
        <w:rPr>
          <w:kern w:val="2"/>
        </w:rPr>
        <w:t>실시되었습니다</w:t>
      </w:r>
      <w:r w:rsidRPr="002A56C9">
        <w:rPr>
          <w:kern w:val="2"/>
        </w:rPr>
        <w:t>.</w:t>
      </w:r>
    </w:p>
    <w:p w14:paraId="6C440C97" w14:textId="77777777" w:rsidR="00465BA4" w:rsidRPr="002A56C9" w:rsidRDefault="00465BA4" w:rsidP="002F76A3">
      <w:pPr>
        <w:wordWrap w:val="0"/>
        <w:autoSpaceDE w:val="0"/>
        <w:autoSpaceDN w:val="0"/>
        <w:adjustRightInd w:val="0"/>
        <w:snapToGrid w:val="0"/>
        <w:spacing w:line="360" w:lineRule="exact"/>
        <w:rPr>
          <w:kern w:val="2"/>
        </w:rPr>
      </w:pPr>
    </w:p>
    <w:p w14:paraId="09A3F4F8" w14:textId="2B005DB2" w:rsidR="00465BA4" w:rsidRPr="002A56C9" w:rsidRDefault="00465BA4"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회사일반</w:t>
      </w:r>
    </w:p>
    <w:p w14:paraId="0FF45478" w14:textId="4BA4959A" w:rsidR="00E0267E" w:rsidRPr="002A56C9" w:rsidRDefault="00E0267E"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인허가</w:t>
      </w:r>
      <w:r w:rsidR="003F7C4F" w:rsidRPr="002A56C9">
        <w:rPr>
          <w:rFonts w:ascii="바탕체" w:hAnsi="바탕체" w:hint="eastAsia"/>
          <w:kern w:val="2"/>
        </w:rPr>
        <w:t>∙</w:t>
      </w:r>
      <w:r w:rsidR="003F7C4F" w:rsidRPr="002A56C9">
        <w:rPr>
          <w:kern w:val="2"/>
        </w:rPr>
        <w:t>법령준수</w:t>
      </w:r>
    </w:p>
    <w:p w14:paraId="0CE98455" w14:textId="1FA59E58" w:rsidR="00465BA4" w:rsidRPr="002A56C9" w:rsidRDefault="000451F0"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영업계약</w:t>
      </w:r>
    </w:p>
    <w:p w14:paraId="75867908" w14:textId="2FB852D0" w:rsidR="00465BA4" w:rsidRPr="002A56C9" w:rsidRDefault="000451F0"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금융계약</w:t>
      </w:r>
      <w:r w:rsidR="00465BA4" w:rsidRPr="002A56C9">
        <w:rPr>
          <w:kern w:val="2"/>
        </w:rPr>
        <w:t xml:space="preserve"> </w:t>
      </w:r>
    </w:p>
    <w:p w14:paraId="42DE2509" w14:textId="4D4DBBEB" w:rsidR="00465BA4" w:rsidRPr="002A56C9" w:rsidRDefault="00465BA4"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부동산</w:t>
      </w:r>
      <w:r w:rsidRPr="002A56C9">
        <w:rPr>
          <w:kern w:val="2"/>
        </w:rPr>
        <w:t xml:space="preserve"> </w:t>
      </w:r>
    </w:p>
    <w:p w14:paraId="5F3FB14B" w14:textId="3A2F15B7" w:rsidR="00465BA4" w:rsidRPr="002A56C9" w:rsidRDefault="004A4A96"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소송</w:t>
      </w:r>
      <w:r w:rsidRPr="002A56C9">
        <w:rPr>
          <w:kern w:val="2"/>
        </w:rPr>
        <w:t xml:space="preserve"> </w:t>
      </w:r>
      <w:r w:rsidRPr="002A56C9">
        <w:rPr>
          <w:kern w:val="2"/>
        </w:rPr>
        <w:t>및</w:t>
      </w:r>
      <w:r w:rsidRPr="002A56C9">
        <w:rPr>
          <w:kern w:val="2"/>
        </w:rPr>
        <w:t xml:space="preserve"> </w:t>
      </w:r>
      <w:r w:rsidRPr="002A56C9">
        <w:rPr>
          <w:kern w:val="2"/>
        </w:rPr>
        <w:t>분쟁</w:t>
      </w:r>
    </w:p>
    <w:p w14:paraId="29818116" w14:textId="3B60E42C" w:rsidR="00025CAB" w:rsidRPr="002A56C9" w:rsidRDefault="004A4A96"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인사노무</w:t>
      </w:r>
    </w:p>
    <w:p w14:paraId="422C73D6" w14:textId="636DBB7C" w:rsidR="00574DA5" w:rsidRPr="002A56C9" w:rsidRDefault="004A4A96" w:rsidP="002F76A3">
      <w:pPr>
        <w:pStyle w:val="a6"/>
        <w:numPr>
          <w:ilvl w:val="0"/>
          <w:numId w:val="5"/>
        </w:numPr>
        <w:wordWrap w:val="0"/>
        <w:autoSpaceDE w:val="0"/>
        <w:autoSpaceDN w:val="0"/>
        <w:adjustRightInd w:val="0"/>
        <w:snapToGrid w:val="0"/>
        <w:spacing w:line="360" w:lineRule="exact"/>
        <w:ind w:leftChars="0"/>
        <w:rPr>
          <w:kern w:val="2"/>
        </w:rPr>
      </w:pPr>
      <w:r w:rsidRPr="002A56C9">
        <w:rPr>
          <w:kern w:val="2"/>
        </w:rPr>
        <w:t>지식재산권</w:t>
      </w:r>
    </w:p>
    <w:p w14:paraId="3E649E80" w14:textId="7DDC60E0" w:rsidR="004A4A96" w:rsidRDefault="004A4A96"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보험</w:t>
      </w:r>
    </w:p>
    <w:p w14:paraId="5B64006D" w14:textId="634F82E5" w:rsidR="003F7C4F" w:rsidRPr="002A56C9" w:rsidRDefault="003F7C4F" w:rsidP="002F76A3">
      <w:pPr>
        <w:pStyle w:val="a6"/>
        <w:numPr>
          <w:ilvl w:val="0"/>
          <w:numId w:val="4"/>
        </w:numPr>
        <w:wordWrap w:val="0"/>
        <w:autoSpaceDE w:val="0"/>
        <w:autoSpaceDN w:val="0"/>
        <w:adjustRightInd w:val="0"/>
        <w:snapToGrid w:val="0"/>
        <w:spacing w:line="360" w:lineRule="exact"/>
        <w:ind w:leftChars="0"/>
        <w:rPr>
          <w:kern w:val="2"/>
        </w:rPr>
      </w:pPr>
      <w:r>
        <w:rPr>
          <w:rFonts w:hint="eastAsia"/>
          <w:kern w:val="2"/>
        </w:rPr>
        <w:t>개인정보</w:t>
      </w:r>
    </w:p>
    <w:p w14:paraId="35217276" w14:textId="77777777" w:rsidR="00465BA4" w:rsidRPr="002A56C9" w:rsidRDefault="00465BA4" w:rsidP="002F76A3">
      <w:pPr>
        <w:wordWrap w:val="0"/>
        <w:autoSpaceDE w:val="0"/>
        <w:autoSpaceDN w:val="0"/>
        <w:adjustRightInd w:val="0"/>
        <w:snapToGrid w:val="0"/>
        <w:spacing w:line="360" w:lineRule="exact"/>
        <w:rPr>
          <w:kern w:val="2"/>
        </w:rPr>
      </w:pPr>
    </w:p>
    <w:p w14:paraId="5F30EA2A" w14:textId="3CF627E0" w:rsidR="00465BA4" w:rsidRPr="002A56C9" w:rsidRDefault="00465BA4" w:rsidP="002F76A3">
      <w:pPr>
        <w:wordWrap w:val="0"/>
        <w:autoSpaceDE w:val="0"/>
        <w:autoSpaceDN w:val="0"/>
        <w:adjustRightInd w:val="0"/>
        <w:snapToGrid w:val="0"/>
        <w:spacing w:line="360" w:lineRule="exact"/>
        <w:rPr>
          <w:kern w:val="2"/>
        </w:rPr>
      </w:pPr>
      <w:r w:rsidRPr="002A56C9">
        <w:rPr>
          <w:kern w:val="2"/>
        </w:rPr>
        <w:t>저희</w:t>
      </w:r>
      <w:r w:rsidRPr="002A56C9">
        <w:rPr>
          <w:kern w:val="2"/>
        </w:rPr>
        <w:t xml:space="preserve"> </w:t>
      </w:r>
      <w:r w:rsidR="00376F73" w:rsidRPr="002A56C9">
        <w:rPr>
          <w:rFonts w:hint="eastAsia"/>
          <w:kern w:val="2"/>
        </w:rPr>
        <w:t>법무법인은</w:t>
      </w:r>
      <w:r w:rsidRPr="002A56C9">
        <w:rPr>
          <w:kern w:val="2"/>
        </w:rPr>
        <w:t xml:space="preserve"> </w:t>
      </w:r>
      <w:r w:rsidRPr="002A56C9">
        <w:rPr>
          <w:kern w:val="2"/>
        </w:rPr>
        <w:t>본</w:t>
      </w:r>
      <w:r w:rsidRPr="002A56C9">
        <w:rPr>
          <w:kern w:val="2"/>
        </w:rPr>
        <w:t xml:space="preserve"> </w:t>
      </w:r>
      <w:r w:rsidRPr="002A56C9">
        <w:rPr>
          <w:kern w:val="2"/>
        </w:rPr>
        <w:t>법률실사에</w:t>
      </w:r>
      <w:r w:rsidRPr="002A56C9">
        <w:rPr>
          <w:kern w:val="2"/>
        </w:rPr>
        <w:t xml:space="preserve"> </w:t>
      </w:r>
      <w:r w:rsidRPr="002A56C9">
        <w:rPr>
          <w:kern w:val="2"/>
        </w:rPr>
        <w:t>있어서</w:t>
      </w:r>
      <w:r w:rsidRPr="002A56C9">
        <w:rPr>
          <w:kern w:val="2"/>
        </w:rPr>
        <w:t xml:space="preserve"> </w:t>
      </w:r>
      <w:r w:rsidRPr="002A56C9">
        <w:rPr>
          <w:kern w:val="2"/>
        </w:rPr>
        <w:t>위</w:t>
      </w:r>
      <w:r w:rsidRPr="002A56C9">
        <w:rPr>
          <w:kern w:val="2"/>
        </w:rPr>
        <w:t xml:space="preserve"> </w:t>
      </w:r>
      <w:r w:rsidRPr="002A56C9">
        <w:rPr>
          <w:kern w:val="2"/>
        </w:rPr>
        <w:t>분야에</w:t>
      </w:r>
      <w:r w:rsidRPr="002A56C9">
        <w:rPr>
          <w:kern w:val="2"/>
        </w:rPr>
        <w:t xml:space="preserve"> </w:t>
      </w:r>
      <w:r w:rsidRPr="002A56C9">
        <w:rPr>
          <w:kern w:val="2"/>
        </w:rPr>
        <w:t>대한</w:t>
      </w:r>
      <w:r w:rsidRPr="002A56C9">
        <w:rPr>
          <w:kern w:val="2"/>
        </w:rPr>
        <w:t xml:space="preserve"> </w:t>
      </w:r>
      <w:r w:rsidRPr="002A56C9">
        <w:rPr>
          <w:kern w:val="2"/>
        </w:rPr>
        <w:t>법률적인</w:t>
      </w:r>
      <w:r w:rsidRPr="002A56C9">
        <w:rPr>
          <w:kern w:val="2"/>
        </w:rPr>
        <w:t xml:space="preserve"> </w:t>
      </w:r>
      <w:r w:rsidRPr="002A56C9">
        <w:rPr>
          <w:kern w:val="2"/>
        </w:rPr>
        <w:t>측면의</w:t>
      </w:r>
      <w:r w:rsidRPr="002A56C9">
        <w:rPr>
          <w:kern w:val="2"/>
        </w:rPr>
        <w:t xml:space="preserve"> </w:t>
      </w:r>
      <w:r w:rsidRPr="002A56C9">
        <w:rPr>
          <w:kern w:val="2"/>
        </w:rPr>
        <w:t>실사만을</w:t>
      </w:r>
      <w:r w:rsidRPr="002A56C9">
        <w:rPr>
          <w:kern w:val="2"/>
        </w:rPr>
        <w:t xml:space="preserve"> </w:t>
      </w:r>
      <w:r w:rsidRPr="002A56C9">
        <w:rPr>
          <w:kern w:val="2"/>
        </w:rPr>
        <w:t>실시하였으며</w:t>
      </w:r>
      <w:r w:rsidRPr="002A56C9">
        <w:rPr>
          <w:kern w:val="2"/>
        </w:rPr>
        <w:t xml:space="preserve">, </w:t>
      </w:r>
      <w:r w:rsidRPr="002A56C9">
        <w:rPr>
          <w:kern w:val="2"/>
        </w:rPr>
        <w:t>회사의</w:t>
      </w:r>
      <w:r w:rsidRPr="002A56C9">
        <w:rPr>
          <w:kern w:val="2"/>
        </w:rPr>
        <w:t xml:space="preserve"> </w:t>
      </w:r>
      <w:r w:rsidRPr="002A56C9">
        <w:rPr>
          <w:kern w:val="2"/>
        </w:rPr>
        <w:t>재정</w:t>
      </w:r>
      <w:r w:rsidRPr="002A56C9">
        <w:rPr>
          <w:kern w:val="2"/>
        </w:rPr>
        <w:t>·</w:t>
      </w:r>
      <w:r w:rsidRPr="002A56C9">
        <w:rPr>
          <w:kern w:val="2"/>
        </w:rPr>
        <w:t>회계</w:t>
      </w:r>
      <w:r w:rsidRPr="002A56C9">
        <w:rPr>
          <w:kern w:val="2"/>
        </w:rPr>
        <w:t>·</w:t>
      </w:r>
      <w:r w:rsidRPr="002A56C9">
        <w:rPr>
          <w:kern w:val="2"/>
        </w:rPr>
        <w:t>세무적</w:t>
      </w:r>
      <w:r w:rsidRPr="002A56C9">
        <w:rPr>
          <w:kern w:val="2"/>
        </w:rPr>
        <w:t xml:space="preserve"> </w:t>
      </w:r>
      <w:r w:rsidRPr="002A56C9">
        <w:rPr>
          <w:kern w:val="2"/>
        </w:rPr>
        <w:t>측면</w:t>
      </w:r>
      <w:r w:rsidRPr="002A56C9">
        <w:rPr>
          <w:kern w:val="2"/>
        </w:rPr>
        <w:t xml:space="preserve"> </w:t>
      </w:r>
      <w:r w:rsidRPr="002A56C9">
        <w:rPr>
          <w:kern w:val="2"/>
        </w:rPr>
        <w:t>및</w:t>
      </w:r>
      <w:r w:rsidRPr="002A56C9">
        <w:rPr>
          <w:kern w:val="2"/>
        </w:rPr>
        <w:t xml:space="preserve"> </w:t>
      </w:r>
      <w:r w:rsidRPr="002A56C9">
        <w:rPr>
          <w:kern w:val="2"/>
        </w:rPr>
        <w:t>회사의</w:t>
      </w:r>
      <w:r w:rsidRPr="002A56C9">
        <w:rPr>
          <w:kern w:val="2"/>
        </w:rPr>
        <w:t xml:space="preserve"> </w:t>
      </w:r>
      <w:r w:rsidRPr="002A56C9">
        <w:rPr>
          <w:kern w:val="2"/>
        </w:rPr>
        <w:t>사업에</w:t>
      </w:r>
      <w:r w:rsidRPr="002A56C9">
        <w:rPr>
          <w:kern w:val="2"/>
        </w:rPr>
        <w:t xml:space="preserve"> </w:t>
      </w:r>
      <w:r w:rsidRPr="002A56C9">
        <w:rPr>
          <w:kern w:val="2"/>
        </w:rPr>
        <w:t>관한</w:t>
      </w:r>
      <w:r w:rsidRPr="002A56C9">
        <w:rPr>
          <w:kern w:val="2"/>
        </w:rPr>
        <w:t xml:space="preserve"> </w:t>
      </w:r>
      <w:r w:rsidRPr="002A56C9">
        <w:rPr>
          <w:kern w:val="2"/>
        </w:rPr>
        <w:t>경영적</w:t>
      </w:r>
      <w:r w:rsidRPr="002A56C9">
        <w:rPr>
          <w:kern w:val="2"/>
        </w:rPr>
        <w:t xml:space="preserve"> </w:t>
      </w:r>
      <w:r w:rsidRPr="002A56C9">
        <w:rPr>
          <w:kern w:val="2"/>
        </w:rPr>
        <w:t>측면에</w:t>
      </w:r>
      <w:r w:rsidRPr="002A56C9">
        <w:rPr>
          <w:kern w:val="2"/>
        </w:rPr>
        <w:t xml:space="preserve"> </w:t>
      </w:r>
      <w:r w:rsidRPr="002A56C9">
        <w:rPr>
          <w:kern w:val="2"/>
        </w:rPr>
        <w:t>대한</w:t>
      </w:r>
      <w:r w:rsidRPr="002A56C9">
        <w:rPr>
          <w:kern w:val="2"/>
        </w:rPr>
        <w:t xml:space="preserve"> </w:t>
      </w:r>
      <w:r w:rsidRPr="002A56C9">
        <w:rPr>
          <w:kern w:val="2"/>
        </w:rPr>
        <w:t>판단은</w:t>
      </w:r>
      <w:r w:rsidRPr="002A56C9">
        <w:rPr>
          <w:kern w:val="2"/>
        </w:rPr>
        <w:t xml:space="preserve"> </w:t>
      </w:r>
      <w:r w:rsidRPr="002A56C9">
        <w:rPr>
          <w:kern w:val="2"/>
        </w:rPr>
        <w:t>본</w:t>
      </w:r>
      <w:r w:rsidRPr="002A56C9">
        <w:rPr>
          <w:kern w:val="2"/>
        </w:rPr>
        <w:t xml:space="preserve"> </w:t>
      </w:r>
      <w:r w:rsidRPr="002A56C9">
        <w:rPr>
          <w:kern w:val="2"/>
        </w:rPr>
        <w:t>법률실사의</w:t>
      </w:r>
      <w:r w:rsidRPr="002A56C9">
        <w:rPr>
          <w:kern w:val="2"/>
        </w:rPr>
        <w:t xml:space="preserve"> </w:t>
      </w:r>
      <w:r w:rsidRPr="002A56C9">
        <w:rPr>
          <w:kern w:val="2"/>
        </w:rPr>
        <w:t>범위에</w:t>
      </w:r>
      <w:r w:rsidRPr="002A56C9">
        <w:rPr>
          <w:kern w:val="2"/>
        </w:rPr>
        <w:t xml:space="preserve"> </w:t>
      </w:r>
      <w:r w:rsidRPr="002A56C9">
        <w:rPr>
          <w:kern w:val="2"/>
        </w:rPr>
        <w:t>포함시키지</w:t>
      </w:r>
      <w:r w:rsidRPr="002A56C9">
        <w:rPr>
          <w:kern w:val="2"/>
        </w:rPr>
        <w:t xml:space="preserve"> </w:t>
      </w:r>
      <w:r w:rsidRPr="002A56C9">
        <w:rPr>
          <w:kern w:val="2"/>
        </w:rPr>
        <w:t>아니하였습니다</w:t>
      </w:r>
      <w:r w:rsidRPr="002A56C9">
        <w:rPr>
          <w:kern w:val="2"/>
        </w:rPr>
        <w:t xml:space="preserve">. </w:t>
      </w:r>
      <w:r w:rsidRPr="002A56C9">
        <w:rPr>
          <w:kern w:val="2"/>
        </w:rPr>
        <w:t>또한</w:t>
      </w:r>
      <w:r w:rsidRPr="002A56C9">
        <w:rPr>
          <w:kern w:val="2"/>
        </w:rPr>
        <w:t xml:space="preserve">, </w:t>
      </w:r>
      <w:r w:rsidRPr="002A56C9">
        <w:rPr>
          <w:kern w:val="2"/>
        </w:rPr>
        <w:t>대한민국</w:t>
      </w:r>
      <w:r w:rsidRPr="002A56C9">
        <w:rPr>
          <w:kern w:val="2"/>
        </w:rPr>
        <w:t xml:space="preserve"> </w:t>
      </w:r>
      <w:r w:rsidRPr="002A56C9">
        <w:rPr>
          <w:kern w:val="2"/>
        </w:rPr>
        <w:t>이외의</w:t>
      </w:r>
      <w:r w:rsidRPr="002A56C9">
        <w:rPr>
          <w:kern w:val="2"/>
        </w:rPr>
        <w:t xml:space="preserve"> </w:t>
      </w:r>
      <w:r w:rsidRPr="002A56C9">
        <w:rPr>
          <w:kern w:val="2"/>
        </w:rPr>
        <w:t>국가의</w:t>
      </w:r>
      <w:r w:rsidRPr="002A56C9">
        <w:rPr>
          <w:kern w:val="2"/>
        </w:rPr>
        <w:t xml:space="preserve"> </w:t>
      </w:r>
      <w:r w:rsidRPr="002A56C9">
        <w:rPr>
          <w:kern w:val="2"/>
        </w:rPr>
        <w:t>법률</w:t>
      </w:r>
      <w:r w:rsidRPr="002A56C9">
        <w:rPr>
          <w:kern w:val="2"/>
        </w:rPr>
        <w:t>·</w:t>
      </w:r>
      <w:r w:rsidRPr="002A56C9">
        <w:rPr>
          <w:kern w:val="2"/>
        </w:rPr>
        <w:t>명령</w:t>
      </w:r>
      <w:r w:rsidRPr="002A56C9">
        <w:rPr>
          <w:kern w:val="2"/>
        </w:rPr>
        <w:t xml:space="preserve"> </w:t>
      </w:r>
      <w:r w:rsidRPr="002A56C9">
        <w:rPr>
          <w:kern w:val="2"/>
        </w:rPr>
        <w:t>기타</w:t>
      </w:r>
      <w:r w:rsidRPr="002A56C9">
        <w:rPr>
          <w:kern w:val="2"/>
        </w:rPr>
        <w:t xml:space="preserve"> </w:t>
      </w:r>
      <w:r w:rsidRPr="002A56C9">
        <w:rPr>
          <w:kern w:val="2"/>
        </w:rPr>
        <w:t>규제</w:t>
      </w:r>
      <w:r w:rsidRPr="002A56C9">
        <w:rPr>
          <w:kern w:val="2"/>
        </w:rPr>
        <w:t xml:space="preserve"> </w:t>
      </w:r>
      <w:r w:rsidRPr="002A56C9">
        <w:rPr>
          <w:kern w:val="2"/>
        </w:rPr>
        <w:t>및</w:t>
      </w:r>
      <w:r w:rsidRPr="002A56C9">
        <w:rPr>
          <w:kern w:val="2"/>
        </w:rPr>
        <w:t xml:space="preserve"> </w:t>
      </w:r>
      <w:r w:rsidRPr="002A56C9">
        <w:rPr>
          <w:kern w:val="2"/>
        </w:rPr>
        <w:t>그</w:t>
      </w:r>
      <w:r w:rsidRPr="002A56C9">
        <w:rPr>
          <w:kern w:val="2"/>
        </w:rPr>
        <w:t xml:space="preserve"> </w:t>
      </w:r>
      <w:r w:rsidRPr="002A56C9">
        <w:rPr>
          <w:kern w:val="2"/>
        </w:rPr>
        <w:t>정부기관을</w:t>
      </w:r>
      <w:r w:rsidRPr="002A56C9">
        <w:rPr>
          <w:kern w:val="2"/>
        </w:rPr>
        <w:t xml:space="preserve"> </w:t>
      </w:r>
      <w:r w:rsidRPr="002A56C9">
        <w:rPr>
          <w:kern w:val="2"/>
        </w:rPr>
        <w:t>포함하는</w:t>
      </w:r>
      <w:r w:rsidRPr="002A56C9">
        <w:rPr>
          <w:kern w:val="2"/>
        </w:rPr>
        <w:t xml:space="preserve"> </w:t>
      </w:r>
      <w:r w:rsidRPr="002A56C9">
        <w:rPr>
          <w:kern w:val="2"/>
        </w:rPr>
        <w:t>입법</w:t>
      </w:r>
      <w:r w:rsidRPr="002A56C9">
        <w:rPr>
          <w:kern w:val="2"/>
        </w:rPr>
        <w:t>·</w:t>
      </w:r>
      <w:r w:rsidRPr="002A56C9">
        <w:rPr>
          <w:kern w:val="2"/>
        </w:rPr>
        <w:t>사법</w:t>
      </w:r>
      <w:r w:rsidRPr="002A56C9">
        <w:rPr>
          <w:kern w:val="2"/>
        </w:rPr>
        <w:t>·</w:t>
      </w:r>
      <w:r w:rsidRPr="002A56C9">
        <w:rPr>
          <w:kern w:val="2"/>
        </w:rPr>
        <w:t>행정기관의</w:t>
      </w:r>
      <w:r w:rsidRPr="002A56C9">
        <w:rPr>
          <w:kern w:val="2"/>
        </w:rPr>
        <w:t xml:space="preserve"> </w:t>
      </w:r>
      <w:r w:rsidRPr="002A56C9">
        <w:rPr>
          <w:kern w:val="2"/>
        </w:rPr>
        <w:t>조치</w:t>
      </w:r>
      <w:r w:rsidRPr="002A56C9">
        <w:rPr>
          <w:kern w:val="2"/>
        </w:rPr>
        <w:t>·</w:t>
      </w:r>
      <w:r w:rsidRPr="002A56C9">
        <w:rPr>
          <w:kern w:val="2"/>
        </w:rPr>
        <w:t>지시</w:t>
      </w:r>
      <w:r w:rsidRPr="002A56C9">
        <w:rPr>
          <w:kern w:val="2"/>
        </w:rPr>
        <w:t xml:space="preserve"> </w:t>
      </w:r>
      <w:r w:rsidRPr="002A56C9">
        <w:rPr>
          <w:kern w:val="2"/>
        </w:rPr>
        <w:t>등의</w:t>
      </w:r>
      <w:r w:rsidRPr="002A56C9">
        <w:rPr>
          <w:kern w:val="2"/>
        </w:rPr>
        <w:t xml:space="preserve"> </w:t>
      </w:r>
      <w:r w:rsidRPr="002A56C9">
        <w:rPr>
          <w:kern w:val="2"/>
        </w:rPr>
        <w:t>준수</w:t>
      </w:r>
      <w:r w:rsidRPr="002A56C9">
        <w:rPr>
          <w:kern w:val="2"/>
        </w:rPr>
        <w:t xml:space="preserve"> </w:t>
      </w:r>
      <w:r w:rsidRPr="002A56C9">
        <w:rPr>
          <w:kern w:val="2"/>
        </w:rPr>
        <w:t>여부에</w:t>
      </w:r>
      <w:r w:rsidRPr="002A56C9">
        <w:rPr>
          <w:kern w:val="2"/>
        </w:rPr>
        <w:t xml:space="preserve"> </w:t>
      </w:r>
      <w:r w:rsidRPr="002A56C9">
        <w:rPr>
          <w:kern w:val="2"/>
        </w:rPr>
        <w:t>대한</w:t>
      </w:r>
      <w:r w:rsidRPr="002A56C9">
        <w:rPr>
          <w:kern w:val="2"/>
        </w:rPr>
        <w:t xml:space="preserve"> </w:t>
      </w:r>
      <w:r w:rsidRPr="002A56C9">
        <w:rPr>
          <w:kern w:val="2"/>
        </w:rPr>
        <w:t>판단도</w:t>
      </w:r>
      <w:r w:rsidRPr="002A56C9">
        <w:rPr>
          <w:kern w:val="2"/>
        </w:rPr>
        <w:t xml:space="preserve"> </w:t>
      </w:r>
      <w:r w:rsidRPr="002A56C9">
        <w:rPr>
          <w:kern w:val="2"/>
        </w:rPr>
        <w:t>본</w:t>
      </w:r>
      <w:r w:rsidRPr="002A56C9">
        <w:rPr>
          <w:kern w:val="2"/>
        </w:rPr>
        <w:t xml:space="preserve"> </w:t>
      </w:r>
      <w:r w:rsidRPr="002A56C9">
        <w:rPr>
          <w:kern w:val="2"/>
        </w:rPr>
        <w:t>법률실사의</w:t>
      </w:r>
      <w:r w:rsidRPr="002A56C9">
        <w:rPr>
          <w:kern w:val="2"/>
        </w:rPr>
        <w:t xml:space="preserve"> </w:t>
      </w:r>
      <w:r w:rsidRPr="002A56C9">
        <w:rPr>
          <w:kern w:val="2"/>
        </w:rPr>
        <w:t>범위에서</w:t>
      </w:r>
      <w:r w:rsidRPr="002A56C9">
        <w:rPr>
          <w:kern w:val="2"/>
        </w:rPr>
        <w:t xml:space="preserve"> </w:t>
      </w:r>
      <w:r w:rsidRPr="002A56C9">
        <w:rPr>
          <w:kern w:val="2"/>
        </w:rPr>
        <w:t>제외되었습니다</w:t>
      </w:r>
      <w:r w:rsidRPr="002A56C9">
        <w:rPr>
          <w:kern w:val="2"/>
        </w:rPr>
        <w:t xml:space="preserve">. </w:t>
      </w:r>
      <w:r w:rsidRPr="002A56C9">
        <w:rPr>
          <w:kern w:val="2"/>
        </w:rPr>
        <w:t>또한</w:t>
      </w:r>
      <w:r w:rsidRPr="002A56C9">
        <w:rPr>
          <w:kern w:val="2"/>
        </w:rPr>
        <w:t xml:space="preserve">, </w:t>
      </w:r>
      <w:r w:rsidRPr="002A56C9">
        <w:rPr>
          <w:kern w:val="2"/>
        </w:rPr>
        <w:t>저희</w:t>
      </w:r>
      <w:r w:rsidRPr="002A56C9">
        <w:rPr>
          <w:kern w:val="2"/>
        </w:rPr>
        <w:t xml:space="preserve"> </w:t>
      </w:r>
      <w:r w:rsidR="00376F73" w:rsidRPr="002A56C9">
        <w:rPr>
          <w:kern w:val="2"/>
        </w:rPr>
        <w:t>법무법인은</w:t>
      </w:r>
      <w:r w:rsidRPr="002A56C9">
        <w:rPr>
          <w:kern w:val="2"/>
        </w:rPr>
        <w:t xml:space="preserve"> </w:t>
      </w:r>
      <w:r w:rsidRPr="002A56C9">
        <w:rPr>
          <w:kern w:val="2"/>
        </w:rPr>
        <w:t>본</w:t>
      </w:r>
      <w:r w:rsidRPr="002A56C9">
        <w:rPr>
          <w:kern w:val="2"/>
        </w:rPr>
        <w:t xml:space="preserve"> </w:t>
      </w:r>
      <w:r w:rsidRPr="002A56C9">
        <w:rPr>
          <w:kern w:val="2"/>
        </w:rPr>
        <w:t>법률실사</w:t>
      </w:r>
      <w:r w:rsidRPr="002A56C9">
        <w:rPr>
          <w:kern w:val="2"/>
        </w:rPr>
        <w:t xml:space="preserve"> </w:t>
      </w:r>
      <w:r w:rsidRPr="002A56C9">
        <w:rPr>
          <w:kern w:val="2"/>
        </w:rPr>
        <w:t>결과를</w:t>
      </w:r>
      <w:r w:rsidRPr="002A56C9">
        <w:rPr>
          <w:kern w:val="2"/>
        </w:rPr>
        <w:t xml:space="preserve"> </w:t>
      </w:r>
      <w:r w:rsidRPr="002A56C9">
        <w:rPr>
          <w:kern w:val="2"/>
        </w:rPr>
        <w:t>보고함에</w:t>
      </w:r>
      <w:r w:rsidRPr="002A56C9">
        <w:rPr>
          <w:kern w:val="2"/>
        </w:rPr>
        <w:t xml:space="preserve"> </w:t>
      </w:r>
      <w:r w:rsidRPr="002A56C9">
        <w:rPr>
          <w:kern w:val="2"/>
        </w:rPr>
        <w:t>있어서</w:t>
      </w:r>
      <w:r w:rsidRPr="002A56C9">
        <w:rPr>
          <w:kern w:val="2"/>
        </w:rPr>
        <w:t xml:space="preserve"> </w:t>
      </w:r>
      <w:r w:rsidRPr="002A56C9">
        <w:rPr>
          <w:kern w:val="2"/>
        </w:rPr>
        <w:t>본건</w:t>
      </w:r>
      <w:r w:rsidRPr="002A56C9">
        <w:rPr>
          <w:kern w:val="2"/>
        </w:rPr>
        <w:t xml:space="preserve"> </w:t>
      </w:r>
      <w:r w:rsidRPr="002A56C9">
        <w:rPr>
          <w:kern w:val="2"/>
        </w:rPr>
        <w:t>거래와</w:t>
      </w:r>
      <w:r w:rsidRPr="002A56C9">
        <w:rPr>
          <w:kern w:val="2"/>
        </w:rPr>
        <w:t xml:space="preserve"> </w:t>
      </w:r>
      <w:r w:rsidRPr="002A56C9">
        <w:rPr>
          <w:kern w:val="2"/>
        </w:rPr>
        <w:t>관련하여</w:t>
      </w:r>
      <w:r w:rsidRPr="002A56C9">
        <w:rPr>
          <w:kern w:val="2"/>
        </w:rPr>
        <w:t xml:space="preserve"> </w:t>
      </w:r>
      <w:r w:rsidRPr="002A56C9">
        <w:rPr>
          <w:kern w:val="2"/>
        </w:rPr>
        <w:t>중요하다고</w:t>
      </w:r>
      <w:r w:rsidRPr="002A56C9">
        <w:rPr>
          <w:kern w:val="2"/>
        </w:rPr>
        <w:t xml:space="preserve"> </w:t>
      </w:r>
      <w:r w:rsidRPr="002A56C9">
        <w:rPr>
          <w:kern w:val="2"/>
        </w:rPr>
        <w:t>판단되는</w:t>
      </w:r>
      <w:r w:rsidRPr="002A56C9">
        <w:rPr>
          <w:kern w:val="2"/>
        </w:rPr>
        <w:t xml:space="preserve"> </w:t>
      </w:r>
      <w:r w:rsidRPr="002A56C9">
        <w:rPr>
          <w:kern w:val="2"/>
        </w:rPr>
        <w:t>쟁점을</w:t>
      </w:r>
      <w:r w:rsidRPr="002A56C9">
        <w:rPr>
          <w:kern w:val="2"/>
        </w:rPr>
        <w:t xml:space="preserve"> </w:t>
      </w:r>
      <w:r w:rsidRPr="002A56C9">
        <w:rPr>
          <w:kern w:val="2"/>
        </w:rPr>
        <w:t>중심으로</w:t>
      </w:r>
      <w:r w:rsidRPr="002A56C9">
        <w:rPr>
          <w:kern w:val="2"/>
        </w:rPr>
        <w:t xml:space="preserve"> </w:t>
      </w:r>
      <w:r w:rsidRPr="002A56C9">
        <w:rPr>
          <w:kern w:val="2"/>
        </w:rPr>
        <w:t>실사보고서를</w:t>
      </w:r>
      <w:r w:rsidRPr="002A56C9">
        <w:rPr>
          <w:kern w:val="2"/>
        </w:rPr>
        <w:t xml:space="preserve"> </w:t>
      </w:r>
      <w:r w:rsidRPr="002A56C9">
        <w:rPr>
          <w:kern w:val="2"/>
        </w:rPr>
        <w:t>작성하였</w:t>
      </w:r>
      <w:r w:rsidR="00A97A0E" w:rsidRPr="002A56C9">
        <w:rPr>
          <w:kern w:val="2"/>
        </w:rPr>
        <w:t>습</w:t>
      </w:r>
      <w:r w:rsidR="000A792C" w:rsidRPr="002A56C9">
        <w:rPr>
          <w:kern w:val="2"/>
        </w:rPr>
        <w:t>니다</w:t>
      </w:r>
      <w:r w:rsidRPr="002A56C9">
        <w:rPr>
          <w:kern w:val="2"/>
        </w:rPr>
        <w:t>.</w:t>
      </w:r>
    </w:p>
    <w:p w14:paraId="72942A2B" w14:textId="77777777" w:rsidR="00465BA4" w:rsidRPr="002A56C9" w:rsidRDefault="00465BA4" w:rsidP="002F76A3">
      <w:pPr>
        <w:wordWrap w:val="0"/>
        <w:autoSpaceDE w:val="0"/>
        <w:autoSpaceDN w:val="0"/>
        <w:adjustRightInd w:val="0"/>
        <w:snapToGrid w:val="0"/>
        <w:spacing w:line="360" w:lineRule="exact"/>
        <w:rPr>
          <w:kern w:val="2"/>
        </w:rPr>
      </w:pPr>
    </w:p>
    <w:p w14:paraId="39229674" w14:textId="153E2D1B" w:rsidR="00465BA4" w:rsidRPr="002A56C9" w:rsidRDefault="00465BA4" w:rsidP="002F76A3">
      <w:pPr>
        <w:wordWrap w:val="0"/>
        <w:autoSpaceDE w:val="0"/>
        <w:autoSpaceDN w:val="0"/>
        <w:adjustRightInd w:val="0"/>
        <w:snapToGrid w:val="0"/>
        <w:spacing w:line="360" w:lineRule="exact"/>
        <w:rPr>
          <w:kern w:val="2"/>
        </w:rPr>
      </w:pPr>
      <w:r w:rsidRPr="002A56C9">
        <w:rPr>
          <w:kern w:val="2"/>
        </w:rPr>
        <w:lastRenderedPageBreak/>
        <w:t>본</w:t>
      </w:r>
      <w:r w:rsidRPr="002A56C9">
        <w:rPr>
          <w:kern w:val="2"/>
        </w:rPr>
        <w:t xml:space="preserve"> </w:t>
      </w:r>
      <w:r w:rsidRPr="002A56C9">
        <w:rPr>
          <w:kern w:val="2"/>
        </w:rPr>
        <w:t>보고서는</w:t>
      </w:r>
      <w:r w:rsidRPr="002A56C9">
        <w:rPr>
          <w:kern w:val="2"/>
        </w:rPr>
        <w:t xml:space="preserve"> </w:t>
      </w:r>
      <w:r w:rsidR="002A52A4" w:rsidRPr="002A56C9">
        <w:rPr>
          <w:rFonts w:hint="eastAsia"/>
          <w:kern w:val="2"/>
        </w:rPr>
        <w:t>2024</w:t>
      </w:r>
      <w:r w:rsidR="002A52A4" w:rsidRPr="002A56C9">
        <w:rPr>
          <w:rFonts w:hint="eastAsia"/>
          <w:kern w:val="2"/>
        </w:rPr>
        <w:t>년</w:t>
      </w:r>
      <w:r w:rsidR="002A52A4" w:rsidRPr="002A56C9">
        <w:rPr>
          <w:rFonts w:hint="eastAsia"/>
          <w:kern w:val="2"/>
        </w:rPr>
        <w:t xml:space="preserve"> </w:t>
      </w:r>
      <w:r w:rsidR="00E0267E" w:rsidRPr="002A56C9">
        <w:rPr>
          <w:rFonts w:hint="eastAsia"/>
          <w:kern w:val="2"/>
        </w:rPr>
        <w:t>8</w:t>
      </w:r>
      <w:r w:rsidR="007F51B4" w:rsidRPr="002A56C9">
        <w:rPr>
          <w:rFonts w:hint="eastAsia"/>
          <w:kern w:val="2"/>
        </w:rPr>
        <w:t>월</w:t>
      </w:r>
      <w:r w:rsidR="007F51B4" w:rsidRPr="002A56C9">
        <w:rPr>
          <w:rFonts w:hint="eastAsia"/>
          <w:kern w:val="2"/>
        </w:rPr>
        <w:t xml:space="preserve"> </w:t>
      </w:r>
      <w:r w:rsidR="00E0267E" w:rsidRPr="002A56C9">
        <w:rPr>
          <w:rFonts w:hint="eastAsia"/>
          <w:kern w:val="2"/>
        </w:rPr>
        <w:t>8</w:t>
      </w:r>
      <w:r w:rsidR="007F51B4" w:rsidRPr="002A56C9">
        <w:rPr>
          <w:rFonts w:hint="eastAsia"/>
          <w:kern w:val="2"/>
        </w:rPr>
        <w:t>일</w:t>
      </w:r>
      <w:r w:rsidRPr="002A56C9">
        <w:rPr>
          <w:kern w:val="2"/>
        </w:rPr>
        <w:t>부터</w:t>
      </w:r>
      <w:r w:rsidRPr="002A56C9">
        <w:rPr>
          <w:kern w:val="2"/>
        </w:rPr>
        <w:t xml:space="preserve"> </w:t>
      </w:r>
      <w:r w:rsidR="007F51B4" w:rsidRPr="002A56C9">
        <w:rPr>
          <w:rFonts w:hint="eastAsia"/>
          <w:kern w:val="2"/>
        </w:rPr>
        <w:t>2024</w:t>
      </w:r>
      <w:r w:rsidR="007F51B4" w:rsidRPr="002A56C9">
        <w:rPr>
          <w:rFonts w:hint="eastAsia"/>
          <w:kern w:val="2"/>
        </w:rPr>
        <w:t>년</w:t>
      </w:r>
      <w:r w:rsidR="007F51B4" w:rsidRPr="002A56C9">
        <w:rPr>
          <w:rFonts w:hint="eastAsia"/>
          <w:kern w:val="2"/>
        </w:rPr>
        <w:t xml:space="preserve"> </w:t>
      </w:r>
      <w:r w:rsidR="00E0267E" w:rsidRPr="002A56C9">
        <w:rPr>
          <w:rFonts w:hint="eastAsia"/>
          <w:kern w:val="2"/>
        </w:rPr>
        <w:t>8</w:t>
      </w:r>
      <w:r w:rsidR="007F51B4" w:rsidRPr="002A56C9">
        <w:rPr>
          <w:rFonts w:hint="eastAsia"/>
          <w:kern w:val="2"/>
        </w:rPr>
        <w:t>월</w:t>
      </w:r>
      <w:r w:rsidR="007F51B4" w:rsidRPr="002A56C9">
        <w:rPr>
          <w:rFonts w:hint="eastAsia"/>
          <w:kern w:val="2"/>
        </w:rPr>
        <w:t xml:space="preserve"> </w:t>
      </w:r>
      <w:r w:rsidR="00397733" w:rsidRPr="00397733">
        <w:rPr>
          <w:rFonts w:hint="eastAsia"/>
          <w:kern w:val="2"/>
        </w:rPr>
        <w:t>16</w:t>
      </w:r>
      <w:r w:rsidR="007F51B4" w:rsidRPr="002A56C9">
        <w:rPr>
          <w:rFonts w:hint="eastAsia"/>
          <w:kern w:val="2"/>
        </w:rPr>
        <w:t>일</w:t>
      </w:r>
      <w:r w:rsidRPr="002A56C9">
        <w:rPr>
          <w:kern w:val="2"/>
        </w:rPr>
        <w:t>까지의</w:t>
      </w:r>
      <w:r w:rsidRPr="002A56C9">
        <w:rPr>
          <w:kern w:val="2"/>
        </w:rPr>
        <w:t xml:space="preserve"> </w:t>
      </w:r>
      <w:r w:rsidRPr="002A56C9">
        <w:rPr>
          <w:kern w:val="2"/>
        </w:rPr>
        <w:t>기간</w:t>
      </w:r>
      <w:r w:rsidRPr="002A56C9">
        <w:rPr>
          <w:kern w:val="2"/>
        </w:rPr>
        <w:t xml:space="preserve"> </w:t>
      </w:r>
      <w:r w:rsidRPr="002A56C9">
        <w:rPr>
          <w:kern w:val="2"/>
        </w:rPr>
        <w:t>동안</w:t>
      </w:r>
      <w:r w:rsidRPr="002A56C9">
        <w:rPr>
          <w:kern w:val="2"/>
        </w:rPr>
        <w:t xml:space="preserve"> </w:t>
      </w:r>
      <w:r w:rsidR="000A0913" w:rsidRPr="002A56C9">
        <w:rPr>
          <w:rFonts w:hint="eastAsia"/>
          <w:kern w:val="2"/>
        </w:rPr>
        <w:t>대상회사</w:t>
      </w:r>
      <w:r w:rsidRPr="002A56C9">
        <w:rPr>
          <w:kern w:val="2"/>
        </w:rPr>
        <w:t>로부터</w:t>
      </w:r>
      <w:r w:rsidRPr="002A56C9">
        <w:rPr>
          <w:kern w:val="2"/>
        </w:rPr>
        <w:t xml:space="preserve"> </w:t>
      </w:r>
      <w:r w:rsidRPr="002A56C9">
        <w:rPr>
          <w:kern w:val="2"/>
        </w:rPr>
        <w:t>제공받은</w:t>
      </w:r>
      <w:r w:rsidRPr="002A56C9">
        <w:rPr>
          <w:kern w:val="2"/>
        </w:rPr>
        <w:t xml:space="preserve"> </w:t>
      </w:r>
      <w:r w:rsidRPr="002A56C9">
        <w:rPr>
          <w:kern w:val="2"/>
        </w:rPr>
        <w:t>자료</w:t>
      </w:r>
      <w:r w:rsidR="00D8097A" w:rsidRPr="002A56C9">
        <w:rPr>
          <w:kern w:val="2"/>
        </w:rPr>
        <w:t>의</w:t>
      </w:r>
      <w:r w:rsidRPr="002A56C9">
        <w:rPr>
          <w:kern w:val="2"/>
        </w:rPr>
        <w:t xml:space="preserve"> </w:t>
      </w:r>
      <w:r w:rsidRPr="002A56C9">
        <w:rPr>
          <w:kern w:val="2"/>
        </w:rPr>
        <w:t>내용을</w:t>
      </w:r>
      <w:r w:rsidRPr="002A56C9">
        <w:rPr>
          <w:kern w:val="2"/>
        </w:rPr>
        <w:t xml:space="preserve"> </w:t>
      </w:r>
      <w:r w:rsidRPr="002A56C9">
        <w:rPr>
          <w:kern w:val="2"/>
        </w:rPr>
        <w:t>검토하여</w:t>
      </w:r>
      <w:r w:rsidRPr="002A56C9">
        <w:rPr>
          <w:kern w:val="2"/>
        </w:rPr>
        <w:t xml:space="preserve"> </w:t>
      </w:r>
      <w:r w:rsidRPr="002A56C9">
        <w:rPr>
          <w:kern w:val="2"/>
        </w:rPr>
        <w:t>작성되었는바</w:t>
      </w:r>
      <w:r w:rsidRPr="002A56C9">
        <w:rPr>
          <w:kern w:val="2"/>
        </w:rPr>
        <w:t xml:space="preserve">, </w:t>
      </w:r>
      <w:r w:rsidRPr="002A56C9">
        <w:rPr>
          <w:kern w:val="2"/>
        </w:rPr>
        <w:t>부동산등기사항증명서</w:t>
      </w:r>
      <w:r w:rsidRPr="002A56C9">
        <w:rPr>
          <w:kern w:val="2"/>
        </w:rPr>
        <w:t xml:space="preserve">, </w:t>
      </w:r>
      <w:r w:rsidRPr="002A56C9">
        <w:rPr>
          <w:kern w:val="2"/>
        </w:rPr>
        <w:t>법인등기사항증명서</w:t>
      </w:r>
      <w:r w:rsidRPr="002A56C9">
        <w:rPr>
          <w:kern w:val="2"/>
        </w:rPr>
        <w:t xml:space="preserve"> </w:t>
      </w:r>
      <w:r w:rsidRPr="002A56C9">
        <w:rPr>
          <w:kern w:val="2"/>
        </w:rPr>
        <w:t>등</w:t>
      </w:r>
      <w:r w:rsidRPr="002A56C9">
        <w:rPr>
          <w:kern w:val="2"/>
        </w:rPr>
        <w:t xml:space="preserve"> </w:t>
      </w:r>
      <w:r w:rsidRPr="002A56C9">
        <w:rPr>
          <w:kern w:val="2"/>
        </w:rPr>
        <w:t>일반인의</w:t>
      </w:r>
      <w:r w:rsidRPr="002A56C9">
        <w:rPr>
          <w:kern w:val="2"/>
        </w:rPr>
        <w:t xml:space="preserve"> </w:t>
      </w:r>
      <w:r w:rsidRPr="002A56C9">
        <w:rPr>
          <w:kern w:val="2"/>
        </w:rPr>
        <w:t>열람이</w:t>
      </w:r>
      <w:r w:rsidRPr="002A56C9">
        <w:rPr>
          <w:kern w:val="2"/>
        </w:rPr>
        <w:t xml:space="preserve"> </w:t>
      </w:r>
      <w:r w:rsidRPr="002A56C9">
        <w:rPr>
          <w:kern w:val="2"/>
        </w:rPr>
        <w:t>가능한</w:t>
      </w:r>
      <w:r w:rsidRPr="002A56C9">
        <w:rPr>
          <w:kern w:val="2"/>
        </w:rPr>
        <w:t xml:space="preserve"> </w:t>
      </w:r>
      <w:r w:rsidRPr="002A56C9">
        <w:rPr>
          <w:kern w:val="2"/>
        </w:rPr>
        <w:t>공문서를</w:t>
      </w:r>
      <w:r w:rsidRPr="002A56C9">
        <w:rPr>
          <w:kern w:val="2"/>
        </w:rPr>
        <w:t xml:space="preserve"> </w:t>
      </w:r>
      <w:r w:rsidRPr="002A56C9">
        <w:rPr>
          <w:kern w:val="2"/>
        </w:rPr>
        <w:t>제외한</w:t>
      </w:r>
      <w:r w:rsidRPr="002A56C9">
        <w:rPr>
          <w:kern w:val="2"/>
        </w:rPr>
        <w:t xml:space="preserve"> </w:t>
      </w:r>
      <w:r w:rsidRPr="002A56C9">
        <w:rPr>
          <w:kern w:val="2"/>
        </w:rPr>
        <w:t>나머지</w:t>
      </w:r>
      <w:r w:rsidRPr="002A56C9">
        <w:rPr>
          <w:kern w:val="2"/>
        </w:rPr>
        <w:t xml:space="preserve"> </w:t>
      </w:r>
      <w:r w:rsidRPr="002A56C9">
        <w:rPr>
          <w:kern w:val="2"/>
        </w:rPr>
        <w:t>회사로부터</w:t>
      </w:r>
      <w:r w:rsidRPr="002A56C9">
        <w:rPr>
          <w:kern w:val="2"/>
        </w:rPr>
        <w:t xml:space="preserve"> </w:t>
      </w:r>
      <w:r w:rsidRPr="002A56C9">
        <w:rPr>
          <w:kern w:val="2"/>
        </w:rPr>
        <w:t>제공받은</w:t>
      </w:r>
      <w:r w:rsidRPr="002A56C9">
        <w:rPr>
          <w:kern w:val="2"/>
        </w:rPr>
        <w:t xml:space="preserve"> </w:t>
      </w:r>
      <w:r w:rsidRPr="002A56C9">
        <w:rPr>
          <w:kern w:val="2"/>
        </w:rPr>
        <w:t>자료에</w:t>
      </w:r>
      <w:r w:rsidRPr="002A56C9">
        <w:rPr>
          <w:kern w:val="2"/>
        </w:rPr>
        <w:t xml:space="preserve"> </w:t>
      </w:r>
      <w:r w:rsidRPr="002A56C9">
        <w:rPr>
          <w:kern w:val="2"/>
        </w:rPr>
        <w:t>관하여는</w:t>
      </w:r>
      <w:r w:rsidRPr="002A56C9">
        <w:rPr>
          <w:kern w:val="2"/>
        </w:rPr>
        <w:t xml:space="preserve"> </w:t>
      </w:r>
      <w:r w:rsidRPr="002A56C9">
        <w:rPr>
          <w:kern w:val="2"/>
        </w:rPr>
        <w:t>저희</w:t>
      </w:r>
      <w:r w:rsidRPr="002A56C9">
        <w:rPr>
          <w:kern w:val="2"/>
        </w:rPr>
        <w:t xml:space="preserve"> </w:t>
      </w:r>
      <w:r w:rsidR="00376F73" w:rsidRPr="002A56C9">
        <w:rPr>
          <w:kern w:val="2"/>
        </w:rPr>
        <w:t>법무법인이</w:t>
      </w:r>
      <w:r w:rsidRPr="002A56C9">
        <w:rPr>
          <w:kern w:val="2"/>
        </w:rPr>
        <w:t xml:space="preserve"> </w:t>
      </w:r>
      <w:r w:rsidRPr="002A56C9">
        <w:rPr>
          <w:kern w:val="2"/>
        </w:rPr>
        <w:t>그</w:t>
      </w:r>
      <w:r w:rsidRPr="002A56C9">
        <w:rPr>
          <w:kern w:val="2"/>
        </w:rPr>
        <w:t xml:space="preserve"> </w:t>
      </w:r>
      <w:r w:rsidRPr="002A56C9">
        <w:rPr>
          <w:kern w:val="2"/>
        </w:rPr>
        <w:t>진위</w:t>
      </w:r>
      <w:r w:rsidRPr="002A56C9">
        <w:rPr>
          <w:kern w:val="2"/>
        </w:rPr>
        <w:t xml:space="preserve"> </w:t>
      </w:r>
      <w:r w:rsidRPr="002A56C9">
        <w:rPr>
          <w:kern w:val="2"/>
        </w:rPr>
        <w:t>및</w:t>
      </w:r>
      <w:r w:rsidRPr="002A56C9">
        <w:rPr>
          <w:kern w:val="2"/>
        </w:rPr>
        <w:t xml:space="preserve"> </w:t>
      </w:r>
      <w:r w:rsidRPr="002A56C9">
        <w:rPr>
          <w:kern w:val="2"/>
        </w:rPr>
        <w:t>정확성</w:t>
      </w:r>
      <w:r w:rsidRPr="002A56C9">
        <w:rPr>
          <w:kern w:val="2"/>
        </w:rPr>
        <w:t xml:space="preserve"> </w:t>
      </w:r>
      <w:r w:rsidRPr="002A56C9">
        <w:rPr>
          <w:kern w:val="2"/>
        </w:rPr>
        <w:t>여부를</w:t>
      </w:r>
      <w:r w:rsidRPr="002A56C9">
        <w:rPr>
          <w:kern w:val="2"/>
        </w:rPr>
        <w:t xml:space="preserve"> </w:t>
      </w:r>
      <w:r w:rsidRPr="002A56C9">
        <w:rPr>
          <w:kern w:val="2"/>
        </w:rPr>
        <w:t>독자적으로</w:t>
      </w:r>
      <w:r w:rsidRPr="002A56C9">
        <w:rPr>
          <w:kern w:val="2"/>
        </w:rPr>
        <w:t xml:space="preserve"> </w:t>
      </w:r>
      <w:r w:rsidRPr="002A56C9">
        <w:rPr>
          <w:kern w:val="2"/>
        </w:rPr>
        <w:t>판단할</w:t>
      </w:r>
      <w:r w:rsidRPr="002A56C9">
        <w:rPr>
          <w:kern w:val="2"/>
        </w:rPr>
        <w:t xml:space="preserve"> </w:t>
      </w:r>
      <w:r w:rsidRPr="002A56C9">
        <w:rPr>
          <w:kern w:val="2"/>
        </w:rPr>
        <w:t>수</w:t>
      </w:r>
      <w:r w:rsidRPr="002A56C9">
        <w:rPr>
          <w:kern w:val="2"/>
        </w:rPr>
        <w:t xml:space="preserve"> </w:t>
      </w:r>
      <w:r w:rsidRPr="002A56C9">
        <w:rPr>
          <w:kern w:val="2"/>
        </w:rPr>
        <w:t>없었으므로</w:t>
      </w:r>
      <w:r w:rsidRPr="002A56C9">
        <w:rPr>
          <w:kern w:val="2"/>
        </w:rPr>
        <w:t xml:space="preserve"> </w:t>
      </w:r>
      <w:r w:rsidRPr="002A56C9">
        <w:rPr>
          <w:kern w:val="2"/>
        </w:rPr>
        <w:t>회사에서</w:t>
      </w:r>
      <w:r w:rsidRPr="002A56C9">
        <w:rPr>
          <w:kern w:val="2"/>
        </w:rPr>
        <w:t xml:space="preserve"> </w:t>
      </w:r>
      <w:r w:rsidRPr="002A56C9">
        <w:rPr>
          <w:kern w:val="2"/>
        </w:rPr>
        <w:t>제공</w:t>
      </w:r>
      <w:r w:rsidRPr="002A56C9">
        <w:rPr>
          <w:kern w:val="2"/>
        </w:rPr>
        <w:t>·</w:t>
      </w:r>
      <w:r w:rsidRPr="002A56C9">
        <w:rPr>
          <w:kern w:val="2"/>
        </w:rPr>
        <w:t>설명한</w:t>
      </w:r>
      <w:r w:rsidRPr="002A56C9">
        <w:rPr>
          <w:kern w:val="2"/>
        </w:rPr>
        <w:t xml:space="preserve"> </w:t>
      </w:r>
      <w:r w:rsidRPr="002A56C9">
        <w:rPr>
          <w:kern w:val="2"/>
        </w:rPr>
        <w:t>내용이</w:t>
      </w:r>
      <w:r w:rsidRPr="002A56C9">
        <w:rPr>
          <w:kern w:val="2"/>
        </w:rPr>
        <w:t xml:space="preserve"> </w:t>
      </w:r>
      <w:r w:rsidRPr="002A56C9">
        <w:rPr>
          <w:kern w:val="2"/>
        </w:rPr>
        <w:t>사실과</w:t>
      </w:r>
      <w:r w:rsidRPr="002A56C9">
        <w:rPr>
          <w:kern w:val="2"/>
        </w:rPr>
        <w:t xml:space="preserve"> </w:t>
      </w:r>
      <w:r w:rsidRPr="002A56C9">
        <w:rPr>
          <w:kern w:val="2"/>
        </w:rPr>
        <w:t>다른</w:t>
      </w:r>
      <w:r w:rsidRPr="002A56C9">
        <w:rPr>
          <w:kern w:val="2"/>
        </w:rPr>
        <w:t xml:space="preserve"> </w:t>
      </w:r>
      <w:r w:rsidRPr="002A56C9">
        <w:rPr>
          <w:kern w:val="2"/>
        </w:rPr>
        <w:t>경우에는</w:t>
      </w:r>
      <w:r w:rsidRPr="002A56C9">
        <w:rPr>
          <w:kern w:val="2"/>
        </w:rPr>
        <w:t xml:space="preserve"> </w:t>
      </w:r>
      <w:r w:rsidRPr="002A56C9">
        <w:rPr>
          <w:kern w:val="2"/>
        </w:rPr>
        <w:t>본건</w:t>
      </w:r>
      <w:r w:rsidRPr="002A56C9">
        <w:rPr>
          <w:kern w:val="2"/>
        </w:rPr>
        <w:t xml:space="preserve"> </w:t>
      </w:r>
      <w:r w:rsidRPr="002A56C9">
        <w:rPr>
          <w:kern w:val="2"/>
        </w:rPr>
        <w:t>보고서에</w:t>
      </w:r>
      <w:r w:rsidRPr="002A56C9">
        <w:rPr>
          <w:kern w:val="2"/>
        </w:rPr>
        <w:t xml:space="preserve"> </w:t>
      </w:r>
      <w:r w:rsidRPr="002A56C9">
        <w:rPr>
          <w:kern w:val="2"/>
        </w:rPr>
        <w:t>포함된</w:t>
      </w:r>
      <w:r w:rsidRPr="002A56C9">
        <w:rPr>
          <w:kern w:val="2"/>
        </w:rPr>
        <w:t xml:space="preserve"> </w:t>
      </w:r>
      <w:r w:rsidRPr="002A56C9">
        <w:rPr>
          <w:kern w:val="2"/>
        </w:rPr>
        <w:t>실사</w:t>
      </w:r>
      <w:r w:rsidRPr="002A56C9">
        <w:rPr>
          <w:kern w:val="2"/>
        </w:rPr>
        <w:t xml:space="preserve"> </w:t>
      </w:r>
      <w:r w:rsidRPr="002A56C9">
        <w:rPr>
          <w:kern w:val="2"/>
        </w:rPr>
        <w:t>결과가</w:t>
      </w:r>
      <w:r w:rsidRPr="002A56C9">
        <w:rPr>
          <w:kern w:val="2"/>
        </w:rPr>
        <w:t xml:space="preserve"> </w:t>
      </w:r>
      <w:r w:rsidRPr="002A56C9">
        <w:rPr>
          <w:kern w:val="2"/>
        </w:rPr>
        <w:t>달라질</w:t>
      </w:r>
      <w:r w:rsidRPr="002A56C9">
        <w:rPr>
          <w:kern w:val="2"/>
        </w:rPr>
        <w:t xml:space="preserve"> </w:t>
      </w:r>
      <w:r w:rsidRPr="002A56C9">
        <w:rPr>
          <w:kern w:val="2"/>
        </w:rPr>
        <w:t>가능성이</w:t>
      </w:r>
      <w:r w:rsidRPr="002A56C9">
        <w:rPr>
          <w:kern w:val="2"/>
        </w:rPr>
        <w:t xml:space="preserve"> </w:t>
      </w:r>
      <w:r w:rsidRPr="002A56C9">
        <w:rPr>
          <w:kern w:val="2"/>
        </w:rPr>
        <w:t>있음을</w:t>
      </w:r>
      <w:r w:rsidRPr="002A56C9">
        <w:rPr>
          <w:kern w:val="2"/>
        </w:rPr>
        <w:t xml:space="preserve"> </w:t>
      </w:r>
      <w:r w:rsidRPr="002A56C9">
        <w:rPr>
          <w:kern w:val="2"/>
        </w:rPr>
        <w:t>유념하시기</w:t>
      </w:r>
      <w:r w:rsidRPr="002A56C9">
        <w:rPr>
          <w:kern w:val="2"/>
        </w:rPr>
        <w:t xml:space="preserve"> </w:t>
      </w:r>
      <w:r w:rsidRPr="002A56C9">
        <w:rPr>
          <w:kern w:val="2"/>
        </w:rPr>
        <w:t>바랍니다</w:t>
      </w:r>
      <w:r w:rsidRPr="002A56C9">
        <w:rPr>
          <w:kern w:val="2"/>
        </w:rPr>
        <w:t>.</w:t>
      </w:r>
    </w:p>
    <w:p w14:paraId="7EF2AA17" w14:textId="77777777" w:rsidR="00465BA4" w:rsidRPr="002A56C9" w:rsidRDefault="00465BA4" w:rsidP="002F76A3">
      <w:pPr>
        <w:wordWrap w:val="0"/>
        <w:autoSpaceDE w:val="0"/>
        <w:autoSpaceDN w:val="0"/>
        <w:adjustRightInd w:val="0"/>
        <w:snapToGrid w:val="0"/>
        <w:spacing w:line="360" w:lineRule="exact"/>
        <w:rPr>
          <w:kern w:val="2"/>
        </w:rPr>
      </w:pPr>
    </w:p>
    <w:p w14:paraId="3E743F46" w14:textId="3D06F2D7" w:rsidR="00465BA4" w:rsidRPr="002A56C9" w:rsidRDefault="00465BA4" w:rsidP="002F76A3">
      <w:pPr>
        <w:wordWrap w:val="0"/>
        <w:autoSpaceDE w:val="0"/>
        <w:autoSpaceDN w:val="0"/>
        <w:adjustRightInd w:val="0"/>
        <w:snapToGrid w:val="0"/>
        <w:spacing w:line="360" w:lineRule="exact"/>
        <w:rPr>
          <w:kern w:val="2"/>
        </w:rPr>
      </w:pPr>
      <w:r w:rsidRPr="002A56C9">
        <w:rPr>
          <w:kern w:val="2"/>
        </w:rPr>
        <w:t>나아가</w:t>
      </w:r>
      <w:r w:rsidRPr="002A56C9">
        <w:rPr>
          <w:kern w:val="2"/>
        </w:rPr>
        <w:t xml:space="preserve"> </w:t>
      </w:r>
      <w:r w:rsidRPr="002A56C9">
        <w:rPr>
          <w:kern w:val="2"/>
        </w:rPr>
        <w:t>저희</w:t>
      </w:r>
      <w:r w:rsidRPr="002A56C9">
        <w:rPr>
          <w:kern w:val="2"/>
        </w:rPr>
        <w:t xml:space="preserve"> </w:t>
      </w:r>
      <w:r w:rsidR="00376F73" w:rsidRPr="002A56C9">
        <w:rPr>
          <w:kern w:val="2"/>
        </w:rPr>
        <w:t>법무법인은</w:t>
      </w:r>
      <w:r w:rsidRPr="002A56C9">
        <w:rPr>
          <w:kern w:val="2"/>
        </w:rPr>
        <w:t xml:space="preserve"> </w:t>
      </w:r>
      <w:r w:rsidRPr="002A56C9">
        <w:rPr>
          <w:kern w:val="2"/>
        </w:rPr>
        <w:t>회사로부터</w:t>
      </w:r>
      <w:r w:rsidRPr="002A56C9">
        <w:rPr>
          <w:kern w:val="2"/>
        </w:rPr>
        <w:t xml:space="preserve"> </w:t>
      </w:r>
      <w:r w:rsidRPr="002A56C9">
        <w:rPr>
          <w:kern w:val="2"/>
        </w:rPr>
        <w:t>제공받은</w:t>
      </w:r>
      <w:r w:rsidRPr="002A56C9">
        <w:rPr>
          <w:kern w:val="2"/>
        </w:rPr>
        <w:t xml:space="preserve"> </w:t>
      </w:r>
      <w:r w:rsidRPr="002A56C9">
        <w:rPr>
          <w:kern w:val="2"/>
        </w:rPr>
        <w:t>서류를</w:t>
      </w:r>
      <w:r w:rsidRPr="002A56C9">
        <w:rPr>
          <w:kern w:val="2"/>
        </w:rPr>
        <w:t xml:space="preserve"> </w:t>
      </w:r>
      <w:r w:rsidRPr="002A56C9">
        <w:rPr>
          <w:kern w:val="2"/>
        </w:rPr>
        <w:t>검토하여</w:t>
      </w:r>
      <w:r w:rsidRPr="002A56C9">
        <w:rPr>
          <w:kern w:val="2"/>
        </w:rPr>
        <w:t xml:space="preserve"> </w:t>
      </w:r>
      <w:r w:rsidRPr="002A56C9">
        <w:rPr>
          <w:kern w:val="2"/>
        </w:rPr>
        <w:t>본</w:t>
      </w:r>
      <w:r w:rsidRPr="002A56C9">
        <w:rPr>
          <w:kern w:val="2"/>
        </w:rPr>
        <w:t xml:space="preserve"> </w:t>
      </w:r>
      <w:r w:rsidRPr="002A56C9">
        <w:rPr>
          <w:kern w:val="2"/>
        </w:rPr>
        <w:t>보고서를</w:t>
      </w:r>
      <w:r w:rsidRPr="002A56C9">
        <w:rPr>
          <w:kern w:val="2"/>
        </w:rPr>
        <w:t xml:space="preserve"> </w:t>
      </w:r>
      <w:r w:rsidRPr="002A56C9">
        <w:rPr>
          <w:kern w:val="2"/>
        </w:rPr>
        <w:t>작성함에</w:t>
      </w:r>
      <w:r w:rsidRPr="002A56C9">
        <w:rPr>
          <w:kern w:val="2"/>
        </w:rPr>
        <w:t xml:space="preserve"> </w:t>
      </w:r>
      <w:r w:rsidRPr="002A56C9">
        <w:rPr>
          <w:kern w:val="2"/>
        </w:rPr>
        <w:t>있어서</w:t>
      </w:r>
      <w:r w:rsidRPr="002A56C9">
        <w:rPr>
          <w:kern w:val="2"/>
        </w:rPr>
        <w:t xml:space="preserve"> </w:t>
      </w:r>
      <w:r w:rsidRPr="002A56C9">
        <w:rPr>
          <w:kern w:val="2"/>
        </w:rPr>
        <w:t>다음과</w:t>
      </w:r>
      <w:r w:rsidRPr="002A56C9">
        <w:rPr>
          <w:kern w:val="2"/>
        </w:rPr>
        <w:t xml:space="preserve"> </w:t>
      </w:r>
      <w:r w:rsidRPr="002A56C9">
        <w:rPr>
          <w:kern w:val="2"/>
        </w:rPr>
        <w:t>같은</w:t>
      </w:r>
      <w:r w:rsidRPr="002A56C9">
        <w:rPr>
          <w:kern w:val="2"/>
        </w:rPr>
        <w:t xml:space="preserve"> </w:t>
      </w:r>
      <w:r w:rsidRPr="002A56C9">
        <w:rPr>
          <w:kern w:val="2"/>
        </w:rPr>
        <w:t>사항을</w:t>
      </w:r>
      <w:r w:rsidRPr="002A56C9">
        <w:rPr>
          <w:kern w:val="2"/>
        </w:rPr>
        <w:t xml:space="preserve"> </w:t>
      </w:r>
      <w:r w:rsidRPr="002A56C9">
        <w:rPr>
          <w:kern w:val="2"/>
        </w:rPr>
        <w:t>전제로</w:t>
      </w:r>
      <w:r w:rsidRPr="002A56C9">
        <w:rPr>
          <w:kern w:val="2"/>
        </w:rPr>
        <w:t xml:space="preserve"> </w:t>
      </w:r>
      <w:r w:rsidRPr="002A56C9">
        <w:rPr>
          <w:kern w:val="2"/>
        </w:rPr>
        <w:t>하였습니다</w:t>
      </w:r>
      <w:r w:rsidRPr="002A56C9">
        <w:rPr>
          <w:kern w:val="2"/>
        </w:rPr>
        <w:t>.</w:t>
      </w:r>
    </w:p>
    <w:p w14:paraId="0CAC3148" w14:textId="77777777" w:rsidR="00465BA4" w:rsidRPr="002A56C9" w:rsidRDefault="00465BA4" w:rsidP="002F76A3">
      <w:pPr>
        <w:wordWrap w:val="0"/>
        <w:autoSpaceDE w:val="0"/>
        <w:autoSpaceDN w:val="0"/>
        <w:adjustRightInd w:val="0"/>
        <w:snapToGrid w:val="0"/>
        <w:spacing w:line="360" w:lineRule="exact"/>
        <w:rPr>
          <w:kern w:val="2"/>
        </w:rPr>
      </w:pPr>
    </w:p>
    <w:p w14:paraId="44EB4A42" w14:textId="77777777" w:rsidR="00465BA4" w:rsidRPr="002A56C9" w:rsidRDefault="00465BA4" w:rsidP="002F76A3">
      <w:pPr>
        <w:wordWrap w:val="0"/>
        <w:autoSpaceDE w:val="0"/>
        <w:autoSpaceDN w:val="0"/>
        <w:adjustRightInd w:val="0"/>
        <w:snapToGrid w:val="0"/>
        <w:spacing w:line="360" w:lineRule="exact"/>
        <w:rPr>
          <w:kern w:val="2"/>
        </w:rPr>
      </w:pPr>
      <w:r w:rsidRPr="002A56C9">
        <w:rPr>
          <w:kern w:val="2"/>
        </w:rPr>
        <w:t>(1)</w:t>
      </w:r>
      <w:r w:rsidRPr="002A56C9">
        <w:rPr>
          <w:kern w:val="2"/>
        </w:rPr>
        <w:tab/>
      </w:r>
      <w:r w:rsidRPr="002A56C9">
        <w:rPr>
          <w:kern w:val="2"/>
        </w:rPr>
        <w:t>복사본</w:t>
      </w:r>
      <w:r w:rsidRPr="002A56C9">
        <w:rPr>
          <w:kern w:val="2"/>
        </w:rPr>
        <w:t xml:space="preserve">, </w:t>
      </w:r>
      <w:r w:rsidRPr="002A56C9">
        <w:rPr>
          <w:kern w:val="2"/>
        </w:rPr>
        <w:t>팩스본</w:t>
      </w:r>
      <w:r w:rsidRPr="002A56C9">
        <w:rPr>
          <w:kern w:val="2"/>
        </w:rPr>
        <w:t xml:space="preserve"> </w:t>
      </w:r>
      <w:r w:rsidRPr="002A56C9">
        <w:rPr>
          <w:kern w:val="2"/>
        </w:rPr>
        <w:t>등으로</w:t>
      </w:r>
      <w:r w:rsidRPr="002A56C9">
        <w:rPr>
          <w:kern w:val="2"/>
        </w:rPr>
        <w:t xml:space="preserve"> </w:t>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서류상의</w:t>
      </w:r>
      <w:r w:rsidRPr="002A56C9">
        <w:rPr>
          <w:kern w:val="2"/>
        </w:rPr>
        <w:t xml:space="preserve"> </w:t>
      </w:r>
      <w:r w:rsidRPr="002A56C9">
        <w:rPr>
          <w:kern w:val="2"/>
        </w:rPr>
        <w:t>서명날인은</w:t>
      </w:r>
      <w:r w:rsidRPr="002A56C9">
        <w:rPr>
          <w:kern w:val="2"/>
        </w:rPr>
        <w:t xml:space="preserve"> </w:t>
      </w:r>
      <w:r w:rsidRPr="002A56C9">
        <w:rPr>
          <w:kern w:val="2"/>
        </w:rPr>
        <w:t>원본</w:t>
      </w:r>
      <w:r w:rsidRPr="002A56C9">
        <w:rPr>
          <w:kern w:val="2"/>
        </w:rPr>
        <w:t xml:space="preserve"> </w:t>
      </w:r>
      <w:r w:rsidRPr="002A56C9">
        <w:rPr>
          <w:kern w:val="2"/>
        </w:rPr>
        <w:t>서류의</w:t>
      </w:r>
      <w:r w:rsidRPr="002A56C9">
        <w:rPr>
          <w:kern w:val="2"/>
        </w:rPr>
        <w:t xml:space="preserve"> </w:t>
      </w:r>
      <w:r w:rsidRPr="002A56C9">
        <w:rPr>
          <w:kern w:val="2"/>
        </w:rPr>
        <w:t>것과</w:t>
      </w:r>
      <w:r w:rsidRPr="002A56C9">
        <w:rPr>
          <w:kern w:val="2"/>
        </w:rPr>
        <w:t xml:space="preserve"> </w:t>
      </w:r>
      <w:r w:rsidRPr="002A56C9">
        <w:rPr>
          <w:kern w:val="2"/>
        </w:rPr>
        <w:t>동일함</w:t>
      </w:r>
      <w:r w:rsidRPr="002A56C9">
        <w:rPr>
          <w:kern w:val="2"/>
        </w:rPr>
        <w:t>.</w:t>
      </w:r>
    </w:p>
    <w:p w14:paraId="118C9B2C" w14:textId="38E50B82" w:rsidR="00465BA4" w:rsidRPr="002A56C9" w:rsidRDefault="00465BA4" w:rsidP="002F76A3">
      <w:pPr>
        <w:wordWrap w:val="0"/>
        <w:autoSpaceDE w:val="0"/>
        <w:autoSpaceDN w:val="0"/>
        <w:adjustRightInd w:val="0"/>
        <w:snapToGrid w:val="0"/>
        <w:spacing w:line="360" w:lineRule="exact"/>
        <w:rPr>
          <w:kern w:val="2"/>
        </w:rPr>
      </w:pPr>
      <w:r w:rsidRPr="002A56C9">
        <w:rPr>
          <w:kern w:val="2"/>
        </w:rPr>
        <w:t>(2)</w:t>
      </w:r>
      <w:r w:rsidRPr="002A56C9">
        <w:rPr>
          <w:kern w:val="2"/>
        </w:rPr>
        <w:tab/>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서류에</w:t>
      </w:r>
      <w:r w:rsidRPr="002A56C9">
        <w:rPr>
          <w:kern w:val="2"/>
        </w:rPr>
        <w:t xml:space="preserve"> </w:t>
      </w:r>
      <w:r w:rsidRPr="002A56C9">
        <w:rPr>
          <w:kern w:val="2"/>
        </w:rPr>
        <w:t>포함된</w:t>
      </w:r>
      <w:r w:rsidRPr="002A56C9">
        <w:rPr>
          <w:kern w:val="2"/>
        </w:rPr>
        <w:t xml:space="preserve"> </w:t>
      </w:r>
      <w:r w:rsidRPr="002A56C9">
        <w:rPr>
          <w:kern w:val="2"/>
        </w:rPr>
        <w:t>각종</w:t>
      </w:r>
      <w:r w:rsidRPr="002A56C9">
        <w:rPr>
          <w:kern w:val="2"/>
        </w:rPr>
        <w:t xml:space="preserve"> </w:t>
      </w:r>
      <w:r w:rsidRPr="002A56C9">
        <w:rPr>
          <w:kern w:val="2"/>
        </w:rPr>
        <w:t>계약은</w:t>
      </w:r>
      <w:r w:rsidRPr="002A56C9">
        <w:rPr>
          <w:kern w:val="2"/>
        </w:rPr>
        <w:t xml:space="preserve"> </w:t>
      </w:r>
      <w:r w:rsidRPr="002A56C9">
        <w:rPr>
          <w:kern w:val="2"/>
        </w:rPr>
        <w:t>적법한</w:t>
      </w:r>
      <w:r w:rsidRPr="002A56C9">
        <w:rPr>
          <w:kern w:val="2"/>
        </w:rPr>
        <w:t xml:space="preserve"> </w:t>
      </w:r>
      <w:r w:rsidRPr="002A56C9">
        <w:rPr>
          <w:kern w:val="2"/>
        </w:rPr>
        <w:t>권한과</w:t>
      </w:r>
      <w:r w:rsidRPr="002A56C9">
        <w:rPr>
          <w:kern w:val="2"/>
        </w:rPr>
        <w:t xml:space="preserve"> </w:t>
      </w:r>
      <w:r w:rsidRPr="002A56C9">
        <w:rPr>
          <w:kern w:val="2"/>
        </w:rPr>
        <w:t>자격이</w:t>
      </w:r>
      <w:r w:rsidRPr="002A56C9">
        <w:rPr>
          <w:kern w:val="2"/>
        </w:rPr>
        <w:t xml:space="preserve"> </w:t>
      </w:r>
      <w:r w:rsidRPr="002A56C9">
        <w:rPr>
          <w:kern w:val="2"/>
        </w:rPr>
        <w:t>있는</w:t>
      </w:r>
      <w:r w:rsidRPr="002A56C9">
        <w:rPr>
          <w:kern w:val="2"/>
        </w:rPr>
        <w:t xml:space="preserve"> </w:t>
      </w:r>
      <w:r w:rsidRPr="002A56C9">
        <w:rPr>
          <w:kern w:val="2"/>
        </w:rPr>
        <w:t>계약당사자에</w:t>
      </w:r>
      <w:r w:rsidRPr="002A56C9">
        <w:rPr>
          <w:kern w:val="2"/>
        </w:rPr>
        <w:t xml:space="preserve"> </w:t>
      </w:r>
      <w:r w:rsidRPr="002A56C9">
        <w:rPr>
          <w:kern w:val="2"/>
        </w:rPr>
        <w:t>의하여</w:t>
      </w:r>
      <w:r w:rsidRPr="002A56C9">
        <w:rPr>
          <w:kern w:val="2"/>
        </w:rPr>
        <w:t xml:space="preserve"> </w:t>
      </w:r>
      <w:r w:rsidRPr="002A56C9">
        <w:rPr>
          <w:kern w:val="2"/>
        </w:rPr>
        <w:t>적법하게</w:t>
      </w:r>
      <w:r w:rsidRPr="002A56C9">
        <w:rPr>
          <w:kern w:val="2"/>
        </w:rPr>
        <w:t xml:space="preserve"> </w:t>
      </w:r>
      <w:r w:rsidR="00D8097A" w:rsidRPr="002A56C9">
        <w:rPr>
          <w:kern w:val="2"/>
        </w:rPr>
        <w:t>체결된</w:t>
      </w:r>
      <w:r w:rsidRPr="002A56C9">
        <w:rPr>
          <w:kern w:val="2"/>
        </w:rPr>
        <w:t xml:space="preserve"> </w:t>
      </w:r>
      <w:r w:rsidRPr="002A56C9">
        <w:rPr>
          <w:kern w:val="2"/>
        </w:rPr>
        <w:t>것임</w:t>
      </w:r>
      <w:r w:rsidRPr="002A56C9">
        <w:rPr>
          <w:kern w:val="2"/>
        </w:rPr>
        <w:t>.</w:t>
      </w:r>
    </w:p>
    <w:p w14:paraId="5A29AE9D" w14:textId="77777777" w:rsidR="00465BA4" w:rsidRPr="002A56C9" w:rsidRDefault="00465BA4" w:rsidP="002F76A3">
      <w:pPr>
        <w:wordWrap w:val="0"/>
        <w:autoSpaceDE w:val="0"/>
        <w:autoSpaceDN w:val="0"/>
        <w:adjustRightInd w:val="0"/>
        <w:snapToGrid w:val="0"/>
        <w:spacing w:line="360" w:lineRule="exact"/>
        <w:rPr>
          <w:kern w:val="2"/>
        </w:rPr>
      </w:pPr>
      <w:r w:rsidRPr="002A56C9">
        <w:rPr>
          <w:kern w:val="2"/>
        </w:rPr>
        <w:t>(3)</w:t>
      </w:r>
      <w:r w:rsidRPr="002A56C9">
        <w:rPr>
          <w:kern w:val="2"/>
        </w:rPr>
        <w:tab/>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서류의</w:t>
      </w:r>
      <w:r w:rsidRPr="002A56C9">
        <w:rPr>
          <w:kern w:val="2"/>
        </w:rPr>
        <w:t xml:space="preserve"> </w:t>
      </w:r>
      <w:r w:rsidRPr="002A56C9">
        <w:rPr>
          <w:kern w:val="2"/>
        </w:rPr>
        <w:t>내용은</w:t>
      </w:r>
      <w:r w:rsidRPr="002A56C9">
        <w:rPr>
          <w:kern w:val="2"/>
        </w:rPr>
        <w:t xml:space="preserve"> </w:t>
      </w:r>
      <w:r w:rsidRPr="002A56C9">
        <w:rPr>
          <w:kern w:val="2"/>
        </w:rPr>
        <w:t>진실된</w:t>
      </w:r>
      <w:r w:rsidRPr="002A56C9">
        <w:rPr>
          <w:kern w:val="2"/>
        </w:rPr>
        <w:t xml:space="preserve"> </w:t>
      </w:r>
      <w:r w:rsidRPr="002A56C9">
        <w:rPr>
          <w:kern w:val="2"/>
        </w:rPr>
        <w:t>것이고</w:t>
      </w:r>
      <w:r w:rsidRPr="002A56C9">
        <w:rPr>
          <w:kern w:val="2"/>
        </w:rPr>
        <w:t xml:space="preserve"> </w:t>
      </w:r>
      <w:r w:rsidRPr="002A56C9">
        <w:rPr>
          <w:kern w:val="2"/>
        </w:rPr>
        <w:t>누락된</w:t>
      </w:r>
      <w:r w:rsidRPr="002A56C9">
        <w:rPr>
          <w:kern w:val="2"/>
        </w:rPr>
        <w:t xml:space="preserve"> </w:t>
      </w:r>
      <w:r w:rsidRPr="002A56C9">
        <w:rPr>
          <w:kern w:val="2"/>
        </w:rPr>
        <w:t>부분이</w:t>
      </w:r>
      <w:r w:rsidRPr="002A56C9">
        <w:rPr>
          <w:kern w:val="2"/>
        </w:rPr>
        <w:t xml:space="preserve"> </w:t>
      </w:r>
      <w:r w:rsidRPr="002A56C9">
        <w:rPr>
          <w:kern w:val="2"/>
        </w:rPr>
        <w:t>없음</w:t>
      </w:r>
      <w:r w:rsidRPr="002A56C9">
        <w:rPr>
          <w:kern w:val="2"/>
        </w:rPr>
        <w:t>.</w:t>
      </w:r>
    </w:p>
    <w:p w14:paraId="0C1CAFC1" w14:textId="77777777" w:rsidR="00465BA4" w:rsidRPr="002A56C9" w:rsidRDefault="00465BA4" w:rsidP="002F76A3">
      <w:pPr>
        <w:wordWrap w:val="0"/>
        <w:autoSpaceDE w:val="0"/>
        <w:autoSpaceDN w:val="0"/>
        <w:adjustRightInd w:val="0"/>
        <w:snapToGrid w:val="0"/>
        <w:spacing w:line="360" w:lineRule="exact"/>
        <w:rPr>
          <w:kern w:val="2"/>
        </w:rPr>
      </w:pPr>
      <w:r w:rsidRPr="002A56C9">
        <w:rPr>
          <w:kern w:val="2"/>
        </w:rPr>
        <w:t>(4)</w:t>
      </w:r>
      <w:r w:rsidRPr="002A56C9">
        <w:rPr>
          <w:kern w:val="2"/>
        </w:rPr>
        <w:tab/>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서류에</w:t>
      </w:r>
      <w:r w:rsidRPr="002A56C9">
        <w:rPr>
          <w:kern w:val="2"/>
        </w:rPr>
        <w:t xml:space="preserve"> </w:t>
      </w:r>
      <w:r w:rsidRPr="002A56C9">
        <w:rPr>
          <w:kern w:val="2"/>
        </w:rPr>
        <w:t>따라</w:t>
      </w:r>
      <w:r w:rsidRPr="002A56C9">
        <w:rPr>
          <w:kern w:val="2"/>
        </w:rPr>
        <w:t xml:space="preserve"> </w:t>
      </w:r>
      <w:r w:rsidRPr="002A56C9">
        <w:rPr>
          <w:kern w:val="2"/>
        </w:rPr>
        <w:t>이루어진</w:t>
      </w:r>
      <w:r w:rsidRPr="002A56C9">
        <w:rPr>
          <w:kern w:val="2"/>
        </w:rPr>
        <w:t xml:space="preserve"> </w:t>
      </w:r>
      <w:r w:rsidRPr="002A56C9">
        <w:rPr>
          <w:kern w:val="2"/>
        </w:rPr>
        <w:t>법적인</w:t>
      </w:r>
      <w:r w:rsidRPr="002A56C9">
        <w:rPr>
          <w:kern w:val="2"/>
        </w:rPr>
        <w:t xml:space="preserve"> </w:t>
      </w:r>
      <w:r w:rsidRPr="002A56C9">
        <w:rPr>
          <w:kern w:val="2"/>
        </w:rPr>
        <w:t>절차는</w:t>
      </w:r>
      <w:r w:rsidRPr="002A56C9">
        <w:rPr>
          <w:kern w:val="2"/>
        </w:rPr>
        <w:t xml:space="preserve"> </w:t>
      </w:r>
      <w:r w:rsidRPr="002A56C9">
        <w:rPr>
          <w:kern w:val="2"/>
        </w:rPr>
        <w:t>적법하게</w:t>
      </w:r>
      <w:r w:rsidRPr="002A56C9">
        <w:rPr>
          <w:kern w:val="2"/>
        </w:rPr>
        <w:t xml:space="preserve"> </w:t>
      </w:r>
      <w:r w:rsidRPr="002A56C9">
        <w:rPr>
          <w:kern w:val="2"/>
        </w:rPr>
        <w:t>이루어진</w:t>
      </w:r>
      <w:r w:rsidRPr="002A56C9">
        <w:rPr>
          <w:kern w:val="2"/>
        </w:rPr>
        <w:t xml:space="preserve"> </w:t>
      </w:r>
      <w:r w:rsidRPr="002A56C9">
        <w:rPr>
          <w:kern w:val="2"/>
        </w:rPr>
        <w:t>것임</w:t>
      </w:r>
      <w:r w:rsidRPr="002A56C9">
        <w:rPr>
          <w:kern w:val="2"/>
        </w:rPr>
        <w:t>.</w:t>
      </w:r>
    </w:p>
    <w:p w14:paraId="438F361C" w14:textId="77777777" w:rsidR="00465BA4" w:rsidRPr="002A56C9" w:rsidRDefault="00465BA4" w:rsidP="002F76A3">
      <w:pPr>
        <w:wordWrap w:val="0"/>
        <w:autoSpaceDE w:val="0"/>
        <w:autoSpaceDN w:val="0"/>
        <w:adjustRightInd w:val="0"/>
        <w:snapToGrid w:val="0"/>
        <w:spacing w:line="360" w:lineRule="exact"/>
        <w:rPr>
          <w:kern w:val="2"/>
        </w:rPr>
      </w:pPr>
    </w:p>
    <w:p w14:paraId="681BB672" w14:textId="4476619D" w:rsidR="00465BA4" w:rsidRPr="002A56C9" w:rsidRDefault="00465BA4" w:rsidP="002F76A3">
      <w:pPr>
        <w:wordWrap w:val="0"/>
        <w:autoSpaceDE w:val="0"/>
        <w:autoSpaceDN w:val="0"/>
        <w:adjustRightInd w:val="0"/>
        <w:snapToGrid w:val="0"/>
        <w:spacing w:line="360" w:lineRule="exact"/>
        <w:rPr>
          <w:kern w:val="2"/>
        </w:rPr>
      </w:pPr>
      <w:r w:rsidRPr="002A56C9">
        <w:rPr>
          <w:kern w:val="2"/>
        </w:rPr>
        <w:t>저희</w:t>
      </w:r>
      <w:r w:rsidRPr="002A56C9">
        <w:rPr>
          <w:kern w:val="2"/>
        </w:rPr>
        <w:t xml:space="preserve"> </w:t>
      </w:r>
      <w:r w:rsidR="00376F73" w:rsidRPr="002A56C9">
        <w:rPr>
          <w:kern w:val="2"/>
        </w:rPr>
        <w:t>법무법인은</w:t>
      </w:r>
      <w:r w:rsidRPr="002A56C9">
        <w:rPr>
          <w:kern w:val="2"/>
        </w:rPr>
        <w:t xml:space="preserve"> </w:t>
      </w:r>
      <w:r w:rsidRPr="002A56C9">
        <w:rPr>
          <w:kern w:val="2"/>
        </w:rPr>
        <w:t>본</w:t>
      </w:r>
      <w:r w:rsidRPr="002A56C9">
        <w:rPr>
          <w:kern w:val="2"/>
        </w:rPr>
        <w:t xml:space="preserve"> </w:t>
      </w:r>
      <w:r w:rsidRPr="002A56C9">
        <w:rPr>
          <w:kern w:val="2"/>
        </w:rPr>
        <w:t>보고서에</w:t>
      </w:r>
      <w:r w:rsidRPr="002A56C9">
        <w:rPr>
          <w:kern w:val="2"/>
        </w:rPr>
        <w:t xml:space="preserve"> </w:t>
      </w:r>
      <w:r w:rsidRPr="002A56C9">
        <w:rPr>
          <w:kern w:val="2"/>
        </w:rPr>
        <w:t>언급된</w:t>
      </w:r>
      <w:r w:rsidRPr="002A56C9">
        <w:rPr>
          <w:kern w:val="2"/>
        </w:rPr>
        <w:t xml:space="preserve"> </w:t>
      </w:r>
      <w:r w:rsidRPr="002A56C9">
        <w:rPr>
          <w:kern w:val="2"/>
        </w:rPr>
        <w:t>내용</w:t>
      </w:r>
      <w:r w:rsidRPr="002A56C9">
        <w:rPr>
          <w:kern w:val="2"/>
        </w:rPr>
        <w:t xml:space="preserve"> </w:t>
      </w:r>
      <w:r w:rsidRPr="002A56C9">
        <w:rPr>
          <w:kern w:val="2"/>
        </w:rPr>
        <w:t>이외에는</w:t>
      </w:r>
      <w:r w:rsidRPr="002A56C9">
        <w:rPr>
          <w:kern w:val="2"/>
        </w:rPr>
        <w:t xml:space="preserve"> </w:t>
      </w:r>
      <w:r w:rsidRPr="002A56C9">
        <w:rPr>
          <w:kern w:val="2"/>
        </w:rPr>
        <w:t>어떠한</w:t>
      </w:r>
      <w:r w:rsidRPr="002A56C9">
        <w:rPr>
          <w:kern w:val="2"/>
        </w:rPr>
        <w:t xml:space="preserve"> </w:t>
      </w:r>
      <w:r w:rsidRPr="002A56C9">
        <w:rPr>
          <w:kern w:val="2"/>
        </w:rPr>
        <w:t>형태로도</w:t>
      </w:r>
      <w:r w:rsidRPr="002A56C9">
        <w:rPr>
          <w:kern w:val="2"/>
        </w:rPr>
        <w:t xml:space="preserve"> </w:t>
      </w:r>
      <w:r w:rsidRPr="002A56C9">
        <w:rPr>
          <w:kern w:val="2"/>
        </w:rPr>
        <w:t>본건</w:t>
      </w:r>
      <w:r w:rsidRPr="002A56C9">
        <w:rPr>
          <w:kern w:val="2"/>
        </w:rPr>
        <w:t xml:space="preserve"> </w:t>
      </w:r>
      <w:r w:rsidRPr="002A56C9">
        <w:rPr>
          <w:kern w:val="2"/>
        </w:rPr>
        <w:t>법률실사와</w:t>
      </w:r>
      <w:r w:rsidRPr="002A56C9">
        <w:rPr>
          <w:kern w:val="2"/>
        </w:rPr>
        <w:t xml:space="preserve"> </w:t>
      </w:r>
      <w:r w:rsidRPr="002A56C9">
        <w:rPr>
          <w:kern w:val="2"/>
        </w:rPr>
        <w:t>관련하여</w:t>
      </w:r>
      <w:r w:rsidRPr="002A56C9">
        <w:rPr>
          <w:kern w:val="2"/>
        </w:rPr>
        <w:t xml:space="preserve"> </w:t>
      </w:r>
      <w:r w:rsidRPr="002A56C9">
        <w:rPr>
          <w:kern w:val="2"/>
        </w:rPr>
        <w:t>회사로부터</w:t>
      </w:r>
      <w:r w:rsidRPr="002A56C9">
        <w:rPr>
          <w:kern w:val="2"/>
        </w:rPr>
        <w:t xml:space="preserve"> </w:t>
      </w:r>
      <w:r w:rsidRPr="002A56C9">
        <w:rPr>
          <w:kern w:val="2"/>
        </w:rPr>
        <w:t>추가적인</w:t>
      </w:r>
      <w:r w:rsidRPr="002A56C9">
        <w:rPr>
          <w:kern w:val="2"/>
        </w:rPr>
        <w:t xml:space="preserve"> </w:t>
      </w:r>
      <w:r w:rsidRPr="002A56C9">
        <w:rPr>
          <w:kern w:val="2"/>
        </w:rPr>
        <w:t>정보나</w:t>
      </w:r>
      <w:r w:rsidRPr="002A56C9">
        <w:rPr>
          <w:kern w:val="2"/>
        </w:rPr>
        <w:t xml:space="preserve"> </w:t>
      </w:r>
      <w:r w:rsidRPr="002A56C9">
        <w:rPr>
          <w:kern w:val="2"/>
        </w:rPr>
        <w:t>자료를</w:t>
      </w:r>
      <w:r w:rsidRPr="002A56C9">
        <w:rPr>
          <w:kern w:val="2"/>
        </w:rPr>
        <w:t xml:space="preserve"> </w:t>
      </w:r>
      <w:r w:rsidRPr="002A56C9">
        <w:rPr>
          <w:kern w:val="2"/>
        </w:rPr>
        <w:t>제공받지</w:t>
      </w:r>
      <w:r w:rsidRPr="002A56C9">
        <w:rPr>
          <w:kern w:val="2"/>
        </w:rPr>
        <w:t xml:space="preserve"> </w:t>
      </w:r>
      <w:r w:rsidRPr="002A56C9">
        <w:rPr>
          <w:kern w:val="2"/>
        </w:rPr>
        <w:t>못하였기</w:t>
      </w:r>
      <w:r w:rsidRPr="002A56C9">
        <w:rPr>
          <w:kern w:val="2"/>
        </w:rPr>
        <w:t xml:space="preserve"> </w:t>
      </w:r>
      <w:r w:rsidRPr="002A56C9">
        <w:rPr>
          <w:kern w:val="2"/>
        </w:rPr>
        <w:t>때문에</w:t>
      </w:r>
      <w:r w:rsidRPr="002A56C9">
        <w:rPr>
          <w:kern w:val="2"/>
        </w:rPr>
        <w:t xml:space="preserve">, </w:t>
      </w:r>
      <w:r w:rsidRPr="002A56C9">
        <w:rPr>
          <w:kern w:val="2"/>
        </w:rPr>
        <w:t>회사가</w:t>
      </w:r>
      <w:r w:rsidRPr="002A56C9">
        <w:rPr>
          <w:kern w:val="2"/>
        </w:rPr>
        <w:t xml:space="preserve"> </w:t>
      </w:r>
      <w:r w:rsidRPr="002A56C9">
        <w:rPr>
          <w:kern w:val="2"/>
        </w:rPr>
        <w:t>자료</w:t>
      </w:r>
      <w:r w:rsidRPr="002A56C9">
        <w:rPr>
          <w:kern w:val="2"/>
        </w:rPr>
        <w:t xml:space="preserve"> </w:t>
      </w:r>
      <w:r w:rsidRPr="002A56C9">
        <w:rPr>
          <w:kern w:val="2"/>
        </w:rPr>
        <w:t>또는</w:t>
      </w:r>
      <w:r w:rsidRPr="002A56C9">
        <w:rPr>
          <w:kern w:val="2"/>
        </w:rPr>
        <w:t xml:space="preserve"> </w:t>
      </w:r>
      <w:r w:rsidRPr="002A56C9">
        <w:rPr>
          <w:kern w:val="2"/>
        </w:rPr>
        <w:t>정보를</w:t>
      </w:r>
      <w:r w:rsidRPr="002A56C9">
        <w:rPr>
          <w:kern w:val="2"/>
        </w:rPr>
        <w:t xml:space="preserve"> </w:t>
      </w:r>
      <w:r w:rsidRPr="002A56C9">
        <w:rPr>
          <w:kern w:val="2"/>
        </w:rPr>
        <w:t>제공하지</w:t>
      </w:r>
      <w:r w:rsidRPr="002A56C9">
        <w:rPr>
          <w:kern w:val="2"/>
        </w:rPr>
        <w:t xml:space="preserve"> </w:t>
      </w:r>
      <w:r w:rsidRPr="002A56C9">
        <w:rPr>
          <w:kern w:val="2"/>
        </w:rPr>
        <w:t>않은</w:t>
      </w:r>
      <w:r w:rsidRPr="002A56C9">
        <w:rPr>
          <w:kern w:val="2"/>
        </w:rPr>
        <w:t xml:space="preserve"> </w:t>
      </w:r>
      <w:r w:rsidRPr="002A56C9">
        <w:rPr>
          <w:kern w:val="2"/>
        </w:rPr>
        <w:t>부분에</w:t>
      </w:r>
      <w:r w:rsidRPr="002A56C9">
        <w:rPr>
          <w:kern w:val="2"/>
        </w:rPr>
        <w:t xml:space="preserve"> </w:t>
      </w:r>
      <w:r w:rsidRPr="002A56C9">
        <w:rPr>
          <w:kern w:val="2"/>
        </w:rPr>
        <w:t>대하여서는</w:t>
      </w:r>
      <w:r w:rsidRPr="002A56C9">
        <w:rPr>
          <w:kern w:val="2"/>
        </w:rPr>
        <w:t xml:space="preserve"> </w:t>
      </w:r>
      <w:r w:rsidRPr="002A56C9">
        <w:rPr>
          <w:kern w:val="2"/>
        </w:rPr>
        <w:t>본건</w:t>
      </w:r>
      <w:r w:rsidRPr="002A56C9">
        <w:rPr>
          <w:kern w:val="2"/>
        </w:rPr>
        <w:t xml:space="preserve"> </w:t>
      </w:r>
      <w:r w:rsidRPr="002A56C9">
        <w:rPr>
          <w:kern w:val="2"/>
        </w:rPr>
        <w:t>법률실사에서</w:t>
      </w:r>
      <w:r w:rsidRPr="002A56C9">
        <w:rPr>
          <w:kern w:val="2"/>
        </w:rPr>
        <w:t xml:space="preserve"> </w:t>
      </w:r>
      <w:r w:rsidRPr="002A56C9">
        <w:rPr>
          <w:kern w:val="2"/>
        </w:rPr>
        <w:t>조사</w:t>
      </w:r>
      <w:r w:rsidRPr="002A56C9">
        <w:rPr>
          <w:kern w:val="2"/>
        </w:rPr>
        <w:t>·</w:t>
      </w:r>
      <w:r w:rsidRPr="002A56C9">
        <w:rPr>
          <w:kern w:val="2"/>
        </w:rPr>
        <w:t>검토</w:t>
      </w:r>
      <w:r w:rsidRPr="002A56C9">
        <w:rPr>
          <w:kern w:val="2"/>
        </w:rPr>
        <w:t xml:space="preserve"> </w:t>
      </w:r>
      <w:r w:rsidRPr="002A56C9">
        <w:rPr>
          <w:kern w:val="2"/>
        </w:rPr>
        <w:t>등이</w:t>
      </w:r>
      <w:r w:rsidRPr="002A56C9">
        <w:rPr>
          <w:kern w:val="2"/>
        </w:rPr>
        <w:t xml:space="preserve"> </w:t>
      </w:r>
      <w:r w:rsidRPr="002A56C9">
        <w:rPr>
          <w:kern w:val="2"/>
        </w:rPr>
        <w:t>이루어지지</w:t>
      </w:r>
      <w:r w:rsidRPr="002A56C9">
        <w:rPr>
          <w:kern w:val="2"/>
        </w:rPr>
        <w:t xml:space="preserve"> </w:t>
      </w:r>
      <w:r w:rsidRPr="002A56C9">
        <w:rPr>
          <w:kern w:val="2"/>
        </w:rPr>
        <w:t>아니하였을</w:t>
      </w:r>
      <w:r w:rsidRPr="002A56C9">
        <w:rPr>
          <w:kern w:val="2"/>
        </w:rPr>
        <w:t xml:space="preserve"> </w:t>
      </w:r>
      <w:r w:rsidRPr="002A56C9">
        <w:rPr>
          <w:kern w:val="2"/>
        </w:rPr>
        <w:t>수</w:t>
      </w:r>
      <w:r w:rsidRPr="002A56C9">
        <w:rPr>
          <w:kern w:val="2"/>
        </w:rPr>
        <w:t xml:space="preserve"> </w:t>
      </w:r>
      <w:r w:rsidRPr="002A56C9">
        <w:rPr>
          <w:kern w:val="2"/>
        </w:rPr>
        <w:t>있으며</w:t>
      </w:r>
      <w:r w:rsidRPr="002A56C9">
        <w:rPr>
          <w:kern w:val="2"/>
        </w:rPr>
        <w:t xml:space="preserve">, </w:t>
      </w:r>
      <w:r w:rsidRPr="002A56C9">
        <w:rPr>
          <w:kern w:val="2"/>
        </w:rPr>
        <w:t>그로</w:t>
      </w:r>
      <w:r w:rsidRPr="002A56C9">
        <w:rPr>
          <w:kern w:val="2"/>
        </w:rPr>
        <w:t xml:space="preserve"> </w:t>
      </w:r>
      <w:r w:rsidRPr="002A56C9">
        <w:rPr>
          <w:kern w:val="2"/>
        </w:rPr>
        <w:t>인하여</w:t>
      </w:r>
      <w:r w:rsidRPr="002A56C9">
        <w:rPr>
          <w:kern w:val="2"/>
        </w:rPr>
        <w:t xml:space="preserve"> </w:t>
      </w:r>
      <w:r w:rsidRPr="002A56C9">
        <w:rPr>
          <w:kern w:val="2"/>
        </w:rPr>
        <w:t>중요한</w:t>
      </w:r>
      <w:r w:rsidRPr="002A56C9">
        <w:rPr>
          <w:kern w:val="2"/>
        </w:rPr>
        <w:t xml:space="preserve"> </w:t>
      </w:r>
      <w:r w:rsidRPr="002A56C9">
        <w:rPr>
          <w:kern w:val="2"/>
        </w:rPr>
        <w:t>사실이</w:t>
      </w:r>
      <w:r w:rsidRPr="002A56C9">
        <w:rPr>
          <w:kern w:val="2"/>
        </w:rPr>
        <w:t xml:space="preserve"> </w:t>
      </w:r>
      <w:r w:rsidRPr="002A56C9">
        <w:rPr>
          <w:kern w:val="2"/>
        </w:rPr>
        <w:t>누락되어</w:t>
      </w:r>
      <w:r w:rsidRPr="002A56C9">
        <w:rPr>
          <w:kern w:val="2"/>
        </w:rPr>
        <w:t xml:space="preserve"> </w:t>
      </w:r>
      <w:r w:rsidRPr="002A56C9">
        <w:rPr>
          <w:kern w:val="2"/>
        </w:rPr>
        <w:t>있을</w:t>
      </w:r>
      <w:r w:rsidRPr="002A56C9">
        <w:rPr>
          <w:kern w:val="2"/>
        </w:rPr>
        <w:t xml:space="preserve"> </w:t>
      </w:r>
      <w:r w:rsidRPr="002A56C9">
        <w:rPr>
          <w:kern w:val="2"/>
        </w:rPr>
        <w:t>가능성을</w:t>
      </w:r>
      <w:r w:rsidRPr="002A56C9">
        <w:rPr>
          <w:kern w:val="2"/>
        </w:rPr>
        <w:t xml:space="preserve"> </w:t>
      </w:r>
      <w:r w:rsidRPr="002A56C9">
        <w:rPr>
          <w:kern w:val="2"/>
        </w:rPr>
        <w:t>배제할</w:t>
      </w:r>
      <w:r w:rsidRPr="002A56C9">
        <w:rPr>
          <w:kern w:val="2"/>
        </w:rPr>
        <w:t xml:space="preserve"> </w:t>
      </w:r>
      <w:r w:rsidRPr="002A56C9">
        <w:rPr>
          <w:kern w:val="2"/>
        </w:rPr>
        <w:t>수</w:t>
      </w:r>
      <w:r w:rsidRPr="002A56C9">
        <w:rPr>
          <w:kern w:val="2"/>
        </w:rPr>
        <w:t xml:space="preserve"> </w:t>
      </w:r>
      <w:r w:rsidRPr="002A56C9">
        <w:rPr>
          <w:kern w:val="2"/>
        </w:rPr>
        <w:t>없음을</w:t>
      </w:r>
      <w:r w:rsidRPr="002A56C9">
        <w:rPr>
          <w:kern w:val="2"/>
        </w:rPr>
        <w:t xml:space="preserve"> </w:t>
      </w:r>
      <w:r w:rsidRPr="002A56C9">
        <w:rPr>
          <w:kern w:val="2"/>
        </w:rPr>
        <w:t>알려</w:t>
      </w:r>
      <w:r w:rsidRPr="002A56C9">
        <w:rPr>
          <w:kern w:val="2"/>
        </w:rPr>
        <w:t xml:space="preserve"> </w:t>
      </w:r>
      <w:r w:rsidRPr="002A56C9">
        <w:rPr>
          <w:kern w:val="2"/>
        </w:rPr>
        <w:t>드립니다</w:t>
      </w:r>
      <w:r w:rsidRPr="002A56C9">
        <w:rPr>
          <w:kern w:val="2"/>
        </w:rPr>
        <w:t>.</w:t>
      </w:r>
    </w:p>
    <w:p w14:paraId="0A33314C" w14:textId="77777777" w:rsidR="00465BA4" w:rsidRPr="002A56C9" w:rsidRDefault="00465BA4" w:rsidP="002F76A3">
      <w:pPr>
        <w:wordWrap w:val="0"/>
        <w:autoSpaceDE w:val="0"/>
        <w:autoSpaceDN w:val="0"/>
        <w:adjustRightInd w:val="0"/>
        <w:snapToGrid w:val="0"/>
        <w:spacing w:line="360" w:lineRule="exact"/>
        <w:rPr>
          <w:kern w:val="2"/>
        </w:rPr>
      </w:pPr>
    </w:p>
    <w:p w14:paraId="68F6EA14" w14:textId="606E6BFD" w:rsidR="00465BA4" w:rsidRPr="002A56C9" w:rsidRDefault="00465BA4" w:rsidP="002F76A3">
      <w:pPr>
        <w:wordWrap w:val="0"/>
        <w:autoSpaceDE w:val="0"/>
        <w:autoSpaceDN w:val="0"/>
        <w:adjustRightInd w:val="0"/>
        <w:snapToGrid w:val="0"/>
        <w:spacing w:line="360" w:lineRule="exact"/>
        <w:rPr>
          <w:kern w:val="2"/>
        </w:rPr>
      </w:pPr>
      <w:r w:rsidRPr="002A56C9">
        <w:rPr>
          <w:kern w:val="2"/>
        </w:rPr>
        <w:t>또한</w:t>
      </w:r>
      <w:r w:rsidRPr="002A56C9">
        <w:rPr>
          <w:kern w:val="2"/>
        </w:rPr>
        <w:t xml:space="preserve">, </w:t>
      </w:r>
      <w:r w:rsidRPr="002A56C9">
        <w:rPr>
          <w:kern w:val="2"/>
        </w:rPr>
        <w:t>본</w:t>
      </w:r>
      <w:r w:rsidRPr="002A56C9">
        <w:rPr>
          <w:kern w:val="2"/>
        </w:rPr>
        <w:t xml:space="preserve"> </w:t>
      </w:r>
      <w:r w:rsidRPr="002A56C9">
        <w:rPr>
          <w:kern w:val="2"/>
        </w:rPr>
        <w:t>보고서에</w:t>
      </w:r>
      <w:r w:rsidRPr="002A56C9">
        <w:rPr>
          <w:kern w:val="2"/>
        </w:rPr>
        <w:t xml:space="preserve"> </w:t>
      </w:r>
      <w:r w:rsidRPr="002A56C9">
        <w:rPr>
          <w:kern w:val="2"/>
        </w:rPr>
        <w:t>언급된</w:t>
      </w:r>
      <w:r w:rsidRPr="002A56C9">
        <w:rPr>
          <w:kern w:val="2"/>
        </w:rPr>
        <w:t xml:space="preserve"> </w:t>
      </w:r>
      <w:r w:rsidRPr="002A56C9">
        <w:rPr>
          <w:kern w:val="2"/>
        </w:rPr>
        <w:t>법률검토는</w:t>
      </w:r>
      <w:r w:rsidRPr="002A56C9">
        <w:rPr>
          <w:kern w:val="2"/>
        </w:rPr>
        <w:t xml:space="preserve"> </w:t>
      </w:r>
      <w:r w:rsidRPr="002A56C9">
        <w:rPr>
          <w:kern w:val="2"/>
        </w:rPr>
        <w:t>오로지</w:t>
      </w:r>
      <w:r w:rsidRPr="002A56C9">
        <w:rPr>
          <w:kern w:val="2"/>
        </w:rPr>
        <w:t xml:space="preserve"> </w:t>
      </w:r>
      <w:r w:rsidRPr="002A56C9">
        <w:rPr>
          <w:kern w:val="2"/>
        </w:rPr>
        <w:t>대한민국</w:t>
      </w:r>
      <w:r w:rsidRPr="002A56C9">
        <w:rPr>
          <w:kern w:val="2"/>
        </w:rPr>
        <w:t xml:space="preserve"> </w:t>
      </w:r>
      <w:r w:rsidRPr="002A56C9">
        <w:rPr>
          <w:kern w:val="2"/>
        </w:rPr>
        <w:t>법령에</w:t>
      </w:r>
      <w:r w:rsidRPr="002A56C9">
        <w:rPr>
          <w:kern w:val="2"/>
        </w:rPr>
        <w:t xml:space="preserve"> </w:t>
      </w:r>
      <w:r w:rsidRPr="002A56C9">
        <w:rPr>
          <w:kern w:val="2"/>
        </w:rPr>
        <w:t>근거하여</w:t>
      </w:r>
      <w:r w:rsidRPr="002A56C9">
        <w:rPr>
          <w:kern w:val="2"/>
        </w:rPr>
        <w:t xml:space="preserve"> </w:t>
      </w:r>
      <w:r w:rsidRPr="002A56C9">
        <w:rPr>
          <w:kern w:val="2"/>
        </w:rPr>
        <w:t>대한민국</w:t>
      </w:r>
      <w:r w:rsidRPr="002A56C9">
        <w:rPr>
          <w:kern w:val="2"/>
        </w:rPr>
        <w:t xml:space="preserve"> </w:t>
      </w:r>
      <w:r w:rsidRPr="002A56C9">
        <w:rPr>
          <w:kern w:val="2"/>
        </w:rPr>
        <w:t>법령과</w:t>
      </w:r>
      <w:r w:rsidRPr="002A56C9">
        <w:rPr>
          <w:kern w:val="2"/>
        </w:rPr>
        <w:t xml:space="preserve"> </w:t>
      </w:r>
      <w:r w:rsidRPr="002A56C9">
        <w:rPr>
          <w:kern w:val="2"/>
        </w:rPr>
        <w:t>관련하여서만</w:t>
      </w:r>
      <w:r w:rsidRPr="002A56C9">
        <w:rPr>
          <w:kern w:val="2"/>
        </w:rPr>
        <w:t xml:space="preserve"> </w:t>
      </w:r>
      <w:r w:rsidRPr="002A56C9">
        <w:rPr>
          <w:kern w:val="2"/>
        </w:rPr>
        <w:t>이루어진</w:t>
      </w:r>
      <w:r w:rsidRPr="002A56C9">
        <w:rPr>
          <w:kern w:val="2"/>
        </w:rPr>
        <w:t xml:space="preserve"> </w:t>
      </w:r>
      <w:r w:rsidRPr="002A56C9">
        <w:rPr>
          <w:kern w:val="2"/>
        </w:rPr>
        <w:t>것이고</w:t>
      </w:r>
      <w:r w:rsidRPr="002A56C9">
        <w:rPr>
          <w:kern w:val="2"/>
        </w:rPr>
        <w:t xml:space="preserve">, </w:t>
      </w:r>
      <w:r w:rsidRPr="002A56C9">
        <w:rPr>
          <w:kern w:val="2"/>
        </w:rPr>
        <w:t>또한</w:t>
      </w:r>
      <w:r w:rsidRPr="002A56C9">
        <w:rPr>
          <w:kern w:val="2"/>
        </w:rPr>
        <w:t xml:space="preserve"> </w:t>
      </w:r>
      <w:r w:rsidRPr="002A56C9">
        <w:rPr>
          <w:kern w:val="2"/>
        </w:rPr>
        <w:t>동</w:t>
      </w:r>
      <w:r w:rsidRPr="002A56C9">
        <w:rPr>
          <w:kern w:val="2"/>
        </w:rPr>
        <w:t xml:space="preserve"> </w:t>
      </w:r>
      <w:r w:rsidRPr="002A56C9">
        <w:rPr>
          <w:kern w:val="2"/>
        </w:rPr>
        <w:t>보고서에</w:t>
      </w:r>
      <w:r w:rsidRPr="002A56C9">
        <w:rPr>
          <w:kern w:val="2"/>
        </w:rPr>
        <w:t xml:space="preserve"> </w:t>
      </w:r>
      <w:r w:rsidRPr="002A56C9">
        <w:rPr>
          <w:kern w:val="2"/>
        </w:rPr>
        <w:t>기술된</w:t>
      </w:r>
      <w:r w:rsidRPr="002A56C9">
        <w:rPr>
          <w:kern w:val="2"/>
        </w:rPr>
        <w:t xml:space="preserve"> </w:t>
      </w:r>
      <w:r w:rsidRPr="002A56C9">
        <w:rPr>
          <w:kern w:val="2"/>
        </w:rPr>
        <w:t>일반적인</w:t>
      </w:r>
      <w:r w:rsidRPr="002A56C9">
        <w:rPr>
          <w:kern w:val="2"/>
        </w:rPr>
        <w:t xml:space="preserve"> </w:t>
      </w:r>
      <w:r w:rsidRPr="002A56C9">
        <w:rPr>
          <w:kern w:val="2"/>
        </w:rPr>
        <w:t>대한민국</w:t>
      </w:r>
      <w:r w:rsidRPr="002A56C9">
        <w:rPr>
          <w:kern w:val="2"/>
        </w:rPr>
        <w:t xml:space="preserve"> </w:t>
      </w:r>
      <w:r w:rsidRPr="002A56C9">
        <w:rPr>
          <w:kern w:val="2"/>
        </w:rPr>
        <w:t>법체계에</w:t>
      </w:r>
      <w:r w:rsidRPr="002A56C9">
        <w:rPr>
          <w:kern w:val="2"/>
        </w:rPr>
        <w:t xml:space="preserve"> </w:t>
      </w:r>
      <w:r w:rsidRPr="002A56C9">
        <w:rPr>
          <w:kern w:val="2"/>
        </w:rPr>
        <w:t>대한</w:t>
      </w:r>
      <w:r w:rsidRPr="002A56C9">
        <w:rPr>
          <w:kern w:val="2"/>
        </w:rPr>
        <w:t xml:space="preserve"> </w:t>
      </w:r>
      <w:r w:rsidRPr="002A56C9">
        <w:rPr>
          <w:kern w:val="2"/>
        </w:rPr>
        <w:t>설명은</w:t>
      </w:r>
      <w:r w:rsidRPr="002A56C9">
        <w:rPr>
          <w:kern w:val="2"/>
        </w:rPr>
        <w:t xml:space="preserve"> </w:t>
      </w:r>
      <w:r w:rsidRPr="002A56C9">
        <w:rPr>
          <w:kern w:val="2"/>
        </w:rPr>
        <w:t>구체적인</w:t>
      </w:r>
      <w:r w:rsidRPr="002A56C9">
        <w:rPr>
          <w:kern w:val="2"/>
        </w:rPr>
        <w:t xml:space="preserve"> </w:t>
      </w:r>
      <w:r w:rsidRPr="002A56C9">
        <w:rPr>
          <w:kern w:val="2"/>
        </w:rPr>
        <w:t>사안에</w:t>
      </w:r>
      <w:r w:rsidRPr="002A56C9">
        <w:rPr>
          <w:kern w:val="2"/>
        </w:rPr>
        <w:t xml:space="preserve"> </w:t>
      </w:r>
      <w:r w:rsidRPr="002A56C9">
        <w:rPr>
          <w:kern w:val="2"/>
        </w:rPr>
        <w:t>대한</w:t>
      </w:r>
      <w:r w:rsidRPr="002A56C9">
        <w:rPr>
          <w:kern w:val="2"/>
        </w:rPr>
        <w:t xml:space="preserve"> </w:t>
      </w:r>
      <w:r w:rsidRPr="002A56C9">
        <w:rPr>
          <w:kern w:val="2"/>
        </w:rPr>
        <w:t>저희</w:t>
      </w:r>
      <w:r w:rsidRPr="002A56C9">
        <w:rPr>
          <w:kern w:val="2"/>
        </w:rPr>
        <w:t xml:space="preserve"> </w:t>
      </w:r>
      <w:r w:rsidR="00376F73" w:rsidRPr="002A56C9">
        <w:rPr>
          <w:kern w:val="2"/>
        </w:rPr>
        <w:t>법무법인</w:t>
      </w:r>
      <w:r w:rsidRPr="002A56C9">
        <w:rPr>
          <w:kern w:val="2"/>
        </w:rPr>
        <w:t>의</w:t>
      </w:r>
      <w:r w:rsidRPr="002A56C9">
        <w:rPr>
          <w:kern w:val="2"/>
        </w:rPr>
        <w:t xml:space="preserve"> </w:t>
      </w:r>
      <w:r w:rsidRPr="002A56C9">
        <w:rPr>
          <w:kern w:val="2"/>
        </w:rPr>
        <w:t>공식적인</w:t>
      </w:r>
      <w:r w:rsidRPr="002A56C9">
        <w:rPr>
          <w:kern w:val="2"/>
        </w:rPr>
        <w:t xml:space="preserve"> </w:t>
      </w:r>
      <w:r w:rsidRPr="002A56C9">
        <w:rPr>
          <w:kern w:val="2"/>
        </w:rPr>
        <w:t>법률의견이</w:t>
      </w:r>
      <w:r w:rsidRPr="002A56C9">
        <w:rPr>
          <w:kern w:val="2"/>
        </w:rPr>
        <w:t xml:space="preserve"> </w:t>
      </w:r>
      <w:r w:rsidRPr="002A56C9">
        <w:rPr>
          <w:kern w:val="2"/>
        </w:rPr>
        <w:t>아니며</w:t>
      </w:r>
      <w:r w:rsidRPr="002A56C9">
        <w:rPr>
          <w:kern w:val="2"/>
        </w:rPr>
        <w:t xml:space="preserve">, </w:t>
      </w:r>
      <w:r w:rsidRPr="002A56C9">
        <w:rPr>
          <w:kern w:val="2"/>
        </w:rPr>
        <w:t>일반적인</w:t>
      </w:r>
      <w:r w:rsidRPr="002A56C9">
        <w:rPr>
          <w:kern w:val="2"/>
        </w:rPr>
        <w:t xml:space="preserve"> </w:t>
      </w:r>
      <w:r w:rsidRPr="002A56C9">
        <w:rPr>
          <w:kern w:val="2"/>
        </w:rPr>
        <w:t>법률해석에</w:t>
      </w:r>
      <w:r w:rsidRPr="002A56C9">
        <w:rPr>
          <w:kern w:val="2"/>
        </w:rPr>
        <w:t xml:space="preserve"> </w:t>
      </w:r>
      <w:r w:rsidRPr="002A56C9">
        <w:rPr>
          <w:kern w:val="2"/>
        </w:rPr>
        <w:t>따른</w:t>
      </w:r>
      <w:r w:rsidRPr="002A56C9">
        <w:rPr>
          <w:kern w:val="2"/>
        </w:rPr>
        <w:t xml:space="preserve"> </w:t>
      </w:r>
      <w:r w:rsidRPr="002A56C9">
        <w:rPr>
          <w:kern w:val="2"/>
        </w:rPr>
        <w:t>설명임을</w:t>
      </w:r>
      <w:r w:rsidRPr="002A56C9">
        <w:rPr>
          <w:kern w:val="2"/>
        </w:rPr>
        <w:t xml:space="preserve"> </w:t>
      </w:r>
      <w:r w:rsidRPr="002A56C9">
        <w:rPr>
          <w:kern w:val="2"/>
        </w:rPr>
        <w:t>양지하시기</w:t>
      </w:r>
      <w:r w:rsidRPr="002A56C9">
        <w:rPr>
          <w:kern w:val="2"/>
        </w:rPr>
        <w:t xml:space="preserve"> </w:t>
      </w:r>
      <w:r w:rsidRPr="002A56C9">
        <w:rPr>
          <w:kern w:val="2"/>
        </w:rPr>
        <w:t>바랍니다</w:t>
      </w:r>
      <w:r w:rsidRPr="002A56C9">
        <w:rPr>
          <w:kern w:val="2"/>
        </w:rPr>
        <w:t>.</w:t>
      </w:r>
    </w:p>
    <w:p w14:paraId="167CF767" w14:textId="77777777" w:rsidR="00465BA4" w:rsidRPr="002A56C9" w:rsidRDefault="00465BA4" w:rsidP="002F76A3">
      <w:pPr>
        <w:wordWrap w:val="0"/>
        <w:autoSpaceDE w:val="0"/>
        <w:autoSpaceDN w:val="0"/>
        <w:adjustRightInd w:val="0"/>
        <w:snapToGrid w:val="0"/>
        <w:spacing w:line="360" w:lineRule="exact"/>
        <w:rPr>
          <w:kern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8"/>
      </w:tblGrid>
      <w:tr w:rsidR="00465BA4" w:rsidRPr="002A56C9" w14:paraId="57ACAC2D" w14:textId="77777777" w:rsidTr="000316A0">
        <w:tc>
          <w:tcPr>
            <w:tcW w:w="14196" w:type="dxa"/>
            <w:shd w:val="clear" w:color="auto" w:fill="auto"/>
          </w:tcPr>
          <w:p w14:paraId="532BF040" w14:textId="79832D16" w:rsidR="00465BA4" w:rsidRPr="002A56C9" w:rsidRDefault="00465BA4" w:rsidP="002F76A3">
            <w:pPr>
              <w:wordWrap w:val="0"/>
              <w:autoSpaceDE w:val="0"/>
              <w:autoSpaceDN w:val="0"/>
              <w:adjustRightInd w:val="0"/>
              <w:snapToGrid w:val="0"/>
              <w:spacing w:before="100" w:after="100"/>
              <w:rPr>
                <w:kern w:val="2"/>
              </w:rPr>
            </w:pPr>
            <w:r w:rsidRPr="002A56C9">
              <w:rPr>
                <w:kern w:val="2"/>
              </w:rPr>
              <w:t>본</w:t>
            </w:r>
            <w:r w:rsidRPr="002A56C9">
              <w:rPr>
                <w:kern w:val="2"/>
              </w:rPr>
              <w:t xml:space="preserve"> </w:t>
            </w:r>
            <w:r w:rsidRPr="002A56C9">
              <w:rPr>
                <w:kern w:val="2"/>
              </w:rPr>
              <w:t>실사</w:t>
            </w:r>
            <w:r w:rsidRPr="002A56C9">
              <w:rPr>
                <w:kern w:val="2"/>
              </w:rPr>
              <w:t xml:space="preserve"> </w:t>
            </w:r>
            <w:r w:rsidR="00F20E4A" w:rsidRPr="002A56C9">
              <w:rPr>
                <w:kern w:val="2"/>
              </w:rPr>
              <w:t>보고서는</w:t>
            </w:r>
            <w:r w:rsidR="00F20E4A" w:rsidRPr="002A56C9">
              <w:rPr>
                <w:kern w:val="2"/>
              </w:rPr>
              <w:t xml:space="preserve"> </w:t>
            </w:r>
            <w:r w:rsidR="00B84807" w:rsidRPr="002A56C9">
              <w:rPr>
                <w:rFonts w:hint="eastAsia"/>
                <w:kern w:val="2"/>
              </w:rPr>
              <w:t>법무법인</w:t>
            </w:r>
            <w:r w:rsidR="00B84807" w:rsidRPr="002A56C9">
              <w:rPr>
                <w:rFonts w:hint="eastAsia"/>
                <w:kern w:val="2"/>
              </w:rPr>
              <w:t xml:space="preserve"> </w:t>
            </w:r>
            <w:r w:rsidR="00B84807" w:rsidRPr="002A56C9">
              <w:rPr>
                <w:rFonts w:hint="eastAsia"/>
                <w:kern w:val="2"/>
              </w:rPr>
              <w:t>에스엘파트너스</w:t>
            </w:r>
            <w:r w:rsidRPr="002A56C9">
              <w:rPr>
                <w:kern w:val="2"/>
              </w:rPr>
              <w:t>의</w:t>
            </w:r>
            <w:r w:rsidRPr="002A56C9">
              <w:rPr>
                <w:kern w:val="2"/>
              </w:rPr>
              <w:t xml:space="preserve"> </w:t>
            </w:r>
            <w:r w:rsidRPr="002A56C9">
              <w:rPr>
                <w:kern w:val="2"/>
              </w:rPr>
              <w:t>법률의견을</w:t>
            </w:r>
            <w:r w:rsidRPr="002A56C9">
              <w:rPr>
                <w:kern w:val="2"/>
              </w:rPr>
              <w:t xml:space="preserve"> </w:t>
            </w:r>
            <w:r w:rsidRPr="002A56C9">
              <w:rPr>
                <w:kern w:val="2"/>
              </w:rPr>
              <w:t>담고</w:t>
            </w:r>
            <w:r w:rsidRPr="002A56C9">
              <w:rPr>
                <w:kern w:val="2"/>
              </w:rPr>
              <w:t xml:space="preserve"> </w:t>
            </w:r>
            <w:r w:rsidRPr="002A56C9">
              <w:rPr>
                <w:kern w:val="2"/>
              </w:rPr>
              <w:t>있지</w:t>
            </w:r>
            <w:r w:rsidRPr="002A56C9">
              <w:rPr>
                <w:kern w:val="2"/>
              </w:rPr>
              <w:t xml:space="preserve"> </w:t>
            </w:r>
            <w:r w:rsidRPr="002A56C9">
              <w:rPr>
                <w:kern w:val="2"/>
              </w:rPr>
              <w:t>아니합니다</w:t>
            </w:r>
            <w:r w:rsidRPr="002A56C9">
              <w:rPr>
                <w:kern w:val="2"/>
              </w:rPr>
              <w:t xml:space="preserve">. </w:t>
            </w:r>
            <w:r w:rsidRPr="002A56C9">
              <w:rPr>
                <w:kern w:val="2"/>
              </w:rPr>
              <w:t>본</w:t>
            </w:r>
            <w:r w:rsidRPr="002A56C9">
              <w:rPr>
                <w:kern w:val="2"/>
              </w:rPr>
              <w:t xml:space="preserve"> </w:t>
            </w:r>
            <w:r w:rsidRPr="002A56C9">
              <w:rPr>
                <w:kern w:val="2"/>
              </w:rPr>
              <w:t>실사</w:t>
            </w:r>
            <w:r w:rsidRPr="002A56C9">
              <w:rPr>
                <w:kern w:val="2"/>
              </w:rPr>
              <w:t xml:space="preserve"> </w:t>
            </w:r>
            <w:r w:rsidR="00F20E4A" w:rsidRPr="002A56C9">
              <w:rPr>
                <w:kern w:val="2"/>
              </w:rPr>
              <w:t>보고서는</w:t>
            </w:r>
            <w:r w:rsidR="00F20E4A" w:rsidRPr="002A56C9">
              <w:rPr>
                <w:kern w:val="2"/>
              </w:rPr>
              <w:t xml:space="preserve"> </w:t>
            </w:r>
            <w:r w:rsidR="00B84807" w:rsidRPr="002A56C9">
              <w:rPr>
                <w:rFonts w:hint="eastAsia"/>
                <w:kern w:val="2"/>
              </w:rPr>
              <w:t>법무법인</w:t>
            </w:r>
            <w:r w:rsidR="00B84807" w:rsidRPr="002A56C9">
              <w:rPr>
                <w:rFonts w:hint="eastAsia"/>
                <w:kern w:val="2"/>
              </w:rPr>
              <w:t xml:space="preserve"> </w:t>
            </w:r>
            <w:r w:rsidR="00B84807" w:rsidRPr="002A56C9">
              <w:rPr>
                <w:rFonts w:hint="eastAsia"/>
                <w:kern w:val="2"/>
              </w:rPr>
              <w:t>에스엘파트너스</w:t>
            </w:r>
            <w:r w:rsidRPr="002A56C9">
              <w:rPr>
                <w:kern w:val="2"/>
              </w:rPr>
              <w:t>의</w:t>
            </w:r>
            <w:r w:rsidRPr="002A56C9">
              <w:rPr>
                <w:kern w:val="2"/>
              </w:rPr>
              <w:t xml:space="preserve"> </w:t>
            </w:r>
            <w:r w:rsidRPr="002A56C9">
              <w:rPr>
                <w:kern w:val="2"/>
              </w:rPr>
              <w:t>의뢰인을</w:t>
            </w:r>
            <w:r w:rsidRPr="002A56C9">
              <w:rPr>
                <w:kern w:val="2"/>
              </w:rPr>
              <w:t xml:space="preserve"> </w:t>
            </w:r>
            <w:r w:rsidRPr="002A56C9">
              <w:rPr>
                <w:kern w:val="2"/>
              </w:rPr>
              <w:t>위해</w:t>
            </w:r>
            <w:r w:rsidRPr="002A56C9">
              <w:rPr>
                <w:kern w:val="2"/>
              </w:rPr>
              <w:t xml:space="preserve"> </w:t>
            </w:r>
            <w:r w:rsidRPr="002A56C9">
              <w:rPr>
                <w:kern w:val="2"/>
              </w:rPr>
              <w:t>작성된</w:t>
            </w:r>
            <w:r w:rsidRPr="002A56C9">
              <w:rPr>
                <w:kern w:val="2"/>
              </w:rPr>
              <w:t xml:space="preserve"> </w:t>
            </w:r>
            <w:r w:rsidRPr="002A56C9">
              <w:rPr>
                <w:kern w:val="2"/>
              </w:rPr>
              <w:t>것으로</w:t>
            </w:r>
            <w:r w:rsidRPr="002A56C9">
              <w:rPr>
                <w:kern w:val="2"/>
              </w:rPr>
              <w:t xml:space="preserve"> </w:t>
            </w:r>
            <w:r w:rsidR="00376F73" w:rsidRPr="002A56C9">
              <w:rPr>
                <w:kern w:val="2"/>
              </w:rPr>
              <w:t>법무법인</w:t>
            </w:r>
            <w:r w:rsidR="00B84807" w:rsidRPr="002A56C9">
              <w:rPr>
                <w:rFonts w:hint="eastAsia"/>
                <w:kern w:val="2"/>
              </w:rPr>
              <w:t xml:space="preserve"> </w:t>
            </w:r>
            <w:r w:rsidR="00B84807" w:rsidRPr="002A56C9">
              <w:rPr>
                <w:rFonts w:hint="eastAsia"/>
                <w:kern w:val="2"/>
              </w:rPr>
              <w:t>에스엘파트너스</w:t>
            </w:r>
            <w:r w:rsidRPr="002A56C9">
              <w:rPr>
                <w:kern w:val="2"/>
              </w:rPr>
              <w:t>의</w:t>
            </w:r>
            <w:r w:rsidRPr="002A56C9">
              <w:rPr>
                <w:kern w:val="2"/>
              </w:rPr>
              <w:t xml:space="preserve"> </w:t>
            </w:r>
            <w:r w:rsidRPr="002A56C9">
              <w:rPr>
                <w:kern w:val="2"/>
              </w:rPr>
              <w:t>동의</w:t>
            </w:r>
            <w:r w:rsidRPr="002A56C9">
              <w:rPr>
                <w:kern w:val="2"/>
              </w:rPr>
              <w:t xml:space="preserve"> </w:t>
            </w:r>
            <w:r w:rsidRPr="002A56C9">
              <w:rPr>
                <w:kern w:val="2"/>
              </w:rPr>
              <w:t>없이</w:t>
            </w:r>
            <w:r w:rsidRPr="002A56C9">
              <w:rPr>
                <w:kern w:val="2"/>
              </w:rPr>
              <w:t xml:space="preserve"> </w:t>
            </w:r>
            <w:r w:rsidRPr="002A56C9">
              <w:rPr>
                <w:kern w:val="2"/>
              </w:rPr>
              <w:t>제</w:t>
            </w:r>
            <w:r w:rsidRPr="002A56C9">
              <w:rPr>
                <w:kern w:val="2"/>
              </w:rPr>
              <w:t>3</w:t>
            </w:r>
            <w:r w:rsidRPr="002A56C9">
              <w:rPr>
                <w:kern w:val="2"/>
              </w:rPr>
              <w:t>자에게</w:t>
            </w:r>
            <w:r w:rsidRPr="002A56C9">
              <w:rPr>
                <w:kern w:val="2"/>
              </w:rPr>
              <w:t xml:space="preserve"> </w:t>
            </w:r>
            <w:r w:rsidRPr="002A56C9">
              <w:rPr>
                <w:kern w:val="2"/>
              </w:rPr>
              <w:t>배포되거나</w:t>
            </w:r>
            <w:r w:rsidRPr="002A56C9">
              <w:rPr>
                <w:kern w:val="2"/>
              </w:rPr>
              <w:t xml:space="preserve"> </w:t>
            </w:r>
            <w:r w:rsidRPr="002A56C9">
              <w:rPr>
                <w:kern w:val="2"/>
              </w:rPr>
              <w:t>제</w:t>
            </w:r>
            <w:r w:rsidRPr="002A56C9">
              <w:rPr>
                <w:kern w:val="2"/>
              </w:rPr>
              <w:t>3</w:t>
            </w:r>
            <w:r w:rsidRPr="002A56C9">
              <w:rPr>
                <w:kern w:val="2"/>
              </w:rPr>
              <w:t>자에</w:t>
            </w:r>
            <w:r w:rsidRPr="002A56C9">
              <w:rPr>
                <w:kern w:val="2"/>
              </w:rPr>
              <w:t xml:space="preserve"> </w:t>
            </w:r>
            <w:r w:rsidRPr="002A56C9">
              <w:rPr>
                <w:kern w:val="2"/>
              </w:rPr>
              <w:t>의해</w:t>
            </w:r>
            <w:r w:rsidRPr="002A56C9">
              <w:rPr>
                <w:kern w:val="2"/>
              </w:rPr>
              <w:t xml:space="preserve"> </w:t>
            </w:r>
            <w:r w:rsidRPr="002A56C9">
              <w:rPr>
                <w:kern w:val="2"/>
              </w:rPr>
              <w:t>사용될</w:t>
            </w:r>
            <w:r w:rsidRPr="002A56C9">
              <w:rPr>
                <w:kern w:val="2"/>
              </w:rPr>
              <w:t xml:space="preserve"> </w:t>
            </w:r>
            <w:r w:rsidRPr="002A56C9">
              <w:rPr>
                <w:kern w:val="2"/>
              </w:rPr>
              <w:t>수</w:t>
            </w:r>
            <w:r w:rsidRPr="002A56C9">
              <w:rPr>
                <w:kern w:val="2"/>
              </w:rPr>
              <w:t xml:space="preserve"> </w:t>
            </w:r>
            <w:r w:rsidRPr="002A56C9">
              <w:rPr>
                <w:kern w:val="2"/>
              </w:rPr>
              <w:t>없습니다</w:t>
            </w:r>
            <w:r w:rsidRPr="002A56C9">
              <w:rPr>
                <w:kern w:val="2"/>
              </w:rPr>
              <w:t>.</w:t>
            </w:r>
          </w:p>
        </w:tc>
      </w:tr>
    </w:tbl>
    <w:p w14:paraId="16562DE4" w14:textId="77777777" w:rsidR="00465BA4" w:rsidRPr="000C3C98" w:rsidRDefault="00EB61F6" w:rsidP="002F76A3">
      <w:pPr>
        <w:widowControl w:val="0"/>
        <w:wordWrap w:val="0"/>
        <w:autoSpaceDE w:val="0"/>
        <w:autoSpaceDN w:val="0"/>
        <w:spacing w:line="360" w:lineRule="exact"/>
        <w:ind w:left="28"/>
        <w:rPr>
          <w:b/>
          <w:color w:val="4C1B12"/>
          <w:kern w:val="2"/>
          <w:sz w:val="24"/>
          <w:szCs w:val="23"/>
        </w:rPr>
      </w:pPr>
      <w:r w:rsidRPr="000C3C98">
        <w:rPr>
          <w:kern w:val="2"/>
          <w:sz w:val="24"/>
          <w:szCs w:val="23"/>
        </w:rPr>
        <w:br w:type="page"/>
      </w:r>
      <w:r w:rsidR="00465BA4" w:rsidRPr="00095878">
        <w:rPr>
          <w:rFonts w:asciiTheme="minorHAnsi" w:eastAsiaTheme="minorEastAsia" w:hAnsiTheme="minorHAnsi" w:cstheme="minorBidi"/>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용어의 정의</w:t>
      </w:r>
    </w:p>
    <w:p w14:paraId="2440D20A" w14:textId="77777777" w:rsidR="008F3A8D" w:rsidRPr="000C3C98" w:rsidRDefault="008F3A8D" w:rsidP="002F76A3">
      <w:pPr>
        <w:widowControl w:val="0"/>
        <w:wordWrap w:val="0"/>
        <w:autoSpaceDE w:val="0"/>
        <w:autoSpaceDN w:val="0"/>
        <w:spacing w:line="360" w:lineRule="exact"/>
        <w:ind w:left="28"/>
        <w:rPr>
          <w:kern w:val="2"/>
          <w:sz w:val="22"/>
          <w:szCs w:val="23"/>
        </w:rPr>
      </w:pPr>
    </w:p>
    <w:p w14:paraId="2C79B70F" w14:textId="6DB718D7" w:rsidR="00465BA4" w:rsidRPr="00427E95" w:rsidRDefault="00465BA4" w:rsidP="002F76A3">
      <w:pPr>
        <w:widowControl w:val="0"/>
        <w:wordWrap w:val="0"/>
        <w:autoSpaceDE w:val="0"/>
        <w:autoSpaceDN w:val="0"/>
        <w:spacing w:line="360" w:lineRule="exact"/>
        <w:ind w:left="28"/>
        <w:rPr>
          <w:kern w:val="2"/>
        </w:rPr>
      </w:pPr>
      <w:r w:rsidRPr="00427E95">
        <w:rPr>
          <w:kern w:val="2"/>
        </w:rPr>
        <w:t>본</w:t>
      </w:r>
      <w:r w:rsidRPr="00427E95">
        <w:rPr>
          <w:kern w:val="2"/>
        </w:rPr>
        <w:t xml:space="preserve"> </w:t>
      </w:r>
      <w:r w:rsidRPr="00427E95">
        <w:rPr>
          <w:kern w:val="2"/>
        </w:rPr>
        <w:t>법률실사보고서에서</w:t>
      </w:r>
      <w:r w:rsidRPr="00427E95">
        <w:rPr>
          <w:kern w:val="2"/>
        </w:rPr>
        <w:t xml:space="preserve"> </w:t>
      </w:r>
      <w:r w:rsidRPr="00427E95">
        <w:rPr>
          <w:kern w:val="2"/>
        </w:rPr>
        <w:t>사용된</w:t>
      </w:r>
      <w:r w:rsidRPr="00427E95">
        <w:rPr>
          <w:kern w:val="2"/>
        </w:rPr>
        <w:t xml:space="preserve"> </w:t>
      </w:r>
      <w:r w:rsidRPr="00427E95">
        <w:rPr>
          <w:kern w:val="2"/>
        </w:rPr>
        <w:t>아래의</w:t>
      </w:r>
      <w:r w:rsidRPr="00427E95">
        <w:rPr>
          <w:kern w:val="2"/>
        </w:rPr>
        <w:t xml:space="preserve"> </w:t>
      </w:r>
      <w:r w:rsidRPr="00427E95">
        <w:rPr>
          <w:kern w:val="2"/>
        </w:rPr>
        <w:t>축약어들은</w:t>
      </w:r>
      <w:r w:rsidRPr="00427E95">
        <w:rPr>
          <w:kern w:val="2"/>
        </w:rPr>
        <w:t xml:space="preserve"> </w:t>
      </w:r>
      <w:r w:rsidRPr="00427E95">
        <w:rPr>
          <w:kern w:val="2"/>
        </w:rPr>
        <w:t>본문에서</w:t>
      </w:r>
      <w:r w:rsidRPr="00427E95">
        <w:rPr>
          <w:kern w:val="2"/>
        </w:rPr>
        <w:t xml:space="preserve"> </w:t>
      </w:r>
      <w:r w:rsidRPr="00427E95">
        <w:rPr>
          <w:kern w:val="2"/>
        </w:rPr>
        <w:t>달리</w:t>
      </w:r>
      <w:r w:rsidRPr="00427E95">
        <w:rPr>
          <w:kern w:val="2"/>
        </w:rPr>
        <w:t xml:space="preserve"> </w:t>
      </w:r>
      <w:r w:rsidRPr="00427E95">
        <w:rPr>
          <w:kern w:val="2"/>
        </w:rPr>
        <w:t>개별적으로</w:t>
      </w:r>
      <w:r w:rsidRPr="00427E95">
        <w:rPr>
          <w:kern w:val="2"/>
        </w:rPr>
        <w:t xml:space="preserve"> </w:t>
      </w:r>
      <w:r w:rsidRPr="00427E95">
        <w:rPr>
          <w:kern w:val="2"/>
        </w:rPr>
        <w:t>정의되지</w:t>
      </w:r>
      <w:r w:rsidRPr="00427E95">
        <w:rPr>
          <w:kern w:val="2"/>
        </w:rPr>
        <w:t xml:space="preserve"> </w:t>
      </w:r>
      <w:r w:rsidRPr="00427E95">
        <w:rPr>
          <w:kern w:val="2"/>
        </w:rPr>
        <w:t>않는</w:t>
      </w:r>
      <w:r w:rsidRPr="00427E95">
        <w:rPr>
          <w:kern w:val="2"/>
        </w:rPr>
        <w:t xml:space="preserve"> </w:t>
      </w:r>
      <w:r w:rsidRPr="00427E95">
        <w:rPr>
          <w:kern w:val="2"/>
        </w:rPr>
        <w:t>한</w:t>
      </w:r>
      <w:r w:rsidRPr="00427E95">
        <w:rPr>
          <w:kern w:val="2"/>
        </w:rPr>
        <w:t xml:space="preserve"> </w:t>
      </w:r>
      <w:r w:rsidRPr="00427E95">
        <w:rPr>
          <w:kern w:val="2"/>
        </w:rPr>
        <w:t>다음과</w:t>
      </w:r>
      <w:r w:rsidRPr="00427E95">
        <w:rPr>
          <w:kern w:val="2"/>
        </w:rPr>
        <w:t xml:space="preserve"> </w:t>
      </w:r>
      <w:r w:rsidRPr="00427E95">
        <w:rPr>
          <w:kern w:val="2"/>
        </w:rPr>
        <w:t>같은</w:t>
      </w:r>
      <w:r w:rsidRPr="00427E95">
        <w:rPr>
          <w:kern w:val="2"/>
        </w:rPr>
        <w:t xml:space="preserve"> </w:t>
      </w:r>
      <w:r w:rsidRPr="00427E95">
        <w:rPr>
          <w:kern w:val="2"/>
        </w:rPr>
        <w:t>의미를</w:t>
      </w:r>
      <w:r w:rsidRPr="00427E95">
        <w:rPr>
          <w:kern w:val="2"/>
        </w:rPr>
        <w:t xml:space="preserve"> </w:t>
      </w:r>
      <w:r w:rsidRPr="00427E95">
        <w:rPr>
          <w:kern w:val="2"/>
        </w:rPr>
        <w:t>가집니다</w:t>
      </w:r>
      <w:r w:rsidR="00157AC5" w:rsidRPr="00427E95">
        <w:rPr>
          <w:kern w:val="2"/>
        </w:rPr>
        <w:t xml:space="preserve">. </w:t>
      </w:r>
      <w:r w:rsidRPr="00427E95">
        <w:rPr>
          <w:kern w:val="2"/>
        </w:rPr>
        <w:t>아래</w:t>
      </w:r>
      <w:r w:rsidRPr="00427E95">
        <w:rPr>
          <w:kern w:val="2"/>
        </w:rPr>
        <w:t xml:space="preserve"> </w:t>
      </w:r>
      <w:r w:rsidRPr="00427E95">
        <w:rPr>
          <w:kern w:val="2"/>
        </w:rPr>
        <w:t>축약어</w:t>
      </w:r>
      <w:r w:rsidRPr="00427E95">
        <w:rPr>
          <w:kern w:val="2"/>
        </w:rPr>
        <w:t xml:space="preserve"> </w:t>
      </w:r>
      <w:r w:rsidRPr="00427E95">
        <w:rPr>
          <w:kern w:val="2"/>
        </w:rPr>
        <w:t>이외에</w:t>
      </w:r>
      <w:r w:rsidRPr="00427E95">
        <w:rPr>
          <w:kern w:val="2"/>
        </w:rPr>
        <w:t xml:space="preserve"> </w:t>
      </w:r>
      <w:r w:rsidRPr="00427E95">
        <w:rPr>
          <w:kern w:val="2"/>
        </w:rPr>
        <w:t>해당</w:t>
      </w:r>
      <w:r w:rsidRPr="00427E95">
        <w:rPr>
          <w:kern w:val="2"/>
        </w:rPr>
        <w:t xml:space="preserve"> </w:t>
      </w:r>
      <w:r w:rsidRPr="00427E95">
        <w:rPr>
          <w:kern w:val="2"/>
        </w:rPr>
        <w:t>개별사항에</w:t>
      </w:r>
      <w:r w:rsidRPr="00427E95">
        <w:rPr>
          <w:kern w:val="2"/>
        </w:rPr>
        <w:t xml:space="preserve"> </w:t>
      </w:r>
      <w:r w:rsidRPr="00427E95">
        <w:rPr>
          <w:kern w:val="2"/>
        </w:rPr>
        <w:t>특유한</w:t>
      </w:r>
      <w:r w:rsidRPr="00427E95">
        <w:rPr>
          <w:kern w:val="2"/>
        </w:rPr>
        <w:t xml:space="preserve"> </w:t>
      </w:r>
      <w:r w:rsidRPr="00427E95">
        <w:rPr>
          <w:kern w:val="2"/>
        </w:rPr>
        <w:t>용어에</w:t>
      </w:r>
      <w:r w:rsidRPr="00427E95">
        <w:rPr>
          <w:kern w:val="2"/>
        </w:rPr>
        <w:t xml:space="preserve"> </w:t>
      </w:r>
      <w:r w:rsidRPr="00427E95">
        <w:rPr>
          <w:kern w:val="2"/>
        </w:rPr>
        <w:t>관하여</w:t>
      </w:r>
      <w:r w:rsidRPr="00427E95">
        <w:rPr>
          <w:kern w:val="2"/>
        </w:rPr>
        <w:t xml:space="preserve"> </w:t>
      </w:r>
      <w:r w:rsidRPr="00427E95">
        <w:rPr>
          <w:kern w:val="2"/>
        </w:rPr>
        <w:t>별도로</w:t>
      </w:r>
      <w:r w:rsidRPr="00427E95">
        <w:rPr>
          <w:kern w:val="2"/>
        </w:rPr>
        <w:t xml:space="preserve"> </w:t>
      </w:r>
      <w:r w:rsidRPr="00427E95">
        <w:rPr>
          <w:kern w:val="2"/>
        </w:rPr>
        <w:t>정의를</w:t>
      </w:r>
      <w:r w:rsidRPr="00427E95">
        <w:rPr>
          <w:kern w:val="2"/>
        </w:rPr>
        <w:t xml:space="preserve"> </w:t>
      </w:r>
      <w:r w:rsidRPr="00427E95">
        <w:rPr>
          <w:kern w:val="2"/>
        </w:rPr>
        <w:t>한</w:t>
      </w:r>
      <w:r w:rsidRPr="00427E95">
        <w:rPr>
          <w:kern w:val="2"/>
        </w:rPr>
        <w:t xml:space="preserve"> </w:t>
      </w:r>
      <w:r w:rsidRPr="00427E95">
        <w:rPr>
          <w:kern w:val="2"/>
        </w:rPr>
        <w:t>경우에는</w:t>
      </w:r>
      <w:r w:rsidRPr="00427E95">
        <w:rPr>
          <w:kern w:val="2"/>
        </w:rPr>
        <w:t xml:space="preserve"> </w:t>
      </w:r>
      <w:r w:rsidRPr="00427E95">
        <w:rPr>
          <w:kern w:val="2"/>
        </w:rPr>
        <w:t>본문에서</w:t>
      </w:r>
      <w:r w:rsidRPr="00427E95">
        <w:rPr>
          <w:kern w:val="2"/>
        </w:rPr>
        <w:t xml:space="preserve"> </w:t>
      </w:r>
      <w:r w:rsidRPr="00427E95">
        <w:rPr>
          <w:kern w:val="2"/>
        </w:rPr>
        <w:t>이를</w:t>
      </w:r>
      <w:r w:rsidRPr="00427E95">
        <w:rPr>
          <w:kern w:val="2"/>
        </w:rPr>
        <w:t xml:space="preserve"> </w:t>
      </w:r>
      <w:r w:rsidRPr="00427E95">
        <w:rPr>
          <w:kern w:val="2"/>
        </w:rPr>
        <w:t>명시하였습니다</w:t>
      </w:r>
      <w:r w:rsidRPr="00427E95">
        <w:rPr>
          <w:kern w:val="2"/>
        </w:rPr>
        <w:t>.</w:t>
      </w:r>
    </w:p>
    <w:p w14:paraId="54709617" w14:textId="77777777" w:rsidR="00465BA4" w:rsidRPr="00427E95" w:rsidRDefault="00465BA4" w:rsidP="002F76A3">
      <w:pPr>
        <w:widowControl w:val="0"/>
        <w:wordWrap w:val="0"/>
        <w:autoSpaceDE w:val="0"/>
        <w:autoSpaceDN w:val="0"/>
        <w:spacing w:line="360" w:lineRule="exact"/>
        <w:ind w:left="28"/>
        <w:rPr>
          <w:kern w:val="2"/>
        </w:rPr>
      </w:pPr>
    </w:p>
    <w:tbl>
      <w:tblPr>
        <w:tblW w:w="0" w:type="auto"/>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2777"/>
        <w:gridCol w:w="11221"/>
      </w:tblGrid>
      <w:tr w:rsidR="0044121F" w:rsidRPr="00427E95" w14:paraId="2ED07259" w14:textId="77777777" w:rsidTr="00C110BC">
        <w:trPr>
          <w:tblHeader/>
        </w:trPr>
        <w:tc>
          <w:tcPr>
            <w:tcW w:w="2777" w:type="dxa"/>
            <w:tcBorders>
              <w:top w:val="nil"/>
              <w:bottom w:val="single" w:sz="12" w:space="0" w:color="0F243E" w:themeColor="text2" w:themeShade="80"/>
            </w:tcBorders>
            <w:shd w:val="clear" w:color="auto" w:fill="D9D9D9" w:themeFill="background1" w:themeFillShade="D9"/>
            <w:vAlign w:val="center"/>
          </w:tcPr>
          <w:p w14:paraId="7E3AC073" w14:textId="77777777" w:rsidR="0044121F" w:rsidRPr="00427E95" w:rsidRDefault="0044121F" w:rsidP="002F76A3">
            <w:pPr>
              <w:widowControl w:val="0"/>
              <w:wordWrap w:val="0"/>
              <w:autoSpaceDE w:val="0"/>
              <w:autoSpaceDN w:val="0"/>
              <w:spacing w:before="40" w:after="40" w:line="300" w:lineRule="exact"/>
              <w:ind w:left="28"/>
              <w:jc w:val="center"/>
              <w:rPr>
                <w:b/>
                <w:color w:val="0F243E" w:themeColor="text2" w:themeShade="80"/>
                <w:kern w:val="2"/>
              </w:rPr>
            </w:pPr>
            <w:r w:rsidRPr="00427E95">
              <w:rPr>
                <w:b/>
                <w:color w:val="0F243E" w:themeColor="text2" w:themeShade="80"/>
                <w:kern w:val="2"/>
              </w:rPr>
              <w:t>용어</w:t>
            </w:r>
          </w:p>
        </w:tc>
        <w:tc>
          <w:tcPr>
            <w:tcW w:w="11221" w:type="dxa"/>
            <w:tcBorders>
              <w:top w:val="nil"/>
              <w:bottom w:val="single" w:sz="12" w:space="0" w:color="0F243E" w:themeColor="text2" w:themeShade="80"/>
            </w:tcBorders>
            <w:shd w:val="clear" w:color="auto" w:fill="D9D9D9" w:themeFill="background1" w:themeFillShade="D9"/>
            <w:vAlign w:val="center"/>
          </w:tcPr>
          <w:p w14:paraId="2EF602A6" w14:textId="77777777" w:rsidR="0044121F" w:rsidRPr="00427E95" w:rsidRDefault="0044121F" w:rsidP="002F76A3">
            <w:pPr>
              <w:widowControl w:val="0"/>
              <w:wordWrap w:val="0"/>
              <w:autoSpaceDE w:val="0"/>
              <w:autoSpaceDN w:val="0"/>
              <w:spacing w:before="40" w:after="40" w:line="300" w:lineRule="exact"/>
              <w:ind w:left="28"/>
              <w:jc w:val="center"/>
              <w:rPr>
                <w:b/>
                <w:color w:val="0F243E" w:themeColor="text2" w:themeShade="80"/>
                <w:kern w:val="2"/>
              </w:rPr>
            </w:pPr>
            <w:r w:rsidRPr="00427E95">
              <w:rPr>
                <w:b/>
                <w:color w:val="0F243E" w:themeColor="text2" w:themeShade="80"/>
                <w:kern w:val="2"/>
              </w:rPr>
              <w:t>의미</w:t>
            </w:r>
          </w:p>
        </w:tc>
      </w:tr>
      <w:tr w:rsidR="004C782E" w:rsidRPr="00427E95" w14:paraId="65D36C26" w14:textId="77777777" w:rsidTr="00235AD5">
        <w:tc>
          <w:tcPr>
            <w:tcW w:w="2777" w:type="dxa"/>
            <w:tcBorders>
              <w:top w:val="single" w:sz="12" w:space="0" w:color="0F243E" w:themeColor="text2" w:themeShade="80"/>
              <w:bottom w:val="single" w:sz="4" w:space="0" w:color="4C1B12"/>
            </w:tcBorders>
            <w:shd w:val="clear" w:color="auto" w:fill="auto"/>
            <w:vAlign w:val="center"/>
          </w:tcPr>
          <w:p w14:paraId="2749D30D" w14:textId="56159FB5" w:rsidR="004C782E" w:rsidRPr="00427E95" w:rsidRDefault="004C782E" w:rsidP="002F76A3">
            <w:pPr>
              <w:widowControl w:val="0"/>
              <w:wordWrap w:val="0"/>
              <w:autoSpaceDE w:val="0"/>
              <w:autoSpaceDN w:val="0"/>
              <w:spacing w:before="40" w:after="40" w:line="300" w:lineRule="exact"/>
              <w:ind w:left="28"/>
              <w:rPr>
                <w:b/>
                <w:color w:val="000000" w:themeColor="text1"/>
                <w:kern w:val="2"/>
              </w:rPr>
            </w:pPr>
            <w:r w:rsidRPr="00427E95">
              <w:rPr>
                <w:b/>
                <w:color w:val="000000"/>
              </w:rPr>
              <w:t xml:space="preserve">CoC </w:t>
            </w:r>
            <w:r w:rsidRPr="00427E95">
              <w:rPr>
                <w:b/>
                <w:color w:val="000000"/>
              </w:rPr>
              <w:t>조항</w:t>
            </w:r>
          </w:p>
        </w:tc>
        <w:tc>
          <w:tcPr>
            <w:tcW w:w="11221" w:type="dxa"/>
            <w:tcBorders>
              <w:top w:val="single" w:sz="12" w:space="0" w:color="0F243E" w:themeColor="text2" w:themeShade="80"/>
              <w:bottom w:val="single" w:sz="4" w:space="0" w:color="4C1B12"/>
            </w:tcBorders>
            <w:shd w:val="clear" w:color="auto" w:fill="auto"/>
            <w:vAlign w:val="center"/>
          </w:tcPr>
          <w:p w14:paraId="56326181" w14:textId="169CC177" w:rsidR="004C782E" w:rsidRPr="00427E95" w:rsidRDefault="004C782E" w:rsidP="002F76A3">
            <w:pPr>
              <w:widowControl w:val="0"/>
              <w:wordWrap w:val="0"/>
              <w:autoSpaceDE w:val="0"/>
              <w:autoSpaceDN w:val="0"/>
              <w:spacing w:before="40" w:after="40" w:line="300" w:lineRule="exact"/>
              <w:ind w:left="28"/>
              <w:rPr>
                <w:color w:val="000000" w:themeColor="text1"/>
                <w:kern w:val="2"/>
              </w:rPr>
            </w:pPr>
            <w:r w:rsidRPr="00427E95">
              <w:rPr>
                <w:rFonts w:hint="eastAsia"/>
                <w:color w:val="000000"/>
              </w:rPr>
              <w:t>경영권</w:t>
            </w:r>
            <w:r w:rsidRPr="00427E95">
              <w:rPr>
                <w:rFonts w:hint="eastAsia"/>
                <w:color w:val="000000"/>
              </w:rPr>
              <w:t xml:space="preserve"> </w:t>
            </w:r>
            <w:r w:rsidRPr="00427E95">
              <w:rPr>
                <w:rFonts w:hint="eastAsia"/>
                <w:color w:val="000000"/>
              </w:rPr>
              <w:t>변동에</w:t>
            </w:r>
            <w:r w:rsidRPr="00427E95">
              <w:rPr>
                <w:rFonts w:hint="eastAsia"/>
                <w:color w:val="000000"/>
              </w:rPr>
              <w:t xml:space="preserve"> </w:t>
            </w:r>
            <w:r w:rsidRPr="00427E95">
              <w:rPr>
                <w:rFonts w:hint="eastAsia"/>
                <w:color w:val="000000"/>
              </w:rPr>
              <w:t>따라</w:t>
            </w:r>
            <w:r w:rsidRPr="00427E95">
              <w:rPr>
                <w:rFonts w:hint="eastAsia"/>
                <w:color w:val="000000"/>
              </w:rPr>
              <w:t xml:space="preserve"> </w:t>
            </w:r>
            <w:r w:rsidRPr="00427E95">
              <w:rPr>
                <w:rFonts w:hint="eastAsia"/>
                <w:color w:val="000000"/>
              </w:rPr>
              <w:t>거래</w:t>
            </w:r>
            <w:r w:rsidRPr="00427E95">
              <w:rPr>
                <w:rFonts w:hint="eastAsia"/>
                <w:color w:val="000000"/>
              </w:rPr>
              <w:t xml:space="preserve"> </w:t>
            </w:r>
            <w:r w:rsidRPr="00427E95">
              <w:rPr>
                <w:rFonts w:hint="eastAsia"/>
                <w:color w:val="000000"/>
              </w:rPr>
              <w:t>상대방에게</w:t>
            </w:r>
            <w:r w:rsidRPr="00427E95">
              <w:rPr>
                <w:rFonts w:hint="eastAsia"/>
                <w:color w:val="000000"/>
              </w:rPr>
              <w:t xml:space="preserve"> </w:t>
            </w:r>
            <w:r w:rsidRPr="00427E95">
              <w:rPr>
                <w:rFonts w:hint="eastAsia"/>
                <w:color w:val="000000"/>
              </w:rPr>
              <w:t>계약</w:t>
            </w:r>
            <w:r w:rsidRPr="00427E95">
              <w:rPr>
                <w:rFonts w:hint="eastAsia"/>
                <w:color w:val="000000"/>
              </w:rPr>
              <w:t xml:space="preserve"> </w:t>
            </w:r>
            <w:r w:rsidRPr="00427E95">
              <w:rPr>
                <w:rFonts w:hint="eastAsia"/>
                <w:color w:val="000000"/>
              </w:rPr>
              <w:t>해지권을</w:t>
            </w:r>
            <w:r w:rsidRPr="00427E95">
              <w:rPr>
                <w:rFonts w:hint="eastAsia"/>
                <w:color w:val="000000"/>
              </w:rPr>
              <w:t xml:space="preserve"> </w:t>
            </w:r>
            <w:r w:rsidRPr="00427E95">
              <w:rPr>
                <w:rFonts w:hint="eastAsia"/>
                <w:color w:val="000000"/>
              </w:rPr>
              <w:t>포함하여</w:t>
            </w:r>
            <w:r w:rsidRPr="00427E95">
              <w:rPr>
                <w:rFonts w:hint="eastAsia"/>
                <w:color w:val="000000"/>
              </w:rPr>
              <w:t xml:space="preserve"> </w:t>
            </w:r>
            <w:r w:rsidRPr="00427E95">
              <w:rPr>
                <w:rFonts w:hint="eastAsia"/>
                <w:color w:val="000000"/>
              </w:rPr>
              <w:t>어떠한</w:t>
            </w:r>
            <w:r w:rsidRPr="00427E95">
              <w:rPr>
                <w:rFonts w:hint="eastAsia"/>
                <w:color w:val="000000"/>
              </w:rPr>
              <w:t xml:space="preserve"> </w:t>
            </w:r>
            <w:r w:rsidRPr="00427E95">
              <w:rPr>
                <w:rFonts w:hint="eastAsia"/>
                <w:color w:val="000000"/>
              </w:rPr>
              <w:t>권리가</w:t>
            </w:r>
            <w:r w:rsidRPr="00427E95">
              <w:rPr>
                <w:rFonts w:hint="eastAsia"/>
                <w:color w:val="000000"/>
              </w:rPr>
              <w:t xml:space="preserve"> </w:t>
            </w:r>
            <w:r w:rsidRPr="00427E95">
              <w:rPr>
                <w:rFonts w:hint="eastAsia"/>
                <w:color w:val="000000"/>
              </w:rPr>
              <w:t>발생하는</w:t>
            </w:r>
            <w:r w:rsidRPr="00427E95">
              <w:rPr>
                <w:rFonts w:hint="eastAsia"/>
                <w:color w:val="000000"/>
              </w:rPr>
              <w:t xml:space="preserve"> Change of Control </w:t>
            </w:r>
            <w:r w:rsidRPr="00427E95">
              <w:rPr>
                <w:rFonts w:hint="eastAsia"/>
                <w:color w:val="000000"/>
              </w:rPr>
              <w:t>조항</w:t>
            </w:r>
          </w:p>
        </w:tc>
      </w:tr>
      <w:tr w:rsidR="00243B57" w:rsidRPr="00427E95" w14:paraId="110E4620" w14:textId="77777777" w:rsidTr="009802C5">
        <w:tc>
          <w:tcPr>
            <w:tcW w:w="2777" w:type="dxa"/>
            <w:tcBorders>
              <w:top w:val="single" w:sz="4" w:space="0" w:color="4C1B12"/>
              <w:bottom w:val="single" w:sz="4" w:space="0" w:color="4C1B12"/>
            </w:tcBorders>
            <w:shd w:val="clear" w:color="auto" w:fill="auto"/>
          </w:tcPr>
          <w:p w14:paraId="59F49BEF" w14:textId="7B273D3F" w:rsidR="00243B57" w:rsidRPr="00427E95" w:rsidRDefault="00243B57" w:rsidP="002F76A3">
            <w:pPr>
              <w:widowControl w:val="0"/>
              <w:wordWrap w:val="0"/>
              <w:autoSpaceDE w:val="0"/>
              <w:autoSpaceDN w:val="0"/>
              <w:spacing w:before="40" w:after="40" w:line="300" w:lineRule="exact"/>
              <w:ind w:left="28"/>
              <w:rPr>
                <w:b/>
                <w:color w:val="000000"/>
              </w:rPr>
            </w:pPr>
            <w:r w:rsidRPr="00427E95">
              <w:rPr>
                <w:rFonts w:hint="eastAsia"/>
                <w:b/>
              </w:rPr>
              <w:t>RCPS</w:t>
            </w:r>
          </w:p>
        </w:tc>
        <w:tc>
          <w:tcPr>
            <w:tcW w:w="11221" w:type="dxa"/>
            <w:tcBorders>
              <w:top w:val="single" w:sz="4" w:space="0" w:color="4C1B12"/>
              <w:bottom w:val="single" w:sz="4" w:space="0" w:color="4C1B12"/>
            </w:tcBorders>
            <w:shd w:val="clear" w:color="auto" w:fill="auto"/>
          </w:tcPr>
          <w:p w14:paraId="180EF65F" w14:textId="2B658291" w:rsidR="00243B57" w:rsidRPr="00427E95" w:rsidRDefault="00243B57" w:rsidP="002F76A3">
            <w:pPr>
              <w:widowControl w:val="0"/>
              <w:wordWrap w:val="0"/>
              <w:autoSpaceDE w:val="0"/>
              <w:autoSpaceDN w:val="0"/>
              <w:spacing w:before="40" w:after="40" w:line="300" w:lineRule="exact"/>
              <w:ind w:left="28"/>
              <w:rPr>
                <w:color w:val="000000"/>
              </w:rPr>
            </w:pPr>
            <w:r w:rsidRPr="00427E95">
              <w:rPr>
                <w:rFonts w:hint="eastAsia"/>
              </w:rPr>
              <w:t>상환전환우선주식</w:t>
            </w:r>
            <w:r w:rsidRPr="00427E95">
              <w:rPr>
                <w:rFonts w:hint="eastAsia"/>
              </w:rPr>
              <w:t xml:space="preserve"> (Redeemable Convertible Preference Shares)</w:t>
            </w:r>
          </w:p>
        </w:tc>
      </w:tr>
      <w:tr w:rsidR="00243B57" w:rsidRPr="00427E95" w14:paraId="3C3789BD" w14:textId="77777777" w:rsidTr="009802C5">
        <w:tc>
          <w:tcPr>
            <w:tcW w:w="2777" w:type="dxa"/>
            <w:tcBorders>
              <w:top w:val="single" w:sz="4" w:space="0" w:color="4C1B12"/>
              <w:bottom w:val="single" w:sz="4" w:space="0" w:color="4C1B12"/>
            </w:tcBorders>
            <w:shd w:val="clear" w:color="auto" w:fill="auto"/>
          </w:tcPr>
          <w:p w14:paraId="5756D2F7" w14:textId="0AF5B725" w:rsidR="00243B57" w:rsidRPr="00427E95" w:rsidRDefault="00243B57" w:rsidP="002F76A3">
            <w:pPr>
              <w:widowControl w:val="0"/>
              <w:wordWrap w:val="0"/>
              <w:autoSpaceDE w:val="0"/>
              <w:autoSpaceDN w:val="0"/>
              <w:spacing w:before="40" w:after="40" w:line="300" w:lineRule="exact"/>
              <w:ind w:left="28"/>
              <w:rPr>
                <w:b/>
              </w:rPr>
            </w:pPr>
            <w:r w:rsidRPr="00427E95">
              <w:rPr>
                <w:rFonts w:hint="eastAsia"/>
                <w:b/>
              </w:rPr>
              <w:t>CPS</w:t>
            </w:r>
          </w:p>
        </w:tc>
        <w:tc>
          <w:tcPr>
            <w:tcW w:w="11221" w:type="dxa"/>
            <w:tcBorders>
              <w:top w:val="single" w:sz="4" w:space="0" w:color="4C1B12"/>
              <w:bottom w:val="single" w:sz="4" w:space="0" w:color="4C1B12"/>
            </w:tcBorders>
            <w:shd w:val="clear" w:color="auto" w:fill="auto"/>
          </w:tcPr>
          <w:p w14:paraId="38E8209A" w14:textId="28846607" w:rsidR="00243B57" w:rsidRPr="00427E95" w:rsidRDefault="00243B57" w:rsidP="002F76A3">
            <w:pPr>
              <w:widowControl w:val="0"/>
              <w:wordWrap w:val="0"/>
              <w:autoSpaceDE w:val="0"/>
              <w:autoSpaceDN w:val="0"/>
              <w:spacing w:before="40" w:after="40" w:line="300" w:lineRule="exact"/>
              <w:ind w:left="28"/>
            </w:pPr>
            <w:r w:rsidRPr="00427E95">
              <w:rPr>
                <w:rFonts w:hint="eastAsia"/>
              </w:rPr>
              <w:t>전환우선주식</w:t>
            </w:r>
            <w:r w:rsidRPr="00427E95">
              <w:rPr>
                <w:rFonts w:hint="eastAsia"/>
              </w:rPr>
              <w:t xml:space="preserve"> (Convertible Preference Shares)</w:t>
            </w:r>
          </w:p>
        </w:tc>
      </w:tr>
      <w:tr w:rsidR="009059C9" w:rsidRPr="00427E95" w14:paraId="2EA2FBD9" w14:textId="77777777" w:rsidTr="0021297A">
        <w:tc>
          <w:tcPr>
            <w:tcW w:w="2777" w:type="dxa"/>
            <w:tcBorders>
              <w:top w:val="single" w:sz="4" w:space="0" w:color="4C1B12"/>
              <w:bottom w:val="single" w:sz="4" w:space="0" w:color="4C1B12"/>
            </w:tcBorders>
            <w:shd w:val="clear" w:color="auto" w:fill="auto"/>
            <w:vAlign w:val="center"/>
          </w:tcPr>
          <w:p w14:paraId="6D38CAC5" w14:textId="790D55A7" w:rsidR="009059C9" w:rsidRPr="00427E95" w:rsidRDefault="009059C9" w:rsidP="002F76A3">
            <w:pPr>
              <w:widowControl w:val="0"/>
              <w:wordWrap w:val="0"/>
              <w:autoSpaceDE w:val="0"/>
              <w:autoSpaceDN w:val="0"/>
              <w:spacing w:before="40" w:after="40" w:line="300" w:lineRule="exact"/>
              <w:ind w:left="28"/>
              <w:rPr>
                <w:b/>
              </w:rPr>
            </w:pPr>
            <w:r w:rsidRPr="00427E95">
              <w:rPr>
                <w:rFonts w:hint="eastAsia"/>
                <w:b/>
                <w:color w:val="000000"/>
              </w:rPr>
              <w:t>공정거래법</w:t>
            </w:r>
          </w:p>
        </w:tc>
        <w:tc>
          <w:tcPr>
            <w:tcW w:w="11221" w:type="dxa"/>
            <w:tcBorders>
              <w:top w:val="single" w:sz="4" w:space="0" w:color="4C1B12"/>
              <w:bottom w:val="single" w:sz="4" w:space="0" w:color="4C1B12"/>
            </w:tcBorders>
            <w:shd w:val="clear" w:color="auto" w:fill="auto"/>
            <w:vAlign w:val="center"/>
          </w:tcPr>
          <w:p w14:paraId="36C7EB84" w14:textId="0F9BEE8B" w:rsidR="009059C9" w:rsidRPr="00427E95" w:rsidRDefault="009059C9" w:rsidP="002F76A3">
            <w:pPr>
              <w:widowControl w:val="0"/>
              <w:wordWrap w:val="0"/>
              <w:autoSpaceDE w:val="0"/>
              <w:autoSpaceDN w:val="0"/>
              <w:spacing w:before="40" w:after="40" w:line="300" w:lineRule="exact"/>
              <w:ind w:left="28"/>
            </w:pPr>
            <w:r w:rsidRPr="00427E95">
              <w:rPr>
                <w:rFonts w:hint="eastAsia"/>
                <w:color w:val="000000"/>
              </w:rPr>
              <w:t>독점규제</w:t>
            </w:r>
            <w:r w:rsidRPr="00427E95">
              <w:rPr>
                <w:rFonts w:hint="eastAsia"/>
                <w:color w:val="000000"/>
              </w:rPr>
              <w:t xml:space="preserve"> </w:t>
            </w:r>
            <w:r w:rsidRPr="00427E95">
              <w:rPr>
                <w:rFonts w:hint="eastAsia"/>
                <w:color w:val="000000"/>
              </w:rPr>
              <w:t>및</w:t>
            </w:r>
            <w:r w:rsidRPr="00427E95">
              <w:rPr>
                <w:rFonts w:hint="eastAsia"/>
                <w:color w:val="000000"/>
              </w:rPr>
              <w:t xml:space="preserve"> </w:t>
            </w:r>
            <w:r w:rsidRPr="00427E95">
              <w:rPr>
                <w:rFonts w:hint="eastAsia"/>
                <w:color w:val="000000"/>
              </w:rPr>
              <w:t>공정거래에</w:t>
            </w:r>
            <w:r w:rsidRPr="00427E95">
              <w:rPr>
                <w:rFonts w:hint="eastAsia"/>
                <w:color w:val="000000"/>
              </w:rPr>
              <w:t xml:space="preserve"> </w:t>
            </w:r>
            <w:r w:rsidRPr="00427E95">
              <w:rPr>
                <w:rFonts w:hint="eastAsia"/>
                <w:color w:val="000000"/>
              </w:rPr>
              <w:t>관한</w:t>
            </w:r>
            <w:r w:rsidRPr="00427E95">
              <w:rPr>
                <w:rFonts w:hint="eastAsia"/>
                <w:color w:val="000000"/>
              </w:rPr>
              <w:t xml:space="preserve"> </w:t>
            </w:r>
            <w:r w:rsidRPr="00427E95">
              <w:rPr>
                <w:rFonts w:hint="eastAsia"/>
                <w:color w:val="000000"/>
              </w:rPr>
              <w:t>법률</w:t>
            </w:r>
          </w:p>
        </w:tc>
      </w:tr>
      <w:tr w:rsidR="002167B1" w:rsidRPr="00427E95" w14:paraId="53F2F099" w14:textId="77777777" w:rsidTr="0021297A">
        <w:tc>
          <w:tcPr>
            <w:tcW w:w="2777" w:type="dxa"/>
            <w:tcBorders>
              <w:top w:val="single" w:sz="4" w:space="0" w:color="4C1B12"/>
              <w:bottom w:val="single" w:sz="4" w:space="0" w:color="4C1B12"/>
            </w:tcBorders>
            <w:shd w:val="clear" w:color="auto" w:fill="auto"/>
            <w:vAlign w:val="center"/>
          </w:tcPr>
          <w:p w14:paraId="56066005" w14:textId="56068E92" w:rsidR="002167B1" w:rsidRPr="002167B1" w:rsidRDefault="002167B1" w:rsidP="002F76A3">
            <w:pPr>
              <w:widowControl w:val="0"/>
              <w:wordWrap w:val="0"/>
              <w:autoSpaceDE w:val="0"/>
              <w:autoSpaceDN w:val="0"/>
              <w:spacing w:before="40" w:after="40" w:line="300" w:lineRule="exact"/>
              <w:ind w:left="28"/>
              <w:rPr>
                <w:b/>
                <w:bCs/>
                <w:color w:val="000000"/>
              </w:rPr>
            </w:pPr>
            <w:r w:rsidRPr="002167B1">
              <w:rPr>
                <w:rFonts w:hint="eastAsia"/>
                <w:b/>
                <w:bCs/>
                <w:color w:val="000000"/>
              </w:rPr>
              <w:t>근로자참여법</w:t>
            </w:r>
          </w:p>
        </w:tc>
        <w:tc>
          <w:tcPr>
            <w:tcW w:w="11221" w:type="dxa"/>
            <w:tcBorders>
              <w:top w:val="single" w:sz="4" w:space="0" w:color="4C1B12"/>
              <w:bottom w:val="single" w:sz="4" w:space="0" w:color="4C1B12"/>
            </w:tcBorders>
            <w:shd w:val="clear" w:color="auto" w:fill="auto"/>
            <w:vAlign w:val="center"/>
          </w:tcPr>
          <w:p w14:paraId="4D9E7B74" w14:textId="2818AF37" w:rsidR="002167B1" w:rsidRPr="002167B1" w:rsidRDefault="002167B1" w:rsidP="002F76A3">
            <w:pPr>
              <w:widowControl w:val="0"/>
              <w:wordWrap w:val="0"/>
              <w:autoSpaceDE w:val="0"/>
              <w:autoSpaceDN w:val="0"/>
              <w:spacing w:before="40" w:after="40" w:line="300" w:lineRule="exact"/>
              <w:ind w:left="28"/>
              <w:rPr>
                <w:bCs/>
                <w:color w:val="000000"/>
              </w:rPr>
            </w:pPr>
            <w:r w:rsidRPr="002167B1">
              <w:rPr>
                <w:rFonts w:hint="eastAsia"/>
                <w:bCs/>
                <w:color w:val="000000"/>
              </w:rPr>
              <w:t>근로자참여</w:t>
            </w:r>
            <w:r w:rsidRPr="002167B1">
              <w:rPr>
                <w:rFonts w:hint="eastAsia"/>
                <w:bCs/>
                <w:color w:val="000000"/>
              </w:rPr>
              <w:t xml:space="preserve"> </w:t>
            </w:r>
            <w:r w:rsidRPr="002167B1">
              <w:rPr>
                <w:rFonts w:hint="eastAsia"/>
                <w:bCs/>
                <w:color w:val="000000"/>
              </w:rPr>
              <w:t>및</w:t>
            </w:r>
            <w:r w:rsidRPr="002167B1">
              <w:rPr>
                <w:rFonts w:hint="eastAsia"/>
                <w:bCs/>
                <w:color w:val="000000"/>
              </w:rPr>
              <w:t xml:space="preserve"> </w:t>
            </w:r>
            <w:r w:rsidRPr="002167B1">
              <w:rPr>
                <w:rFonts w:hint="eastAsia"/>
                <w:bCs/>
                <w:color w:val="000000"/>
              </w:rPr>
              <w:t>협력증진에</w:t>
            </w:r>
            <w:r w:rsidRPr="002167B1">
              <w:rPr>
                <w:rFonts w:hint="eastAsia"/>
                <w:bCs/>
                <w:color w:val="000000"/>
              </w:rPr>
              <w:t xml:space="preserve"> </w:t>
            </w:r>
            <w:r w:rsidRPr="002167B1">
              <w:rPr>
                <w:rFonts w:hint="eastAsia"/>
                <w:bCs/>
                <w:color w:val="000000"/>
              </w:rPr>
              <w:t>관한</w:t>
            </w:r>
            <w:r w:rsidRPr="002167B1">
              <w:rPr>
                <w:rFonts w:hint="eastAsia"/>
                <w:bCs/>
                <w:color w:val="000000"/>
              </w:rPr>
              <w:t xml:space="preserve"> </w:t>
            </w:r>
            <w:r w:rsidRPr="002167B1">
              <w:rPr>
                <w:rFonts w:hint="eastAsia"/>
                <w:bCs/>
                <w:color w:val="000000"/>
              </w:rPr>
              <w:t>법률</w:t>
            </w:r>
          </w:p>
        </w:tc>
      </w:tr>
      <w:tr w:rsidR="00CC2C2F" w:rsidRPr="00427E95" w14:paraId="5EE854D5" w14:textId="77777777" w:rsidTr="0021297A">
        <w:tc>
          <w:tcPr>
            <w:tcW w:w="2777" w:type="dxa"/>
            <w:tcBorders>
              <w:top w:val="single" w:sz="4" w:space="0" w:color="4C1B12"/>
              <w:bottom w:val="single" w:sz="4" w:space="0" w:color="4C1B12"/>
            </w:tcBorders>
            <w:shd w:val="clear" w:color="auto" w:fill="auto"/>
            <w:vAlign w:val="center"/>
          </w:tcPr>
          <w:p w14:paraId="57ACB8C3" w14:textId="0B0FECDC" w:rsidR="00CC2C2F" w:rsidRPr="002167B1" w:rsidRDefault="00CC2C2F" w:rsidP="00CC2C2F">
            <w:pPr>
              <w:widowControl w:val="0"/>
              <w:wordWrap w:val="0"/>
              <w:autoSpaceDE w:val="0"/>
              <w:autoSpaceDN w:val="0"/>
              <w:spacing w:before="40" w:after="40" w:line="300" w:lineRule="exact"/>
              <w:ind w:left="28"/>
              <w:rPr>
                <w:b/>
                <w:bCs/>
                <w:color w:val="000000"/>
              </w:rPr>
            </w:pPr>
            <w:r w:rsidRPr="00427E95">
              <w:rPr>
                <w:b/>
                <w:color w:val="000000"/>
              </w:rPr>
              <w:t>자본시장법</w:t>
            </w:r>
          </w:p>
        </w:tc>
        <w:tc>
          <w:tcPr>
            <w:tcW w:w="11221" w:type="dxa"/>
            <w:tcBorders>
              <w:top w:val="single" w:sz="4" w:space="0" w:color="4C1B12"/>
              <w:bottom w:val="single" w:sz="4" w:space="0" w:color="4C1B12"/>
            </w:tcBorders>
            <w:shd w:val="clear" w:color="auto" w:fill="auto"/>
            <w:vAlign w:val="center"/>
          </w:tcPr>
          <w:p w14:paraId="183907AE" w14:textId="7CFE6DC4" w:rsidR="00CC2C2F" w:rsidRPr="002167B1" w:rsidRDefault="00CC2C2F" w:rsidP="00CC2C2F">
            <w:pPr>
              <w:widowControl w:val="0"/>
              <w:wordWrap w:val="0"/>
              <w:autoSpaceDE w:val="0"/>
              <w:autoSpaceDN w:val="0"/>
              <w:spacing w:before="40" w:after="40" w:line="300" w:lineRule="exact"/>
              <w:ind w:left="28"/>
              <w:rPr>
                <w:bCs/>
                <w:color w:val="000000"/>
              </w:rPr>
            </w:pPr>
            <w:r w:rsidRPr="00427E95">
              <w:rPr>
                <w:color w:val="000000"/>
              </w:rPr>
              <w:t>자본시장과</w:t>
            </w:r>
            <w:r w:rsidRPr="00427E95">
              <w:rPr>
                <w:color w:val="000000"/>
              </w:rPr>
              <w:t xml:space="preserve"> </w:t>
            </w:r>
            <w:r w:rsidRPr="00427E95">
              <w:rPr>
                <w:color w:val="000000"/>
              </w:rPr>
              <w:t>금융투자업에</w:t>
            </w:r>
            <w:r w:rsidRPr="00427E95">
              <w:rPr>
                <w:color w:val="000000"/>
              </w:rPr>
              <w:t xml:space="preserve"> </w:t>
            </w:r>
            <w:r w:rsidRPr="00427E95">
              <w:rPr>
                <w:color w:val="000000"/>
              </w:rPr>
              <w:t>관한</w:t>
            </w:r>
            <w:r w:rsidRPr="00427E95">
              <w:rPr>
                <w:color w:val="000000"/>
              </w:rPr>
              <w:t xml:space="preserve"> </w:t>
            </w:r>
            <w:r w:rsidRPr="00427E95">
              <w:rPr>
                <w:color w:val="000000"/>
              </w:rPr>
              <w:t>법률</w:t>
            </w:r>
          </w:p>
        </w:tc>
      </w:tr>
      <w:tr w:rsidR="00CC2C2F" w:rsidRPr="00427E95" w14:paraId="4782FB2C" w14:textId="77777777" w:rsidTr="0021297A">
        <w:tc>
          <w:tcPr>
            <w:tcW w:w="2777" w:type="dxa"/>
            <w:tcBorders>
              <w:top w:val="single" w:sz="4" w:space="0" w:color="4C1B12"/>
              <w:bottom w:val="single" w:sz="4" w:space="0" w:color="4C1B12"/>
            </w:tcBorders>
            <w:shd w:val="clear" w:color="auto" w:fill="auto"/>
            <w:vAlign w:val="center"/>
          </w:tcPr>
          <w:p w14:paraId="52026CD0" w14:textId="2DB15BBE" w:rsidR="00CC2C2F" w:rsidRPr="00427E95" w:rsidRDefault="00CC2C2F" w:rsidP="00CC2C2F">
            <w:pPr>
              <w:widowControl w:val="0"/>
              <w:wordWrap w:val="0"/>
              <w:autoSpaceDE w:val="0"/>
              <w:autoSpaceDN w:val="0"/>
              <w:spacing w:before="40" w:after="40" w:line="300" w:lineRule="exact"/>
              <w:ind w:left="28"/>
              <w:rPr>
                <w:b/>
                <w:color w:val="000000"/>
              </w:rPr>
            </w:pPr>
            <w:r>
              <w:rPr>
                <w:rFonts w:hint="eastAsia"/>
                <w:b/>
                <w:color w:val="000000"/>
              </w:rPr>
              <w:t>방통위</w:t>
            </w:r>
          </w:p>
        </w:tc>
        <w:tc>
          <w:tcPr>
            <w:tcW w:w="11221" w:type="dxa"/>
            <w:tcBorders>
              <w:top w:val="single" w:sz="4" w:space="0" w:color="4C1B12"/>
              <w:bottom w:val="single" w:sz="4" w:space="0" w:color="4C1B12"/>
            </w:tcBorders>
            <w:shd w:val="clear" w:color="auto" w:fill="auto"/>
            <w:vAlign w:val="center"/>
          </w:tcPr>
          <w:p w14:paraId="421555A2" w14:textId="39E2E9FE" w:rsidR="00CC2C2F" w:rsidRPr="00427E95" w:rsidRDefault="00CC2C2F" w:rsidP="00CC2C2F">
            <w:pPr>
              <w:widowControl w:val="0"/>
              <w:wordWrap w:val="0"/>
              <w:autoSpaceDE w:val="0"/>
              <w:autoSpaceDN w:val="0"/>
              <w:spacing w:before="40" w:after="40" w:line="300" w:lineRule="exact"/>
              <w:ind w:left="28"/>
              <w:rPr>
                <w:color w:val="000000"/>
              </w:rPr>
            </w:pPr>
            <w:r>
              <w:rPr>
                <w:rFonts w:hint="eastAsia"/>
                <w:color w:val="000000"/>
              </w:rPr>
              <w:t>방송통신위원회</w:t>
            </w:r>
          </w:p>
        </w:tc>
      </w:tr>
      <w:tr w:rsidR="004C782E" w:rsidRPr="00427E95" w14:paraId="016B2FBC" w14:textId="77777777" w:rsidTr="002E7EDF">
        <w:tc>
          <w:tcPr>
            <w:tcW w:w="2777" w:type="dxa"/>
            <w:tcBorders>
              <w:top w:val="single" w:sz="4" w:space="0" w:color="4C1B12"/>
              <w:bottom w:val="single" w:sz="4" w:space="0" w:color="4C1B12"/>
            </w:tcBorders>
            <w:shd w:val="clear" w:color="auto" w:fill="auto"/>
            <w:vAlign w:val="center"/>
          </w:tcPr>
          <w:p w14:paraId="6CF6A73E" w14:textId="193C0440" w:rsidR="004C782E" w:rsidRPr="00427E95" w:rsidRDefault="004C782E" w:rsidP="002F76A3">
            <w:pPr>
              <w:widowControl w:val="0"/>
              <w:wordWrap w:val="0"/>
              <w:autoSpaceDE w:val="0"/>
              <w:autoSpaceDN w:val="0"/>
              <w:spacing w:before="40" w:after="40" w:line="300" w:lineRule="exact"/>
              <w:ind w:left="28"/>
              <w:rPr>
                <w:b/>
                <w:color w:val="000000" w:themeColor="text1"/>
                <w:kern w:val="2"/>
              </w:rPr>
            </w:pPr>
            <w:r w:rsidRPr="00427E95">
              <w:rPr>
                <w:b/>
                <w:color w:val="000000"/>
              </w:rPr>
              <w:t>대상회사</w:t>
            </w:r>
            <w:r w:rsidRPr="00427E95">
              <w:rPr>
                <w:rFonts w:hint="eastAsia"/>
                <w:b/>
                <w:color w:val="000000"/>
              </w:rPr>
              <w:t xml:space="preserve"> </w:t>
            </w:r>
            <w:r w:rsidRPr="00427E95">
              <w:rPr>
                <w:rFonts w:hint="eastAsia"/>
                <w:b/>
                <w:color w:val="000000"/>
              </w:rPr>
              <w:t>또는</w:t>
            </w:r>
            <w:r w:rsidRPr="00427E95">
              <w:rPr>
                <w:rFonts w:hint="eastAsia"/>
                <w:b/>
                <w:color w:val="000000"/>
              </w:rPr>
              <w:t xml:space="preserve"> </w:t>
            </w:r>
            <w:r w:rsidRPr="00427E95">
              <w:rPr>
                <w:rFonts w:hint="eastAsia"/>
                <w:b/>
                <w:color w:val="000000"/>
              </w:rPr>
              <w:t>위밋</w:t>
            </w:r>
          </w:p>
        </w:tc>
        <w:tc>
          <w:tcPr>
            <w:tcW w:w="11221" w:type="dxa"/>
            <w:tcBorders>
              <w:top w:val="single" w:sz="4" w:space="0" w:color="4C1B12"/>
              <w:bottom w:val="single" w:sz="4" w:space="0" w:color="4C1B12"/>
            </w:tcBorders>
            <w:shd w:val="clear" w:color="auto" w:fill="auto"/>
            <w:vAlign w:val="center"/>
          </w:tcPr>
          <w:p w14:paraId="4D7AF739" w14:textId="591CF6B7" w:rsidR="004C782E" w:rsidRPr="00427E95" w:rsidRDefault="004C782E" w:rsidP="002F76A3">
            <w:pPr>
              <w:widowControl w:val="0"/>
              <w:wordWrap w:val="0"/>
              <w:autoSpaceDE w:val="0"/>
              <w:autoSpaceDN w:val="0"/>
              <w:spacing w:before="40" w:after="40" w:line="300" w:lineRule="exact"/>
              <w:ind w:left="28"/>
              <w:rPr>
                <w:color w:val="000000" w:themeColor="text1"/>
                <w:kern w:val="2"/>
              </w:rPr>
            </w:pPr>
            <w:r w:rsidRPr="00427E95">
              <w:rPr>
                <w:rFonts w:hint="eastAsia"/>
                <w:color w:val="000000"/>
              </w:rPr>
              <w:t>주식회사</w:t>
            </w:r>
            <w:r w:rsidRPr="00427E95">
              <w:rPr>
                <w:rFonts w:hint="eastAsia"/>
                <w:color w:val="000000"/>
              </w:rPr>
              <w:t xml:space="preserve"> </w:t>
            </w:r>
            <w:r w:rsidRPr="00427E95">
              <w:rPr>
                <w:rFonts w:hint="eastAsia"/>
                <w:color w:val="000000"/>
              </w:rPr>
              <w:t>위밋모빌리티</w:t>
            </w:r>
          </w:p>
        </w:tc>
      </w:tr>
      <w:tr w:rsidR="00A2585E" w:rsidRPr="00427E95" w14:paraId="6C38FD4F" w14:textId="77777777" w:rsidTr="00AA0E9D">
        <w:tc>
          <w:tcPr>
            <w:tcW w:w="2777" w:type="dxa"/>
            <w:tcBorders>
              <w:top w:val="single" w:sz="4" w:space="0" w:color="4C1B12"/>
              <w:bottom w:val="single" w:sz="4" w:space="0" w:color="4C1B12"/>
            </w:tcBorders>
            <w:shd w:val="clear" w:color="auto" w:fill="auto"/>
            <w:vAlign w:val="center"/>
          </w:tcPr>
          <w:p w14:paraId="32F2D354" w14:textId="59CA5B68" w:rsidR="00A2585E" w:rsidRPr="00427E95" w:rsidRDefault="00A2585E" w:rsidP="002F76A3">
            <w:pPr>
              <w:widowControl w:val="0"/>
              <w:wordWrap w:val="0"/>
              <w:autoSpaceDE w:val="0"/>
              <w:autoSpaceDN w:val="0"/>
              <w:spacing w:before="40" w:after="40" w:line="300" w:lineRule="exact"/>
              <w:ind w:left="28"/>
              <w:rPr>
                <w:b/>
                <w:color w:val="000000" w:themeColor="text1"/>
                <w:kern w:val="2"/>
              </w:rPr>
            </w:pPr>
            <w:r w:rsidRPr="00427E95">
              <w:rPr>
                <w:b/>
                <w:color w:val="000000"/>
              </w:rPr>
              <w:t>법인등기부</w:t>
            </w:r>
          </w:p>
        </w:tc>
        <w:tc>
          <w:tcPr>
            <w:tcW w:w="11221" w:type="dxa"/>
            <w:tcBorders>
              <w:top w:val="single" w:sz="4" w:space="0" w:color="4C1B12"/>
              <w:bottom w:val="single" w:sz="4" w:space="0" w:color="4C1B12"/>
            </w:tcBorders>
            <w:shd w:val="clear" w:color="auto" w:fill="auto"/>
            <w:vAlign w:val="center"/>
          </w:tcPr>
          <w:p w14:paraId="28A20F7D" w14:textId="42CF6314" w:rsidR="00A2585E" w:rsidRPr="00427E95" w:rsidRDefault="007079AB" w:rsidP="002F76A3">
            <w:pPr>
              <w:widowControl w:val="0"/>
              <w:wordWrap w:val="0"/>
              <w:autoSpaceDE w:val="0"/>
              <w:autoSpaceDN w:val="0"/>
              <w:spacing w:before="40" w:after="40" w:line="300" w:lineRule="exact"/>
              <w:ind w:left="28"/>
              <w:rPr>
                <w:color w:val="000000" w:themeColor="text1"/>
                <w:kern w:val="2"/>
              </w:rPr>
            </w:pPr>
            <w:r w:rsidRPr="00427E95">
              <w:rPr>
                <w:rFonts w:hint="eastAsia"/>
                <w:color w:val="000000"/>
              </w:rPr>
              <w:t>2024. 8. 7.</w:t>
            </w:r>
            <w:r w:rsidRPr="00427E95">
              <w:rPr>
                <w:rFonts w:hint="eastAsia"/>
                <w:color w:val="000000"/>
              </w:rPr>
              <w:t>자</w:t>
            </w:r>
            <w:r w:rsidRPr="00427E95">
              <w:rPr>
                <w:rFonts w:hint="eastAsia"/>
                <w:color w:val="000000"/>
              </w:rPr>
              <w:t xml:space="preserve"> </w:t>
            </w:r>
            <w:r w:rsidR="00A2585E" w:rsidRPr="00427E95">
              <w:rPr>
                <w:color w:val="000000"/>
              </w:rPr>
              <w:t>법인등기사항전부증명서</w:t>
            </w:r>
          </w:p>
        </w:tc>
      </w:tr>
      <w:tr w:rsidR="00A2585E" w:rsidRPr="00427E95" w14:paraId="44D39159" w14:textId="77777777" w:rsidTr="00D520B6">
        <w:tc>
          <w:tcPr>
            <w:tcW w:w="2777" w:type="dxa"/>
            <w:tcBorders>
              <w:top w:val="single" w:sz="4" w:space="0" w:color="4C1B12"/>
              <w:bottom w:val="single" w:sz="4" w:space="0" w:color="4C1B12"/>
            </w:tcBorders>
            <w:shd w:val="clear" w:color="auto" w:fill="auto"/>
            <w:vAlign w:val="center"/>
          </w:tcPr>
          <w:p w14:paraId="4A1CD666" w14:textId="0DF816F5" w:rsidR="00A2585E" w:rsidRPr="00427E95" w:rsidRDefault="00A2585E" w:rsidP="002F76A3">
            <w:pPr>
              <w:widowControl w:val="0"/>
              <w:wordWrap w:val="0"/>
              <w:autoSpaceDE w:val="0"/>
              <w:autoSpaceDN w:val="0"/>
              <w:spacing w:before="40" w:after="40" w:line="300" w:lineRule="exact"/>
              <w:ind w:left="28"/>
              <w:rPr>
                <w:b/>
                <w:color w:val="000000" w:themeColor="text1"/>
                <w:kern w:val="2"/>
              </w:rPr>
            </w:pPr>
            <w:r w:rsidRPr="00427E95">
              <w:rPr>
                <w:b/>
                <w:color w:val="000000"/>
              </w:rPr>
              <w:t>본건</w:t>
            </w:r>
            <w:r w:rsidRPr="00427E95">
              <w:rPr>
                <w:b/>
                <w:color w:val="000000"/>
              </w:rPr>
              <w:t xml:space="preserve"> </w:t>
            </w:r>
            <w:r w:rsidRPr="00427E95">
              <w:rPr>
                <w:b/>
                <w:color w:val="000000"/>
              </w:rPr>
              <w:t>거래</w:t>
            </w:r>
          </w:p>
        </w:tc>
        <w:tc>
          <w:tcPr>
            <w:tcW w:w="11221" w:type="dxa"/>
            <w:tcBorders>
              <w:top w:val="single" w:sz="4" w:space="0" w:color="4C1B12"/>
              <w:bottom w:val="single" w:sz="4" w:space="0" w:color="4C1B12"/>
            </w:tcBorders>
            <w:shd w:val="clear" w:color="auto" w:fill="auto"/>
            <w:vAlign w:val="center"/>
          </w:tcPr>
          <w:p w14:paraId="4F59D880" w14:textId="122BF710" w:rsidR="00A2585E" w:rsidRPr="00427E95" w:rsidRDefault="008D23E9" w:rsidP="002F76A3">
            <w:pPr>
              <w:widowControl w:val="0"/>
              <w:wordWrap w:val="0"/>
              <w:autoSpaceDE w:val="0"/>
              <w:autoSpaceDN w:val="0"/>
              <w:spacing w:before="40" w:after="40" w:line="300" w:lineRule="exact"/>
              <w:ind w:left="28"/>
              <w:rPr>
                <w:color w:val="000000" w:themeColor="text1"/>
                <w:kern w:val="2"/>
              </w:rPr>
            </w:pPr>
            <w:r>
              <w:rPr>
                <w:rFonts w:hint="eastAsia"/>
                <w:color w:val="000000"/>
              </w:rPr>
              <w:t>귀사가</w:t>
            </w:r>
            <w:r w:rsidR="00A2585E" w:rsidRPr="00427E95">
              <w:rPr>
                <w:color w:val="000000"/>
              </w:rPr>
              <w:t xml:space="preserve"> </w:t>
            </w:r>
            <w:r w:rsidR="00A2585E" w:rsidRPr="00427E95">
              <w:rPr>
                <w:rFonts w:hint="eastAsia"/>
                <w:color w:val="000000"/>
              </w:rPr>
              <w:t>대상회사의</w:t>
            </w:r>
            <w:r w:rsidR="00A2585E" w:rsidRPr="00427E95">
              <w:rPr>
                <w:color w:val="000000"/>
              </w:rPr>
              <w:t xml:space="preserve"> </w:t>
            </w:r>
            <w:r w:rsidR="00A2585E" w:rsidRPr="00427E95">
              <w:rPr>
                <w:rFonts w:hint="eastAsia"/>
                <w:color w:val="000000"/>
              </w:rPr>
              <w:t>구주</w:t>
            </w:r>
            <w:r w:rsidR="00A2585E" w:rsidRPr="00427E95">
              <w:rPr>
                <w:rFonts w:hint="eastAsia"/>
                <w:color w:val="000000"/>
              </w:rPr>
              <w:sym w:font="Wingdings" w:char="F09E"/>
            </w:r>
            <w:r w:rsidR="00A2585E" w:rsidRPr="00427E95">
              <w:rPr>
                <w:rFonts w:hint="eastAsia"/>
                <w:color w:val="000000"/>
              </w:rPr>
              <w:t>신주를</w:t>
            </w:r>
            <w:r w:rsidR="00A2585E" w:rsidRPr="00427E95">
              <w:rPr>
                <w:color w:val="000000"/>
              </w:rPr>
              <w:t xml:space="preserve"> </w:t>
            </w:r>
            <w:r w:rsidR="00A2585E" w:rsidRPr="00427E95">
              <w:rPr>
                <w:rFonts w:hint="eastAsia"/>
                <w:color w:val="000000"/>
              </w:rPr>
              <w:t>취득하는</w:t>
            </w:r>
            <w:r w:rsidR="00A2585E" w:rsidRPr="00427E95">
              <w:rPr>
                <w:color w:val="000000"/>
              </w:rPr>
              <w:t xml:space="preserve"> </w:t>
            </w:r>
            <w:r w:rsidR="00A2585E" w:rsidRPr="00427E95">
              <w:rPr>
                <w:rFonts w:hint="eastAsia"/>
                <w:color w:val="000000"/>
              </w:rPr>
              <w:t>거래</w:t>
            </w:r>
          </w:p>
        </w:tc>
      </w:tr>
      <w:tr w:rsidR="00FD2B52" w:rsidRPr="00427E95" w14:paraId="4898D768" w14:textId="77777777" w:rsidTr="003E4D08">
        <w:tc>
          <w:tcPr>
            <w:tcW w:w="2777" w:type="dxa"/>
            <w:tcBorders>
              <w:top w:val="single" w:sz="4" w:space="0" w:color="4C1B12"/>
              <w:bottom w:val="single" w:sz="4" w:space="0" w:color="4C1B12"/>
            </w:tcBorders>
            <w:shd w:val="clear" w:color="auto" w:fill="auto"/>
            <w:vAlign w:val="center"/>
          </w:tcPr>
          <w:p w14:paraId="7AE8E949" w14:textId="100331E9" w:rsidR="00FD2B52" w:rsidRPr="00427E95" w:rsidRDefault="00FD2B52" w:rsidP="002F76A3">
            <w:pPr>
              <w:widowControl w:val="0"/>
              <w:wordWrap w:val="0"/>
              <w:autoSpaceDE w:val="0"/>
              <w:autoSpaceDN w:val="0"/>
              <w:spacing w:before="40" w:after="40" w:line="300" w:lineRule="exact"/>
              <w:ind w:left="28"/>
              <w:rPr>
                <w:b/>
                <w:color w:val="000000" w:themeColor="text1"/>
                <w:kern w:val="2"/>
              </w:rPr>
            </w:pPr>
            <w:r w:rsidRPr="00427E95">
              <w:rPr>
                <w:b/>
                <w:color w:val="000000"/>
              </w:rPr>
              <w:t>제공</w:t>
            </w:r>
            <w:r w:rsidR="00370FA5" w:rsidRPr="00427E95">
              <w:rPr>
                <w:rFonts w:hint="eastAsia"/>
                <w:b/>
                <w:color w:val="000000"/>
              </w:rPr>
              <w:t>된</w:t>
            </w:r>
            <w:r w:rsidR="00370FA5" w:rsidRPr="00427E95">
              <w:rPr>
                <w:rFonts w:hint="eastAsia"/>
                <w:b/>
                <w:color w:val="000000"/>
              </w:rPr>
              <w:t xml:space="preserve"> </w:t>
            </w:r>
            <w:r w:rsidRPr="00427E95">
              <w:rPr>
                <w:rFonts w:hint="eastAsia"/>
                <w:b/>
                <w:color w:val="000000"/>
              </w:rPr>
              <w:t>자료</w:t>
            </w:r>
          </w:p>
        </w:tc>
        <w:tc>
          <w:tcPr>
            <w:tcW w:w="11221" w:type="dxa"/>
            <w:tcBorders>
              <w:top w:val="single" w:sz="4" w:space="0" w:color="4C1B12"/>
              <w:bottom w:val="single" w:sz="4" w:space="0" w:color="4C1B12"/>
            </w:tcBorders>
            <w:shd w:val="clear" w:color="auto" w:fill="auto"/>
            <w:vAlign w:val="center"/>
          </w:tcPr>
          <w:p w14:paraId="544A7C8C" w14:textId="35D35241" w:rsidR="00FD2B52" w:rsidRPr="00427E95" w:rsidRDefault="00FD2B52" w:rsidP="002F76A3">
            <w:pPr>
              <w:widowControl w:val="0"/>
              <w:wordWrap w:val="0"/>
              <w:autoSpaceDE w:val="0"/>
              <w:autoSpaceDN w:val="0"/>
              <w:spacing w:before="40" w:after="40" w:line="300" w:lineRule="exact"/>
              <w:ind w:left="28"/>
              <w:rPr>
                <w:color w:val="000000" w:themeColor="text1"/>
                <w:kern w:val="2"/>
              </w:rPr>
            </w:pPr>
            <w:r w:rsidRPr="00427E95">
              <w:rPr>
                <w:color w:val="000000"/>
              </w:rPr>
              <w:t>202</w:t>
            </w:r>
            <w:r w:rsidRPr="00427E95">
              <w:rPr>
                <w:rFonts w:hint="eastAsia"/>
                <w:color w:val="000000"/>
              </w:rPr>
              <w:t>4</w:t>
            </w:r>
            <w:r w:rsidRPr="00427E95">
              <w:rPr>
                <w:color w:val="000000"/>
              </w:rPr>
              <w:t xml:space="preserve">. </w:t>
            </w:r>
            <w:r w:rsidRPr="00427E95">
              <w:rPr>
                <w:rFonts w:hint="eastAsia"/>
                <w:color w:val="000000"/>
              </w:rPr>
              <w:t>8</w:t>
            </w:r>
            <w:r w:rsidRPr="00427E95">
              <w:rPr>
                <w:color w:val="000000"/>
              </w:rPr>
              <w:t>. 8.</w:t>
            </w:r>
            <w:r w:rsidRPr="00427E95">
              <w:rPr>
                <w:rFonts w:hint="eastAsia"/>
                <w:color w:val="000000"/>
              </w:rPr>
              <w:t>부터</w:t>
            </w:r>
            <w:r w:rsidRPr="00427E95">
              <w:rPr>
                <w:color w:val="000000"/>
              </w:rPr>
              <w:t xml:space="preserve"> 202</w:t>
            </w:r>
            <w:r w:rsidRPr="00427E95">
              <w:rPr>
                <w:rFonts w:hint="eastAsia"/>
                <w:color w:val="000000"/>
              </w:rPr>
              <w:t>4</w:t>
            </w:r>
            <w:r w:rsidRPr="00427E95">
              <w:rPr>
                <w:color w:val="000000"/>
              </w:rPr>
              <w:t xml:space="preserve">. </w:t>
            </w:r>
            <w:r w:rsidRPr="00427E95">
              <w:rPr>
                <w:rFonts w:hint="eastAsia"/>
                <w:color w:val="000000"/>
              </w:rPr>
              <w:t>8</w:t>
            </w:r>
            <w:r w:rsidRPr="00427E95">
              <w:rPr>
                <w:color w:val="000000"/>
              </w:rPr>
              <w:t xml:space="preserve">. </w:t>
            </w:r>
            <w:r w:rsidR="004F2595">
              <w:rPr>
                <w:rFonts w:hint="eastAsia"/>
                <w:color w:val="000000"/>
              </w:rPr>
              <w:t>16</w:t>
            </w:r>
            <w:r w:rsidRPr="00427E95">
              <w:rPr>
                <w:color w:val="000000"/>
              </w:rPr>
              <w:t>.</w:t>
            </w:r>
            <w:r w:rsidRPr="00427E95">
              <w:rPr>
                <w:rFonts w:hint="eastAsia"/>
                <w:color w:val="000000"/>
              </w:rPr>
              <w:t>까지의</w:t>
            </w:r>
            <w:r w:rsidRPr="00427E95">
              <w:rPr>
                <w:color w:val="000000"/>
              </w:rPr>
              <w:t xml:space="preserve"> </w:t>
            </w:r>
            <w:r w:rsidRPr="00427E95">
              <w:rPr>
                <w:rFonts w:hint="eastAsia"/>
                <w:color w:val="000000"/>
              </w:rPr>
              <w:t>기간</w:t>
            </w:r>
            <w:r w:rsidRPr="00427E95">
              <w:rPr>
                <w:color w:val="000000"/>
              </w:rPr>
              <w:t xml:space="preserve"> </w:t>
            </w:r>
            <w:r w:rsidRPr="00427E95">
              <w:rPr>
                <w:rFonts w:hint="eastAsia"/>
                <w:color w:val="000000"/>
              </w:rPr>
              <w:t>동안</w:t>
            </w:r>
            <w:r w:rsidRPr="00427E95">
              <w:rPr>
                <w:color w:val="000000"/>
              </w:rPr>
              <w:t xml:space="preserve"> </w:t>
            </w:r>
            <w:r w:rsidRPr="00427E95">
              <w:rPr>
                <w:rFonts w:hint="eastAsia"/>
                <w:color w:val="000000"/>
              </w:rPr>
              <w:t>대상회사로부터</w:t>
            </w:r>
            <w:r w:rsidRPr="00427E95">
              <w:rPr>
                <w:color w:val="000000"/>
              </w:rPr>
              <w:t xml:space="preserve"> </w:t>
            </w:r>
            <w:r w:rsidRPr="00427E95">
              <w:rPr>
                <w:rFonts w:hint="eastAsia"/>
                <w:color w:val="000000"/>
              </w:rPr>
              <w:t>제공받은</w:t>
            </w:r>
            <w:r w:rsidRPr="00427E95">
              <w:rPr>
                <w:color w:val="000000"/>
              </w:rPr>
              <w:t xml:space="preserve"> </w:t>
            </w:r>
            <w:r w:rsidRPr="00427E95">
              <w:rPr>
                <w:rFonts w:hint="eastAsia"/>
                <w:color w:val="000000"/>
              </w:rPr>
              <w:t>자료</w:t>
            </w:r>
          </w:p>
        </w:tc>
      </w:tr>
      <w:tr w:rsidR="00EE3A5F" w:rsidRPr="00427E95" w14:paraId="25184C84" w14:textId="77777777">
        <w:tc>
          <w:tcPr>
            <w:tcW w:w="2777" w:type="dxa"/>
            <w:tcBorders>
              <w:top w:val="single" w:sz="4" w:space="0" w:color="4C1B12"/>
              <w:bottom w:val="single" w:sz="4" w:space="0" w:color="4C1B12"/>
            </w:tcBorders>
            <w:shd w:val="clear" w:color="auto" w:fill="auto"/>
          </w:tcPr>
          <w:p w14:paraId="513CAAF0" w14:textId="07FA5BB5" w:rsidR="00EE3A5F" w:rsidRPr="00427E95" w:rsidRDefault="00B51D65" w:rsidP="002F76A3">
            <w:pPr>
              <w:widowControl w:val="0"/>
              <w:wordWrap w:val="0"/>
              <w:autoSpaceDE w:val="0"/>
              <w:autoSpaceDN w:val="0"/>
              <w:spacing w:before="40" w:after="40" w:line="300" w:lineRule="exact"/>
              <w:ind w:left="28"/>
              <w:rPr>
                <w:b/>
                <w:color w:val="000000" w:themeColor="text1"/>
                <w:kern w:val="2"/>
              </w:rPr>
            </w:pPr>
            <w:r>
              <w:rPr>
                <w:rFonts w:hint="eastAsia"/>
                <w:b/>
                <w:color w:val="000000" w:themeColor="text1"/>
                <w:kern w:val="2"/>
              </w:rPr>
              <w:t>제공된</w:t>
            </w:r>
            <w:r>
              <w:rPr>
                <w:rFonts w:hint="eastAsia"/>
                <w:b/>
                <w:color w:val="000000" w:themeColor="text1"/>
                <w:kern w:val="2"/>
              </w:rPr>
              <w:t xml:space="preserve"> </w:t>
            </w:r>
            <w:r>
              <w:rPr>
                <w:rFonts w:hint="eastAsia"/>
                <w:b/>
                <w:color w:val="000000" w:themeColor="text1"/>
                <w:kern w:val="2"/>
              </w:rPr>
              <w:t>답변</w:t>
            </w:r>
          </w:p>
        </w:tc>
        <w:tc>
          <w:tcPr>
            <w:tcW w:w="11221" w:type="dxa"/>
            <w:tcBorders>
              <w:top w:val="single" w:sz="4" w:space="0" w:color="4C1B12"/>
              <w:bottom w:val="single" w:sz="4" w:space="0" w:color="4C1B12"/>
            </w:tcBorders>
            <w:shd w:val="clear" w:color="auto" w:fill="auto"/>
            <w:vAlign w:val="center"/>
          </w:tcPr>
          <w:p w14:paraId="1F76A157" w14:textId="348D3A45" w:rsidR="00EE3A5F" w:rsidRPr="00427E95" w:rsidRDefault="009C46D5" w:rsidP="002F76A3">
            <w:pPr>
              <w:widowControl w:val="0"/>
              <w:wordWrap w:val="0"/>
              <w:autoSpaceDE w:val="0"/>
              <w:autoSpaceDN w:val="0"/>
              <w:spacing w:before="40" w:after="40" w:line="300" w:lineRule="exact"/>
              <w:ind w:left="28"/>
              <w:rPr>
                <w:color w:val="000000" w:themeColor="text1"/>
                <w:kern w:val="2"/>
              </w:rPr>
            </w:pPr>
            <w:r w:rsidRPr="00293BED">
              <w:rPr>
                <w:color w:val="000000"/>
              </w:rPr>
              <w:t>추가</w:t>
            </w:r>
            <w:r w:rsidRPr="00293BED">
              <w:rPr>
                <w:color w:val="000000"/>
              </w:rPr>
              <w:t xml:space="preserve"> </w:t>
            </w:r>
            <w:r w:rsidRPr="00293BED">
              <w:rPr>
                <w:color w:val="000000"/>
              </w:rPr>
              <w:t>정보의</w:t>
            </w:r>
            <w:r w:rsidRPr="00293BED">
              <w:rPr>
                <w:color w:val="000000"/>
              </w:rPr>
              <w:t xml:space="preserve"> </w:t>
            </w:r>
            <w:r w:rsidRPr="00293BED">
              <w:rPr>
                <w:color w:val="000000"/>
              </w:rPr>
              <w:t>제공요청</w:t>
            </w:r>
            <w:r w:rsidRPr="00293BED">
              <w:rPr>
                <w:color w:val="000000"/>
              </w:rPr>
              <w:t>(Request For Information)</w:t>
            </w:r>
            <w:r w:rsidRPr="00293BED">
              <w:rPr>
                <w:color w:val="000000"/>
              </w:rPr>
              <w:t>에</w:t>
            </w:r>
            <w:r w:rsidRPr="00293BED">
              <w:rPr>
                <w:color w:val="000000"/>
              </w:rPr>
              <w:t xml:space="preserve"> </w:t>
            </w:r>
            <w:r w:rsidRPr="00293BED">
              <w:rPr>
                <w:color w:val="000000"/>
              </w:rPr>
              <w:t>대한</w:t>
            </w:r>
            <w:r w:rsidRPr="00293BED">
              <w:rPr>
                <w:color w:val="000000"/>
              </w:rPr>
              <w:t xml:space="preserve"> </w:t>
            </w:r>
            <w:r w:rsidRPr="00293BED">
              <w:rPr>
                <w:color w:val="000000"/>
              </w:rPr>
              <w:t>회신</w:t>
            </w:r>
          </w:p>
        </w:tc>
      </w:tr>
    </w:tbl>
    <w:p w14:paraId="0862FEA7" w14:textId="640713C1" w:rsidR="00030F02" w:rsidRPr="000C3C98" w:rsidRDefault="00030F02" w:rsidP="002F76A3">
      <w:pPr>
        <w:wordWrap w:val="0"/>
        <w:autoSpaceDE w:val="0"/>
        <w:autoSpaceDN w:val="0"/>
        <w:rPr>
          <w:kern w:val="2"/>
          <w:sz w:val="2"/>
          <w:szCs w:val="2"/>
        </w:rPr>
      </w:pPr>
      <w:r w:rsidRPr="000C3C98">
        <w:rPr>
          <w:kern w:val="2"/>
        </w:rPr>
        <w:br w:type="page"/>
      </w:r>
    </w:p>
    <w:tbl>
      <w:tblPr>
        <w:tblW w:w="14004" w:type="dxa"/>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1418"/>
        <w:gridCol w:w="6946"/>
        <w:gridCol w:w="5640"/>
      </w:tblGrid>
      <w:tr w:rsidR="00E3636A" w:rsidRPr="00C65EAA" w14:paraId="53B71284" w14:textId="77777777" w:rsidTr="001D3938">
        <w:trPr>
          <w:trHeight w:val="20"/>
          <w:tblHeader/>
        </w:trPr>
        <w:tc>
          <w:tcPr>
            <w:tcW w:w="1418" w:type="dxa"/>
            <w:tcBorders>
              <w:top w:val="nil"/>
              <w:bottom w:val="single" w:sz="12" w:space="0" w:color="0F243E"/>
            </w:tcBorders>
            <w:shd w:val="clear" w:color="auto" w:fill="244061" w:themeFill="accent1" w:themeFillShade="80"/>
          </w:tcPr>
          <w:p w14:paraId="58D00563" w14:textId="3A0EFB73" w:rsidR="00347FC8" w:rsidRPr="00C65EAA" w:rsidRDefault="00347FC8" w:rsidP="002F76A3">
            <w:pPr>
              <w:widowControl w:val="0"/>
              <w:wordWrap w:val="0"/>
              <w:autoSpaceDE w:val="0"/>
              <w:autoSpaceDN w:val="0"/>
              <w:adjustRightInd w:val="0"/>
              <w:snapToGrid w:val="0"/>
              <w:spacing w:before="60" w:after="60" w:line="300" w:lineRule="exact"/>
              <w:jc w:val="center"/>
              <w:rPr>
                <w:rFonts w:eastAsia="바탕"/>
                <w:b/>
                <w:color w:val="FFFFFF" w:themeColor="background1"/>
                <w:kern w:val="2"/>
              </w:rPr>
            </w:pPr>
            <w:r w:rsidRPr="00C65EAA">
              <w:rPr>
                <w:rFonts w:eastAsia="바탕"/>
                <w:color w:val="FFFFFF" w:themeColor="background1"/>
                <w:kern w:val="2"/>
              </w:rPr>
              <w:lastRenderedPageBreak/>
              <w:br w:type="page"/>
            </w:r>
            <w:r w:rsidRPr="00C65EAA">
              <w:rPr>
                <w:rFonts w:eastAsia="바탕"/>
                <w:b/>
                <w:color w:val="FFFFFF" w:themeColor="background1"/>
                <w:kern w:val="2"/>
              </w:rPr>
              <w:t>항목</w:t>
            </w:r>
          </w:p>
        </w:tc>
        <w:tc>
          <w:tcPr>
            <w:tcW w:w="6946" w:type="dxa"/>
            <w:tcBorders>
              <w:top w:val="nil"/>
              <w:bottom w:val="single" w:sz="12" w:space="0" w:color="0F243E"/>
            </w:tcBorders>
            <w:shd w:val="clear" w:color="auto" w:fill="244061" w:themeFill="accent1" w:themeFillShade="80"/>
          </w:tcPr>
          <w:p w14:paraId="3F6B9410" w14:textId="34406269" w:rsidR="00347FC8" w:rsidRPr="00C65EAA" w:rsidRDefault="00DE4AF7" w:rsidP="002F76A3">
            <w:pPr>
              <w:widowControl w:val="0"/>
              <w:wordWrap w:val="0"/>
              <w:autoSpaceDE w:val="0"/>
              <w:autoSpaceDN w:val="0"/>
              <w:adjustRightInd w:val="0"/>
              <w:snapToGrid w:val="0"/>
              <w:spacing w:before="60" w:after="60" w:line="300" w:lineRule="exact"/>
              <w:jc w:val="center"/>
              <w:rPr>
                <w:rFonts w:eastAsia="바탕"/>
                <w:b/>
                <w:color w:val="FFFFFF" w:themeColor="background1"/>
                <w:kern w:val="2"/>
              </w:rPr>
            </w:pPr>
            <w:r w:rsidRPr="00C65EAA">
              <w:rPr>
                <w:rFonts w:eastAsia="바탕"/>
                <w:b/>
                <w:color w:val="FFFFFF" w:themeColor="background1"/>
                <w:kern w:val="2"/>
              </w:rPr>
              <w:t>발견사항</w:t>
            </w:r>
          </w:p>
        </w:tc>
        <w:tc>
          <w:tcPr>
            <w:tcW w:w="5640" w:type="dxa"/>
            <w:tcBorders>
              <w:top w:val="nil"/>
              <w:bottom w:val="single" w:sz="12" w:space="0" w:color="0F243E"/>
            </w:tcBorders>
            <w:shd w:val="clear" w:color="auto" w:fill="244061" w:themeFill="accent1" w:themeFillShade="80"/>
          </w:tcPr>
          <w:p w14:paraId="1D1BEF46" w14:textId="3EA00CE8" w:rsidR="00347FC8" w:rsidRPr="00C65EAA" w:rsidRDefault="00DE4AF7" w:rsidP="002F76A3">
            <w:pPr>
              <w:widowControl w:val="0"/>
              <w:wordWrap w:val="0"/>
              <w:autoSpaceDE w:val="0"/>
              <w:autoSpaceDN w:val="0"/>
              <w:adjustRightInd w:val="0"/>
              <w:snapToGrid w:val="0"/>
              <w:spacing w:before="60" w:after="60" w:line="300" w:lineRule="exact"/>
              <w:jc w:val="center"/>
              <w:rPr>
                <w:rFonts w:eastAsia="바탕"/>
                <w:b/>
                <w:color w:val="FFFFFF" w:themeColor="background1"/>
                <w:kern w:val="2"/>
              </w:rPr>
            </w:pPr>
            <w:r w:rsidRPr="00C65EAA">
              <w:rPr>
                <w:rFonts w:eastAsia="바탕"/>
                <w:b/>
                <w:color w:val="FFFFFF" w:themeColor="background1"/>
                <w:kern w:val="2"/>
              </w:rPr>
              <w:t>분석</w:t>
            </w:r>
          </w:p>
        </w:tc>
      </w:tr>
      <w:tr w:rsidR="00347FC8" w:rsidRPr="00C65EAA" w14:paraId="20238EB6"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14E33BC" w14:textId="1BF0C090" w:rsidR="00347FC8" w:rsidRPr="00C65EAA" w:rsidRDefault="00347FC8"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F243E" w:themeColor="text2" w:themeShade="80"/>
                <w:kern w:val="2"/>
              </w:rPr>
            </w:pPr>
            <w:bookmarkStart w:id="8" w:name="_Toc485336521"/>
            <w:bookmarkStart w:id="9" w:name="_Toc499510196"/>
            <w:r w:rsidRPr="00C65EAA">
              <w:rPr>
                <w:rFonts w:eastAsia="바탕"/>
                <w:b/>
                <w:color w:val="0F243E" w:themeColor="text2" w:themeShade="80"/>
                <w:kern w:val="2"/>
              </w:rPr>
              <w:t>회사일반</w:t>
            </w:r>
            <w:bookmarkEnd w:id="8"/>
            <w:bookmarkEnd w:id="9"/>
          </w:p>
        </w:tc>
      </w:tr>
      <w:tr w:rsidR="00FF1018" w:rsidRPr="00C65EAA" w14:paraId="244FEAB9" w14:textId="77777777" w:rsidTr="001D3938">
        <w:trPr>
          <w:trHeight w:val="20"/>
        </w:trPr>
        <w:tc>
          <w:tcPr>
            <w:tcW w:w="1418" w:type="dxa"/>
            <w:tcBorders>
              <w:top w:val="single" w:sz="12" w:space="0" w:color="0F243E"/>
              <w:bottom w:val="single" w:sz="12" w:space="0" w:color="0F243E"/>
            </w:tcBorders>
            <w:shd w:val="clear" w:color="auto" w:fill="auto"/>
          </w:tcPr>
          <w:p w14:paraId="5F7A4584" w14:textId="54232679" w:rsidR="00F80814" w:rsidRPr="00C04842" w:rsidRDefault="003F1363" w:rsidP="00010BD3">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현황</w:t>
            </w:r>
            <w:r w:rsidRPr="00C04842">
              <w:rPr>
                <w:rFonts w:eastAsia="바탕" w:hint="eastAsia"/>
                <w:b/>
                <w:color w:val="000000" w:themeColor="text1"/>
                <w:kern w:val="2"/>
              </w:rPr>
              <w:t xml:space="preserve"> </w:t>
            </w:r>
            <w:r w:rsidRPr="00C04842">
              <w:rPr>
                <w:rFonts w:eastAsia="바탕" w:hint="eastAsia"/>
                <w:b/>
                <w:color w:val="000000" w:themeColor="text1"/>
                <w:kern w:val="2"/>
              </w:rPr>
              <w:t>및</w:t>
            </w:r>
            <w:r w:rsidR="00894FBA" w:rsidRPr="00C04842">
              <w:rPr>
                <w:rFonts w:eastAsia="바탕" w:hint="eastAsia"/>
                <w:b/>
                <w:color w:val="000000" w:themeColor="text1"/>
                <w:kern w:val="2"/>
              </w:rPr>
              <w:t xml:space="preserve"> </w:t>
            </w:r>
            <w:r w:rsidR="0000444C" w:rsidRPr="00C04842">
              <w:rPr>
                <w:rFonts w:eastAsia="바탕" w:hint="eastAsia"/>
                <w:b/>
                <w:color w:val="000000" w:themeColor="text1"/>
                <w:kern w:val="2"/>
              </w:rPr>
              <w:t>자본구성</w:t>
            </w:r>
          </w:p>
        </w:tc>
        <w:tc>
          <w:tcPr>
            <w:tcW w:w="6946" w:type="dxa"/>
            <w:tcBorders>
              <w:top w:val="single" w:sz="12" w:space="0" w:color="0F243E"/>
              <w:bottom w:val="single" w:sz="12" w:space="0" w:color="0F243E"/>
            </w:tcBorders>
            <w:shd w:val="clear" w:color="auto" w:fill="auto"/>
          </w:tcPr>
          <w:p w14:paraId="0CBEBC6A" w14:textId="38E5477B" w:rsidR="000A26A3" w:rsidRPr="00C65EAA" w:rsidRDefault="000A26A3" w:rsidP="002F76A3">
            <w:pPr>
              <w:pStyle w:val="1"/>
              <w:rPr>
                <w:kern w:val="2"/>
                <w:sz w:val="20"/>
                <w:szCs w:val="20"/>
              </w:rPr>
            </w:pPr>
            <w:r w:rsidRPr="00C65EAA">
              <w:rPr>
                <w:kern w:val="2"/>
                <w:sz w:val="20"/>
                <w:szCs w:val="20"/>
              </w:rPr>
              <w:t>대상회사의</w:t>
            </w:r>
            <w:r w:rsidRPr="00C65EAA">
              <w:rPr>
                <w:kern w:val="2"/>
                <w:sz w:val="20"/>
                <w:szCs w:val="20"/>
              </w:rPr>
              <w:t xml:space="preserve"> </w:t>
            </w:r>
            <w:r w:rsidR="00BC1C44" w:rsidRPr="00C65EAA">
              <w:rPr>
                <w:rFonts w:hint="eastAsia"/>
                <w:kern w:val="2"/>
                <w:sz w:val="20"/>
                <w:szCs w:val="20"/>
              </w:rPr>
              <w:t>법인등기부에</w:t>
            </w:r>
            <w:r w:rsidR="00BC1C44" w:rsidRPr="00C65EAA">
              <w:rPr>
                <w:rFonts w:hint="eastAsia"/>
                <w:kern w:val="2"/>
                <w:sz w:val="20"/>
                <w:szCs w:val="20"/>
              </w:rPr>
              <w:t xml:space="preserve"> </w:t>
            </w:r>
            <w:r w:rsidR="00BC1C44" w:rsidRPr="00C65EAA">
              <w:rPr>
                <w:rFonts w:hint="eastAsia"/>
                <w:kern w:val="2"/>
                <w:sz w:val="20"/>
                <w:szCs w:val="20"/>
              </w:rPr>
              <w:t>의하면</w:t>
            </w:r>
            <w:r w:rsidR="00BC1C44" w:rsidRPr="00C65EAA">
              <w:rPr>
                <w:rFonts w:hint="eastAsia"/>
                <w:kern w:val="2"/>
                <w:sz w:val="20"/>
                <w:szCs w:val="20"/>
              </w:rPr>
              <w:t xml:space="preserve">, </w:t>
            </w:r>
            <w:r w:rsidR="003B3392">
              <w:rPr>
                <w:rFonts w:hint="eastAsia"/>
                <w:kern w:val="2"/>
                <w:sz w:val="20"/>
                <w:szCs w:val="20"/>
              </w:rPr>
              <w:t>대상회사의</w:t>
            </w:r>
            <w:r w:rsidR="003B3392">
              <w:rPr>
                <w:rFonts w:hint="eastAsia"/>
                <w:kern w:val="2"/>
                <w:sz w:val="20"/>
                <w:szCs w:val="20"/>
              </w:rPr>
              <w:t xml:space="preserve"> </w:t>
            </w:r>
            <w:r w:rsidR="00DD2D37">
              <w:rPr>
                <w:rFonts w:hint="eastAsia"/>
                <w:kern w:val="2"/>
                <w:sz w:val="20"/>
                <w:szCs w:val="20"/>
              </w:rPr>
              <w:t>자본구조는</w:t>
            </w:r>
            <w:r w:rsidR="00DD2D37">
              <w:rPr>
                <w:rFonts w:hint="eastAsia"/>
                <w:kern w:val="2"/>
                <w:sz w:val="20"/>
                <w:szCs w:val="20"/>
              </w:rPr>
              <w:t xml:space="preserve"> </w:t>
            </w:r>
            <w:r w:rsidR="003B3392">
              <w:rPr>
                <w:rFonts w:hint="eastAsia"/>
                <w:kern w:val="2"/>
                <w:sz w:val="20"/>
                <w:szCs w:val="20"/>
              </w:rPr>
              <w:t>다음과</w:t>
            </w:r>
            <w:r w:rsidR="003B3392">
              <w:rPr>
                <w:rFonts w:hint="eastAsia"/>
                <w:kern w:val="2"/>
                <w:sz w:val="20"/>
                <w:szCs w:val="20"/>
              </w:rPr>
              <w:t xml:space="preserve"> </w:t>
            </w:r>
            <w:r w:rsidR="003B3392">
              <w:rPr>
                <w:rFonts w:hint="eastAsia"/>
                <w:kern w:val="2"/>
                <w:sz w:val="20"/>
                <w:szCs w:val="20"/>
              </w:rPr>
              <w:t>같음</w:t>
            </w:r>
            <w:r w:rsidR="003B3392">
              <w:rPr>
                <w:rFonts w:hint="eastAsia"/>
                <w:kern w:val="2"/>
                <w:sz w:val="20"/>
                <w:szCs w:val="20"/>
              </w:rPr>
              <w:t xml:space="preserve">. </w:t>
            </w:r>
          </w:p>
          <w:tbl>
            <w:tblPr>
              <w:tblStyle w:val="a7"/>
              <w:tblW w:w="0" w:type="auto"/>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285"/>
              <w:gridCol w:w="3867"/>
            </w:tblGrid>
            <w:tr w:rsidR="00A01FF0" w:rsidRPr="00C65EAA" w14:paraId="34E337F4" w14:textId="77777777" w:rsidTr="00010BD3">
              <w:trPr>
                <w:trHeight w:val="115"/>
              </w:trPr>
              <w:tc>
                <w:tcPr>
                  <w:tcW w:w="2285" w:type="dxa"/>
                  <w:shd w:val="clear" w:color="auto" w:fill="D9D9D9" w:themeFill="background1" w:themeFillShade="D9"/>
                </w:tcPr>
                <w:p w14:paraId="334A633B" w14:textId="67F85A84" w:rsidR="00A01FF0" w:rsidRPr="00A9758F" w:rsidRDefault="00A01FF0" w:rsidP="002F76A3">
                  <w:pPr>
                    <w:wordWrap w:val="0"/>
                    <w:autoSpaceDE w:val="0"/>
                    <w:autoSpaceDN w:val="0"/>
                    <w:jc w:val="center"/>
                    <w:rPr>
                      <w:rFonts w:eastAsia="바탕"/>
                      <w:b/>
                      <w:bCs/>
                    </w:rPr>
                  </w:pPr>
                  <w:r w:rsidRPr="00A9758F">
                    <w:rPr>
                      <w:rFonts w:eastAsia="바탕" w:hint="eastAsia"/>
                      <w:b/>
                      <w:bCs/>
                    </w:rPr>
                    <w:t>항목</w:t>
                  </w:r>
                </w:p>
              </w:tc>
              <w:tc>
                <w:tcPr>
                  <w:tcW w:w="3867" w:type="dxa"/>
                  <w:shd w:val="clear" w:color="auto" w:fill="D9D9D9" w:themeFill="background1" w:themeFillShade="D9"/>
                </w:tcPr>
                <w:p w14:paraId="47CD953E" w14:textId="0CBE8FD3" w:rsidR="00A01FF0" w:rsidRPr="00A9758F" w:rsidRDefault="00A01FF0" w:rsidP="002F76A3">
                  <w:pPr>
                    <w:wordWrap w:val="0"/>
                    <w:autoSpaceDE w:val="0"/>
                    <w:autoSpaceDN w:val="0"/>
                    <w:jc w:val="center"/>
                    <w:rPr>
                      <w:rFonts w:eastAsia="바탕"/>
                      <w:b/>
                      <w:bCs/>
                    </w:rPr>
                  </w:pPr>
                  <w:r w:rsidRPr="00A9758F">
                    <w:rPr>
                      <w:rFonts w:eastAsia="바탕" w:hint="eastAsia"/>
                      <w:b/>
                      <w:bCs/>
                    </w:rPr>
                    <w:t>내용</w:t>
                  </w:r>
                </w:p>
              </w:tc>
            </w:tr>
            <w:tr w:rsidR="000A26A3" w:rsidRPr="00C65EAA" w14:paraId="2783AF0C" w14:textId="77777777" w:rsidTr="00010BD3">
              <w:trPr>
                <w:trHeight w:val="115"/>
              </w:trPr>
              <w:tc>
                <w:tcPr>
                  <w:tcW w:w="2285" w:type="dxa"/>
                  <w:shd w:val="clear" w:color="auto" w:fill="auto"/>
                  <w:vAlign w:val="center"/>
                </w:tcPr>
                <w:p w14:paraId="3FCEB319" w14:textId="0EE1803E" w:rsidR="000A26A3" w:rsidRPr="009C2AB5" w:rsidRDefault="00096BEA" w:rsidP="002F76A3">
                  <w:pPr>
                    <w:wordWrap w:val="0"/>
                    <w:autoSpaceDE w:val="0"/>
                    <w:autoSpaceDN w:val="0"/>
                    <w:rPr>
                      <w:rFonts w:eastAsia="바탕"/>
                    </w:rPr>
                  </w:pPr>
                  <w:r w:rsidRPr="009C2AB5">
                    <w:rPr>
                      <w:rFonts w:eastAsia="바탕" w:hint="eastAsia"/>
                    </w:rPr>
                    <w:t>발행할</w:t>
                  </w:r>
                  <w:r w:rsidRPr="009C2AB5">
                    <w:rPr>
                      <w:rFonts w:eastAsia="바탕" w:hint="eastAsia"/>
                    </w:rPr>
                    <w:t xml:space="preserve"> </w:t>
                  </w:r>
                  <w:r w:rsidRPr="009C2AB5">
                    <w:rPr>
                      <w:rFonts w:eastAsia="바탕" w:hint="eastAsia"/>
                    </w:rPr>
                    <w:t>주식의</w:t>
                  </w:r>
                  <w:r w:rsidRPr="009C2AB5">
                    <w:rPr>
                      <w:rFonts w:eastAsia="바탕" w:hint="eastAsia"/>
                    </w:rPr>
                    <w:t xml:space="preserve"> </w:t>
                  </w:r>
                  <w:r w:rsidRPr="009C2AB5">
                    <w:rPr>
                      <w:rFonts w:eastAsia="바탕" w:hint="eastAsia"/>
                    </w:rPr>
                    <w:t>총수</w:t>
                  </w:r>
                </w:p>
              </w:tc>
              <w:tc>
                <w:tcPr>
                  <w:tcW w:w="3867" w:type="dxa"/>
                </w:tcPr>
                <w:p w14:paraId="77B9A1DE" w14:textId="0E7288A4" w:rsidR="000A26A3" w:rsidRPr="00C65EAA" w:rsidRDefault="000608CE" w:rsidP="002F76A3">
                  <w:pPr>
                    <w:wordWrap w:val="0"/>
                    <w:autoSpaceDE w:val="0"/>
                    <w:autoSpaceDN w:val="0"/>
                    <w:jc w:val="right"/>
                    <w:rPr>
                      <w:rFonts w:eastAsia="바탕"/>
                    </w:rPr>
                  </w:pPr>
                  <w:r w:rsidRPr="00C65EAA">
                    <w:rPr>
                      <w:rFonts w:eastAsia="바탕" w:hint="eastAsia"/>
                    </w:rPr>
                    <w:t>10,000,000</w:t>
                  </w:r>
                  <w:r w:rsidRPr="00C65EAA">
                    <w:rPr>
                      <w:rFonts w:eastAsia="바탕" w:hint="eastAsia"/>
                    </w:rPr>
                    <w:t>주</w:t>
                  </w:r>
                </w:p>
              </w:tc>
            </w:tr>
            <w:tr w:rsidR="000A26A3" w:rsidRPr="00C65EAA" w14:paraId="4E0DB1F7" w14:textId="77777777" w:rsidTr="00010BD3">
              <w:trPr>
                <w:trHeight w:val="115"/>
              </w:trPr>
              <w:tc>
                <w:tcPr>
                  <w:tcW w:w="2285" w:type="dxa"/>
                  <w:shd w:val="clear" w:color="auto" w:fill="auto"/>
                  <w:vAlign w:val="center"/>
                </w:tcPr>
                <w:p w14:paraId="01DF1A55" w14:textId="7C019646" w:rsidR="000A26A3" w:rsidRPr="009C2AB5" w:rsidRDefault="00BB2477" w:rsidP="002F76A3">
                  <w:pPr>
                    <w:wordWrap w:val="0"/>
                    <w:autoSpaceDE w:val="0"/>
                    <w:autoSpaceDN w:val="0"/>
                    <w:rPr>
                      <w:rFonts w:eastAsia="바탕"/>
                    </w:rPr>
                  </w:pPr>
                  <w:r w:rsidRPr="009C2AB5">
                    <w:rPr>
                      <w:rFonts w:eastAsia="바탕" w:hint="eastAsia"/>
                    </w:rPr>
                    <w:t>발행주식</w:t>
                  </w:r>
                  <w:r w:rsidRPr="009C2AB5">
                    <w:rPr>
                      <w:rFonts w:eastAsia="바탕" w:hint="eastAsia"/>
                    </w:rPr>
                    <w:t xml:space="preserve"> </w:t>
                  </w:r>
                  <w:r w:rsidRPr="009C2AB5">
                    <w:rPr>
                      <w:rFonts w:eastAsia="바탕" w:hint="eastAsia"/>
                    </w:rPr>
                    <w:t>총수</w:t>
                  </w:r>
                </w:p>
              </w:tc>
              <w:tc>
                <w:tcPr>
                  <w:tcW w:w="3867" w:type="dxa"/>
                </w:tcPr>
                <w:p w14:paraId="0A44FC8E" w14:textId="41FD812F" w:rsidR="008F3BCB" w:rsidRDefault="00422924" w:rsidP="002F76A3">
                  <w:pPr>
                    <w:wordWrap w:val="0"/>
                    <w:autoSpaceDE w:val="0"/>
                    <w:autoSpaceDN w:val="0"/>
                    <w:jc w:val="right"/>
                    <w:rPr>
                      <w:rFonts w:eastAsia="바탕"/>
                    </w:rPr>
                  </w:pPr>
                  <w:r>
                    <w:rPr>
                      <w:rFonts w:eastAsia="바탕" w:hint="eastAsia"/>
                    </w:rPr>
                    <w:t>보통주식</w:t>
                  </w:r>
                  <w:r w:rsidR="008F3BCB">
                    <w:rPr>
                      <w:rFonts w:eastAsia="바탕" w:hint="eastAsia"/>
                    </w:rPr>
                    <w:t xml:space="preserve"> 2,075,310</w:t>
                  </w:r>
                  <w:r w:rsidR="008F3BCB">
                    <w:rPr>
                      <w:rFonts w:eastAsia="바탕" w:hint="eastAsia"/>
                    </w:rPr>
                    <w:t>주</w:t>
                  </w:r>
                </w:p>
                <w:p w14:paraId="328D32C2" w14:textId="0F85AECA" w:rsidR="006F5697" w:rsidRDefault="00422924" w:rsidP="002F76A3">
                  <w:pPr>
                    <w:wordWrap w:val="0"/>
                    <w:autoSpaceDE w:val="0"/>
                    <w:autoSpaceDN w:val="0"/>
                    <w:jc w:val="right"/>
                    <w:rPr>
                      <w:rFonts w:eastAsia="바탕"/>
                    </w:rPr>
                  </w:pPr>
                  <w:r>
                    <w:rPr>
                      <w:rFonts w:eastAsia="바탕" w:hint="eastAsia"/>
                    </w:rPr>
                    <w:t>종류주식</w:t>
                  </w:r>
                  <w:r>
                    <w:rPr>
                      <w:rFonts w:eastAsia="바탕" w:hint="eastAsia"/>
                    </w:rPr>
                    <w:t xml:space="preserve"> </w:t>
                  </w:r>
                  <w:r w:rsidR="008F3BCB" w:rsidRPr="008F3BCB">
                    <w:rPr>
                      <w:rFonts w:eastAsia="바탕" w:hint="eastAsia"/>
                    </w:rPr>
                    <w:t>1,403,969</w:t>
                  </w:r>
                  <w:r w:rsidR="008F3BCB" w:rsidRPr="008F3BCB">
                    <w:rPr>
                      <w:rFonts w:eastAsia="바탕" w:hint="eastAsia"/>
                    </w:rPr>
                    <w:t>주</w:t>
                  </w:r>
                </w:p>
                <w:p w14:paraId="6701E07B" w14:textId="2ECABBA3" w:rsidR="00044EC7" w:rsidRPr="00C65EAA" w:rsidRDefault="00111C1C" w:rsidP="002F76A3">
                  <w:pPr>
                    <w:wordWrap w:val="0"/>
                    <w:autoSpaceDE w:val="0"/>
                    <w:autoSpaceDN w:val="0"/>
                    <w:jc w:val="right"/>
                    <w:rPr>
                      <w:rFonts w:eastAsia="바탕"/>
                    </w:rPr>
                  </w:pPr>
                  <w:r>
                    <w:rPr>
                      <w:rFonts w:eastAsia="바탕" w:hint="eastAsia"/>
                    </w:rPr>
                    <w:t>합계</w:t>
                  </w:r>
                  <w:r>
                    <w:rPr>
                      <w:rFonts w:eastAsia="바탕" w:hint="eastAsia"/>
                    </w:rPr>
                    <w:t xml:space="preserve"> </w:t>
                  </w:r>
                  <w:r w:rsidR="00FD59EF" w:rsidRPr="00C65EAA">
                    <w:rPr>
                      <w:rFonts w:eastAsia="바탕" w:hint="eastAsia"/>
                    </w:rPr>
                    <w:t>3,479,279</w:t>
                  </w:r>
                  <w:r w:rsidR="00FD59EF" w:rsidRPr="00C65EAA">
                    <w:rPr>
                      <w:rFonts w:eastAsia="바탕" w:hint="eastAsia"/>
                    </w:rPr>
                    <w:t>주</w:t>
                  </w:r>
                </w:p>
              </w:tc>
            </w:tr>
            <w:tr w:rsidR="00BB2477" w:rsidRPr="00C65EAA" w14:paraId="526F633B" w14:textId="77777777" w:rsidTr="00010BD3">
              <w:trPr>
                <w:trHeight w:val="115"/>
              </w:trPr>
              <w:tc>
                <w:tcPr>
                  <w:tcW w:w="2285" w:type="dxa"/>
                  <w:shd w:val="clear" w:color="auto" w:fill="auto"/>
                  <w:vAlign w:val="center"/>
                </w:tcPr>
                <w:p w14:paraId="55FAEAA2" w14:textId="28CC1821" w:rsidR="00BB2477" w:rsidRPr="009C2AB5" w:rsidRDefault="0000401C" w:rsidP="002F76A3">
                  <w:pPr>
                    <w:wordWrap w:val="0"/>
                    <w:autoSpaceDE w:val="0"/>
                    <w:autoSpaceDN w:val="0"/>
                    <w:rPr>
                      <w:rFonts w:eastAsia="바탕"/>
                    </w:rPr>
                  </w:pPr>
                  <w:r w:rsidRPr="009C2AB5">
                    <w:rPr>
                      <w:rFonts w:eastAsia="바탕" w:hint="eastAsia"/>
                    </w:rPr>
                    <w:t>1</w:t>
                  </w:r>
                  <w:r w:rsidRPr="009C2AB5">
                    <w:rPr>
                      <w:rFonts w:eastAsia="바탕" w:hint="eastAsia"/>
                    </w:rPr>
                    <w:t>주의</w:t>
                  </w:r>
                  <w:r w:rsidRPr="009C2AB5">
                    <w:rPr>
                      <w:rFonts w:eastAsia="바탕" w:hint="eastAsia"/>
                    </w:rPr>
                    <w:t xml:space="preserve"> </w:t>
                  </w:r>
                  <w:r w:rsidRPr="009C2AB5">
                    <w:rPr>
                      <w:rFonts w:eastAsia="바탕" w:hint="eastAsia"/>
                    </w:rPr>
                    <w:t>금액</w:t>
                  </w:r>
                </w:p>
              </w:tc>
              <w:tc>
                <w:tcPr>
                  <w:tcW w:w="3867" w:type="dxa"/>
                </w:tcPr>
                <w:p w14:paraId="16082B3C" w14:textId="500F3FE6" w:rsidR="00BB2477" w:rsidRPr="00C65EAA" w:rsidRDefault="0000401C" w:rsidP="002F76A3">
                  <w:pPr>
                    <w:wordWrap w:val="0"/>
                    <w:autoSpaceDE w:val="0"/>
                    <w:autoSpaceDN w:val="0"/>
                    <w:jc w:val="right"/>
                    <w:rPr>
                      <w:rFonts w:eastAsia="바탕"/>
                    </w:rPr>
                  </w:pPr>
                  <w:r w:rsidRPr="00C65EAA">
                    <w:rPr>
                      <w:rFonts w:eastAsia="바탕" w:hint="eastAsia"/>
                    </w:rPr>
                    <w:t>100</w:t>
                  </w:r>
                  <w:r w:rsidRPr="00C65EAA">
                    <w:rPr>
                      <w:rFonts w:eastAsia="바탕" w:hint="eastAsia"/>
                    </w:rPr>
                    <w:t>원</w:t>
                  </w:r>
                </w:p>
              </w:tc>
            </w:tr>
            <w:tr w:rsidR="00BB2477" w:rsidRPr="00C65EAA" w14:paraId="33BBF39B" w14:textId="77777777" w:rsidTr="00010BD3">
              <w:trPr>
                <w:trHeight w:val="115"/>
              </w:trPr>
              <w:tc>
                <w:tcPr>
                  <w:tcW w:w="2285" w:type="dxa"/>
                  <w:shd w:val="clear" w:color="auto" w:fill="auto"/>
                  <w:vAlign w:val="center"/>
                </w:tcPr>
                <w:p w14:paraId="5AE7E08D" w14:textId="5158B380" w:rsidR="00BB2477" w:rsidRPr="009C2AB5" w:rsidRDefault="0000401C" w:rsidP="002F76A3">
                  <w:pPr>
                    <w:wordWrap w:val="0"/>
                    <w:autoSpaceDE w:val="0"/>
                    <w:autoSpaceDN w:val="0"/>
                    <w:rPr>
                      <w:rFonts w:eastAsia="바탕"/>
                    </w:rPr>
                  </w:pPr>
                  <w:r w:rsidRPr="009C2AB5">
                    <w:rPr>
                      <w:rFonts w:eastAsia="바탕" w:hint="eastAsia"/>
                    </w:rPr>
                    <w:t>자본금</w:t>
                  </w:r>
                </w:p>
              </w:tc>
              <w:tc>
                <w:tcPr>
                  <w:tcW w:w="3867" w:type="dxa"/>
                </w:tcPr>
                <w:p w14:paraId="0C9E6601" w14:textId="32C48FF2" w:rsidR="00BB2477" w:rsidRPr="00C65EAA" w:rsidRDefault="0000401C" w:rsidP="002F76A3">
                  <w:pPr>
                    <w:wordWrap w:val="0"/>
                    <w:autoSpaceDE w:val="0"/>
                    <w:autoSpaceDN w:val="0"/>
                    <w:jc w:val="right"/>
                    <w:rPr>
                      <w:rFonts w:eastAsia="바탕"/>
                    </w:rPr>
                  </w:pPr>
                  <w:r w:rsidRPr="00C65EAA">
                    <w:rPr>
                      <w:rFonts w:eastAsia="바탕" w:hint="eastAsia"/>
                    </w:rPr>
                    <w:t>347,927,900</w:t>
                  </w:r>
                  <w:r w:rsidRPr="00C65EAA">
                    <w:rPr>
                      <w:rFonts w:eastAsia="바탕" w:hint="eastAsia"/>
                    </w:rPr>
                    <w:t>원</w:t>
                  </w:r>
                </w:p>
              </w:tc>
            </w:tr>
          </w:tbl>
          <w:p w14:paraId="76E551CC" w14:textId="77777777" w:rsidR="00F77CFF" w:rsidRDefault="00B55310" w:rsidP="002F76A3">
            <w:pPr>
              <w:pStyle w:val="1"/>
              <w:rPr>
                <w:kern w:val="2"/>
                <w:sz w:val="20"/>
                <w:szCs w:val="20"/>
              </w:rPr>
            </w:pPr>
            <w:r>
              <w:rPr>
                <w:rFonts w:hint="eastAsia"/>
                <w:kern w:val="2"/>
                <w:sz w:val="20"/>
                <w:szCs w:val="20"/>
              </w:rPr>
              <w:t>중소벤처기업</w:t>
            </w:r>
            <w:r>
              <w:rPr>
                <w:rFonts w:hint="eastAsia"/>
                <w:kern w:val="2"/>
                <w:sz w:val="20"/>
                <w:szCs w:val="20"/>
              </w:rPr>
              <w:t xml:space="preserve"> </w:t>
            </w:r>
            <w:r>
              <w:rPr>
                <w:rFonts w:hint="eastAsia"/>
                <w:kern w:val="2"/>
                <w:sz w:val="20"/>
                <w:szCs w:val="20"/>
              </w:rPr>
              <w:t>벤처확인시스템에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642840">
              <w:rPr>
                <w:rFonts w:hint="eastAsia"/>
                <w:kern w:val="2"/>
                <w:sz w:val="20"/>
                <w:szCs w:val="20"/>
              </w:rPr>
              <w:t>대상회사는</w:t>
            </w:r>
            <w:r w:rsidR="00642840">
              <w:rPr>
                <w:rFonts w:hint="eastAsia"/>
                <w:kern w:val="2"/>
                <w:sz w:val="20"/>
                <w:szCs w:val="20"/>
              </w:rPr>
              <w:t xml:space="preserve"> 2021</w:t>
            </w:r>
            <w:r w:rsidR="00642840">
              <w:rPr>
                <w:rFonts w:hint="eastAsia"/>
                <w:kern w:val="2"/>
                <w:sz w:val="20"/>
                <w:szCs w:val="20"/>
              </w:rPr>
              <w:t>년</w:t>
            </w:r>
            <w:r w:rsidR="00642840">
              <w:rPr>
                <w:rFonts w:hint="eastAsia"/>
                <w:kern w:val="2"/>
                <w:sz w:val="20"/>
                <w:szCs w:val="20"/>
              </w:rPr>
              <w:t xml:space="preserve"> 11</w:t>
            </w:r>
            <w:r w:rsidR="00642840">
              <w:rPr>
                <w:rFonts w:hint="eastAsia"/>
                <w:kern w:val="2"/>
                <w:sz w:val="20"/>
                <w:szCs w:val="20"/>
              </w:rPr>
              <w:t>월</w:t>
            </w:r>
            <w:r w:rsidR="00642840">
              <w:rPr>
                <w:rFonts w:hint="eastAsia"/>
                <w:kern w:val="2"/>
                <w:sz w:val="20"/>
                <w:szCs w:val="20"/>
              </w:rPr>
              <w:t xml:space="preserve"> 22</w:t>
            </w:r>
            <w:r w:rsidR="00642840">
              <w:rPr>
                <w:rFonts w:hint="eastAsia"/>
                <w:kern w:val="2"/>
                <w:sz w:val="20"/>
                <w:szCs w:val="20"/>
              </w:rPr>
              <w:t>일부터</w:t>
            </w:r>
            <w:r w:rsidR="00642840">
              <w:rPr>
                <w:rFonts w:hint="eastAsia"/>
                <w:kern w:val="2"/>
                <w:sz w:val="20"/>
                <w:szCs w:val="20"/>
              </w:rPr>
              <w:t xml:space="preserve"> 2024</w:t>
            </w:r>
            <w:r w:rsidR="00642840">
              <w:rPr>
                <w:rFonts w:hint="eastAsia"/>
                <w:kern w:val="2"/>
                <w:sz w:val="20"/>
                <w:szCs w:val="20"/>
              </w:rPr>
              <w:t>년</w:t>
            </w:r>
            <w:r w:rsidR="00642840">
              <w:rPr>
                <w:rFonts w:hint="eastAsia"/>
                <w:kern w:val="2"/>
                <w:sz w:val="20"/>
                <w:szCs w:val="20"/>
              </w:rPr>
              <w:t xml:space="preserve"> 11</w:t>
            </w:r>
            <w:r w:rsidR="00642840">
              <w:rPr>
                <w:rFonts w:hint="eastAsia"/>
                <w:kern w:val="2"/>
                <w:sz w:val="20"/>
                <w:szCs w:val="20"/>
              </w:rPr>
              <w:t>월</w:t>
            </w:r>
            <w:r w:rsidR="00642840">
              <w:rPr>
                <w:rFonts w:hint="eastAsia"/>
                <w:kern w:val="2"/>
                <w:sz w:val="20"/>
                <w:szCs w:val="20"/>
              </w:rPr>
              <w:t xml:space="preserve"> 21</w:t>
            </w:r>
            <w:r w:rsidR="00642840">
              <w:rPr>
                <w:rFonts w:hint="eastAsia"/>
                <w:kern w:val="2"/>
                <w:sz w:val="20"/>
                <w:szCs w:val="20"/>
              </w:rPr>
              <w:t>일을</w:t>
            </w:r>
            <w:r w:rsidR="00642840">
              <w:rPr>
                <w:rFonts w:hint="eastAsia"/>
                <w:kern w:val="2"/>
                <w:sz w:val="20"/>
                <w:szCs w:val="20"/>
              </w:rPr>
              <w:t xml:space="preserve"> </w:t>
            </w:r>
            <w:r w:rsidR="00642840">
              <w:rPr>
                <w:rFonts w:hint="eastAsia"/>
                <w:kern w:val="2"/>
                <w:sz w:val="20"/>
                <w:szCs w:val="20"/>
              </w:rPr>
              <w:t>유효기간으로</w:t>
            </w:r>
            <w:r w:rsidR="00642840">
              <w:rPr>
                <w:rFonts w:hint="eastAsia"/>
                <w:kern w:val="2"/>
                <w:sz w:val="20"/>
                <w:szCs w:val="20"/>
              </w:rPr>
              <w:t xml:space="preserve"> </w:t>
            </w:r>
            <w:r w:rsidR="00642840">
              <w:rPr>
                <w:rFonts w:hint="eastAsia"/>
                <w:kern w:val="2"/>
                <w:sz w:val="20"/>
                <w:szCs w:val="20"/>
              </w:rPr>
              <w:t>한</w:t>
            </w:r>
            <w:r w:rsidR="00642840">
              <w:rPr>
                <w:rFonts w:hint="eastAsia"/>
                <w:kern w:val="2"/>
                <w:sz w:val="20"/>
                <w:szCs w:val="20"/>
              </w:rPr>
              <w:t xml:space="preserve"> </w:t>
            </w:r>
            <w:r w:rsidR="00642840">
              <w:rPr>
                <w:rFonts w:hint="eastAsia"/>
                <w:kern w:val="2"/>
                <w:sz w:val="20"/>
                <w:szCs w:val="20"/>
              </w:rPr>
              <w:t>벤처기업확인서를</w:t>
            </w:r>
            <w:r w:rsidR="00642840">
              <w:rPr>
                <w:rFonts w:hint="eastAsia"/>
                <w:kern w:val="2"/>
                <w:sz w:val="20"/>
                <w:szCs w:val="20"/>
              </w:rPr>
              <w:t xml:space="preserve"> </w:t>
            </w:r>
            <w:r w:rsidR="00E2524B">
              <w:rPr>
                <w:rFonts w:hint="eastAsia"/>
                <w:kern w:val="2"/>
                <w:sz w:val="20"/>
                <w:szCs w:val="20"/>
              </w:rPr>
              <w:t>발급받아</w:t>
            </w:r>
            <w:r w:rsidR="00E2524B">
              <w:rPr>
                <w:rFonts w:hint="eastAsia"/>
                <w:kern w:val="2"/>
                <w:sz w:val="20"/>
                <w:szCs w:val="20"/>
              </w:rPr>
              <w:t xml:space="preserve"> </w:t>
            </w:r>
            <w:r w:rsidR="00E2524B">
              <w:rPr>
                <w:rFonts w:hint="eastAsia"/>
                <w:kern w:val="2"/>
                <w:sz w:val="20"/>
                <w:szCs w:val="20"/>
              </w:rPr>
              <w:t>벤처기업육성에</w:t>
            </w:r>
            <w:r w:rsidR="00E2524B">
              <w:rPr>
                <w:rFonts w:hint="eastAsia"/>
                <w:kern w:val="2"/>
                <w:sz w:val="20"/>
                <w:szCs w:val="20"/>
              </w:rPr>
              <w:t xml:space="preserve"> </w:t>
            </w:r>
            <w:r w:rsidR="00E2524B">
              <w:rPr>
                <w:rFonts w:hint="eastAsia"/>
                <w:kern w:val="2"/>
                <w:sz w:val="20"/>
                <w:szCs w:val="20"/>
              </w:rPr>
              <w:t>관한</w:t>
            </w:r>
            <w:r w:rsidR="00E2524B">
              <w:rPr>
                <w:rFonts w:hint="eastAsia"/>
                <w:kern w:val="2"/>
                <w:sz w:val="20"/>
                <w:szCs w:val="20"/>
              </w:rPr>
              <w:t xml:space="preserve"> </w:t>
            </w:r>
            <w:r w:rsidR="00E2524B">
              <w:rPr>
                <w:rFonts w:hint="eastAsia"/>
                <w:kern w:val="2"/>
                <w:sz w:val="20"/>
                <w:szCs w:val="20"/>
              </w:rPr>
              <w:t>특별법</w:t>
            </w:r>
            <w:r w:rsidR="006F5C45">
              <w:rPr>
                <w:rFonts w:hint="eastAsia"/>
                <w:kern w:val="2"/>
                <w:sz w:val="20"/>
                <w:szCs w:val="20"/>
              </w:rPr>
              <w:t>(</w:t>
            </w:r>
            <w:r w:rsidR="006F5C45">
              <w:rPr>
                <w:kern w:val="2"/>
                <w:sz w:val="20"/>
                <w:szCs w:val="20"/>
              </w:rPr>
              <w:t>“</w:t>
            </w:r>
            <w:r w:rsidR="006F5C45" w:rsidRPr="00C47716">
              <w:rPr>
                <w:rFonts w:hint="eastAsia"/>
                <w:b/>
                <w:bCs/>
                <w:kern w:val="2"/>
                <w:sz w:val="20"/>
                <w:szCs w:val="20"/>
              </w:rPr>
              <w:t>벤처기업법</w:t>
            </w:r>
            <w:r w:rsidR="006F5C45">
              <w:rPr>
                <w:kern w:val="2"/>
                <w:sz w:val="20"/>
                <w:szCs w:val="20"/>
              </w:rPr>
              <w:t>”</w:t>
            </w:r>
            <w:r w:rsidR="00C47716">
              <w:rPr>
                <w:rFonts w:hint="eastAsia"/>
                <w:kern w:val="2"/>
                <w:sz w:val="20"/>
                <w:szCs w:val="20"/>
              </w:rPr>
              <w:t>)</w:t>
            </w:r>
            <w:r w:rsidR="00E2524B">
              <w:rPr>
                <w:rFonts w:hint="eastAsia"/>
                <w:kern w:val="2"/>
                <w:sz w:val="20"/>
                <w:szCs w:val="20"/>
              </w:rPr>
              <w:t xml:space="preserve"> </w:t>
            </w:r>
            <w:r w:rsidR="00E2524B">
              <w:rPr>
                <w:rFonts w:hint="eastAsia"/>
                <w:kern w:val="2"/>
                <w:sz w:val="20"/>
                <w:szCs w:val="20"/>
              </w:rPr>
              <w:t>제</w:t>
            </w:r>
            <w:r w:rsidR="00E2524B">
              <w:rPr>
                <w:rFonts w:hint="eastAsia"/>
                <w:kern w:val="2"/>
                <w:sz w:val="20"/>
                <w:szCs w:val="20"/>
              </w:rPr>
              <w:t>25</w:t>
            </w:r>
            <w:r w:rsidR="00E2524B">
              <w:rPr>
                <w:rFonts w:hint="eastAsia"/>
                <w:kern w:val="2"/>
                <w:sz w:val="20"/>
                <w:szCs w:val="20"/>
              </w:rPr>
              <w:t>조에</w:t>
            </w:r>
            <w:r w:rsidR="00E2524B">
              <w:rPr>
                <w:rFonts w:hint="eastAsia"/>
                <w:kern w:val="2"/>
                <w:sz w:val="20"/>
                <w:szCs w:val="20"/>
              </w:rPr>
              <w:t xml:space="preserve"> </w:t>
            </w:r>
            <w:r w:rsidR="00E2524B">
              <w:rPr>
                <w:rFonts w:hint="eastAsia"/>
                <w:kern w:val="2"/>
                <w:sz w:val="20"/>
                <w:szCs w:val="20"/>
              </w:rPr>
              <w:t>의한</w:t>
            </w:r>
            <w:r w:rsidR="00E2524B">
              <w:rPr>
                <w:rFonts w:hint="eastAsia"/>
                <w:kern w:val="2"/>
                <w:sz w:val="20"/>
                <w:szCs w:val="20"/>
              </w:rPr>
              <w:t xml:space="preserve"> </w:t>
            </w:r>
            <w:r w:rsidR="00E2524B">
              <w:rPr>
                <w:rFonts w:hint="eastAsia"/>
                <w:kern w:val="2"/>
                <w:sz w:val="20"/>
                <w:szCs w:val="20"/>
              </w:rPr>
              <w:t>벤처기업으로</w:t>
            </w:r>
            <w:r w:rsidR="00E2524B">
              <w:rPr>
                <w:rFonts w:hint="eastAsia"/>
                <w:kern w:val="2"/>
                <w:sz w:val="20"/>
                <w:szCs w:val="20"/>
              </w:rPr>
              <w:t xml:space="preserve"> </w:t>
            </w:r>
            <w:r w:rsidR="00E2524B">
              <w:rPr>
                <w:rFonts w:hint="eastAsia"/>
                <w:kern w:val="2"/>
                <w:sz w:val="20"/>
                <w:szCs w:val="20"/>
              </w:rPr>
              <w:t>확인됨</w:t>
            </w:r>
            <w:r w:rsidR="00E2524B">
              <w:rPr>
                <w:rFonts w:hint="eastAsia"/>
                <w:kern w:val="2"/>
                <w:sz w:val="20"/>
                <w:szCs w:val="20"/>
              </w:rPr>
              <w:t>.</w:t>
            </w:r>
          </w:p>
          <w:p w14:paraId="0F966EDD" w14:textId="17104AEB" w:rsidR="00A9134F" w:rsidRPr="00C65EAA" w:rsidRDefault="00F77CFF" w:rsidP="002F76A3">
            <w:pPr>
              <w:pStyle w:val="1"/>
              <w:rPr>
                <w:color w:val="000000" w:themeColor="text1"/>
                <w:kern w:val="2"/>
                <w:sz w:val="20"/>
                <w:szCs w:val="20"/>
              </w:rPr>
            </w:pPr>
            <w:r w:rsidRPr="00D30FAD">
              <w:rPr>
                <w:rFonts w:hint="eastAsia"/>
                <w:kern w:val="2"/>
                <w:sz w:val="20"/>
                <w:szCs w:val="20"/>
              </w:rPr>
              <w:t>제공된</w:t>
            </w:r>
            <w:r w:rsidRPr="00D30FAD">
              <w:rPr>
                <w:rFonts w:hint="eastAsia"/>
                <w:kern w:val="2"/>
                <w:sz w:val="20"/>
                <w:szCs w:val="20"/>
              </w:rPr>
              <w:t xml:space="preserve"> </w:t>
            </w:r>
            <w:r w:rsidRPr="00D30FAD">
              <w:rPr>
                <w:rFonts w:hint="eastAsia"/>
                <w:kern w:val="2"/>
                <w:sz w:val="20"/>
                <w:szCs w:val="20"/>
              </w:rPr>
              <w:t>답변에</w:t>
            </w:r>
            <w:r w:rsidRPr="00D30FAD">
              <w:rPr>
                <w:rFonts w:hint="eastAsia"/>
                <w:kern w:val="2"/>
                <w:sz w:val="20"/>
                <w:szCs w:val="20"/>
              </w:rPr>
              <w:t xml:space="preserve"> </w:t>
            </w:r>
            <w:r w:rsidRPr="00D30FAD">
              <w:rPr>
                <w:rFonts w:hint="eastAsia"/>
                <w:kern w:val="2"/>
                <w:sz w:val="20"/>
                <w:szCs w:val="20"/>
              </w:rPr>
              <w:t>의하면</w:t>
            </w:r>
            <w:r w:rsidRPr="00D30FAD">
              <w:rPr>
                <w:rFonts w:hint="eastAsia"/>
                <w:kern w:val="2"/>
                <w:sz w:val="20"/>
                <w:szCs w:val="20"/>
              </w:rPr>
              <w:t>,</w:t>
            </w:r>
            <w:r w:rsidRPr="00D30FAD">
              <w:rPr>
                <w:kern w:val="2"/>
                <w:sz w:val="20"/>
                <w:szCs w:val="20"/>
              </w:rPr>
              <w:t xml:space="preserve"> (i) </w:t>
            </w:r>
            <w:r w:rsidRPr="00D30FAD">
              <w:rPr>
                <w:rFonts w:hint="eastAsia"/>
                <w:kern w:val="2"/>
                <w:sz w:val="20"/>
                <w:szCs w:val="20"/>
              </w:rPr>
              <w:t>대상회사는</w:t>
            </w:r>
            <w:r w:rsidRPr="00D30FAD">
              <w:rPr>
                <w:rFonts w:hint="eastAsia"/>
                <w:kern w:val="2"/>
                <w:sz w:val="20"/>
                <w:szCs w:val="20"/>
              </w:rPr>
              <w:t xml:space="preserve"> </w:t>
            </w:r>
            <w:r w:rsidRPr="00D30FAD">
              <w:rPr>
                <w:rFonts w:hint="eastAsia"/>
                <w:kern w:val="2"/>
                <w:sz w:val="20"/>
                <w:szCs w:val="20"/>
              </w:rPr>
              <w:t>주권을</w:t>
            </w:r>
            <w:r w:rsidRPr="00D30FAD">
              <w:rPr>
                <w:rFonts w:hint="eastAsia"/>
                <w:kern w:val="2"/>
                <w:sz w:val="20"/>
                <w:szCs w:val="20"/>
              </w:rPr>
              <w:t xml:space="preserve"> </w:t>
            </w:r>
            <w:r w:rsidRPr="00D30FAD">
              <w:rPr>
                <w:rFonts w:hint="eastAsia"/>
                <w:kern w:val="2"/>
                <w:sz w:val="20"/>
                <w:szCs w:val="20"/>
              </w:rPr>
              <w:t>발행하고</w:t>
            </w:r>
            <w:r w:rsidRPr="00D30FAD">
              <w:rPr>
                <w:rFonts w:hint="eastAsia"/>
                <w:kern w:val="2"/>
                <w:sz w:val="20"/>
                <w:szCs w:val="20"/>
              </w:rPr>
              <w:t xml:space="preserve"> </w:t>
            </w:r>
            <w:r w:rsidRPr="00D30FAD">
              <w:rPr>
                <w:rFonts w:hint="eastAsia"/>
                <w:kern w:val="2"/>
                <w:sz w:val="20"/>
                <w:szCs w:val="20"/>
              </w:rPr>
              <w:t>있지</w:t>
            </w:r>
            <w:r w:rsidRPr="00D30FAD">
              <w:rPr>
                <w:rFonts w:hint="eastAsia"/>
                <w:kern w:val="2"/>
                <w:sz w:val="20"/>
                <w:szCs w:val="20"/>
              </w:rPr>
              <w:t xml:space="preserve"> </w:t>
            </w:r>
            <w:r w:rsidRPr="00D30FAD">
              <w:rPr>
                <w:rFonts w:hint="eastAsia"/>
                <w:kern w:val="2"/>
                <w:sz w:val="20"/>
                <w:szCs w:val="20"/>
              </w:rPr>
              <w:t>않고</w:t>
            </w:r>
            <w:r w:rsidR="00F90810">
              <w:rPr>
                <w:rFonts w:hint="eastAsia"/>
                <w:kern w:val="2"/>
                <w:sz w:val="20"/>
                <w:szCs w:val="20"/>
              </w:rPr>
              <w:t xml:space="preserve">, </w:t>
            </w:r>
            <w:r w:rsidR="006368BA" w:rsidRPr="006368BA">
              <w:rPr>
                <w:rFonts w:hint="eastAsia"/>
                <w:kern w:val="2"/>
                <w:sz w:val="20"/>
                <w:szCs w:val="20"/>
              </w:rPr>
              <w:t>(i</w:t>
            </w:r>
            <w:r w:rsidR="006368BA">
              <w:rPr>
                <w:rFonts w:hint="eastAsia"/>
                <w:kern w:val="2"/>
                <w:sz w:val="20"/>
                <w:szCs w:val="20"/>
              </w:rPr>
              <w:t>i</w:t>
            </w:r>
            <w:r w:rsidR="006368BA" w:rsidRPr="006368BA">
              <w:rPr>
                <w:rFonts w:hint="eastAsia"/>
                <w:kern w:val="2"/>
                <w:sz w:val="20"/>
                <w:szCs w:val="20"/>
              </w:rPr>
              <w:t xml:space="preserve">) </w:t>
            </w:r>
            <w:r w:rsidR="006368BA" w:rsidRPr="006368BA">
              <w:rPr>
                <w:rFonts w:hint="eastAsia"/>
                <w:kern w:val="2"/>
                <w:sz w:val="20"/>
                <w:szCs w:val="20"/>
              </w:rPr>
              <w:t>대상회사가</w:t>
            </w:r>
            <w:r w:rsidR="006368BA" w:rsidRPr="006368BA">
              <w:rPr>
                <w:rFonts w:hint="eastAsia"/>
                <w:kern w:val="2"/>
                <w:sz w:val="20"/>
                <w:szCs w:val="20"/>
              </w:rPr>
              <w:t xml:space="preserve"> </w:t>
            </w:r>
            <w:r w:rsidR="006368BA" w:rsidRPr="006368BA">
              <w:rPr>
                <w:rFonts w:hint="eastAsia"/>
                <w:kern w:val="2"/>
                <w:sz w:val="20"/>
                <w:szCs w:val="20"/>
              </w:rPr>
              <w:t>발행한</w:t>
            </w:r>
            <w:r w:rsidR="006368BA" w:rsidRPr="006368BA">
              <w:rPr>
                <w:rFonts w:hint="eastAsia"/>
                <w:kern w:val="2"/>
                <w:sz w:val="20"/>
                <w:szCs w:val="20"/>
              </w:rPr>
              <w:t xml:space="preserve"> </w:t>
            </w:r>
            <w:r w:rsidR="006368BA" w:rsidRPr="006368BA">
              <w:rPr>
                <w:rFonts w:hint="eastAsia"/>
                <w:kern w:val="2"/>
                <w:sz w:val="20"/>
                <w:szCs w:val="20"/>
              </w:rPr>
              <w:t>주식에</w:t>
            </w:r>
            <w:r w:rsidR="006368BA" w:rsidRPr="006368BA">
              <w:rPr>
                <w:rFonts w:hint="eastAsia"/>
                <w:kern w:val="2"/>
                <w:sz w:val="20"/>
                <w:szCs w:val="20"/>
              </w:rPr>
              <w:t xml:space="preserve"> </w:t>
            </w:r>
            <w:r w:rsidR="006368BA" w:rsidRPr="006368BA">
              <w:rPr>
                <w:rFonts w:hint="eastAsia"/>
                <w:kern w:val="2"/>
                <w:sz w:val="20"/>
                <w:szCs w:val="20"/>
              </w:rPr>
              <w:t>질권</w:t>
            </w:r>
            <w:r w:rsidR="006368BA" w:rsidRPr="006368BA">
              <w:rPr>
                <w:rFonts w:hint="eastAsia"/>
                <w:kern w:val="2"/>
                <w:sz w:val="20"/>
                <w:szCs w:val="20"/>
              </w:rPr>
              <w:t xml:space="preserve"> </w:t>
            </w:r>
            <w:r w:rsidR="006368BA" w:rsidRPr="006368BA">
              <w:rPr>
                <w:rFonts w:hint="eastAsia"/>
                <w:kern w:val="2"/>
                <w:sz w:val="20"/>
                <w:szCs w:val="20"/>
              </w:rPr>
              <w:t>기타</w:t>
            </w:r>
            <w:r w:rsidR="006368BA" w:rsidRPr="006368BA">
              <w:rPr>
                <w:rFonts w:hint="eastAsia"/>
                <w:kern w:val="2"/>
                <w:sz w:val="20"/>
                <w:szCs w:val="20"/>
              </w:rPr>
              <w:t xml:space="preserve"> </w:t>
            </w:r>
            <w:r w:rsidR="006368BA" w:rsidRPr="006368BA">
              <w:rPr>
                <w:rFonts w:hint="eastAsia"/>
                <w:kern w:val="2"/>
                <w:sz w:val="20"/>
                <w:szCs w:val="20"/>
              </w:rPr>
              <w:t>담보권이</w:t>
            </w:r>
            <w:r w:rsidR="006368BA" w:rsidRPr="006368BA">
              <w:rPr>
                <w:rFonts w:hint="eastAsia"/>
                <w:kern w:val="2"/>
                <w:sz w:val="20"/>
                <w:szCs w:val="20"/>
              </w:rPr>
              <w:t xml:space="preserve"> </w:t>
            </w:r>
            <w:r w:rsidR="006368BA" w:rsidRPr="006368BA">
              <w:rPr>
                <w:rFonts w:hint="eastAsia"/>
                <w:kern w:val="2"/>
                <w:sz w:val="20"/>
                <w:szCs w:val="20"/>
              </w:rPr>
              <w:t>설정되어</w:t>
            </w:r>
            <w:r w:rsidR="006368BA" w:rsidRPr="006368BA">
              <w:rPr>
                <w:rFonts w:hint="eastAsia"/>
                <w:kern w:val="2"/>
                <w:sz w:val="20"/>
                <w:szCs w:val="20"/>
              </w:rPr>
              <w:t xml:space="preserve"> </w:t>
            </w:r>
            <w:r w:rsidR="006368BA" w:rsidRPr="006368BA">
              <w:rPr>
                <w:rFonts w:hint="eastAsia"/>
                <w:kern w:val="2"/>
                <w:sz w:val="20"/>
                <w:szCs w:val="20"/>
              </w:rPr>
              <w:t>있는</w:t>
            </w:r>
            <w:r w:rsidR="006368BA" w:rsidRPr="006368BA">
              <w:rPr>
                <w:rFonts w:hint="eastAsia"/>
                <w:kern w:val="2"/>
                <w:sz w:val="20"/>
                <w:szCs w:val="20"/>
              </w:rPr>
              <w:t xml:space="preserve"> </w:t>
            </w:r>
            <w:r w:rsidR="006368BA" w:rsidRPr="006368BA">
              <w:rPr>
                <w:rFonts w:hint="eastAsia"/>
                <w:kern w:val="2"/>
                <w:sz w:val="20"/>
                <w:szCs w:val="20"/>
              </w:rPr>
              <w:t>사항은</w:t>
            </w:r>
            <w:r w:rsidR="006368BA" w:rsidRPr="006368BA">
              <w:rPr>
                <w:rFonts w:hint="eastAsia"/>
                <w:kern w:val="2"/>
                <w:sz w:val="20"/>
                <w:szCs w:val="20"/>
              </w:rPr>
              <w:t xml:space="preserve"> </w:t>
            </w:r>
            <w:r w:rsidR="006368BA" w:rsidRPr="006368BA">
              <w:rPr>
                <w:rFonts w:hint="eastAsia"/>
                <w:kern w:val="2"/>
                <w:sz w:val="20"/>
                <w:szCs w:val="20"/>
              </w:rPr>
              <w:t>없으며</w:t>
            </w:r>
            <w:r w:rsidR="0018070C">
              <w:rPr>
                <w:rFonts w:hint="eastAsia"/>
                <w:kern w:val="2"/>
                <w:sz w:val="20"/>
                <w:szCs w:val="20"/>
              </w:rPr>
              <w:t xml:space="preserve">, (iii) </w:t>
            </w:r>
            <w:r w:rsidR="0018070C">
              <w:rPr>
                <w:rFonts w:hint="eastAsia"/>
                <w:kern w:val="2"/>
                <w:sz w:val="20"/>
                <w:szCs w:val="20"/>
              </w:rPr>
              <w:t>주식이</w:t>
            </w:r>
            <w:r w:rsidR="0018070C">
              <w:rPr>
                <w:rFonts w:hint="eastAsia"/>
                <w:kern w:val="2"/>
                <w:sz w:val="20"/>
                <w:szCs w:val="20"/>
              </w:rPr>
              <w:t xml:space="preserve"> </w:t>
            </w:r>
            <w:r w:rsidR="0018070C">
              <w:rPr>
                <w:rFonts w:hint="eastAsia"/>
                <w:kern w:val="2"/>
                <w:sz w:val="20"/>
                <w:szCs w:val="20"/>
              </w:rPr>
              <w:t>명의신탁</w:t>
            </w:r>
            <w:r w:rsidR="0018070C">
              <w:rPr>
                <w:rFonts w:hint="eastAsia"/>
                <w:kern w:val="2"/>
                <w:sz w:val="20"/>
                <w:szCs w:val="20"/>
              </w:rPr>
              <w:t xml:space="preserve"> </w:t>
            </w:r>
            <w:r w:rsidR="0018070C">
              <w:rPr>
                <w:rFonts w:hint="eastAsia"/>
                <w:kern w:val="2"/>
                <w:sz w:val="20"/>
                <w:szCs w:val="20"/>
              </w:rPr>
              <w:t>내지</w:t>
            </w:r>
            <w:r w:rsidR="0018070C">
              <w:rPr>
                <w:rFonts w:hint="eastAsia"/>
                <w:kern w:val="2"/>
                <w:sz w:val="20"/>
                <w:szCs w:val="20"/>
              </w:rPr>
              <w:t xml:space="preserve"> </w:t>
            </w:r>
            <w:r w:rsidR="0018070C">
              <w:rPr>
                <w:rFonts w:hint="eastAsia"/>
                <w:kern w:val="2"/>
                <w:sz w:val="20"/>
                <w:szCs w:val="20"/>
              </w:rPr>
              <w:t>보호예수되거나</w:t>
            </w:r>
            <w:r w:rsidR="0018070C">
              <w:rPr>
                <w:rFonts w:hint="eastAsia"/>
                <w:kern w:val="2"/>
                <w:sz w:val="20"/>
                <w:szCs w:val="20"/>
              </w:rPr>
              <w:t xml:space="preserve"> (iv) </w:t>
            </w:r>
            <w:r w:rsidR="0018070C">
              <w:rPr>
                <w:rFonts w:hint="eastAsia"/>
                <w:kern w:val="2"/>
                <w:sz w:val="20"/>
                <w:szCs w:val="20"/>
              </w:rPr>
              <w:t>주식의</w:t>
            </w:r>
            <w:r w:rsidR="0018070C">
              <w:rPr>
                <w:rFonts w:hint="eastAsia"/>
                <w:kern w:val="2"/>
                <w:sz w:val="20"/>
                <w:szCs w:val="20"/>
              </w:rPr>
              <w:t xml:space="preserve"> </w:t>
            </w:r>
            <w:r w:rsidR="0018070C">
              <w:rPr>
                <w:rFonts w:hint="eastAsia"/>
                <w:kern w:val="2"/>
                <w:sz w:val="20"/>
                <w:szCs w:val="20"/>
              </w:rPr>
              <w:t>유효성</w:t>
            </w:r>
            <w:r w:rsidR="0018070C">
              <w:rPr>
                <w:rFonts w:hint="eastAsia"/>
                <w:kern w:val="2"/>
                <w:sz w:val="20"/>
                <w:szCs w:val="20"/>
              </w:rPr>
              <w:t xml:space="preserve"> </w:t>
            </w:r>
            <w:r w:rsidR="0018070C">
              <w:rPr>
                <w:rFonts w:hint="eastAsia"/>
                <w:kern w:val="2"/>
                <w:sz w:val="20"/>
                <w:szCs w:val="20"/>
              </w:rPr>
              <w:t>및</w:t>
            </w:r>
            <w:r w:rsidR="0018070C">
              <w:rPr>
                <w:rFonts w:hint="eastAsia"/>
                <w:kern w:val="2"/>
                <w:sz w:val="20"/>
                <w:szCs w:val="20"/>
              </w:rPr>
              <w:t xml:space="preserve"> </w:t>
            </w:r>
            <w:r w:rsidR="0018070C">
              <w:rPr>
                <w:rFonts w:hint="eastAsia"/>
                <w:kern w:val="2"/>
                <w:sz w:val="20"/>
                <w:szCs w:val="20"/>
              </w:rPr>
              <w:t>소유권과</w:t>
            </w:r>
            <w:r w:rsidR="0018070C">
              <w:rPr>
                <w:rFonts w:hint="eastAsia"/>
                <w:kern w:val="2"/>
                <w:sz w:val="20"/>
                <w:szCs w:val="20"/>
              </w:rPr>
              <w:t xml:space="preserve"> </w:t>
            </w:r>
            <w:r w:rsidR="0018070C">
              <w:rPr>
                <w:rFonts w:hint="eastAsia"/>
                <w:kern w:val="2"/>
                <w:sz w:val="20"/>
                <w:szCs w:val="20"/>
              </w:rPr>
              <w:t>관련한</w:t>
            </w:r>
            <w:r w:rsidR="0018070C">
              <w:rPr>
                <w:rFonts w:hint="eastAsia"/>
                <w:kern w:val="2"/>
                <w:sz w:val="20"/>
                <w:szCs w:val="20"/>
              </w:rPr>
              <w:t xml:space="preserve"> </w:t>
            </w:r>
            <w:r w:rsidR="0018070C">
              <w:rPr>
                <w:rFonts w:hint="eastAsia"/>
                <w:kern w:val="2"/>
                <w:sz w:val="20"/>
                <w:szCs w:val="20"/>
              </w:rPr>
              <w:t>분쟁도</w:t>
            </w:r>
            <w:r w:rsidR="0018070C">
              <w:rPr>
                <w:rFonts w:hint="eastAsia"/>
                <w:kern w:val="2"/>
                <w:sz w:val="20"/>
                <w:szCs w:val="20"/>
              </w:rPr>
              <w:t xml:space="preserve"> </w:t>
            </w:r>
            <w:r w:rsidR="0018070C">
              <w:rPr>
                <w:rFonts w:hint="eastAsia"/>
                <w:kern w:val="2"/>
                <w:sz w:val="20"/>
                <w:szCs w:val="20"/>
              </w:rPr>
              <w:t>발생한</w:t>
            </w:r>
            <w:r w:rsidR="0018070C">
              <w:rPr>
                <w:rFonts w:hint="eastAsia"/>
                <w:kern w:val="2"/>
                <w:sz w:val="20"/>
                <w:szCs w:val="20"/>
              </w:rPr>
              <w:t xml:space="preserve"> </w:t>
            </w:r>
            <w:r w:rsidR="0018070C">
              <w:rPr>
                <w:rFonts w:hint="eastAsia"/>
                <w:kern w:val="2"/>
                <w:sz w:val="20"/>
                <w:szCs w:val="20"/>
              </w:rPr>
              <w:t>바</w:t>
            </w:r>
            <w:r w:rsidR="0018070C">
              <w:rPr>
                <w:rFonts w:hint="eastAsia"/>
                <w:kern w:val="2"/>
                <w:sz w:val="20"/>
                <w:szCs w:val="20"/>
              </w:rPr>
              <w:t xml:space="preserve"> </w:t>
            </w:r>
            <w:r w:rsidR="0018070C">
              <w:rPr>
                <w:rFonts w:hint="eastAsia"/>
                <w:kern w:val="2"/>
                <w:sz w:val="20"/>
                <w:szCs w:val="20"/>
              </w:rPr>
              <w:t>없다고</w:t>
            </w:r>
            <w:r w:rsidR="0018070C">
              <w:rPr>
                <w:rFonts w:hint="eastAsia"/>
                <w:kern w:val="2"/>
                <w:sz w:val="20"/>
                <w:szCs w:val="20"/>
              </w:rPr>
              <w:t xml:space="preserve"> </w:t>
            </w:r>
            <w:r w:rsidR="0018070C">
              <w:rPr>
                <w:rFonts w:hint="eastAsia"/>
                <w:kern w:val="2"/>
                <w:sz w:val="20"/>
                <w:szCs w:val="20"/>
              </w:rPr>
              <w:t>함</w:t>
            </w:r>
            <w:r w:rsidR="0018070C">
              <w:rPr>
                <w:rFonts w:hint="eastAsia"/>
                <w:kern w:val="2"/>
                <w:sz w:val="20"/>
                <w:szCs w:val="20"/>
              </w:rPr>
              <w:t xml:space="preserve">. </w:t>
            </w:r>
          </w:p>
        </w:tc>
        <w:tc>
          <w:tcPr>
            <w:tcW w:w="5640" w:type="dxa"/>
            <w:tcBorders>
              <w:top w:val="single" w:sz="12" w:space="0" w:color="0F243E"/>
              <w:bottom w:val="single" w:sz="12" w:space="0" w:color="0F243E"/>
            </w:tcBorders>
            <w:shd w:val="clear" w:color="auto" w:fill="auto"/>
          </w:tcPr>
          <w:p w14:paraId="5826D10C" w14:textId="77777777" w:rsidR="009B4F8D" w:rsidRPr="009B4F8D" w:rsidRDefault="009B4F8D" w:rsidP="002F76A3">
            <w:pPr>
              <w:pStyle w:val="1"/>
              <w:rPr>
                <w:color w:val="000000" w:themeColor="text1"/>
                <w:sz w:val="20"/>
                <w:szCs w:val="20"/>
              </w:rPr>
            </w:pPr>
            <w:r w:rsidRPr="009B4F8D">
              <w:rPr>
                <w:color w:val="000000" w:themeColor="text1"/>
                <w:sz w:val="20"/>
                <w:szCs w:val="20"/>
              </w:rPr>
              <w:t>상법은</w:t>
            </w:r>
            <w:r w:rsidRPr="009B4F8D">
              <w:rPr>
                <w:color w:val="000000" w:themeColor="text1"/>
                <w:sz w:val="20"/>
                <w:szCs w:val="20"/>
              </w:rPr>
              <w:t xml:space="preserve"> </w:t>
            </w:r>
            <w:r w:rsidRPr="009B4F8D">
              <w:rPr>
                <w:color w:val="000000" w:themeColor="text1"/>
                <w:sz w:val="20"/>
                <w:szCs w:val="20"/>
              </w:rPr>
              <w:t>주권발행</w:t>
            </w:r>
            <w:r w:rsidRPr="009B4F8D">
              <w:rPr>
                <w:color w:val="000000" w:themeColor="text1"/>
                <w:sz w:val="20"/>
                <w:szCs w:val="20"/>
              </w:rPr>
              <w:t xml:space="preserve"> </w:t>
            </w:r>
            <w:r w:rsidRPr="009B4F8D">
              <w:rPr>
                <w:color w:val="000000" w:themeColor="text1"/>
                <w:sz w:val="20"/>
                <w:szCs w:val="20"/>
              </w:rPr>
              <w:t>전</w:t>
            </w:r>
            <w:r w:rsidRPr="009B4F8D">
              <w:rPr>
                <w:color w:val="000000" w:themeColor="text1"/>
                <w:sz w:val="20"/>
                <w:szCs w:val="20"/>
              </w:rPr>
              <w:t xml:space="preserve"> </w:t>
            </w:r>
            <w:r w:rsidRPr="009B4F8D">
              <w:rPr>
                <w:color w:val="000000" w:themeColor="text1"/>
                <w:sz w:val="20"/>
                <w:szCs w:val="20"/>
              </w:rPr>
              <w:t>주식양도의</w:t>
            </w:r>
            <w:r w:rsidRPr="009B4F8D">
              <w:rPr>
                <w:color w:val="000000" w:themeColor="text1"/>
                <w:sz w:val="20"/>
                <w:szCs w:val="20"/>
              </w:rPr>
              <w:t xml:space="preserve"> </w:t>
            </w:r>
            <w:r w:rsidRPr="009B4F8D">
              <w:rPr>
                <w:color w:val="000000" w:themeColor="text1"/>
                <w:sz w:val="20"/>
                <w:szCs w:val="20"/>
              </w:rPr>
              <w:t>방법을</w:t>
            </w:r>
            <w:r w:rsidRPr="009B4F8D">
              <w:rPr>
                <w:color w:val="000000" w:themeColor="text1"/>
                <w:sz w:val="20"/>
                <w:szCs w:val="20"/>
              </w:rPr>
              <w:t xml:space="preserve"> </w:t>
            </w:r>
            <w:r w:rsidRPr="009B4F8D">
              <w:rPr>
                <w:color w:val="000000" w:themeColor="text1"/>
                <w:sz w:val="20"/>
                <w:szCs w:val="20"/>
              </w:rPr>
              <w:t>별도로</w:t>
            </w:r>
            <w:r w:rsidRPr="009B4F8D">
              <w:rPr>
                <w:color w:val="000000" w:themeColor="text1"/>
                <w:sz w:val="20"/>
                <w:szCs w:val="20"/>
              </w:rPr>
              <w:t xml:space="preserve"> </w:t>
            </w:r>
            <w:r w:rsidRPr="009B4F8D">
              <w:rPr>
                <w:color w:val="000000" w:themeColor="text1"/>
                <w:sz w:val="20"/>
                <w:szCs w:val="20"/>
              </w:rPr>
              <w:t>정하고</w:t>
            </w:r>
            <w:r w:rsidRPr="009B4F8D">
              <w:rPr>
                <w:color w:val="000000" w:themeColor="text1"/>
                <w:sz w:val="20"/>
                <w:szCs w:val="20"/>
              </w:rPr>
              <w:t xml:space="preserve"> </w:t>
            </w:r>
            <w:r w:rsidRPr="009B4F8D">
              <w:rPr>
                <w:color w:val="000000" w:themeColor="text1"/>
                <w:sz w:val="20"/>
                <w:szCs w:val="20"/>
              </w:rPr>
              <w:t>있지</w:t>
            </w:r>
            <w:r w:rsidRPr="009B4F8D">
              <w:rPr>
                <w:color w:val="000000" w:themeColor="text1"/>
                <w:sz w:val="20"/>
                <w:szCs w:val="20"/>
              </w:rPr>
              <w:t xml:space="preserve"> </w:t>
            </w:r>
            <w:r w:rsidRPr="009B4F8D">
              <w:rPr>
                <w:color w:val="000000" w:themeColor="text1"/>
                <w:sz w:val="20"/>
                <w:szCs w:val="20"/>
              </w:rPr>
              <w:t>않으므로</w:t>
            </w:r>
            <w:r w:rsidRPr="009B4F8D">
              <w:rPr>
                <w:color w:val="000000" w:themeColor="text1"/>
                <w:sz w:val="20"/>
                <w:szCs w:val="20"/>
              </w:rPr>
              <w:t xml:space="preserve"> </w:t>
            </w:r>
            <w:r w:rsidRPr="009B4F8D">
              <w:rPr>
                <w:color w:val="000000" w:themeColor="text1"/>
                <w:sz w:val="20"/>
                <w:szCs w:val="20"/>
              </w:rPr>
              <w:t>주권발행</w:t>
            </w:r>
            <w:r w:rsidRPr="009B4F8D">
              <w:rPr>
                <w:color w:val="000000" w:themeColor="text1"/>
                <w:sz w:val="20"/>
                <w:szCs w:val="20"/>
              </w:rPr>
              <w:t xml:space="preserve"> </w:t>
            </w:r>
            <w:r w:rsidRPr="009B4F8D">
              <w:rPr>
                <w:color w:val="000000" w:themeColor="text1"/>
                <w:sz w:val="20"/>
                <w:szCs w:val="20"/>
              </w:rPr>
              <w:t>전</w:t>
            </w:r>
            <w:r w:rsidRPr="009B4F8D">
              <w:rPr>
                <w:color w:val="000000" w:themeColor="text1"/>
                <w:sz w:val="20"/>
                <w:szCs w:val="20"/>
              </w:rPr>
              <w:t xml:space="preserve"> </w:t>
            </w:r>
            <w:r w:rsidRPr="009B4F8D">
              <w:rPr>
                <w:color w:val="000000" w:themeColor="text1"/>
                <w:sz w:val="20"/>
                <w:szCs w:val="20"/>
              </w:rPr>
              <w:t>주식을</w:t>
            </w:r>
            <w:r w:rsidRPr="009B4F8D">
              <w:rPr>
                <w:color w:val="000000" w:themeColor="text1"/>
                <w:sz w:val="20"/>
                <w:szCs w:val="20"/>
              </w:rPr>
              <w:t xml:space="preserve"> </w:t>
            </w:r>
            <w:r w:rsidRPr="009B4F8D">
              <w:rPr>
                <w:color w:val="000000" w:themeColor="text1"/>
                <w:sz w:val="20"/>
                <w:szCs w:val="20"/>
              </w:rPr>
              <w:t>양도하고자</w:t>
            </w:r>
            <w:r w:rsidRPr="009B4F8D">
              <w:rPr>
                <w:color w:val="000000" w:themeColor="text1"/>
                <w:sz w:val="20"/>
                <w:szCs w:val="20"/>
              </w:rPr>
              <w:t xml:space="preserve"> </w:t>
            </w:r>
            <w:r w:rsidRPr="009B4F8D">
              <w:rPr>
                <w:color w:val="000000" w:themeColor="text1"/>
                <w:sz w:val="20"/>
                <w:szCs w:val="20"/>
              </w:rPr>
              <w:t>하는</w:t>
            </w:r>
            <w:r w:rsidRPr="009B4F8D">
              <w:rPr>
                <w:color w:val="000000" w:themeColor="text1"/>
                <w:sz w:val="20"/>
                <w:szCs w:val="20"/>
              </w:rPr>
              <w:t xml:space="preserve"> </w:t>
            </w:r>
            <w:r w:rsidRPr="009B4F8D">
              <w:rPr>
                <w:color w:val="000000" w:themeColor="text1"/>
                <w:sz w:val="20"/>
                <w:szCs w:val="20"/>
              </w:rPr>
              <w:t>경우</w:t>
            </w:r>
            <w:r w:rsidRPr="009B4F8D">
              <w:rPr>
                <w:color w:val="000000" w:themeColor="text1"/>
                <w:sz w:val="20"/>
                <w:szCs w:val="20"/>
              </w:rPr>
              <w:t xml:space="preserve"> </w:t>
            </w:r>
            <w:r w:rsidRPr="009B4F8D">
              <w:rPr>
                <w:color w:val="000000" w:themeColor="text1"/>
                <w:sz w:val="20"/>
                <w:szCs w:val="20"/>
              </w:rPr>
              <w:t>민법상</w:t>
            </w:r>
            <w:r w:rsidRPr="009B4F8D">
              <w:rPr>
                <w:color w:val="000000" w:themeColor="text1"/>
                <w:sz w:val="20"/>
                <w:szCs w:val="20"/>
              </w:rPr>
              <w:t xml:space="preserve"> </w:t>
            </w:r>
            <w:r w:rsidRPr="009B4F8D">
              <w:rPr>
                <w:color w:val="000000" w:themeColor="text1"/>
                <w:sz w:val="20"/>
                <w:szCs w:val="20"/>
              </w:rPr>
              <w:t>지명채권</w:t>
            </w:r>
            <w:r w:rsidRPr="009B4F8D">
              <w:rPr>
                <w:color w:val="000000" w:themeColor="text1"/>
                <w:sz w:val="20"/>
                <w:szCs w:val="20"/>
              </w:rPr>
              <w:t xml:space="preserve"> </w:t>
            </w:r>
            <w:r w:rsidRPr="009B4F8D">
              <w:rPr>
                <w:color w:val="000000" w:themeColor="text1"/>
                <w:sz w:val="20"/>
                <w:szCs w:val="20"/>
              </w:rPr>
              <w:t>양도방법에</w:t>
            </w:r>
            <w:r w:rsidRPr="009B4F8D">
              <w:rPr>
                <w:color w:val="000000" w:themeColor="text1"/>
                <w:sz w:val="20"/>
                <w:szCs w:val="20"/>
              </w:rPr>
              <w:t xml:space="preserve"> </w:t>
            </w:r>
            <w:r w:rsidRPr="009B4F8D">
              <w:rPr>
                <w:color w:val="000000" w:themeColor="text1"/>
                <w:sz w:val="20"/>
                <w:szCs w:val="20"/>
              </w:rPr>
              <w:t>따라</w:t>
            </w:r>
            <w:r w:rsidRPr="009B4F8D">
              <w:rPr>
                <w:color w:val="000000" w:themeColor="text1"/>
                <w:sz w:val="20"/>
                <w:szCs w:val="20"/>
              </w:rPr>
              <w:t xml:space="preserve"> </w:t>
            </w:r>
            <w:r w:rsidRPr="009B4F8D">
              <w:rPr>
                <w:color w:val="000000" w:themeColor="text1"/>
                <w:sz w:val="20"/>
                <w:szCs w:val="20"/>
              </w:rPr>
              <w:t>이루어질</w:t>
            </w:r>
            <w:r w:rsidRPr="009B4F8D">
              <w:rPr>
                <w:color w:val="000000" w:themeColor="text1"/>
                <w:sz w:val="20"/>
                <w:szCs w:val="20"/>
              </w:rPr>
              <w:t xml:space="preserve"> </w:t>
            </w:r>
            <w:r w:rsidRPr="009B4F8D">
              <w:rPr>
                <w:color w:val="000000" w:themeColor="text1"/>
                <w:sz w:val="20"/>
                <w:szCs w:val="20"/>
              </w:rPr>
              <w:t>수밖에</w:t>
            </w:r>
            <w:r w:rsidRPr="009B4F8D">
              <w:rPr>
                <w:color w:val="000000" w:themeColor="text1"/>
                <w:sz w:val="20"/>
                <w:szCs w:val="20"/>
              </w:rPr>
              <w:t xml:space="preserve"> </w:t>
            </w:r>
            <w:r w:rsidRPr="009B4F8D">
              <w:rPr>
                <w:color w:val="000000" w:themeColor="text1"/>
                <w:sz w:val="20"/>
                <w:szCs w:val="20"/>
              </w:rPr>
              <w:t>없음</w:t>
            </w:r>
            <w:r w:rsidRPr="009B4F8D">
              <w:rPr>
                <w:color w:val="000000" w:themeColor="text1"/>
                <w:sz w:val="20"/>
                <w:szCs w:val="20"/>
              </w:rPr>
              <w:t xml:space="preserve">. </w:t>
            </w:r>
            <w:r w:rsidRPr="009B4F8D">
              <w:rPr>
                <w:color w:val="000000" w:themeColor="text1"/>
                <w:sz w:val="20"/>
                <w:szCs w:val="20"/>
              </w:rPr>
              <w:t>즉</w:t>
            </w:r>
            <w:r w:rsidRPr="009B4F8D">
              <w:rPr>
                <w:color w:val="000000" w:themeColor="text1"/>
                <w:sz w:val="20"/>
                <w:szCs w:val="20"/>
              </w:rPr>
              <w:t xml:space="preserve">, </w:t>
            </w:r>
            <w:r w:rsidRPr="009B4F8D">
              <w:rPr>
                <w:color w:val="000000" w:themeColor="text1"/>
                <w:sz w:val="20"/>
                <w:szCs w:val="20"/>
              </w:rPr>
              <w:t>민법</w:t>
            </w:r>
            <w:r w:rsidRPr="009B4F8D">
              <w:rPr>
                <w:color w:val="000000" w:themeColor="text1"/>
                <w:sz w:val="20"/>
                <w:szCs w:val="20"/>
              </w:rPr>
              <w:t xml:space="preserve"> </w:t>
            </w:r>
            <w:r w:rsidRPr="009B4F8D">
              <w:rPr>
                <w:color w:val="000000" w:themeColor="text1"/>
                <w:sz w:val="20"/>
                <w:szCs w:val="20"/>
              </w:rPr>
              <w:t>제</w:t>
            </w:r>
            <w:r w:rsidRPr="009B4F8D">
              <w:rPr>
                <w:color w:val="000000" w:themeColor="text1"/>
                <w:sz w:val="20"/>
                <w:szCs w:val="20"/>
              </w:rPr>
              <w:t>450</w:t>
            </w:r>
            <w:r w:rsidRPr="009B4F8D">
              <w:rPr>
                <w:color w:val="000000" w:themeColor="text1"/>
                <w:sz w:val="20"/>
                <w:szCs w:val="20"/>
              </w:rPr>
              <w:t>조에</w:t>
            </w:r>
            <w:r w:rsidRPr="009B4F8D">
              <w:rPr>
                <w:color w:val="000000" w:themeColor="text1"/>
                <w:sz w:val="20"/>
                <w:szCs w:val="20"/>
              </w:rPr>
              <w:t xml:space="preserve"> </w:t>
            </w:r>
            <w:r w:rsidRPr="009B4F8D">
              <w:rPr>
                <w:color w:val="000000" w:themeColor="text1"/>
                <w:sz w:val="20"/>
                <w:szCs w:val="20"/>
              </w:rPr>
              <w:t>따라</w:t>
            </w:r>
            <w:r w:rsidRPr="009B4F8D">
              <w:rPr>
                <w:color w:val="000000" w:themeColor="text1"/>
                <w:sz w:val="20"/>
                <w:szCs w:val="20"/>
              </w:rPr>
              <w:t xml:space="preserve"> </w:t>
            </w:r>
            <w:r w:rsidRPr="009B4F8D">
              <w:rPr>
                <w:color w:val="000000" w:themeColor="text1"/>
                <w:sz w:val="20"/>
                <w:szCs w:val="20"/>
              </w:rPr>
              <w:t>당사자의</w:t>
            </w:r>
            <w:r w:rsidRPr="009B4F8D">
              <w:rPr>
                <w:color w:val="000000" w:themeColor="text1"/>
                <w:sz w:val="20"/>
                <w:szCs w:val="20"/>
              </w:rPr>
              <w:t xml:space="preserve"> </w:t>
            </w:r>
            <w:r w:rsidRPr="009B4F8D">
              <w:rPr>
                <w:color w:val="000000" w:themeColor="text1"/>
                <w:sz w:val="20"/>
                <w:szCs w:val="20"/>
              </w:rPr>
              <w:t>의사표시만으로</w:t>
            </w:r>
            <w:r w:rsidRPr="009B4F8D">
              <w:rPr>
                <w:color w:val="000000" w:themeColor="text1"/>
                <w:sz w:val="20"/>
                <w:szCs w:val="20"/>
              </w:rPr>
              <w:t xml:space="preserve"> </w:t>
            </w:r>
            <w:r w:rsidRPr="009B4F8D">
              <w:rPr>
                <w:color w:val="000000" w:themeColor="text1"/>
                <w:sz w:val="20"/>
                <w:szCs w:val="20"/>
              </w:rPr>
              <w:t>주식이</w:t>
            </w:r>
            <w:r w:rsidRPr="009B4F8D">
              <w:rPr>
                <w:color w:val="000000" w:themeColor="text1"/>
                <w:sz w:val="20"/>
                <w:szCs w:val="20"/>
              </w:rPr>
              <w:t xml:space="preserve"> </w:t>
            </w:r>
            <w:r w:rsidRPr="009B4F8D">
              <w:rPr>
                <w:color w:val="000000" w:themeColor="text1"/>
                <w:sz w:val="20"/>
                <w:szCs w:val="20"/>
              </w:rPr>
              <w:t>양도되지만</w:t>
            </w:r>
            <w:r w:rsidRPr="009B4F8D">
              <w:rPr>
                <w:color w:val="000000" w:themeColor="text1"/>
                <w:sz w:val="20"/>
                <w:szCs w:val="20"/>
              </w:rPr>
              <w:t xml:space="preserve">, </w:t>
            </w:r>
            <w:r w:rsidRPr="009B4F8D">
              <w:rPr>
                <w:color w:val="000000" w:themeColor="text1"/>
                <w:sz w:val="20"/>
                <w:szCs w:val="20"/>
              </w:rPr>
              <w:t>회사에</w:t>
            </w:r>
            <w:r w:rsidRPr="009B4F8D">
              <w:rPr>
                <w:color w:val="000000" w:themeColor="text1"/>
                <w:sz w:val="20"/>
                <w:szCs w:val="20"/>
              </w:rPr>
              <w:t xml:space="preserve"> </w:t>
            </w:r>
            <w:r w:rsidRPr="009B4F8D">
              <w:rPr>
                <w:color w:val="000000" w:themeColor="text1"/>
                <w:sz w:val="20"/>
                <w:szCs w:val="20"/>
              </w:rPr>
              <w:t>대한</w:t>
            </w:r>
            <w:r w:rsidRPr="009B4F8D">
              <w:rPr>
                <w:color w:val="000000" w:themeColor="text1"/>
                <w:sz w:val="20"/>
                <w:szCs w:val="20"/>
              </w:rPr>
              <w:t xml:space="preserve"> </w:t>
            </w:r>
            <w:r w:rsidRPr="009B4F8D">
              <w:rPr>
                <w:color w:val="000000" w:themeColor="text1"/>
                <w:sz w:val="20"/>
                <w:szCs w:val="20"/>
              </w:rPr>
              <w:t>대항요건으로서</w:t>
            </w:r>
            <w:r w:rsidRPr="009B4F8D">
              <w:rPr>
                <w:color w:val="000000" w:themeColor="text1"/>
                <w:sz w:val="20"/>
                <w:szCs w:val="20"/>
              </w:rPr>
              <w:t xml:space="preserve"> </w:t>
            </w:r>
            <w:r w:rsidRPr="009B4F8D">
              <w:rPr>
                <w:color w:val="000000" w:themeColor="text1"/>
                <w:sz w:val="20"/>
                <w:szCs w:val="20"/>
              </w:rPr>
              <w:t>확정일자</w:t>
            </w:r>
            <w:r w:rsidRPr="009B4F8D">
              <w:rPr>
                <w:color w:val="000000" w:themeColor="text1"/>
                <w:sz w:val="20"/>
                <w:szCs w:val="20"/>
              </w:rPr>
              <w:t xml:space="preserve"> </w:t>
            </w:r>
            <w:r w:rsidRPr="009B4F8D">
              <w:rPr>
                <w:color w:val="000000" w:themeColor="text1"/>
                <w:sz w:val="20"/>
                <w:szCs w:val="20"/>
              </w:rPr>
              <w:t>있는</w:t>
            </w:r>
            <w:r w:rsidRPr="009B4F8D">
              <w:rPr>
                <w:color w:val="000000" w:themeColor="text1"/>
                <w:sz w:val="20"/>
                <w:szCs w:val="20"/>
              </w:rPr>
              <w:t xml:space="preserve"> </w:t>
            </w:r>
            <w:r w:rsidRPr="009B4F8D">
              <w:rPr>
                <w:color w:val="000000" w:themeColor="text1"/>
                <w:sz w:val="20"/>
                <w:szCs w:val="20"/>
              </w:rPr>
              <w:t>양도인의</w:t>
            </w:r>
            <w:r w:rsidRPr="009B4F8D">
              <w:rPr>
                <w:color w:val="000000" w:themeColor="text1"/>
                <w:sz w:val="20"/>
                <w:szCs w:val="20"/>
              </w:rPr>
              <w:t xml:space="preserve"> </w:t>
            </w:r>
            <w:r w:rsidRPr="009B4F8D">
              <w:rPr>
                <w:color w:val="000000" w:themeColor="text1"/>
                <w:sz w:val="20"/>
                <w:szCs w:val="20"/>
              </w:rPr>
              <w:t>통지</w:t>
            </w:r>
            <w:r w:rsidRPr="009B4F8D">
              <w:rPr>
                <w:color w:val="000000" w:themeColor="text1"/>
                <w:sz w:val="20"/>
                <w:szCs w:val="20"/>
              </w:rPr>
              <w:t xml:space="preserve"> </w:t>
            </w:r>
            <w:r w:rsidRPr="009B4F8D">
              <w:rPr>
                <w:color w:val="000000" w:themeColor="text1"/>
                <w:sz w:val="20"/>
                <w:szCs w:val="20"/>
              </w:rPr>
              <w:t>또는</w:t>
            </w:r>
            <w:r w:rsidRPr="009B4F8D">
              <w:rPr>
                <w:color w:val="000000" w:themeColor="text1"/>
                <w:sz w:val="20"/>
                <w:szCs w:val="20"/>
              </w:rPr>
              <w:t xml:space="preserve"> </w:t>
            </w:r>
            <w:r w:rsidRPr="009B4F8D">
              <w:rPr>
                <w:color w:val="000000" w:themeColor="text1"/>
                <w:sz w:val="20"/>
                <w:szCs w:val="20"/>
              </w:rPr>
              <w:t>회사의</w:t>
            </w:r>
            <w:r w:rsidRPr="009B4F8D">
              <w:rPr>
                <w:color w:val="000000" w:themeColor="text1"/>
                <w:sz w:val="20"/>
                <w:szCs w:val="20"/>
              </w:rPr>
              <w:t xml:space="preserve"> </w:t>
            </w:r>
            <w:r w:rsidRPr="009B4F8D">
              <w:rPr>
                <w:color w:val="000000" w:themeColor="text1"/>
                <w:sz w:val="20"/>
                <w:szCs w:val="20"/>
              </w:rPr>
              <w:t>승낙을</w:t>
            </w:r>
            <w:r w:rsidRPr="009B4F8D">
              <w:rPr>
                <w:color w:val="000000" w:themeColor="text1"/>
                <w:sz w:val="20"/>
                <w:szCs w:val="20"/>
              </w:rPr>
              <w:t xml:space="preserve"> </w:t>
            </w:r>
            <w:r w:rsidRPr="009B4F8D">
              <w:rPr>
                <w:color w:val="000000" w:themeColor="text1"/>
                <w:sz w:val="20"/>
                <w:szCs w:val="20"/>
              </w:rPr>
              <w:t>요함</w:t>
            </w:r>
            <w:r w:rsidRPr="009B4F8D">
              <w:rPr>
                <w:color w:val="000000" w:themeColor="text1"/>
                <w:sz w:val="20"/>
                <w:szCs w:val="20"/>
              </w:rPr>
              <w:t>.</w:t>
            </w:r>
          </w:p>
          <w:p w14:paraId="1927BB7A" w14:textId="299C4933" w:rsidR="00A76099" w:rsidRPr="00C65EAA" w:rsidRDefault="009B4F8D" w:rsidP="002F76A3">
            <w:pPr>
              <w:pStyle w:val="1"/>
              <w:numPr>
                <w:ilvl w:val="0"/>
                <w:numId w:val="18"/>
              </w:numPr>
              <w:rPr>
                <w:color w:val="000000" w:themeColor="text1"/>
                <w:sz w:val="20"/>
                <w:szCs w:val="20"/>
              </w:rPr>
            </w:pPr>
            <w:r w:rsidRPr="00D7398B">
              <w:rPr>
                <w:rFonts w:hint="eastAsia"/>
                <w:color w:val="000000" w:themeColor="text1"/>
                <w:sz w:val="20"/>
                <w:szCs w:val="20"/>
              </w:rPr>
              <w:t>대상회사는</w:t>
            </w:r>
            <w:r w:rsidRPr="00D7398B">
              <w:rPr>
                <w:rFonts w:hint="eastAsia"/>
                <w:color w:val="000000" w:themeColor="text1"/>
                <w:sz w:val="20"/>
                <w:szCs w:val="20"/>
              </w:rPr>
              <w:t xml:space="preserve"> </w:t>
            </w:r>
            <w:r w:rsidRPr="00D7398B">
              <w:rPr>
                <w:rFonts w:hint="eastAsia"/>
                <w:color w:val="000000" w:themeColor="text1"/>
                <w:sz w:val="20"/>
                <w:szCs w:val="20"/>
              </w:rPr>
              <w:t>주권을</w:t>
            </w:r>
            <w:r w:rsidRPr="00D7398B">
              <w:rPr>
                <w:rFonts w:hint="eastAsia"/>
                <w:color w:val="000000" w:themeColor="text1"/>
                <w:sz w:val="20"/>
                <w:szCs w:val="20"/>
              </w:rPr>
              <w:t xml:space="preserve"> </w:t>
            </w:r>
            <w:r w:rsidRPr="00D7398B">
              <w:rPr>
                <w:rFonts w:hint="eastAsia"/>
                <w:color w:val="000000" w:themeColor="text1"/>
                <w:sz w:val="20"/>
                <w:szCs w:val="20"/>
              </w:rPr>
              <w:t>발행하고</w:t>
            </w:r>
            <w:r w:rsidRPr="00D7398B">
              <w:rPr>
                <w:rFonts w:hint="eastAsia"/>
                <w:color w:val="000000" w:themeColor="text1"/>
                <w:sz w:val="20"/>
                <w:szCs w:val="20"/>
              </w:rPr>
              <w:t xml:space="preserve"> </w:t>
            </w:r>
            <w:r w:rsidRPr="00D7398B">
              <w:rPr>
                <w:rFonts w:hint="eastAsia"/>
                <w:color w:val="000000" w:themeColor="text1"/>
                <w:sz w:val="20"/>
                <w:szCs w:val="20"/>
              </w:rPr>
              <w:t>있지</w:t>
            </w:r>
            <w:r w:rsidRPr="00D7398B">
              <w:rPr>
                <w:rFonts w:hint="eastAsia"/>
                <w:color w:val="000000" w:themeColor="text1"/>
                <w:sz w:val="20"/>
                <w:szCs w:val="20"/>
              </w:rPr>
              <w:t xml:space="preserve"> </w:t>
            </w:r>
            <w:r w:rsidRPr="00D7398B">
              <w:rPr>
                <w:rFonts w:hint="eastAsia"/>
                <w:color w:val="000000" w:themeColor="text1"/>
                <w:sz w:val="20"/>
                <w:szCs w:val="20"/>
              </w:rPr>
              <w:t>않으므로</w:t>
            </w:r>
            <w:r w:rsidRPr="00D7398B">
              <w:rPr>
                <w:rFonts w:hint="eastAsia"/>
                <w:color w:val="000000" w:themeColor="text1"/>
                <w:sz w:val="20"/>
                <w:szCs w:val="20"/>
              </w:rPr>
              <w:t xml:space="preserve"> </w:t>
            </w:r>
            <w:r w:rsidRPr="00D7398B">
              <w:rPr>
                <w:rFonts w:hint="eastAsia"/>
                <w:color w:val="000000" w:themeColor="text1"/>
                <w:sz w:val="20"/>
                <w:szCs w:val="20"/>
              </w:rPr>
              <w:t>본건</w:t>
            </w:r>
            <w:r w:rsidRPr="00D7398B">
              <w:rPr>
                <w:rFonts w:hint="eastAsia"/>
                <w:color w:val="000000" w:themeColor="text1"/>
                <w:sz w:val="20"/>
                <w:szCs w:val="20"/>
              </w:rPr>
              <w:t xml:space="preserve"> </w:t>
            </w:r>
            <w:r w:rsidRPr="00D7398B">
              <w:rPr>
                <w:rFonts w:hint="eastAsia"/>
                <w:color w:val="000000" w:themeColor="text1"/>
                <w:sz w:val="20"/>
                <w:szCs w:val="20"/>
              </w:rPr>
              <w:t>거래</w:t>
            </w:r>
            <w:r w:rsidRPr="00D7398B">
              <w:rPr>
                <w:rFonts w:hint="eastAsia"/>
                <w:color w:val="000000" w:themeColor="text1"/>
                <w:sz w:val="20"/>
                <w:szCs w:val="20"/>
              </w:rPr>
              <w:t xml:space="preserve"> </w:t>
            </w:r>
            <w:r w:rsidRPr="00D7398B">
              <w:rPr>
                <w:rFonts w:hint="eastAsia"/>
                <w:color w:val="000000" w:themeColor="text1"/>
                <w:sz w:val="20"/>
                <w:szCs w:val="20"/>
              </w:rPr>
              <w:t>이후</w:t>
            </w:r>
            <w:r w:rsidRPr="00D7398B">
              <w:rPr>
                <w:rFonts w:hint="eastAsia"/>
                <w:color w:val="000000" w:themeColor="text1"/>
                <w:sz w:val="20"/>
                <w:szCs w:val="20"/>
              </w:rPr>
              <w:t xml:space="preserve"> </w:t>
            </w:r>
            <w:r w:rsidRPr="00D7398B">
              <w:rPr>
                <w:rFonts w:hint="eastAsia"/>
                <w:color w:val="000000" w:themeColor="text1"/>
                <w:sz w:val="20"/>
                <w:szCs w:val="20"/>
              </w:rPr>
              <w:t>주식</w:t>
            </w:r>
            <w:r w:rsidRPr="00D7398B">
              <w:rPr>
                <w:rFonts w:hint="eastAsia"/>
                <w:color w:val="000000" w:themeColor="text1"/>
                <w:sz w:val="20"/>
                <w:szCs w:val="20"/>
              </w:rPr>
              <w:t xml:space="preserve"> </w:t>
            </w:r>
            <w:r w:rsidRPr="00D7398B">
              <w:rPr>
                <w:rFonts w:hint="eastAsia"/>
                <w:color w:val="000000" w:themeColor="text1"/>
                <w:sz w:val="20"/>
                <w:szCs w:val="20"/>
              </w:rPr>
              <w:t>양도사실에</w:t>
            </w:r>
            <w:r w:rsidRPr="00D7398B">
              <w:rPr>
                <w:rFonts w:hint="eastAsia"/>
                <w:color w:val="000000" w:themeColor="text1"/>
                <w:sz w:val="20"/>
                <w:szCs w:val="20"/>
              </w:rPr>
              <w:t xml:space="preserve"> </w:t>
            </w:r>
            <w:r w:rsidRPr="00D7398B">
              <w:rPr>
                <w:rFonts w:hint="eastAsia"/>
                <w:color w:val="000000" w:themeColor="text1"/>
                <w:sz w:val="20"/>
                <w:szCs w:val="20"/>
              </w:rPr>
              <w:t>관한</w:t>
            </w:r>
            <w:r w:rsidRPr="00D7398B">
              <w:rPr>
                <w:rFonts w:hint="eastAsia"/>
                <w:color w:val="000000" w:themeColor="text1"/>
                <w:sz w:val="20"/>
                <w:szCs w:val="20"/>
              </w:rPr>
              <w:t xml:space="preserve"> </w:t>
            </w:r>
            <w:r w:rsidRPr="00D7398B">
              <w:rPr>
                <w:rFonts w:hint="eastAsia"/>
                <w:color w:val="000000" w:themeColor="text1"/>
                <w:sz w:val="20"/>
                <w:szCs w:val="20"/>
              </w:rPr>
              <w:t>확정일자</w:t>
            </w:r>
            <w:r w:rsidRPr="00D7398B">
              <w:rPr>
                <w:rFonts w:hint="eastAsia"/>
                <w:color w:val="000000" w:themeColor="text1"/>
                <w:sz w:val="20"/>
                <w:szCs w:val="20"/>
              </w:rPr>
              <w:t xml:space="preserve"> </w:t>
            </w:r>
            <w:r w:rsidRPr="00D7398B">
              <w:rPr>
                <w:rFonts w:hint="eastAsia"/>
                <w:color w:val="000000" w:themeColor="text1"/>
                <w:sz w:val="20"/>
                <w:szCs w:val="20"/>
              </w:rPr>
              <w:t>있는</w:t>
            </w:r>
            <w:r w:rsidRPr="00D7398B">
              <w:rPr>
                <w:rFonts w:hint="eastAsia"/>
                <w:color w:val="000000" w:themeColor="text1"/>
                <w:sz w:val="20"/>
                <w:szCs w:val="20"/>
              </w:rPr>
              <w:t xml:space="preserve"> </w:t>
            </w:r>
            <w:r w:rsidRPr="00D7398B">
              <w:rPr>
                <w:rFonts w:hint="eastAsia"/>
                <w:color w:val="000000" w:themeColor="text1"/>
                <w:sz w:val="20"/>
                <w:szCs w:val="20"/>
              </w:rPr>
              <w:t>매도인의</w:t>
            </w:r>
            <w:r w:rsidRPr="00D7398B">
              <w:rPr>
                <w:rFonts w:hint="eastAsia"/>
                <w:color w:val="000000" w:themeColor="text1"/>
                <w:sz w:val="20"/>
                <w:szCs w:val="20"/>
              </w:rPr>
              <w:t xml:space="preserve"> </w:t>
            </w:r>
            <w:r w:rsidRPr="00D7398B">
              <w:rPr>
                <w:rFonts w:hint="eastAsia"/>
                <w:color w:val="000000" w:themeColor="text1"/>
                <w:sz w:val="20"/>
                <w:szCs w:val="20"/>
              </w:rPr>
              <w:t>통지</w:t>
            </w:r>
            <w:r w:rsidRPr="00D7398B">
              <w:rPr>
                <w:rFonts w:hint="eastAsia"/>
                <w:color w:val="000000" w:themeColor="text1"/>
                <w:sz w:val="20"/>
                <w:szCs w:val="20"/>
              </w:rPr>
              <w:t xml:space="preserve"> </w:t>
            </w:r>
            <w:r w:rsidRPr="00D7398B">
              <w:rPr>
                <w:rFonts w:hint="eastAsia"/>
                <w:color w:val="000000" w:themeColor="text1"/>
                <w:sz w:val="20"/>
                <w:szCs w:val="20"/>
              </w:rPr>
              <w:t>또는</w:t>
            </w:r>
            <w:r w:rsidRPr="00D7398B">
              <w:rPr>
                <w:rFonts w:hint="eastAsia"/>
                <w:color w:val="000000" w:themeColor="text1"/>
                <w:sz w:val="20"/>
                <w:szCs w:val="20"/>
              </w:rPr>
              <w:t xml:space="preserve"> </w:t>
            </w:r>
            <w:r w:rsidRPr="00D7398B">
              <w:rPr>
                <w:rFonts w:hint="eastAsia"/>
                <w:color w:val="000000" w:themeColor="text1"/>
                <w:sz w:val="20"/>
                <w:szCs w:val="20"/>
              </w:rPr>
              <w:t>대상회사의</w:t>
            </w:r>
            <w:r w:rsidRPr="00D7398B">
              <w:rPr>
                <w:rFonts w:hint="eastAsia"/>
                <w:color w:val="000000" w:themeColor="text1"/>
                <w:sz w:val="20"/>
                <w:szCs w:val="20"/>
              </w:rPr>
              <w:t xml:space="preserve"> </w:t>
            </w:r>
            <w:r w:rsidRPr="00D7398B">
              <w:rPr>
                <w:rFonts w:hint="eastAsia"/>
                <w:color w:val="000000" w:themeColor="text1"/>
                <w:sz w:val="20"/>
                <w:szCs w:val="20"/>
              </w:rPr>
              <w:t>승낙을</w:t>
            </w:r>
            <w:r w:rsidRPr="00D7398B">
              <w:rPr>
                <w:rFonts w:hint="eastAsia"/>
                <w:color w:val="000000" w:themeColor="text1"/>
                <w:sz w:val="20"/>
                <w:szCs w:val="20"/>
              </w:rPr>
              <w:t xml:space="preserve"> </w:t>
            </w:r>
            <w:r w:rsidRPr="00D7398B">
              <w:rPr>
                <w:rFonts w:hint="eastAsia"/>
                <w:color w:val="000000" w:themeColor="text1"/>
                <w:sz w:val="20"/>
                <w:szCs w:val="20"/>
              </w:rPr>
              <w:t>받을</w:t>
            </w:r>
            <w:r w:rsidRPr="00D7398B">
              <w:rPr>
                <w:rFonts w:hint="eastAsia"/>
                <w:color w:val="000000" w:themeColor="text1"/>
                <w:sz w:val="20"/>
                <w:szCs w:val="20"/>
              </w:rPr>
              <w:t xml:space="preserve"> </w:t>
            </w:r>
            <w:r w:rsidRPr="00D7398B">
              <w:rPr>
                <w:rFonts w:hint="eastAsia"/>
                <w:color w:val="000000" w:themeColor="text1"/>
                <w:sz w:val="20"/>
                <w:szCs w:val="20"/>
              </w:rPr>
              <w:t>필요가</w:t>
            </w:r>
            <w:r w:rsidRPr="00D7398B">
              <w:rPr>
                <w:rFonts w:hint="eastAsia"/>
                <w:color w:val="000000" w:themeColor="text1"/>
                <w:sz w:val="20"/>
                <w:szCs w:val="20"/>
              </w:rPr>
              <w:t xml:space="preserve"> </w:t>
            </w:r>
            <w:r w:rsidRPr="00D7398B">
              <w:rPr>
                <w:rFonts w:hint="eastAsia"/>
                <w:color w:val="000000" w:themeColor="text1"/>
                <w:sz w:val="20"/>
                <w:szCs w:val="20"/>
              </w:rPr>
              <w:t>있음</w:t>
            </w:r>
            <w:r w:rsidRPr="00D7398B">
              <w:rPr>
                <w:rFonts w:hint="eastAsia"/>
                <w:color w:val="000000" w:themeColor="text1"/>
                <w:sz w:val="20"/>
                <w:szCs w:val="20"/>
              </w:rPr>
              <w:t>.</w:t>
            </w:r>
          </w:p>
        </w:tc>
      </w:tr>
      <w:tr w:rsidR="00A639BD" w:rsidRPr="00C65EAA" w14:paraId="2FE25ED2" w14:textId="77777777" w:rsidTr="001D3938">
        <w:trPr>
          <w:trHeight w:val="20"/>
        </w:trPr>
        <w:tc>
          <w:tcPr>
            <w:tcW w:w="1418" w:type="dxa"/>
            <w:tcBorders>
              <w:top w:val="single" w:sz="12" w:space="0" w:color="0F243E"/>
              <w:bottom w:val="single" w:sz="12" w:space="0" w:color="0F243E"/>
            </w:tcBorders>
            <w:shd w:val="clear" w:color="auto" w:fill="auto"/>
          </w:tcPr>
          <w:p w14:paraId="2DA8BC74" w14:textId="35E16C81" w:rsidR="00A639BD" w:rsidRPr="00C04842" w:rsidRDefault="00A639BD" w:rsidP="00010BD3">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수권주식수</w:t>
            </w:r>
            <w:r w:rsidRPr="00C04842">
              <w:rPr>
                <w:rFonts w:eastAsia="바탕" w:hint="eastAsia"/>
                <w:b/>
                <w:color w:val="000000" w:themeColor="text1"/>
                <w:kern w:val="2"/>
              </w:rPr>
              <w:t xml:space="preserve"> </w:t>
            </w:r>
            <w:r w:rsidRPr="00C04842">
              <w:rPr>
                <w:rFonts w:eastAsia="바탕" w:hint="eastAsia"/>
                <w:b/>
                <w:color w:val="000000" w:themeColor="text1"/>
                <w:kern w:val="2"/>
              </w:rPr>
              <w:t>및</w:t>
            </w:r>
            <w:r w:rsidRPr="00C04842">
              <w:rPr>
                <w:rFonts w:eastAsia="바탕" w:hint="eastAsia"/>
                <w:b/>
                <w:color w:val="000000" w:themeColor="text1"/>
                <w:kern w:val="2"/>
              </w:rPr>
              <w:t xml:space="preserve"> </w:t>
            </w:r>
            <w:r w:rsidRPr="00C04842">
              <w:rPr>
                <w:rFonts w:eastAsia="바탕" w:hint="eastAsia"/>
                <w:b/>
                <w:color w:val="000000" w:themeColor="text1"/>
                <w:kern w:val="2"/>
              </w:rPr>
              <w:t>우선주</w:t>
            </w:r>
            <w:r w:rsidRPr="00C04842">
              <w:rPr>
                <w:rFonts w:eastAsia="바탕" w:hint="eastAsia"/>
                <w:b/>
                <w:color w:val="000000" w:themeColor="text1"/>
                <w:kern w:val="2"/>
              </w:rPr>
              <w:t xml:space="preserve"> </w:t>
            </w:r>
            <w:r w:rsidRPr="00C04842">
              <w:rPr>
                <w:rFonts w:eastAsia="바탕" w:hint="eastAsia"/>
                <w:b/>
                <w:color w:val="000000" w:themeColor="text1"/>
                <w:kern w:val="2"/>
              </w:rPr>
              <w:t>발행</w:t>
            </w:r>
            <w:r w:rsidRPr="00C04842">
              <w:rPr>
                <w:rFonts w:eastAsia="바탕" w:hint="eastAsia"/>
                <w:b/>
                <w:color w:val="000000" w:themeColor="text1"/>
                <w:kern w:val="2"/>
              </w:rPr>
              <w:t xml:space="preserve"> </w:t>
            </w:r>
            <w:r w:rsidRPr="00C04842">
              <w:rPr>
                <w:rFonts w:eastAsia="바탕" w:hint="eastAsia"/>
                <w:b/>
                <w:color w:val="000000" w:themeColor="text1"/>
                <w:kern w:val="2"/>
              </w:rPr>
              <w:t>근거</w:t>
            </w:r>
          </w:p>
        </w:tc>
        <w:tc>
          <w:tcPr>
            <w:tcW w:w="6946" w:type="dxa"/>
            <w:tcBorders>
              <w:top w:val="single" w:sz="12" w:space="0" w:color="0F243E"/>
              <w:bottom w:val="single" w:sz="12" w:space="0" w:color="0F243E"/>
            </w:tcBorders>
            <w:shd w:val="clear" w:color="auto" w:fill="auto"/>
          </w:tcPr>
          <w:p w14:paraId="240C5A25" w14:textId="77777777" w:rsidR="00A639BD" w:rsidRPr="00F04F70" w:rsidRDefault="00A639BD" w:rsidP="002F76A3">
            <w:pPr>
              <w:pStyle w:val="1"/>
              <w:rPr>
                <w:kern w:val="2"/>
                <w:sz w:val="20"/>
                <w:szCs w:val="20"/>
              </w:rPr>
            </w:pPr>
            <w:r w:rsidRPr="00F04F70">
              <w:rPr>
                <w:rFonts w:hint="eastAsia"/>
                <w:kern w:val="2"/>
                <w:sz w:val="20"/>
                <w:szCs w:val="20"/>
              </w:rPr>
              <w:t>대상회사</w:t>
            </w:r>
            <w:r w:rsidRPr="00F04F70">
              <w:rPr>
                <w:rFonts w:hint="eastAsia"/>
                <w:kern w:val="2"/>
                <w:sz w:val="20"/>
                <w:szCs w:val="20"/>
              </w:rPr>
              <w:t xml:space="preserve"> </w:t>
            </w:r>
            <w:r w:rsidRPr="00F04F70">
              <w:rPr>
                <w:rFonts w:hint="eastAsia"/>
                <w:kern w:val="2"/>
                <w:sz w:val="20"/>
                <w:szCs w:val="20"/>
              </w:rPr>
              <w:t>정관</w:t>
            </w:r>
            <w:r w:rsidRPr="00F04F70">
              <w:rPr>
                <w:rFonts w:hint="eastAsia"/>
                <w:kern w:val="2"/>
                <w:sz w:val="20"/>
                <w:szCs w:val="20"/>
              </w:rPr>
              <w:t xml:space="preserve"> </w:t>
            </w:r>
            <w:r w:rsidRPr="00F04F70">
              <w:rPr>
                <w:rFonts w:hint="eastAsia"/>
                <w:kern w:val="2"/>
                <w:sz w:val="20"/>
                <w:szCs w:val="20"/>
              </w:rPr>
              <w:t>및</w:t>
            </w:r>
            <w:r w:rsidRPr="00F04F70">
              <w:rPr>
                <w:rFonts w:hint="eastAsia"/>
                <w:kern w:val="2"/>
                <w:sz w:val="20"/>
                <w:szCs w:val="20"/>
              </w:rPr>
              <w:t xml:space="preserve"> </w:t>
            </w:r>
            <w:r w:rsidRPr="00F04F70">
              <w:rPr>
                <w:rFonts w:hint="eastAsia"/>
                <w:kern w:val="2"/>
                <w:sz w:val="20"/>
                <w:szCs w:val="20"/>
              </w:rPr>
              <w:t>법인등기부에</w:t>
            </w:r>
            <w:r w:rsidRPr="00F04F70">
              <w:rPr>
                <w:rFonts w:hint="eastAsia"/>
                <w:kern w:val="2"/>
                <w:sz w:val="20"/>
                <w:szCs w:val="20"/>
              </w:rPr>
              <w:t xml:space="preserve"> </w:t>
            </w:r>
            <w:r w:rsidRPr="00F04F70">
              <w:rPr>
                <w:rFonts w:hint="eastAsia"/>
                <w:kern w:val="2"/>
                <w:sz w:val="20"/>
                <w:szCs w:val="20"/>
              </w:rPr>
              <w:t>의하면</w:t>
            </w:r>
            <w:r w:rsidRPr="00F04F70">
              <w:rPr>
                <w:rFonts w:hint="eastAsia"/>
                <w:kern w:val="2"/>
                <w:sz w:val="20"/>
                <w:szCs w:val="20"/>
              </w:rPr>
              <w:t>,</w:t>
            </w:r>
            <w:r w:rsidRPr="00F04F70">
              <w:rPr>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수권주식수는</w:t>
            </w:r>
            <w:r w:rsidRPr="00F04F70">
              <w:rPr>
                <w:rFonts w:hint="eastAsia"/>
                <w:kern w:val="2"/>
                <w:sz w:val="20"/>
                <w:szCs w:val="20"/>
              </w:rPr>
              <w:t xml:space="preserve"> </w:t>
            </w:r>
            <w:r>
              <w:rPr>
                <w:rFonts w:hint="eastAsia"/>
                <w:kern w:val="2"/>
                <w:sz w:val="20"/>
                <w:szCs w:val="20"/>
              </w:rPr>
              <w:t>1</w:t>
            </w:r>
            <w:r w:rsidRPr="00F04F70">
              <w:rPr>
                <w:kern w:val="2"/>
                <w:sz w:val="20"/>
                <w:szCs w:val="20"/>
              </w:rPr>
              <w:t>0,000,000</w:t>
            </w:r>
            <w:r w:rsidRPr="00F04F70">
              <w:rPr>
                <w:rFonts w:hint="eastAsia"/>
                <w:kern w:val="2"/>
                <w:sz w:val="20"/>
                <w:szCs w:val="20"/>
              </w:rPr>
              <w:t>주이고</w:t>
            </w:r>
            <w:r w:rsidRPr="00F04F70">
              <w:rPr>
                <w:rFonts w:hint="eastAsia"/>
                <w:kern w:val="2"/>
                <w:sz w:val="20"/>
                <w:szCs w:val="20"/>
              </w:rPr>
              <w:t>(</w:t>
            </w:r>
            <w:r w:rsidRPr="00F04F70">
              <w:rPr>
                <w:rFonts w:hint="eastAsia"/>
                <w:kern w:val="2"/>
                <w:sz w:val="20"/>
                <w:szCs w:val="20"/>
              </w:rPr>
              <w:t>제</w:t>
            </w:r>
            <w:r w:rsidRPr="00F04F70">
              <w:rPr>
                <w:rFonts w:hint="eastAsia"/>
                <w:kern w:val="2"/>
                <w:sz w:val="20"/>
                <w:szCs w:val="20"/>
              </w:rPr>
              <w:t>5</w:t>
            </w:r>
            <w:r w:rsidRPr="00F04F70">
              <w:rPr>
                <w:rFonts w:hint="eastAsia"/>
                <w:kern w:val="2"/>
                <w:sz w:val="20"/>
                <w:szCs w:val="20"/>
              </w:rPr>
              <w:t>조</w:t>
            </w:r>
            <w:r w:rsidRPr="00F04F70">
              <w:rPr>
                <w:rFonts w:hint="eastAsia"/>
                <w:kern w:val="2"/>
                <w:sz w:val="20"/>
                <w:szCs w:val="20"/>
              </w:rPr>
              <w:t>),</w:t>
            </w:r>
            <w:r w:rsidRPr="00F04F70">
              <w:rPr>
                <w:kern w:val="2"/>
                <w:sz w:val="20"/>
                <w:szCs w:val="20"/>
              </w:rPr>
              <w:t xml:space="preserve"> </w:t>
            </w:r>
            <w:r w:rsidRPr="00F04F70">
              <w:rPr>
                <w:rFonts w:hint="eastAsia"/>
                <w:kern w:val="2"/>
                <w:sz w:val="20"/>
                <w:szCs w:val="20"/>
              </w:rPr>
              <w:t>대상회사가</w:t>
            </w:r>
            <w:r w:rsidRPr="00F04F70">
              <w:rPr>
                <w:rFonts w:hint="eastAsia"/>
                <w:kern w:val="2"/>
                <w:sz w:val="20"/>
                <w:szCs w:val="20"/>
              </w:rPr>
              <w:t xml:space="preserve"> </w:t>
            </w:r>
            <w:r w:rsidRPr="00F04F70">
              <w:rPr>
                <w:rFonts w:hint="eastAsia"/>
                <w:kern w:val="2"/>
                <w:sz w:val="20"/>
                <w:szCs w:val="20"/>
              </w:rPr>
              <w:t>현재까지</w:t>
            </w:r>
            <w:r w:rsidRPr="00F04F70">
              <w:rPr>
                <w:rFonts w:hint="eastAsia"/>
                <w:kern w:val="2"/>
                <w:sz w:val="20"/>
                <w:szCs w:val="20"/>
              </w:rPr>
              <w:t xml:space="preserve"> </w:t>
            </w:r>
            <w:r w:rsidRPr="00F04F70">
              <w:rPr>
                <w:rFonts w:hint="eastAsia"/>
                <w:kern w:val="2"/>
                <w:sz w:val="20"/>
                <w:szCs w:val="20"/>
              </w:rPr>
              <w:t>발행한</w:t>
            </w:r>
            <w:r w:rsidRPr="00F04F70">
              <w:rPr>
                <w:rFonts w:hint="eastAsia"/>
                <w:kern w:val="2"/>
                <w:sz w:val="20"/>
                <w:szCs w:val="20"/>
              </w:rPr>
              <w:t xml:space="preserve"> </w:t>
            </w:r>
            <w:r w:rsidRPr="00F04F70">
              <w:rPr>
                <w:rFonts w:hint="eastAsia"/>
                <w:kern w:val="2"/>
                <w:sz w:val="20"/>
                <w:szCs w:val="20"/>
              </w:rPr>
              <w:t>누적</w:t>
            </w:r>
            <w:r w:rsidRPr="00F04F70">
              <w:rPr>
                <w:rFonts w:hint="eastAsia"/>
                <w:kern w:val="2"/>
                <w:sz w:val="20"/>
                <w:szCs w:val="20"/>
              </w:rPr>
              <w:t xml:space="preserve"> </w:t>
            </w:r>
            <w:r w:rsidRPr="00F04F70">
              <w:rPr>
                <w:rFonts w:hint="eastAsia"/>
                <w:kern w:val="2"/>
                <w:sz w:val="20"/>
                <w:szCs w:val="20"/>
              </w:rPr>
              <w:t>주식수는</w:t>
            </w:r>
            <w:r w:rsidRPr="00F04F70">
              <w:rPr>
                <w:rFonts w:hint="eastAsia"/>
                <w:kern w:val="2"/>
                <w:sz w:val="20"/>
                <w:szCs w:val="20"/>
              </w:rPr>
              <w:t xml:space="preserve"> </w:t>
            </w:r>
            <w:r>
              <w:rPr>
                <w:rFonts w:hint="eastAsia"/>
                <w:kern w:val="2"/>
                <w:sz w:val="20"/>
                <w:szCs w:val="20"/>
              </w:rPr>
              <w:t>3,479,279</w:t>
            </w:r>
            <w:r w:rsidRPr="00F04F70">
              <w:rPr>
                <w:rFonts w:hint="eastAsia"/>
                <w:kern w:val="2"/>
                <w:sz w:val="20"/>
                <w:szCs w:val="20"/>
              </w:rPr>
              <w:t>주이므로</w:t>
            </w:r>
            <w:r w:rsidRPr="00F04F70">
              <w:rPr>
                <w:rFonts w:hint="eastAsia"/>
                <w:kern w:val="2"/>
                <w:sz w:val="20"/>
                <w:szCs w:val="20"/>
              </w:rPr>
              <w:t xml:space="preserve">, </w:t>
            </w:r>
            <w:r w:rsidRPr="00F04F70">
              <w:rPr>
                <w:rFonts w:hint="eastAsia"/>
                <w:kern w:val="2"/>
                <w:sz w:val="20"/>
                <w:szCs w:val="20"/>
              </w:rPr>
              <w:t>본건</w:t>
            </w:r>
            <w:r w:rsidRPr="00F04F70">
              <w:rPr>
                <w:rFonts w:hint="eastAsia"/>
                <w:kern w:val="2"/>
                <w:sz w:val="20"/>
                <w:szCs w:val="20"/>
              </w:rPr>
              <w:t xml:space="preserve"> </w:t>
            </w:r>
            <w:r w:rsidRPr="00F04F70">
              <w:rPr>
                <w:rFonts w:hint="eastAsia"/>
                <w:kern w:val="2"/>
                <w:sz w:val="20"/>
                <w:szCs w:val="20"/>
              </w:rPr>
              <w:t>거래로</w:t>
            </w:r>
            <w:r w:rsidRPr="00F04F70">
              <w:rPr>
                <w:rFonts w:hint="eastAsia"/>
                <w:kern w:val="2"/>
                <w:sz w:val="20"/>
                <w:szCs w:val="20"/>
              </w:rPr>
              <w:t xml:space="preserve"> </w:t>
            </w:r>
            <w:r w:rsidRPr="00F04F70">
              <w:rPr>
                <w:rFonts w:hint="eastAsia"/>
                <w:kern w:val="2"/>
                <w:sz w:val="20"/>
                <w:szCs w:val="20"/>
              </w:rPr>
              <w:t>인한</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귀사에</w:t>
            </w:r>
            <w:r w:rsidRPr="00F04F70">
              <w:rPr>
                <w:rFonts w:hint="eastAsia"/>
                <w:kern w:val="2"/>
                <w:sz w:val="20"/>
                <w:szCs w:val="20"/>
              </w:rPr>
              <w:t xml:space="preserve"> </w:t>
            </w:r>
            <w:r w:rsidRPr="00F04F70">
              <w:rPr>
                <w:rFonts w:hint="eastAsia"/>
                <w:kern w:val="2"/>
                <w:sz w:val="20"/>
                <w:szCs w:val="20"/>
              </w:rPr>
              <w:t>대한</w:t>
            </w:r>
            <w:r w:rsidRPr="00F04F70">
              <w:rPr>
                <w:rFonts w:hint="eastAsia"/>
                <w:kern w:val="2"/>
                <w:sz w:val="20"/>
                <w:szCs w:val="20"/>
              </w:rPr>
              <w:t xml:space="preserve"> </w:t>
            </w:r>
            <w:r w:rsidRPr="00F04F70">
              <w:rPr>
                <w:rFonts w:hint="eastAsia"/>
                <w:kern w:val="2"/>
                <w:sz w:val="20"/>
                <w:szCs w:val="20"/>
              </w:rPr>
              <w:t>신주</w:t>
            </w:r>
            <w:r w:rsidRPr="00F04F70">
              <w:rPr>
                <w:rFonts w:hint="eastAsia"/>
                <w:kern w:val="2"/>
                <w:sz w:val="20"/>
                <w:szCs w:val="20"/>
              </w:rPr>
              <w:t xml:space="preserve"> </w:t>
            </w:r>
            <w:r w:rsidRPr="00F04F70">
              <w:rPr>
                <w:rFonts w:hint="eastAsia"/>
                <w:kern w:val="2"/>
                <w:sz w:val="20"/>
                <w:szCs w:val="20"/>
              </w:rPr>
              <w:t>발행</w:t>
            </w:r>
            <w:r w:rsidRPr="00F04F70">
              <w:rPr>
                <w:rFonts w:hint="eastAsia"/>
                <w:kern w:val="2"/>
                <w:sz w:val="20"/>
                <w:szCs w:val="20"/>
              </w:rPr>
              <w:t xml:space="preserve"> </w:t>
            </w:r>
            <w:r w:rsidRPr="00F04F70">
              <w:rPr>
                <w:rFonts w:hint="eastAsia"/>
                <w:kern w:val="2"/>
                <w:sz w:val="20"/>
                <w:szCs w:val="20"/>
              </w:rPr>
              <w:t>주식수가</w:t>
            </w:r>
            <w:r>
              <w:rPr>
                <w:rFonts w:hint="eastAsia"/>
                <w:kern w:val="2"/>
                <w:sz w:val="20"/>
                <w:szCs w:val="20"/>
              </w:rPr>
              <w:t xml:space="preserve"> </w:t>
            </w:r>
            <w:r w:rsidRPr="00372170">
              <w:rPr>
                <w:kern w:val="2"/>
                <w:sz w:val="20"/>
                <w:szCs w:val="20"/>
              </w:rPr>
              <w:t>6,520,721</w:t>
            </w:r>
            <w:r w:rsidRPr="00F04F70">
              <w:rPr>
                <w:rFonts w:hint="eastAsia"/>
                <w:kern w:val="2"/>
                <w:sz w:val="20"/>
                <w:szCs w:val="20"/>
              </w:rPr>
              <w:t>주를</w:t>
            </w:r>
            <w:r w:rsidRPr="00F04F70">
              <w:rPr>
                <w:rFonts w:hint="eastAsia"/>
                <w:kern w:val="2"/>
                <w:sz w:val="20"/>
                <w:szCs w:val="20"/>
              </w:rPr>
              <w:t xml:space="preserve"> </w:t>
            </w:r>
            <w:r w:rsidRPr="00F04F70">
              <w:rPr>
                <w:rFonts w:hint="eastAsia"/>
                <w:kern w:val="2"/>
                <w:sz w:val="20"/>
                <w:szCs w:val="20"/>
              </w:rPr>
              <w:t>초과하는</w:t>
            </w:r>
            <w:r w:rsidRPr="00F04F70">
              <w:rPr>
                <w:rFonts w:hint="eastAsia"/>
                <w:kern w:val="2"/>
                <w:sz w:val="20"/>
                <w:szCs w:val="20"/>
              </w:rPr>
              <w:t xml:space="preserve"> </w:t>
            </w:r>
            <w:r w:rsidRPr="00F04F70">
              <w:rPr>
                <w:rFonts w:hint="eastAsia"/>
                <w:kern w:val="2"/>
                <w:sz w:val="20"/>
                <w:szCs w:val="20"/>
              </w:rPr>
              <w:t>경우</w:t>
            </w:r>
            <w:r w:rsidRPr="00F04F70">
              <w:rPr>
                <w:rFonts w:hint="eastAsia"/>
                <w:kern w:val="2"/>
                <w:sz w:val="20"/>
                <w:szCs w:val="20"/>
              </w:rPr>
              <w:t xml:space="preserve"> </w:t>
            </w:r>
            <w:r w:rsidRPr="00F04F70">
              <w:rPr>
                <w:rFonts w:hint="eastAsia"/>
                <w:kern w:val="2"/>
                <w:sz w:val="20"/>
                <w:szCs w:val="20"/>
              </w:rPr>
              <w:t>수권주식수를</w:t>
            </w:r>
            <w:r w:rsidRPr="00F04F70">
              <w:rPr>
                <w:rFonts w:hint="eastAsia"/>
                <w:kern w:val="2"/>
                <w:sz w:val="20"/>
                <w:szCs w:val="20"/>
              </w:rPr>
              <w:t xml:space="preserve"> </w:t>
            </w:r>
            <w:r w:rsidRPr="00F04F70">
              <w:rPr>
                <w:rFonts w:hint="eastAsia"/>
                <w:kern w:val="2"/>
                <w:sz w:val="20"/>
                <w:szCs w:val="20"/>
              </w:rPr>
              <w:t>증가시키는</w:t>
            </w:r>
            <w:r w:rsidRPr="00F04F70">
              <w:rPr>
                <w:rFonts w:hint="eastAsia"/>
                <w:kern w:val="2"/>
                <w:sz w:val="20"/>
                <w:szCs w:val="20"/>
              </w:rPr>
              <w:t xml:space="preserve"> </w:t>
            </w:r>
            <w:r w:rsidRPr="00F04F70">
              <w:rPr>
                <w:rFonts w:hint="eastAsia"/>
                <w:kern w:val="2"/>
                <w:sz w:val="20"/>
                <w:szCs w:val="20"/>
              </w:rPr>
              <w:t>정관</w:t>
            </w:r>
            <w:r w:rsidRPr="00F04F70">
              <w:rPr>
                <w:rFonts w:hint="eastAsia"/>
                <w:kern w:val="2"/>
                <w:sz w:val="20"/>
                <w:szCs w:val="20"/>
              </w:rPr>
              <w:t xml:space="preserve"> </w:t>
            </w:r>
            <w:r w:rsidRPr="00F04F70">
              <w:rPr>
                <w:kern w:val="2"/>
                <w:sz w:val="20"/>
                <w:szCs w:val="20"/>
              </w:rPr>
              <w:t>개정이</w:t>
            </w:r>
            <w:r w:rsidRPr="00F04F70">
              <w:rPr>
                <w:kern w:val="2"/>
                <w:sz w:val="20"/>
                <w:szCs w:val="20"/>
              </w:rPr>
              <w:t xml:space="preserve"> </w:t>
            </w:r>
            <w:r w:rsidRPr="00F04F70">
              <w:rPr>
                <w:rFonts w:hint="eastAsia"/>
                <w:kern w:val="2"/>
                <w:sz w:val="20"/>
                <w:szCs w:val="20"/>
              </w:rPr>
              <w:t>필요할</w:t>
            </w:r>
            <w:r w:rsidRPr="00F04F70">
              <w:rPr>
                <w:rFonts w:hint="eastAsia"/>
                <w:kern w:val="2"/>
                <w:sz w:val="20"/>
                <w:szCs w:val="20"/>
              </w:rPr>
              <w:t xml:space="preserve"> </w:t>
            </w:r>
            <w:r w:rsidRPr="00F04F70">
              <w:rPr>
                <w:rFonts w:hint="eastAsia"/>
                <w:kern w:val="2"/>
                <w:sz w:val="20"/>
                <w:szCs w:val="20"/>
              </w:rPr>
              <w:t>것임</w:t>
            </w:r>
            <w:r w:rsidRPr="00F04F70">
              <w:rPr>
                <w:rFonts w:hint="eastAsia"/>
                <w:kern w:val="2"/>
                <w:sz w:val="20"/>
                <w:szCs w:val="20"/>
              </w:rPr>
              <w:t>.</w:t>
            </w:r>
          </w:p>
          <w:p w14:paraId="3D527DCA" w14:textId="08EB09A6" w:rsidR="00A639BD" w:rsidRPr="00C65EAA" w:rsidRDefault="00A639BD" w:rsidP="002F76A3">
            <w:pPr>
              <w:pStyle w:val="1"/>
              <w:rPr>
                <w:kern w:val="2"/>
                <w:sz w:val="20"/>
                <w:szCs w:val="20"/>
              </w:rPr>
            </w:pPr>
            <w:r w:rsidRPr="00914828">
              <w:rPr>
                <w:rFonts w:hint="eastAsia"/>
                <w:kern w:val="2"/>
                <w:sz w:val="20"/>
                <w:szCs w:val="20"/>
              </w:rPr>
              <w:t>대상회사</w:t>
            </w:r>
            <w:r w:rsidRPr="00914828">
              <w:rPr>
                <w:kern w:val="2"/>
                <w:sz w:val="20"/>
                <w:szCs w:val="20"/>
              </w:rPr>
              <w:t xml:space="preserve"> </w:t>
            </w:r>
            <w:r w:rsidRPr="00914828">
              <w:rPr>
                <w:rFonts w:hint="eastAsia"/>
                <w:kern w:val="2"/>
                <w:sz w:val="20"/>
                <w:szCs w:val="20"/>
              </w:rPr>
              <w:t>정관</w:t>
            </w:r>
            <w:r>
              <w:rPr>
                <w:rFonts w:hint="eastAsia"/>
                <w:kern w:val="2"/>
                <w:sz w:val="20"/>
                <w:szCs w:val="20"/>
              </w:rPr>
              <w:t>에</w:t>
            </w:r>
            <w:r>
              <w:rPr>
                <w:rFonts w:hint="eastAsia"/>
                <w:kern w:val="2"/>
                <w:sz w:val="20"/>
                <w:szCs w:val="20"/>
              </w:rPr>
              <w:t xml:space="preserve"> </w:t>
            </w:r>
            <w:r>
              <w:rPr>
                <w:rFonts w:hint="eastAsia"/>
                <w:kern w:val="2"/>
                <w:sz w:val="20"/>
                <w:szCs w:val="20"/>
              </w:rPr>
              <w:t>의하면</w:t>
            </w:r>
            <w:r w:rsidRPr="00914828">
              <w:rPr>
                <w:rFonts w:hint="eastAsia"/>
                <w:kern w:val="2"/>
                <w:sz w:val="20"/>
                <w:szCs w:val="20"/>
              </w:rPr>
              <w:t>,</w:t>
            </w:r>
            <w:r w:rsidRPr="00914828">
              <w:rPr>
                <w:kern w:val="2"/>
                <w:sz w:val="20"/>
                <w:szCs w:val="20"/>
              </w:rPr>
              <w:t xml:space="preserve"> </w:t>
            </w:r>
            <w:r w:rsidRPr="00914828">
              <w:rPr>
                <w:rFonts w:hint="eastAsia"/>
                <w:kern w:val="2"/>
                <w:sz w:val="20"/>
                <w:szCs w:val="20"/>
              </w:rPr>
              <w:t>신기술의</w:t>
            </w:r>
            <w:r w:rsidRPr="00914828">
              <w:rPr>
                <w:rFonts w:hint="eastAsia"/>
                <w:kern w:val="2"/>
                <w:sz w:val="20"/>
                <w:szCs w:val="20"/>
              </w:rPr>
              <w:t xml:space="preserve"> </w:t>
            </w:r>
            <w:r w:rsidRPr="00914828">
              <w:rPr>
                <w:rFonts w:hint="eastAsia"/>
                <w:kern w:val="2"/>
                <w:sz w:val="20"/>
                <w:szCs w:val="20"/>
              </w:rPr>
              <w:t>도입</w:t>
            </w:r>
            <w:r w:rsidRPr="00914828">
              <w:rPr>
                <w:rFonts w:hint="eastAsia"/>
                <w:kern w:val="2"/>
                <w:sz w:val="20"/>
                <w:szCs w:val="20"/>
              </w:rPr>
              <w:t xml:space="preserve">, </w:t>
            </w:r>
            <w:r w:rsidRPr="00914828">
              <w:rPr>
                <w:rFonts w:hint="eastAsia"/>
                <w:kern w:val="2"/>
                <w:sz w:val="20"/>
                <w:szCs w:val="20"/>
              </w:rPr>
              <w:t>재무구조의</w:t>
            </w:r>
            <w:r w:rsidRPr="00914828">
              <w:rPr>
                <w:rFonts w:hint="eastAsia"/>
                <w:kern w:val="2"/>
                <w:sz w:val="20"/>
                <w:szCs w:val="20"/>
              </w:rPr>
              <w:t xml:space="preserve"> </w:t>
            </w:r>
            <w:r w:rsidRPr="00914828">
              <w:rPr>
                <w:rFonts w:hint="eastAsia"/>
                <w:kern w:val="2"/>
                <w:sz w:val="20"/>
                <w:szCs w:val="20"/>
              </w:rPr>
              <w:t>개선</w:t>
            </w:r>
            <w:r w:rsidRPr="00914828">
              <w:rPr>
                <w:rFonts w:hint="eastAsia"/>
                <w:kern w:val="2"/>
                <w:sz w:val="20"/>
                <w:szCs w:val="20"/>
              </w:rPr>
              <w:t xml:space="preserve"> </w:t>
            </w:r>
            <w:r w:rsidRPr="00914828">
              <w:rPr>
                <w:rFonts w:hint="eastAsia"/>
                <w:kern w:val="2"/>
                <w:sz w:val="20"/>
                <w:szCs w:val="20"/>
              </w:rPr>
              <w:t>등</w:t>
            </w:r>
            <w:r w:rsidRPr="00914828">
              <w:rPr>
                <w:rFonts w:hint="eastAsia"/>
                <w:kern w:val="2"/>
                <w:sz w:val="20"/>
                <w:szCs w:val="20"/>
              </w:rPr>
              <w:t xml:space="preserve"> </w:t>
            </w:r>
            <w:r w:rsidRPr="00914828">
              <w:rPr>
                <w:rFonts w:hint="eastAsia"/>
                <w:kern w:val="2"/>
                <w:sz w:val="20"/>
                <w:szCs w:val="20"/>
              </w:rPr>
              <w:t>회사</w:t>
            </w:r>
            <w:r w:rsidRPr="00914828">
              <w:rPr>
                <w:rFonts w:hint="eastAsia"/>
                <w:kern w:val="2"/>
                <w:sz w:val="20"/>
                <w:szCs w:val="20"/>
              </w:rPr>
              <w:lastRenderedPageBreak/>
              <w:t>의</w:t>
            </w:r>
            <w:r w:rsidRPr="00914828">
              <w:rPr>
                <w:rFonts w:hint="eastAsia"/>
                <w:kern w:val="2"/>
                <w:sz w:val="20"/>
                <w:szCs w:val="20"/>
              </w:rPr>
              <w:t xml:space="preserve"> </w:t>
            </w:r>
            <w:r w:rsidRPr="00914828">
              <w:rPr>
                <w:rFonts w:hint="eastAsia"/>
                <w:kern w:val="2"/>
                <w:sz w:val="20"/>
                <w:szCs w:val="20"/>
              </w:rPr>
              <w:t>경영상</w:t>
            </w:r>
            <w:r w:rsidRPr="00914828">
              <w:rPr>
                <w:rFonts w:hint="eastAsia"/>
                <w:kern w:val="2"/>
                <w:sz w:val="20"/>
                <w:szCs w:val="20"/>
              </w:rPr>
              <w:t xml:space="preserve"> </w:t>
            </w:r>
            <w:r w:rsidRPr="00914828">
              <w:rPr>
                <w:rFonts w:hint="eastAsia"/>
                <w:kern w:val="2"/>
                <w:sz w:val="20"/>
                <w:szCs w:val="20"/>
              </w:rPr>
              <w:t>목적을</w:t>
            </w:r>
            <w:r w:rsidRPr="00914828">
              <w:rPr>
                <w:rFonts w:hint="eastAsia"/>
                <w:kern w:val="2"/>
                <w:sz w:val="20"/>
                <w:szCs w:val="20"/>
              </w:rPr>
              <w:t xml:space="preserve"> </w:t>
            </w:r>
            <w:r w:rsidRPr="00914828">
              <w:rPr>
                <w:rFonts w:hint="eastAsia"/>
                <w:kern w:val="2"/>
                <w:sz w:val="20"/>
                <w:szCs w:val="20"/>
              </w:rPr>
              <w:t>달성하기</w:t>
            </w:r>
            <w:r w:rsidRPr="00914828">
              <w:rPr>
                <w:rFonts w:hint="eastAsia"/>
                <w:kern w:val="2"/>
                <w:sz w:val="20"/>
                <w:szCs w:val="20"/>
              </w:rPr>
              <w:t xml:space="preserve"> </w:t>
            </w:r>
            <w:r w:rsidRPr="00914828">
              <w:rPr>
                <w:rFonts w:hint="eastAsia"/>
                <w:kern w:val="2"/>
                <w:sz w:val="20"/>
                <w:szCs w:val="20"/>
              </w:rPr>
              <w:t>위하여</w:t>
            </w:r>
            <w:r w:rsidRPr="00914828">
              <w:rPr>
                <w:rFonts w:hint="eastAsia"/>
                <w:kern w:val="2"/>
                <w:sz w:val="20"/>
                <w:szCs w:val="20"/>
              </w:rPr>
              <w:t xml:space="preserve"> </w:t>
            </w:r>
            <w:r w:rsidRPr="00914828">
              <w:rPr>
                <w:rFonts w:hint="eastAsia"/>
                <w:kern w:val="2"/>
                <w:sz w:val="20"/>
                <w:szCs w:val="20"/>
              </w:rPr>
              <w:t>제</w:t>
            </w:r>
            <w:r w:rsidRPr="00914828">
              <w:rPr>
                <w:rFonts w:hint="eastAsia"/>
                <w:kern w:val="2"/>
                <w:sz w:val="20"/>
                <w:szCs w:val="20"/>
              </w:rPr>
              <w:t>3</w:t>
            </w:r>
            <w:r w:rsidRPr="00914828">
              <w:rPr>
                <w:rFonts w:hint="eastAsia"/>
                <w:kern w:val="2"/>
                <w:sz w:val="20"/>
                <w:szCs w:val="20"/>
              </w:rPr>
              <w:t>자에게</w:t>
            </w:r>
            <w:r w:rsidRPr="00914828">
              <w:rPr>
                <w:rFonts w:hint="eastAsia"/>
                <w:kern w:val="2"/>
                <w:sz w:val="20"/>
                <w:szCs w:val="20"/>
              </w:rPr>
              <w:t xml:space="preserve"> </w:t>
            </w:r>
            <w:r w:rsidRPr="00914828">
              <w:rPr>
                <w:rFonts w:hint="eastAsia"/>
                <w:kern w:val="2"/>
                <w:sz w:val="20"/>
                <w:szCs w:val="20"/>
              </w:rPr>
              <w:t>신주를</w:t>
            </w:r>
            <w:r w:rsidRPr="00914828">
              <w:rPr>
                <w:rFonts w:hint="eastAsia"/>
                <w:kern w:val="2"/>
                <w:sz w:val="20"/>
                <w:szCs w:val="20"/>
              </w:rPr>
              <w:t xml:space="preserve"> </w:t>
            </w:r>
            <w:r w:rsidRPr="00914828">
              <w:rPr>
                <w:rFonts w:hint="eastAsia"/>
                <w:kern w:val="2"/>
                <w:sz w:val="20"/>
                <w:szCs w:val="20"/>
              </w:rPr>
              <w:t>발행할</w:t>
            </w:r>
            <w:r w:rsidRPr="00914828">
              <w:rPr>
                <w:rFonts w:hint="eastAsia"/>
                <w:kern w:val="2"/>
                <w:sz w:val="20"/>
                <w:szCs w:val="20"/>
              </w:rPr>
              <w:t xml:space="preserve"> </w:t>
            </w:r>
            <w:r w:rsidRPr="00914828">
              <w:rPr>
                <w:rFonts w:hint="eastAsia"/>
                <w:kern w:val="2"/>
                <w:sz w:val="20"/>
                <w:szCs w:val="20"/>
              </w:rPr>
              <w:t>수</w:t>
            </w:r>
            <w:r w:rsidRPr="00914828">
              <w:rPr>
                <w:rFonts w:hint="eastAsia"/>
                <w:kern w:val="2"/>
                <w:sz w:val="20"/>
                <w:szCs w:val="20"/>
              </w:rPr>
              <w:t xml:space="preserve"> </w:t>
            </w:r>
            <w:r w:rsidRPr="00914828">
              <w:rPr>
                <w:rFonts w:hint="eastAsia"/>
                <w:kern w:val="2"/>
                <w:sz w:val="20"/>
                <w:szCs w:val="20"/>
              </w:rPr>
              <w:t>있</w:t>
            </w:r>
            <w:r>
              <w:rPr>
                <w:rFonts w:hint="eastAsia"/>
                <w:kern w:val="2"/>
                <w:sz w:val="20"/>
                <w:szCs w:val="20"/>
              </w:rPr>
              <w:t>으며</w:t>
            </w:r>
            <w:r>
              <w:rPr>
                <w:rFonts w:hint="eastAsia"/>
                <w:kern w:val="2"/>
                <w:sz w:val="20"/>
                <w:szCs w:val="20"/>
              </w:rPr>
              <w:t>(</w:t>
            </w:r>
            <w:r>
              <w:rPr>
                <w:rFonts w:hint="eastAsia"/>
                <w:kern w:val="2"/>
                <w:sz w:val="20"/>
                <w:szCs w:val="20"/>
              </w:rPr>
              <w:t>정관</w:t>
            </w:r>
            <w:r>
              <w:rPr>
                <w:rFonts w:hint="eastAsia"/>
                <w:kern w:val="2"/>
                <w:sz w:val="20"/>
                <w:szCs w:val="20"/>
              </w:rPr>
              <w:t xml:space="preserve"> </w:t>
            </w:r>
            <w:r w:rsidRPr="00914828">
              <w:rPr>
                <w:rFonts w:hint="eastAsia"/>
                <w:kern w:val="2"/>
                <w:sz w:val="20"/>
                <w:szCs w:val="20"/>
              </w:rPr>
              <w:t>제</w:t>
            </w:r>
            <w:r w:rsidRPr="00914828">
              <w:rPr>
                <w:kern w:val="2"/>
                <w:sz w:val="20"/>
                <w:szCs w:val="20"/>
              </w:rPr>
              <w:t>1</w:t>
            </w:r>
            <w:r w:rsidRPr="00914828">
              <w:rPr>
                <w:rFonts w:hint="eastAsia"/>
                <w:kern w:val="2"/>
                <w:sz w:val="20"/>
                <w:szCs w:val="20"/>
              </w:rPr>
              <w:t>1</w:t>
            </w:r>
            <w:r w:rsidRPr="00914828">
              <w:rPr>
                <w:rFonts w:hint="eastAsia"/>
                <w:kern w:val="2"/>
                <w:sz w:val="20"/>
                <w:szCs w:val="20"/>
              </w:rPr>
              <w:t>조</w:t>
            </w:r>
            <w:r w:rsidRPr="00914828">
              <w:rPr>
                <w:kern w:val="2"/>
                <w:sz w:val="20"/>
                <w:szCs w:val="20"/>
              </w:rPr>
              <w:t xml:space="preserve"> </w:t>
            </w:r>
            <w:r w:rsidRPr="00914828">
              <w:rPr>
                <w:rFonts w:hint="eastAsia"/>
                <w:kern w:val="2"/>
                <w:sz w:val="20"/>
                <w:szCs w:val="20"/>
              </w:rPr>
              <w:t>제</w:t>
            </w:r>
            <w:r w:rsidRPr="00914828">
              <w:rPr>
                <w:kern w:val="2"/>
                <w:sz w:val="20"/>
                <w:szCs w:val="20"/>
              </w:rPr>
              <w:t>2</w:t>
            </w:r>
            <w:r w:rsidRPr="00914828">
              <w:rPr>
                <w:rFonts w:hint="eastAsia"/>
                <w:kern w:val="2"/>
                <w:sz w:val="20"/>
                <w:szCs w:val="20"/>
              </w:rPr>
              <w:t>항</w:t>
            </w:r>
            <w:r w:rsidRPr="00914828">
              <w:rPr>
                <w:kern w:val="2"/>
                <w:sz w:val="20"/>
                <w:szCs w:val="20"/>
              </w:rPr>
              <w:t xml:space="preserve"> </w:t>
            </w:r>
            <w:r w:rsidRPr="00914828">
              <w:rPr>
                <w:rFonts w:hint="eastAsia"/>
                <w:kern w:val="2"/>
                <w:sz w:val="20"/>
                <w:szCs w:val="20"/>
              </w:rPr>
              <w:t>7</w:t>
            </w:r>
            <w:r w:rsidRPr="00914828">
              <w:rPr>
                <w:rFonts w:hint="eastAsia"/>
                <w:kern w:val="2"/>
                <w:sz w:val="20"/>
                <w:szCs w:val="20"/>
              </w:rPr>
              <w:t>호</w:t>
            </w:r>
            <w:r>
              <w:rPr>
                <w:rFonts w:hint="eastAsia"/>
                <w:kern w:val="2"/>
                <w:sz w:val="20"/>
                <w:szCs w:val="20"/>
              </w:rPr>
              <w:t xml:space="preserve">), </w:t>
            </w:r>
            <w:r w:rsidRPr="00914828">
              <w:rPr>
                <w:rFonts w:hint="eastAsia"/>
                <w:kern w:val="2"/>
                <w:sz w:val="20"/>
                <w:szCs w:val="20"/>
              </w:rPr>
              <w:t>발행예정주식총수</w:t>
            </w:r>
            <w:r>
              <w:rPr>
                <w:rFonts w:hint="eastAsia"/>
                <w:kern w:val="2"/>
                <w:sz w:val="20"/>
                <w:szCs w:val="20"/>
              </w:rPr>
              <w:t>를</w:t>
            </w:r>
            <w:r>
              <w:rPr>
                <w:rFonts w:hint="eastAsia"/>
                <w:kern w:val="2"/>
                <w:sz w:val="20"/>
                <w:szCs w:val="20"/>
              </w:rPr>
              <w:t xml:space="preserve"> </w:t>
            </w:r>
            <w:r w:rsidRPr="00914828">
              <w:rPr>
                <w:rFonts w:hint="eastAsia"/>
                <w:kern w:val="2"/>
                <w:sz w:val="20"/>
                <w:szCs w:val="20"/>
              </w:rPr>
              <w:t>발행한도로</w:t>
            </w:r>
            <w:r w:rsidRPr="00914828">
              <w:rPr>
                <w:rFonts w:hint="eastAsia"/>
                <w:kern w:val="2"/>
                <w:sz w:val="20"/>
                <w:szCs w:val="20"/>
              </w:rPr>
              <w:t xml:space="preserve"> </w:t>
            </w:r>
            <w:r w:rsidRPr="00914828">
              <w:rPr>
                <w:rFonts w:hint="eastAsia"/>
                <w:kern w:val="2"/>
                <w:sz w:val="20"/>
                <w:szCs w:val="20"/>
              </w:rPr>
              <w:t>의결권이</w:t>
            </w:r>
            <w:r w:rsidRPr="00914828">
              <w:rPr>
                <w:rFonts w:hint="eastAsia"/>
                <w:kern w:val="2"/>
                <w:sz w:val="20"/>
                <w:szCs w:val="20"/>
              </w:rPr>
              <w:t xml:space="preserve"> </w:t>
            </w:r>
            <w:r w:rsidRPr="00914828">
              <w:rPr>
                <w:rFonts w:hint="eastAsia"/>
                <w:kern w:val="2"/>
                <w:sz w:val="20"/>
                <w:szCs w:val="20"/>
              </w:rPr>
              <w:t>있는</w:t>
            </w:r>
            <w:r w:rsidRPr="00914828">
              <w:rPr>
                <w:rFonts w:hint="eastAsia"/>
                <w:kern w:val="2"/>
                <w:sz w:val="20"/>
                <w:szCs w:val="20"/>
              </w:rPr>
              <w:t xml:space="preserve"> </w:t>
            </w:r>
            <w:r w:rsidRPr="00914828">
              <w:rPr>
                <w:rFonts w:hint="eastAsia"/>
                <w:kern w:val="2"/>
                <w:sz w:val="20"/>
                <w:szCs w:val="20"/>
              </w:rPr>
              <w:t>우선주를</w:t>
            </w:r>
            <w:r w:rsidRPr="00914828">
              <w:rPr>
                <w:rFonts w:hint="eastAsia"/>
                <w:kern w:val="2"/>
                <w:sz w:val="20"/>
                <w:szCs w:val="20"/>
              </w:rPr>
              <w:t xml:space="preserve"> </w:t>
            </w:r>
            <w:r w:rsidRPr="00914828">
              <w:rPr>
                <w:rFonts w:hint="eastAsia"/>
                <w:kern w:val="2"/>
                <w:sz w:val="20"/>
                <w:szCs w:val="20"/>
              </w:rPr>
              <w:t>발행할</w:t>
            </w:r>
            <w:r w:rsidRPr="00914828">
              <w:rPr>
                <w:rFonts w:hint="eastAsia"/>
                <w:kern w:val="2"/>
                <w:sz w:val="20"/>
                <w:szCs w:val="20"/>
              </w:rPr>
              <w:t xml:space="preserve"> </w:t>
            </w:r>
            <w:r w:rsidRPr="00914828">
              <w:rPr>
                <w:rFonts w:hint="eastAsia"/>
                <w:kern w:val="2"/>
                <w:sz w:val="20"/>
                <w:szCs w:val="20"/>
              </w:rPr>
              <w:t>수</w:t>
            </w:r>
            <w:r w:rsidRPr="00914828">
              <w:rPr>
                <w:rFonts w:hint="eastAsia"/>
                <w:kern w:val="2"/>
                <w:sz w:val="20"/>
                <w:szCs w:val="20"/>
              </w:rPr>
              <w:t xml:space="preserve"> </w:t>
            </w:r>
            <w:r w:rsidRPr="00914828">
              <w:rPr>
                <w:rFonts w:hint="eastAsia"/>
                <w:kern w:val="2"/>
                <w:sz w:val="20"/>
                <w:szCs w:val="20"/>
              </w:rPr>
              <w:t>있고</w:t>
            </w:r>
            <w:r w:rsidRPr="00914828">
              <w:rPr>
                <w:rFonts w:hint="eastAsia"/>
                <w:kern w:val="2"/>
                <w:sz w:val="20"/>
                <w:szCs w:val="20"/>
              </w:rPr>
              <w:t xml:space="preserve">, </w:t>
            </w:r>
            <w:r w:rsidRPr="00914828">
              <w:rPr>
                <w:rFonts w:hint="eastAsia"/>
                <w:kern w:val="2"/>
                <w:sz w:val="20"/>
                <w:szCs w:val="20"/>
              </w:rPr>
              <w:t>상환우선주와</w:t>
            </w:r>
            <w:r w:rsidRPr="00914828">
              <w:rPr>
                <w:rFonts w:hint="eastAsia"/>
                <w:kern w:val="2"/>
                <w:sz w:val="20"/>
                <w:szCs w:val="20"/>
              </w:rPr>
              <w:t xml:space="preserve"> </w:t>
            </w:r>
            <w:r w:rsidRPr="00914828">
              <w:rPr>
                <w:rFonts w:hint="eastAsia"/>
                <w:kern w:val="2"/>
                <w:sz w:val="20"/>
                <w:szCs w:val="20"/>
              </w:rPr>
              <w:t>전환우선주의</w:t>
            </w:r>
            <w:r w:rsidRPr="00914828">
              <w:rPr>
                <w:rFonts w:hint="eastAsia"/>
                <w:kern w:val="2"/>
                <w:sz w:val="20"/>
                <w:szCs w:val="20"/>
              </w:rPr>
              <w:t xml:space="preserve"> </w:t>
            </w:r>
            <w:r w:rsidRPr="00914828">
              <w:rPr>
                <w:rFonts w:hint="eastAsia"/>
                <w:kern w:val="2"/>
                <w:sz w:val="20"/>
                <w:szCs w:val="20"/>
              </w:rPr>
              <w:t>내용을</w:t>
            </w:r>
            <w:r w:rsidRPr="00914828">
              <w:rPr>
                <w:rFonts w:hint="eastAsia"/>
                <w:kern w:val="2"/>
                <w:sz w:val="20"/>
                <w:szCs w:val="20"/>
              </w:rPr>
              <w:t xml:space="preserve"> </w:t>
            </w:r>
            <w:r w:rsidRPr="00914828">
              <w:rPr>
                <w:rFonts w:hint="eastAsia"/>
                <w:kern w:val="2"/>
                <w:sz w:val="20"/>
                <w:szCs w:val="20"/>
              </w:rPr>
              <w:t>동시에</w:t>
            </w:r>
            <w:r w:rsidRPr="00914828">
              <w:rPr>
                <w:rFonts w:hint="eastAsia"/>
                <w:kern w:val="2"/>
                <w:sz w:val="20"/>
                <w:szCs w:val="20"/>
              </w:rPr>
              <w:t xml:space="preserve"> </w:t>
            </w:r>
            <w:r w:rsidRPr="00914828">
              <w:rPr>
                <w:rFonts w:hint="eastAsia"/>
                <w:kern w:val="2"/>
                <w:sz w:val="20"/>
                <w:szCs w:val="20"/>
              </w:rPr>
              <w:t>가진</w:t>
            </w:r>
            <w:r w:rsidRPr="00914828">
              <w:rPr>
                <w:rFonts w:hint="eastAsia"/>
                <w:kern w:val="2"/>
                <w:sz w:val="20"/>
                <w:szCs w:val="20"/>
              </w:rPr>
              <w:t xml:space="preserve"> </w:t>
            </w:r>
            <w:r w:rsidRPr="00914828">
              <w:rPr>
                <w:rFonts w:hint="eastAsia"/>
                <w:kern w:val="2"/>
                <w:sz w:val="20"/>
                <w:szCs w:val="20"/>
              </w:rPr>
              <w:t>상환전환우선주를</w:t>
            </w:r>
            <w:r w:rsidRPr="00914828">
              <w:rPr>
                <w:rFonts w:hint="eastAsia"/>
                <w:kern w:val="2"/>
                <w:sz w:val="20"/>
                <w:szCs w:val="20"/>
              </w:rPr>
              <w:t xml:space="preserve"> </w:t>
            </w:r>
            <w:r w:rsidRPr="00914828">
              <w:rPr>
                <w:rFonts w:hint="eastAsia"/>
                <w:kern w:val="2"/>
                <w:sz w:val="20"/>
                <w:szCs w:val="20"/>
              </w:rPr>
              <w:t>발행할</w:t>
            </w:r>
            <w:r w:rsidRPr="00914828">
              <w:rPr>
                <w:rFonts w:hint="eastAsia"/>
                <w:kern w:val="2"/>
                <w:sz w:val="20"/>
                <w:szCs w:val="20"/>
              </w:rPr>
              <w:t xml:space="preserve"> </w:t>
            </w:r>
            <w:r w:rsidRPr="00914828">
              <w:rPr>
                <w:rFonts w:hint="eastAsia"/>
                <w:kern w:val="2"/>
                <w:sz w:val="20"/>
                <w:szCs w:val="20"/>
              </w:rPr>
              <w:t>수</w:t>
            </w:r>
            <w:r w:rsidRPr="00914828">
              <w:rPr>
                <w:rFonts w:hint="eastAsia"/>
                <w:kern w:val="2"/>
                <w:sz w:val="20"/>
                <w:szCs w:val="20"/>
              </w:rPr>
              <w:t xml:space="preserve"> </w:t>
            </w:r>
            <w:r w:rsidRPr="00914828">
              <w:rPr>
                <w:rFonts w:hint="eastAsia"/>
                <w:kern w:val="2"/>
                <w:sz w:val="20"/>
                <w:szCs w:val="20"/>
              </w:rPr>
              <w:t>있음</w:t>
            </w:r>
            <w:r w:rsidRPr="00914828">
              <w:rPr>
                <w:rFonts w:hint="eastAsia"/>
                <w:kern w:val="2"/>
                <w:sz w:val="20"/>
                <w:szCs w:val="20"/>
              </w:rPr>
              <w:t>(</w:t>
            </w:r>
            <w:r w:rsidRPr="00914828">
              <w:rPr>
                <w:rFonts w:hint="eastAsia"/>
                <w:kern w:val="2"/>
                <w:sz w:val="20"/>
                <w:szCs w:val="20"/>
              </w:rPr>
              <w:t>정관</w:t>
            </w:r>
            <w:r w:rsidRPr="00914828">
              <w:rPr>
                <w:rFonts w:hint="eastAsia"/>
                <w:kern w:val="2"/>
                <w:sz w:val="20"/>
                <w:szCs w:val="20"/>
              </w:rPr>
              <w:t xml:space="preserve"> </w:t>
            </w:r>
            <w:r w:rsidRPr="00914828">
              <w:rPr>
                <w:rFonts w:hint="eastAsia"/>
                <w:kern w:val="2"/>
                <w:sz w:val="20"/>
                <w:szCs w:val="20"/>
              </w:rPr>
              <w:t>제</w:t>
            </w:r>
            <w:r>
              <w:rPr>
                <w:rFonts w:hint="eastAsia"/>
                <w:kern w:val="2"/>
                <w:sz w:val="20"/>
                <w:szCs w:val="20"/>
              </w:rPr>
              <w:t>11</w:t>
            </w:r>
            <w:r w:rsidRPr="00914828">
              <w:rPr>
                <w:rFonts w:hint="eastAsia"/>
                <w:kern w:val="2"/>
                <w:sz w:val="20"/>
                <w:szCs w:val="20"/>
              </w:rPr>
              <w:t>조의</w:t>
            </w:r>
            <w:r>
              <w:rPr>
                <w:rFonts w:hint="eastAsia"/>
                <w:kern w:val="2"/>
                <w:sz w:val="20"/>
                <w:szCs w:val="20"/>
              </w:rPr>
              <w:t>5</w:t>
            </w:r>
            <w:r w:rsidRPr="00914828">
              <w:rPr>
                <w:rFonts w:hint="eastAsia"/>
                <w:kern w:val="2"/>
                <w:sz w:val="20"/>
                <w:szCs w:val="20"/>
              </w:rPr>
              <w:t xml:space="preserve">, </w:t>
            </w:r>
            <w:r w:rsidRPr="00914828">
              <w:rPr>
                <w:rFonts w:hint="eastAsia"/>
                <w:kern w:val="2"/>
                <w:sz w:val="20"/>
                <w:szCs w:val="20"/>
              </w:rPr>
              <w:t>제</w:t>
            </w:r>
            <w:r>
              <w:rPr>
                <w:rFonts w:hint="eastAsia"/>
                <w:kern w:val="2"/>
                <w:sz w:val="20"/>
                <w:szCs w:val="20"/>
              </w:rPr>
              <w:t>11</w:t>
            </w:r>
            <w:r w:rsidRPr="00914828">
              <w:rPr>
                <w:rFonts w:hint="eastAsia"/>
                <w:kern w:val="2"/>
                <w:sz w:val="20"/>
                <w:szCs w:val="20"/>
              </w:rPr>
              <w:t>조의</w:t>
            </w:r>
            <w:r>
              <w:rPr>
                <w:rFonts w:hint="eastAsia"/>
                <w:kern w:val="2"/>
                <w:sz w:val="20"/>
                <w:szCs w:val="20"/>
              </w:rPr>
              <w:t>6</w:t>
            </w:r>
            <w:r w:rsidRPr="00914828">
              <w:rPr>
                <w:rFonts w:hint="eastAsia"/>
                <w:kern w:val="2"/>
                <w:sz w:val="20"/>
                <w:szCs w:val="20"/>
              </w:rPr>
              <w:t>).</w:t>
            </w:r>
            <w:r>
              <w:rPr>
                <w:rFonts w:hint="eastAsia"/>
                <w:kern w:val="2"/>
                <w:sz w:val="20"/>
                <w:szCs w:val="20"/>
              </w:rPr>
              <w:t xml:space="preserve"> </w:t>
            </w:r>
            <w:r>
              <w:rPr>
                <w:rFonts w:hint="eastAsia"/>
                <w:kern w:val="2"/>
                <w:sz w:val="20"/>
                <w:szCs w:val="20"/>
              </w:rPr>
              <w:t>또한</w:t>
            </w:r>
            <w:r>
              <w:rPr>
                <w:rFonts w:hint="eastAsia"/>
                <w:kern w:val="2"/>
                <w:sz w:val="20"/>
                <w:szCs w:val="20"/>
              </w:rPr>
              <w:t xml:space="preserve">, </w:t>
            </w:r>
            <w:r>
              <w:rPr>
                <w:rFonts w:hint="eastAsia"/>
                <w:kern w:val="2"/>
                <w:sz w:val="20"/>
                <w:szCs w:val="20"/>
              </w:rPr>
              <w:t>대상회사</w:t>
            </w:r>
            <w:r>
              <w:rPr>
                <w:rFonts w:hint="eastAsia"/>
                <w:kern w:val="2"/>
                <w:sz w:val="20"/>
                <w:szCs w:val="20"/>
              </w:rPr>
              <w:t xml:space="preserve"> </w:t>
            </w:r>
            <w:r>
              <w:rPr>
                <w:rFonts w:hint="eastAsia"/>
                <w:kern w:val="2"/>
                <w:sz w:val="20"/>
                <w:szCs w:val="20"/>
              </w:rPr>
              <w:t>정관은</w:t>
            </w:r>
            <w:r>
              <w:rPr>
                <w:rFonts w:hint="eastAsia"/>
                <w:kern w:val="2"/>
                <w:sz w:val="20"/>
                <w:szCs w:val="20"/>
              </w:rPr>
              <w:t xml:space="preserve"> </w:t>
            </w:r>
            <w:r>
              <w:rPr>
                <w:rFonts w:hint="eastAsia"/>
                <w:kern w:val="2"/>
                <w:sz w:val="20"/>
                <w:szCs w:val="20"/>
              </w:rPr>
              <w:t>청구기간</w:t>
            </w:r>
            <w:r>
              <w:rPr>
                <w:rFonts w:hint="eastAsia"/>
                <w:kern w:val="2"/>
                <w:sz w:val="20"/>
                <w:szCs w:val="20"/>
              </w:rPr>
              <w:t xml:space="preserve">, </w:t>
            </w:r>
            <w:r>
              <w:rPr>
                <w:rFonts w:hint="eastAsia"/>
                <w:kern w:val="2"/>
                <w:sz w:val="20"/>
                <w:szCs w:val="20"/>
              </w:rPr>
              <w:t>행사방법</w:t>
            </w:r>
            <w:r>
              <w:rPr>
                <w:rFonts w:hint="eastAsia"/>
                <w:kern w:val="2"/>
                <w:sz w:val="20"/>
                <w:szCs w:val="20"/>
              </w:rPr>
              <w:t xml:space="preserve">, </w:t>
            </w:r>
            <w:r>
              <w:rPr>
                <w:rFonts w:hint="eastAsia"/>
                <w:kern w:val="2"/>
                <w:sz w:val="20"/>
                <w:szCs w:val="20"/>
              </w:rPr>
              <w:t>절차</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효력</w:t>
            </w:r>
            <w:r>
              <w:rPr>
                <w:rFonts w:hint="eastAsia"/>
                <w:kern w:val="2"/>
                <w:sz w:val="20"/>
                <w:szCs w:val="20"/>
              </w:rPr>
              <w:t xml:space="preserve"> </w:t>
            </w:r>
            <w:r>
              <w:rPr>
                <w:rFonts w:hint="eastAsia"/>
                <w:kern w:val="2"/>
                <w:sz w:val="20"/>
                <w:szCs w:val="20"/>
              </w:rPr>
              <w:t>등</w:t>
            </w:r>
            <w:r>
              <w:rPr>
                <w:rFonts w:hint="eastAsia"/>
                <w:kern w:val="2"/>
                <w:sz w:val="20"/>
                <w:szCs w:val="20"/>
              </w:rPr>
              <w:t xml:space="preserve"> </w:t>
            </w:r>
            <w:r>
              <w:rPr>
                <w:rFonts w:hint="eastAsia"/>
                <w:kern w:val="2"/>
                <w:sz w:val="20"/>
                <w:szCs w:val="20"/>
              </w:rPr>
              <w:t>상환권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전환권의</w:t>
            </w:r>
            <w:r>
              <w:rPr>
                <w:rFonts w:hint="eastAsia"/>
                <w:kern w:val="2"/>
                <w:sz w:val="20"/>
                <w:szCs w:val="20"/>
              </w:rPr>
              <w:t xml:space="preserve"> </w:t>
            </w:r>
            <w:r>
              <w:rPr>
                <w:rFonts w:hint="eastAsia"/>
                <w:kern w:val="2"/>
                <w:sz w:val="20"/>
                <w:szCs w:val="20"/>
              </w:rPr>
              <w:t>주요</w:t>
            </w:r>
            <w:r>
              <w:rPr>
                <w:rFonts w:hint="eastAsia"/>
                <w:kern w:val="2"/>
                <w:sz w:val="20"/>
                <w:szCs w:val="20"/>
              </w:rPr>
              <w:t xml:space="preserve"> </w:t>
            </w:r>
            <w:r>
              <w:rPr>
                <w:rFonts w:hint="eastAsia"/>
                <w:kern w:val="2"/>
                <w:sz w:val="20"/>
                <w:szCs w:val="20"/>
              </w:rPr>
              <w:t>조건에</w:t>
            </w:r>
            <w:r>
              <w:rPr>
                <w:rFonts w:hint="eastAsia"/>
                <w:kern w:val="2"/>
                <w:sz w:val="20"/>
                <w:szCs w:val="20"/>
              </w:rPr>
              <w:t xml:space="preserve"> </w:t>
            </w:r>
            <w:r>
              <w:rPr>
                <w:rFonts w:hint="eastAsia"/>
                <w:kern w:val="2"/>
                <w:sz w:val="20"/>
                <w:szCs w:val="20"/>
              </w:rPr>
              <w:t>관하여는</w:t>
            </w:r>
            <w:r>
              <w:rPr>
                <w:rFonts w:hint="eastAsia"/>
                <w:kern w:val="2"/>
                <w:sz w:val="20"/>
                <w:szCs w:val="20"/>
              </w:rPr>
              <w:t xml:space="preserve"> </w:t>
            </w:r>
            <w:r>
              <w:rPr>
                <w:rFonts w:hint="eastAsia"/>
                <w:kern w:val="2"/>
                <w:sz w:val="20"/>
                <w:szCs w:val="20"/>
              </w:rPr>
              <w:t>발행</w:t>
            </w:r>
            <w:r>
              <w:rPr>
                <w:rFonts w:hint="eastAsia"/>
                <w:kern w:val="2"/>
                <w:sz w:val="20"/>
                <w:szCs w:val="20"/>
              </w:rPr>
              <w:t xml:space="preserve"> </w:t>
            </w:r>
            <w:r>
              <w:rPr>
                <w:rFonts w:hint="eastAsia"/>
                <w:kern w:val="2"/>
                <w:sz w:val="20"/>
                <w:szCs w:val="20"/>
              </w:rPr>
              <w:t>시</w:t>
            </w:r>
            <w:r>
              <w:rPr>
                <w:rFonts w:hint="eastAsia"/>
                <w:kern w:val="2"/>
                <w:sz w:val="20"/>
                <w:szCs w:val="20"/>
              </w:rPr>
              <w:t xml:space="preserve"> </w:t>
            </w:r>
            <w:r>
              <w:rPr>
                <w:rFonts w:hint="eastAsia"/>
                <w:kern w:val="2"/>
                <w:sz w:val="20"/>
                <w:szCs w:val="20"/>
              </w:rPr>
              <w:t>이사회가</w:t>
            </w:r>
            <w:r>
              <w:rPr>
                <w:rFonts w:hint="eastAsia"/>
                <w:kern w:val="2"/>
                <w:sz w:val="20"/>
                <w:szCs w:val="20"/>
              </w:rPr>
              <w:t xml:space="preserve"> </w:t>
            </w:r>
            <w:r>
              <w:rPr>
                <w:rFonts w:hint="eastAsia"/>
                <w:kern w:val="2"/>
                <w:sz w:val="20"/>
                <w:szCs w:val="20"/>
              </w:rPr>
              <w:t>결정하도록</w:t>
            </w:r>
            <w:r>
              <w:rPr>
                <w:rFonts w:hint="eastAsia"/>
                <w:kern w:val="2"/>
                <w:sz w:val="20"/>
                <w:szCs w:val="20"/>
              </w:rPr>
              <w:t xml:space="preserve"> </w:t>
            </w:r>
            <w:r>
              <w:rPr>
                <w:rFonts w:hint="eastAsia"/>
                <w:kern w:val="2"/>
                <w:sz w:val="20"/>
                <w:szCs w:val="20"/>
              </w:rPr>
              <w:t>위임하고</w:t>
            </w:r>
            <w:r>
              <w:rPr>
                <w:rFonts w:hint="eastAsia"/>
                <w:kern w:val="2"/>
                <w:sz w:val="20"/>
                <w:szCs w:val="20"/>
              </w:rPr>
              <w:t xml:space="preserve"> </w:t>
            </w:r>
            <w:r>
              <w:rPr>
                <w:rFonts w:hint="eastAsia"/>
                <w:kern w:val="2"/>
                <w:sz w:val="20"/>
                <w:szCs w:val="20"/>
              </w:rPr>
              <w:t>있음</w:t>
            </w:r>
            <w:r>
              <w:rPr>
                <w:rFonts w:hint="eastAsia"/>
                <w:kern w:val="2"/>
                <w:sz w:val="20"/>
                <w:szCs w:val="20"/>
              </w:rPr>
              <w:t>(</w:t>
            </w:r>
            <w:r>
              <w:rPr>
                <w:rFonts w:hint="eastAsia"/>
                <w:kern w:val="2"/>
                <w:sz w:val="20"/>
                <w:szCs w:val="20"/>
              </w:rPr>
              <w:t>정관</w:t>
            </w:r>
            <w:r>
              <w:rPr>
                <w:rFonts w:hint="eastAsia"/>
                <w:kern w:val="2"/>
                <w:sz w:val="20"/>
                <w:szCs w:val="20"/>
              </w:rPr>
              <w:t xml:space="preserve"> </w:t>
            </w:r>
            <w:r>
              <w:rPr>
                <w:rFonts w:hint="eastAsia"/>
                <w:kern w:val="2"/>
                <w:sz w:val="20"/>
                <w:szCs w:val="20"/>
              </w:rPr>
              <w:t>제</w:t>
            </w:r>
            <w:r>
              <w:rPr>
                <w:rFonts w:hint="eastAsia"/>
                <w:kern w:val="2"/>
                <w:sz w:val="20"/>
                <w:szCs w:val="20"/>
              </w:rPr>
              <w:t>11</w:t>
            </w:r>
            <w:r>
              <w:rPr>
                <w:rFonts w:hint="eastAsia"/>
                <w:kern w:val="2"/>
                <w:sz w:val="20"/>
                <w:szCs w:val="20"/>
              </w:rPr>
              <w:t>조의</w:t>
            </w:r>
            <w:r>
              <w:rPr>
                <w:rFonts w:hint="eastAsia"/>
                <w:kern w:val="2"/>
                <w:sz w:val="20"/>
                <w:szCs w:val="20"/>
              </w:rPr>
              <w:t xml:space="preserve">5, </w:t>
            </w:r>
            <w:r>
              <w:rPr>
                <w:rFonts w:hint="eastAsia"/>
                <w:kern w:val="2"/>
                <w:sz w:val="20"/>
                <w:szCs w:val="20"/>
              </w:rPr>
              <w:t>제</w:t>
            </w:r>
            <w:r>
              <w:rPr>
                <w:rFonts w:hint="eastAsia"/>
                <w:kern w:val="2"/>
                <w:sz w:val="20"/>
                <w:szCs w:val="20"/>
              </w:rPr>
              <w:t>11</w:t>
            </w:r>
            <w:r>
              <w:rPr>
                <w:rFonts w:hint="eastAsia"/>
                <w:kern w:val="2"/>
                <w:sz w:val="20"/>
                <w:szCs w:val="20"/>
              </w:rPr>
              <w:t>조의</w:t>
            </w:r>
            <w:r>
              <w:rPr>
                <w:rFonts w:hint="eastAsia"/>
                <w:kern w:val="2"/>
                <w:sz w:val="20"/>
                <w:szCs w:val="20"/>
              </w:rPr>
              <w:t xml:space="preserve">6). </w:t>
            </w:r>
          </w:p>
        </w:tc>
        <w:tc>
          <w:tcPr>
            <w:tcW w:w="5640" w:type="dxa"/>
            <w:tcBorders>
              <w:top w:val="single" w:sz="12" w:space="0" w:color="0F243E"/>
              <w:bottom w:val="single" w:sz="12" w:space="0" w:color="0F243E"/>
            </w:tcBorders>
            <w:shd w:val="clear" w:color="auto" w:fill="auto"/>
          </w:tcPr>
          <w:p w14:paraId="20B08B72" w14:textId="3BDDCE5E" w:rsidR="00A639BD" w:rsidRPr="009B4F8D" w:rsidRDefault="00A639BD" w:rsidP="002F76A3">
            <w:pPr>
              <w:pStyle w:val="1"/>
              <w:rPr>
                <w:color w:val="000000" w:themeColor="text1"/>
                <w:sz w:val="20"/>
                <w:szCs w:val="20"/>
              </w:rPr>
            </w:pPr>
            <w:r w:rsidRPr="00F04F70">
              <w:rPr>
                <w:rFonts w:hint="eastAsia"/>
                <w:kern w:val="2"/>
                <w:sz w:val="20"/>
                <w:szCs w:val="20"/>
              </w:rPr>
              <w:lastRenderedPageBreak/>
              <w:t>본건</w:t>
            </w:r>
            <w:r w:rsidRPr="00F04F70">
              <w:rPr>
                <w:rFonts w:hint="eastAsia"/>
                <w:kern w:val="2"/>
                <w:sz w:val="20"/>
                <w:szCs w:val="20"/>
              </w:rPr>
              <w:t xml:space="preserve"> </w:t>
            </w:r>
            <w:r w:rsidRPr="00F04F70">
              <w:rPr>
                <w:rFonts w:hint="eastAsia"/>
                <w:kern w:val="2"/>
                <w:sz w:val="20"/>
                <w:szCs w:val="20"/>
              </w:rPr>
              <w:t>거래에</w:t>
            </w:r>
            <w:r w:rsidRPr="00F04F70">
              <w:rPr>
                <w:rFonts w:hint="eastAsia"/>
                <w:kern w:val="2"/>
                <w:sz w:val="20"/>
                <w:szCs w:val="20"/>
              </w:rPr>
              <w:t xml:space="preserve"> </w:t>
            </w:r>
            <w:r w:rsidRPr="00F04F70">
              <w:rPr>
                <w:rFonts w:hint="eastAsia"/>
                <w:kern w:val="2"/>
                <w:sz w:val="20"/>
                <w:szCs w:val="20"/>
              </w:rPr>
              <w:t>따라</w:t>
            </w:r>
            <w:r w:rsidRPr="00F04F70">
              <w:rPr>
                <w:rFonts w:hint="eastAsia"/>
                <w:kern w:val="2"/>
                <w:sz w:val="20"/>
                <w:szCs w:val="20"/>
              </w:rPr>
              <w:t xml:space="preserve"> </w:t>
            </w:r>
            <w:r w:rsidRPr="00F04F70">
              <w:rPr>
                <w:rFonts w:hint="eastAsia"/>
                <w:kern w:val="2"/>
                <w:sz w:val="20"/>
                <w:szCs w:val="20"/>
              </w:rPr>
              <w:t>귀사가</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유상증자에</w:t>
            </w:r>
            <w:r w:rsidRPr="00F04F70">
              <w:rPr>
                <w:rFonts w:hint="eastAsia"/>
                <w:kern w:val="2"/>
                <w:sz w:val="20"/>
                <w:szCs w:val="20"/>
              </w:rPr>
              <w:t xml:space="preserve"> </w:t>
            </w:r>
            <w:r w:rsidRPr="00F04F70">
              <w:rPr>
                <w:rFonts w:hint="eastAsia"/>
                <w:kern w:val="2"/>
                <w:sz w:val="20"/>
                <w:szCs w:val="20"/>
              </w:rPr>
              <w:t>참여하는</w:t>
            </w:r>
            <w:r w:rsidRPr="00F04F70">
              <w:rPr>
                <w:rFonts w:hint="eastAsia"/>
                <w:kern w:val="2"/>
                <w:sz w:val="20"/>
                <w:szCs w:val="20"/>
              </w:rPr>
              <w:t xml:space="preserve"> </w:t>
            </w:r>
            <w:r w:rsidRPr="00F04F70">
              <w:rPr>
                <w:rFonts w:hint="eastAsia"/>
                <w:kern w:val="2"/>
                <w:sz w:val="20"/>
                <w:szCs w:val="20"/>
              </w:rPr>
              <w:t>것은</w:t>
            </w:r>
            <w:r w:rsidRPr="00F04F70">
              <w:rPr>
                <w:rFonts w:hint="eastAsia"/>
                <w:kern w:val="2"/>
                <w:sz w:val="20"/>
                <w:szCs w:val="20"/>
              </w:rPr>
              <w:t xml:space="preserve"> </w:t>
            </w:r>
            <w:r w:rsidRPr="00F04F70">
              <w:rPr>
                <w:rFonts w:hint="eastAsia"/>
                <w:kern w:val="2"/>
                <w:sz w:val="20"/>
                <w:szCs w:val="20"/>
              </w:rPr>
              <w:t>대상회사</w:t>
            </w:r>
            <w:r w:rsidRPr="00F04F70">
              <w:rPr>
                <w:rFonts w:hint="eastAsia"/>
                <w:kern w:val="2"/>
                <w:sz w:val="20"/>
                <w:szCs w:val="20"/>
              </w:rPr>
              <w:t xml:space="preserve"> </w:t>
            </w:r>
            <w:r w:rsidRPr="00F04F70">
              <w:rPr>
                <w:rFonts w:hint="eastAsia"/>
                <w:kern w:val="2"/>
                <w:sz w:val="20"/>
                <w:szCs w:val="20"/>
              </w:rPr>
              <w:t>입장에서</w:t>
            </w:r>
            <w:r w:rsidRPr="00F04F70">
              <w:rPr>
                <w:rFonts w:hint="eastAsia"/>
                <w:kern w:val="2"/>
                <w:sz w:val="20"/>
                <w:szCs w:val="20"/>
              </w:rPr>
              <w:t xml:space="preserve"> </w:t>
            </w:r>
            <w:r w:rsidRPr="00F04F70">
              <w:rPr>
                <w:kern w:val="2"/>
                <w:sz w:val="20"/>
                <w:szCs w:val="20"/>
              </w:rPr>
              <w:t>“</w:t>
            </w:r>
            <w:r w:rsidRPr="003D734F">
              <w:rPr>
                <w:rFonts w:hint="eastAsia"/>
                <w:kern w:val="2"/>
                <w:sz w:val="20"/>
                <w:szCs w:val="20"/>
              </w:rPr>
              <w:t>신기술의</w:t>
            </w:r>
            <w:r w:rsidRPr="003D734F">
              <w:rPr>
                <w:rFonts w:hint="eastAsia"/>
                <w:kern w:val="2"/>
                <w:sz w:val="20"/>
                <w:szCs w:val="20"/>
              </w:rPr>
              <w:t xml:space="preserve"> </w:t>
            </w:r>
            <w:r w:rsidRPr="003D734F">
              <w:rPr>
                <w:rFonts w:hint="eastAsia"/>
                <w:kern w:val="2"/>
                <w:sz w:val="20"/>
                <w:szCs w:val="20"/>
              </w:rPr>
              <w:t>도입</w:t>
            </w:r>
            <w:r w:rsidRPr="003D734F">
              <w:rPr>
                <w:rFonts w:hint="eastAsia"/>
                <w:kern w:val="2"/>
                <w:sz w:val="20"/>
                <w:szCs w:val="20"/>
              </w:rPr>
              <w:t xml:space="preserve">, </w:t>
            </w:r>
            <w:r w:rsidRPr="003D734F">
              <w:rPr>
                <w:rFonts w:hint="eastAsia"/>
                <w:kern w:val="2"/>
                <w:sz w:val="20"/>
                <w:szCs w:val="20"/>
              </w:rPr>
              <w:t>재무구조의</w:t>
            </w:r>
            <w:r w:rsidRPr="003D734F">
              <w:rPr>
                <w:rFonts w:hint="eastAsia"/>
                <w:kern w:val="2"/>
                <w:sz w:val="20"/>
                <w:szCs w:val="20"/>
              </w:rPr>
              <w:t xml:space="preserve"> </w:t>
            </w:r>
            <w:r w:rsidRPr="003D734F">
              <w:rPr>
                <w:rFonts w:hint="eastAsia"/>
                <w:kern w:val="2"/>
                <w:sz w:val="20"/>
                <w:szCs w:val="20"/>
              </w:rPr>
              <w:t>개선</w:t>
            </w:r>
            <w:r w:rsidRPr="003D734F">
              <w:rPr>
                <w:rFonts w:hint="eastAsia"/>
                <w:kern w:val="2"/>
                <w:sz w:val="20"/>
                <w:szCs w:val="20"/>
              </w:rPr>
              <w:t xml:space="preserve"> </w:t>
            </w:r>
            <w:r w:rsidRPr="003D734F">
              <w:rPr>
                <w:rFonts w:hint="eastAsia"/>
                <w:kern w:val="2"/>
                <w:sz w:val="20"/>
                <w:szCs w:val="20"/>
              </w:rPr>
              <w:t>등</w:t>
            </w:r>
            <w:r w:rsidRPr="003D734F">
              <w:rPr>
                <w:rFonts w:hint="eastAsia"/>
                <w:kern w:val="2"/>
                <w:sz w:val="20"/>
                <w:szCs w:val="20"/>
              </w:rPr>
              <w:t xml:space="preserve"> </w:t>
            </w:r>
            <w:r w:rsidRPr="003D734F">
              <w:rPr>
                <w:rFonts w:hint="eastAsia"/>
                <w:kern w:val="2"/>
                <w:sz w:val="20"/>
                <w:szCs w:val="20"/>
              </w:rPr>
              <w:t>회사의</w:t>
            </w:r>
            <w:r w:rsidRPr="003D734F">
              <w:rPr>
                <w:rFonts w:hint="eastAsia"/>
                <w:kern w:val="2"/>
                <w:sz w:val="20"/>
                <w:szCs w:val="20"/>
              </w:rPr>
              <w:t xml:space="preserve"> </w:t>
            </w:r>
            <w:r w:rsidRPr="003D734F">
              <w:rPr>
                <w:rFonts w:hint="eastAsia"/>
                <w:kern w:val="2"/>
                <w:sz w:val="20"/>
                <w:szCs w:val="20"/>
              </w:rPr>
              <w:t>경영상</w:t>
            </w:r>
            <w:r w:rsidRPr="003D734F">
              <w:rPr>
                <w:rFonts w:hint="eastAsia"/>
                <w:kern w:val="2"/>
                <w:sz w:val="20"/>
                <w:szCs w:val="20"/>
              </w:rPr>
              <w:t xml:space="preserve"> </w:t>
            </w:r>
            <w:r w:rsidRPr="003D734F">
              <w:rPr>
                <w:rFonts w:hint="eastAsia"/>
                <w:kern w:val="2"/>
                <w:sz w:val="20"/>
                <w:szCs w:val="20"/>
              </w:rPr>
              <w:t>목적을</w:t>
            </w:r>
            <w:r>
              <w:rPr>
                <w:rFonts w:hint="eastAsia"/>
                <w:kern w:val="2"/>
                <w:sz w:val="20"/>
                <w:szCs w:val="20"/>
              </w:rPr>
              <w:t xml:space="preserve"> </w:t>
            </w:r>
            <w:r>
              <w:rPr>
                <w:rFonts w:hint="eastAsia"/>
                <w:kern w:val="2"/>
                <w:sz w:val="20"/>
                <w:szCs w:val="20"/>
              </w:rPr>
              <w:t>달성하기</w:t>
            </w:r>
            <w:r>
              <w:rPr>
                <w:rFonts w:hint="eastAsia"/>
                <w:kern w:val="2"/>
                <w:sz w:val="20"/>
                <w:szCs w:val="20"/>
              </w:rPr>
              <w:t xml:space="preserve"> </w:t>
            </w:r>
            <w:r>
              <w:rPr>
                <w:rFonts w:hint="eastAsia"/>
                <w:kern w:val="2"/>
                <w:sz w:val="20"/>
                <w:szCs w:val="20"/>
              </w:rPr>
              <w:t>위하여</w:t>
            </w:r>
            <w:r>
              <w:rPr>
                <w:rFonts w:hint="eastAsia"/>
                <w:kern w:val="2"/>
                <w:sz w:val="20"/>
                <w:szCs w:val="20"/>
              </w:rPr>
              <w:t xml:space="preserve"> </w:t>
            </w:r>
            <w:r>
              <w:rPr>
                <w:rFonts w:hint="eastAsia"/>
                <w:kern w:val="2"/>
                <w:sz w:val="20"/>
                <w:szCs w:val="20"/>
              </w:rPr>
              <w:t>신주를</w:t>
            </w:r>
            <w:r>
              <w:rPr>
                <w:rFonts w:hint="eastAsia"/>
                <w:kern w:val="2"/>
                <w:sz w:val="20"/>
                <w:szCs w:val="20"/>
              </w:rPr>
              <w:t xml:space="preserve"> </w:t>
            </w:r>
            <w:r>
              <w:rPr>
                <w:rFonts w:hint="eastAsia"/>
                <w:kern w:val="2"/>
                <w:sz w:val="20"/>
                <w:szCs w:val="20"/>
              </w:rPr>
              <w:t>발행하는</w:t>
            </w:r>
            <w:r>
              <w:rPr>
                <w:rFonts w:hint="eastAsia"/>
                <w:kern w:val="2"/>
                <w:sz w:val="20"/>
                <w:szCs w:val="20"/>
              </w:rPr>
              <w:t xml:space="preserve"> </w:t>
            </w:r>
            <w:r>
              <w:rPr>
                <w:rFonts w:hint="eastAsia"/>
                <w:kern w:val="2"/>
                <w:sz w:val="20"/>
                <w:szCs w:val="20"/>
              </w:rPr>
              <w:t>경우</w:t>
            </w:r>
            <w:r w:rsidRPr="00F04F70">
              <w:rPr>
                <w:kern w:val="2"/>
                <w:sz w:val="20"/>
                <w:szCs w:val="20"/>
              </w:rPr>
              <w:t>”</w:t>
            </w:r>
            <w:r w:rsidRPr="00F04F70">
              <w:rPr>
                <w:rFonts w:hint="eastAsia"/>
                <w:kern w:val="2"/>
                <w:sz w:val="20"/>
                <w:szCs w:val="20"/>
              </w:rPr>
              <w:t>에</w:t>
            </w:r>
            <w:r w:rsidRPr="00F04F70">
              <w:rPr>
                <w:rFonts w:hint="eastAsia"/>
                <w:kern w:val="2"/>
                <w:sz w:val="20"/>
                <w:szCs w:val="20"/>
              </w:rPr>
              <w:t xml:space="preserve"> </w:t>
            </w:r>
            <w:r w:rsidRPr="00F04F70">
              <w:rPr>
                <w:rFonts w:hint="eastAsia"/>
                <w:kern w:val="2"/>
                <w:sz w:val="20"/>
                <w:szCs w:val="20"/>
              </w:rPr>
              <w:t>해당할</w:t>
            </w:r>
            <w:r w:rsidRPr="00F04F70">
              <w:rPr>
                <w:rFonts w:hint="eastAsia"/>
                <w:kern w:val="2"/>
                <w:sz w:val="20"/>
                <w:szCs w:val="20"/>
              </w:rPr>
              <w:t xml:space="preserve"> </w:t>
            </w:r>
            <w:r w:rsidRPr="00F04F70">
              <w:rPr>
                <w:rFonts w:hint="eastAsia"/>
                <w:kern w:val="2"/>
                <w:sz w:val="20"/>
                <w:szCs w:val="20"/>
              </w:rPr>
              <w:t>것으로</w:t>
            </w:r>
            <w:r w:rsidRPr="00F04F70">
              <w:rPr>
                <w:rFonts w:hint="eastAsia"/>
                <w:kern w:val="2"/>
                <w:sz w:val="20"/>
                <w:szCs w:val="20"/>
              </w:rPr>
              <w:t xml:space="preserve"> </w:t>
            </w:r>
            <w:r w:rsidRPr="00F04F70">
              <w:rPr>
                <w:rFonts w:hint="eastAsia"/>
                <w:kern w:val="2"/>
                <w:sz w:val="20"/>
                <w:szCs w:val="20"/>
              </w:rPr>
              <w:t>보이</w:t>
            </w:r>
            <w:r>
              <w:rPr>
                <w:rFonts w:hint="eastAsia"/>
                <w:kern w:val="2"/>
                <w:sz w:val="20"/>
                <w:szCs w:val="20"/>
              </w:rPr>
              <w:t>고</w:t>
            </w:r>
            <w:r w:rsidRPr="00F04F70">
              <w:rPr>
                <w:rFonts w:hint="eastAsia"/>
                <w:kern w:val="2"/>
                <w:sz w:val="20"/>
                <w:szCs w:val="20"/>
              </w:rPr>
              <w:t>,</w:t>
            </w:r>
            <w:r w:rsidRPr="00F04F70">
              <w:rPr>
                <w:kern w:val="2"/>
                <w:sz w:val="20"/>
                <w:szCs w:val="20"/>
              </w:rPr>
              <w:t xml:space="preserve"> </w:t>
            </w:r>
            <w:r w:rsidRPr="00F04F70">
              <w:rPr>
                <w:rFonts w:hint="eastAsia"/>
                <w:kern w:val="2"/>
                <w:sz w:val="20"/>
                <w:szCs w:val="20"/>
              </w:rPr>
              <w:t>본건</w:t>
            </w:r>
            <w:r w:rsidRPr="00F04F70">
              <w:rPr>
                <w:rFonts w:hint="eastAsia"/>
                <w:kern w:val="2"/>
                <w:sz w:val="20"/>
                <w:szCs w:val="20"/>
              </w:rPr>
              <w:t xml:space="preserve"> </w:t>
            </w:r>
            <w:r w:rsidRPr="00F04F70">
              <w:rPr>
                <w:rFonts w:hint="eastAsia"/>
                <w:kern w:val="2"/>
                <w:sz w:val="20"/>
                <w:szCs w:val="20"/>
              </w:rPr>
              <w:t>거래로</w:t>
            </w:r>
            <w:r w:rsidRPr="00F04F70">
              <w:rPr>
                <w:rFonts w:hint="eastAsia"/>
                <w:kern w:val="2"/>
                <w:sz w:val="20"/>
                <w:szCs w:val="20"/>
              </w:rPr>
              <w:t xml:space="preserve"> </w:t>
            </w:r>
            <w:r w:rsidRPr="00F04F70">
              <w:rPr>
                <w:rFonts w:hint="eastAsia"/>
                <w:kern w:val="2"/>
                <w:sz w:val="20"/>
                <w:szCs w:val="20"/>
              </w:rPr>
              <w:t>인한</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귀사에</w:t>
            </w:r>
            <w:r w:rsidRPr="00F04F70">
              <w:rPr>
                <w:rFonts w:hint="eastAsia"/>
                <w:kern w:val="2"/>
                <w:sz w:val="20"/>
                <w:szCs w:val="20"/>
              </w:rPr>
              <w:t xml:space="preserve"> </w:t>
            </w:r>
            <w:r w:rsidRPr="00F04F70">
              <w:rPr>
                <w:rFonts w:hint="eastAsia"/>
                <w:kern w:val="2"/>
                <w:sz w:val="20"/>
                <w:szCs w:val="20"/>
              </w:rPr>
              <w:t>대한</w:t>
            </w:r>
            <w:r w:rsidRPr="00F04F70">
              <w:rPr>
                <w:rFonts w:hint="eastAsia"/>
                <w:kern w:val="2"/>
                <w:sz w:val="20"/>
                <w:szCs w:val="20"/>
              </w:rPr>
              <w:t xml:space="preserve"> </w:t>
            </w:r>
            <w:r>
              <w:rPr>
                <w:rFonts w:hint="eastAsia"/>
                <w:kern w:val="2"/>
                <w:sz w:val="20"/>
                <w:szCs w:val="20"/>
              </w:rPr>
              <w:t>RCPS</w:t>
            </w:r>
            <w:r w:rsidRPr="00F04F70">
              <w:rPr>
                <w:rFonts w:hint="eastAsia"/>
                <w:kern w:val="2"/>
                <w:sz w:val="20"/>
                <w:szCs w:val="20"/>
              </w:rPr>
              <w:t xml:space="preserve"> </w:t>
            </w:r>
            <w:r w:rsidRPr="00F04F70">
              <w:rPr>
                <w:rFonts w:hint="eastAsia"/>
                <w:kern w:val="2"/>
                <w:sz w:val="20"/>
                <w:szCs w:val="20"/>
              </w:rPr>
              <w:t>발행</w:t>
            </w:r>
            <w:r w:rsidRPr="00F04F70">
              <w:rPr>
                <w:rFonts w:hint="eastAsia"/>
                <w:kern w:val="2"/>
                <w:sz w:val="20"/>
                <w:szCs w:val="20"/>
              </w:rPr>
              <w:t xml:space="preserve"> </w:t>
            </w:r>
            <w:r w:rsidRPr="00F04F70">
              <w:rPr>
                <w:rFonts w:hint="eastAsia"/>
                <w:kern w:val="2"/>
                <w:sz w:val="20"/>
                <w:szCs w:val="20"/>
              </w:rPr>
              <w:t>주식수가</w:t>
            </w:r>
            <w:r>
              <w:rPr>
                <w:rFonts w:hint="eastAsia"/>
                <w:kern w:val="2"/>
                <w:sz w:val="20"/>
                <w:szCs w:val="20"/>
              </w:rPr>
              <w:t xml:space="preserve"> </w:t>
            </w:r>
            <w:r w:rsidRPr="00372170">
              <w:rPr>
                <w:kern w:val="2"/>
                <w:sz w:val="20"/>
                <w:szCs w:val="20"/>
              </w:rPr>
              <w:t>6,520,721</w:t>
            </w:r>
            <w:r w:rsidRPr="00F04F70">
              <w:rPr>
                <w:rFonts w:hint="eastAsia"/>
                <w:kern w:val="2"/>
                <w:sz w:val="20"/>
                <w:szCs w:val="20"/>
              </w:rPr>
              <w:t>주를</w:t>
            </w:r>
            <w:r w:rsidRPr="00F04F70">
              <w:rPr>
                <w:rFonts w:hint="eastAsia"/>
                <w:kern w:val="2"/>
                <w:sz w:val="20"/>
                <w:szCs w:val="20"/>
              </w:rPr>
              <w:t xml:space="preserve"> </w:t>
            </w:r>
            <w:r w:rsidRPr="00F04F70">
              <w:rPr>
                <w:rFonts w:hint="eastAsia"/>
                <w:kern w:val="2"/>
                <w:sz w:val="20"/>
                <w:szCs w:val="20"/>
              </w:rPr>
              <w:t>초과</w:t>
            </w:r>
            <w:r>
              <w:rPr>
                <w:rFonts w:hint="eastAsia"/>
                <w:kern w:val="2"/>
                <w:sz w:val="20"/>
                <w:szCs w:val="20"/>
              </w:rPr>
              <w:t>하지</w:t>
            </w:r>
            <w:r>
              <w:rPr>
                <w:rFonts w:hint="eastAsia"/>
                <w:kern w:val="2"/>
                <w:sz w:val="20"/>
                <w:szCs w:val="20"/>
              </w:rPr>
              <w:t xml:space="preserve"> </w:t>
            </w:r>
            <w:r>
              <w:rPr>
                <w:rFonts w:hint="eastAsia"/>
                <w:kern w:val="2"/>
                <w:sz w:val="20"/>
                <w:szCs w:val="20"/>
              </w:rPr>
              <w:t>아니할</w:t>
            </w:r>
            <w:r>
              <w:rPr>
                <w:rFonts w:hint="eastAsia"/>
                <w:kern w:val="2"/>
                <w:sz w:val="20"/>
                <w:szCs w:val="20"/>
              </w:rPr>
              <w:t xml:space="preserve"> </w:t>
            </w:r>
            <w:r>
              <w:rPr>
                <w:rFonts w:hint="eastAsia"/>
                <w:kern w:val="2"/>
                <w:sz w:val="20"/>
                <w:szCs w:val="20"/>
              </w:rPr>
              <w:lastRenderedPageBreak/>
              <w:t>것으로</w:t>
            </w:r>
            <w:r>
              <w:rPr>
                <w:rFonts w:hint="eastAsia"/>
                <w:kern w:val="2"/>
                <w:sz w:val="20"/>
                <w:szCs w:val="20"/>
              </w:rPr>
              <w:t xml:space="preserve"> </w:t>
            </w:r>
            <w:r>
              <w:rPr>
                <w:rFonts w:hint="eastAsia"/>
                <w:kern w:val="2"/>
                <w:sz w:val="20"/>
                <w:szCs w:val="20"/>
              </w:rPr>
              <w:t>사료되며</w:t>
            </w:r>
            <w:r>
              <w:rPr>
                <w:rFonts w:hint="eastAsia"/>
                <w:kern w:val="2"/>
                <w:sz w:val="20"/>
                <w:szCs w:val="20"/>
              </w:rPr>
              <w:t xml:space="preserve">, </w:t>
            </w:r>
            <w:r>
              <w:rPr>
                <w:rFonts w:hint="eastAsia"/>
                <w:kern w:val="2"/>
                <w:sz w:val="20"/>
                <w:szCs w:val="20"/>
              </w:rPr>
              <w:t>상환권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전환권의</w:t>
            </w:r>
            <w:r>
              <w:rPr>
                <w:rFonts w:hint="eastAsia"/>
                <w:kern w:val="2"/>
                <w:sz w:val="20"/>
                <w:szCs w:val="20"/>
              </w:rPr>
              <w:t xml:space="preserve"> </w:t>
            </w:r>
            <w:r>
              <w:rPr>
                <w:rFonts w:hint="eastAsia"/>
                <w:kern w:val="2"/>
                <w:sz w:val="20"/>
                <w:szCs w:val="20"/>
              </w:rPr>
              <w:t>주요</w:t>
            </w:r>
            <w:r>
              <w:rPr>
                <w:rFonts w:hint="eastAsia"/>
                <w:kern w:val="2"/>
                <w:sz w:val="20"/>
                <w:szCs w:val="20"/>
              </w:rPr>
              <w:t xml:space="preserve"> </w:t>
            </w:r>
            <w:r>
              <w:rPr>
                <w:rFonts w:hint="eastAsia"/>
                <w:kern w:val="2"/>
                <w:sz w:val="20"/>
                <w:szCs w:val="20"/>
              </w:rPr>
              <w:t>내용은</w:t>
            </w:r>
            <w:r>
              <w:rPr>
                <w:rFonts w:hint="eastAsia"/>
                <w:kern w:val="2"/>
                <w:sz w:val="20"/>
                <w:szCs w:val="20"/>
              </w:rPr>
              <w:t xml:space="preserve"> </w:t>
            </w:r>
            <w:r>
              <w:rPr>
                <w:rFonts w:hint="eastAsia"/>
                <w:kern w:val="2"/>
                <w:sz w:val="20"/>
                <w:szCs w:val="20"/>
              </w:rPr>
              <w:t>발행</w:t>
            </w:r>
            <w:r>
              <w:rPr>
                <w:rFonts w:hint="eastAsia"/>
                <w:kern w:val="2"/>
                <w:sz w:val="20"/>
                <w:szCs w:val="20"/>
              </w:rPr>
              <w:t xml:space="preserve"> </w:t>
            </w:r>
            <w:r>
              <w:rPr>
                <w:rFonts w:hint="eastAsia"/>
                <w:kern w:val="2"/>
                <w:sz w:val="20"/>
                <w:szCs w:val="20"/>
              </w:rPr>
              <w:t>시</w:t>
            </w:r>
            <w:r>
              <w:rPr>
                <w:rFonts w:hint="eastAsia"/>
                <w:kern w:val="2"/>
                <w:sz w:val="20"/>
                <w:szCs w:val="20"/>
              </w:rPr>
              <w:t xml:space="preserve"> </w:t>
            </w:r>
            <w:r>
              <w:rPr>
                <w:rFonts w:hint="eastAsia"/>
                <w:kern w:val="2"/>
                <w:sz w:val="20"/>
                <w:szCs w:val="20"/>
              </w:rPr>
              <w:t>이사회</w:t>
            </w:r>
            <w:r>
              <w:rPr>
                <w:rFonts w:hint="eastAsia"/>
                <w:kern w:val="2"/>
                <w:sz w:val="20"/>
                <w:szCs w:val="20"/>
              </w:rPr>
              <w:t xml:space="preserve"> </w:t>
            </w:r>
            <w:r>
              <w:rPr>
                <w:rFonts w:hint="eastAsia"/>
                <w:kern w:val="2"/>
                <w:sz w:val="20"/>
                <w:szCs w:val="20"/>
              </w:rPr>
              <w:t>결의로</w:t>
            </w:r>
            <w:r>
              <w:rPr>
                <w:rFonts w:hint="eastAsia"/>
                <w:kern w:val="2"/>
                <w:sz w:val="20"/>
                <w:szCs w:val="20"/>
              </w:rPr>
              <w:t xml:space="preserve"> </w:t>
            </w:r>
            <w:r>
              <w:rPr>
                <w:rFonts w:hint="eastAsia"/>
                <w:kern w:val="2"/>
                <w:sz w:val="20"/>
                <w:szCs w:val="20"/>
              </w:rPr>
              <w:t>정하도록</w:t>
            </w:r>
            <w:r>
              <w:rPr>
                <w:rFonts w:hint="eastAsia"/>
                <w:kern w:val="2"/>
                <w:sz w:val="20"/>
                <w:szCs w:val="20"/>
              </w:rPr>
              <w:t xml:space="preserve"> </w:t>
            </w:r>
            <w:r>
              <w:rPr>
                <w:rFonts w:hint="eastAsia"/>
                <w:kern w:val="2"/>
                <w:sz w:val="20"/>
                <w:szCs w:val="20"/>
              </w:rPr>
              <w:t>재량을</w:t>
            </w:r>
            <w:r>
              <w:rPr>
                <w:rFonts w:hint="eastAsia"/>
                <w:kern w:val="2"/>
                <w:sz w:val="20"/>
                <w:szCs w:val="20"/>
              </w:rPr>
              <w:t xml:space="preserve"> </w:t>
            </w:r>
            <w:r>
              <w:rPr>
                <w:rFonts w:hint="eastAsia"/>
                <w:kern w:val="2"/>
                <w:sz w:val="20"/>
                <w:szCs w:val="20"/>
              </w:rPr>
              <w:t>부여하고</w:t>
            </w:r>
            <w:r>
              <w:rPr>
                <w:rFonts w:hint="eastAsia"/>
                <w:kern w:val="2"/>
                <w:sz w:val="20"/>
                <w:szCs w:val="20"/>
              </w:rPr>
              <w:t xml:space="preserve"> </w:t>
            </w:r>
            <w:r>
              <w:rPr>
                <w:rFonts w:hint="eastAsia"/>
                <w:kern w:val="2"/>
                <w:sz w:val="20"/>
                <w:szCs w:val="20"/>
              </w:rPr>
              <w:t>있으므로</w:t>
            </w:r>
            <w:r>
              <w:rPr>
                <w:rFonts w:hint="eastAsia"/>
                <w:kern w:val="2"/>
                <w:sz w:val="20"/>
                <w:szCs w:val="20"/>
              </w:rPr>
              <w:t xml:space="preserve">, </w:t>
            </w:r>
            <w:r w:rsidRPr="00F04F70">
              <w:rPr>
                <w:rFonts w:hint="eastAsia"/>
                <w:kern w:val="2"/>
                <w:sz w:val="20"/>
                <w:szCs w:val="20"/>
              </w:rPr>
              <w:t>귀사가</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Pr>
                <w:rFonts w:hint="eastAsia"/>
                <w:kern w:val="2"/>
                <w:sz w:val="20"/>
                <w:szCs w:val="20"/>
              </w:rPr>
              <w:t xml:space="preserve">RCPS </w:t>
            </w:r>
            <w:r>
              <w:rPr>
                <w:rFonts w:hint="eastAsia"/>
                <w:kern w:val="2"/>
                <w:sz w:val="20"/>
                <w:szCs w:val="20"/>
              </w:rPr>
              <w:t>발행을</w:t>
            </w:r>
            <w:r>
              <w:rPr>
                <w:rFonts w:hint="eastAsia"/>
                <w:kern w:val="2"/>
                <w:sz w:val="20"/>
                <w:szCs w:val="20"/>
              </w:rPr>
              <w:t xml:space="preserve"> </w:t>
            </w:r>
            <w:r>
              <w:rPr>
                <w:rFonts w:hint="eastAsia"/>
                <w:kern w:val="2"/>
                <w:sz w:val="20"/>
                <w:szCs w:val="20"/>
              </w:rPr>
              <w:t>위한</w:t>
            </w:r>
            <w:r>
              <w:rPr>
                <w:rFonts w:hint="eastAsia"/>
                <w:kern w:val="2"/>
                <w:sz w:val="20"/>
                <w:szCs w:val="20"/>
              </w:rPr>
              <w:t xml:space="preserve"> </w:t>
            </w:r>
            <w:r w:rsidRPr="00F04F70">
              <w:rPr>
                <w:rFonts w:hint="eastAsia"/>
                <w:kern w:val="2"/>
                <w:sz w:val="20"/>
                <w:szCs w:val="20"/>
              </w:rPr>
              <w:t>제</w:t>
            </w:r>
            <w:r w:rsidRPr="00F04F70">
              <w:rPr>
                <w:rFonts w:hint="eastAsia"/>
                <w:kern w:val="2"/>
                <w:sz w:val="20"/>
                <w:szCs w:val="20"/>
              </w:rPr>
              <w:t>3</w:t>
            </w:r>
            <w:r w:rsidRPr="00F04F70">
              <w:rPr>
                <w:rFonts w:hint="eastAsia"/>
                <w:kern w:val="2"/>
                <w:sz w:val="20"/>
                <w:szCs w:val="20"/>
              </w:rPr>
              <w:t>자</w:t>
            </w:r>
            <w:r w:rsidRPr="00F04F70">
              <w:rPr>
                <w:rFonts w:hint="eastAsia"/>
                <w:kern w:val="2"/>
                <w:sz w:val="20"/>
                <w:szCs w:val="20"/>
              </w:rPr>
              <w:t xml:space="preserve"> </w:t>
            </w:r>
            <w:r w:rsidRPr="00F04F70">
              <w:rPr>
                <w:rFonts w:hint="eastAsia"/>
                <w:kern w:val="2"/>
                <w:sz w:val="20"/>
                <w:szCs w:val="20"/>
              </w:rPr>
              <w:t>배정</w:t>
            </w:r>
            <w:r w:rsidRPr="00F04F70">
              <w:rPr>
                <w:rFonts w:hint="eastAsia"/>
                <w:kern w:val="2"/>
                <w:sz w:val="20"/>
                <w:szCs w:val="20"/>
              </w:rPr>
              <w:t xml:space="preserve"> </w:t>
            </w:r>
            <w:r w:rsidRPr="00F04F70">
              <w:rPr>
                <w:rFonts w:hint="eastAsia"/>
                <w:kern w:val="2"/>
                <w:sz w:val="20"/>
                <w:szCs w:val="20"/>
              </w:rPr>
              <w:t>유상증자에</w:t>
            </w:r>
            <w:r w:rsidRPr="00F04F70">
              <w:rPr>
                <w:rFonts w:hint="eastAsia"/>
                <w:kern w:val="2"/>
                <w:sz w:val="20"/>
                <w:szCs w:val="20"/>
              </w:rPr>
              <w:t xml:space="preserve"> </w:t>
            </w:r>
            <w:r w:rsidRPr="00F04F70">
              <w:rPr>
                <w:rFonts w:hint="eastAsia"/>
                <w:kern w:val="2"/>
                <w:sz w:val="20"/>
                <w:szCs w:val="20"/>
              </w:rPr>
              <w:t>참여하</w:t>
            </w:r>
            <w:r>
              <w:rPr>
                <w:rFonts w:hint="eastAsia"/>
                <w:kern w:val="2"/>
                <w:sz w:val="20"/>
                <w:szCs w:val="20"/>
              </w:rPr>
              <w:t>기</w:t>
            </w:r>
            <w:r>
              <w:rPr>
                <w:rFonts w:hint="eastAsia"/>
                <w:kern w:val="2"/>
                <w:sz w:val="20"/>
                <w:szCs w:val="20"/>
              </w:rPr>
              <w:t xml:space="preserve"> </w:t>
            </w:r>
            <w:r w:rsidRPr="00F04F70">
              <w:rPr>
                <w:rFonts w:hint="eastAsia"/>
                <w:kern w:val="2"/>
                <w:sz w:val="20"/>
                <w:szCs w:val="20"/>
              </w:rPr>
              <w:t>위하여</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정관을</w:t>
            </w:r>
            <w:r w:rsidRPr="00F04F70">
              <w:rPr>
                <w:rFonts w:hint="eastAsia"/>
                <w:kern w:val="2"/>
                <w:sz w:val="20"/>
                <w:szCs w:val="20"/>
              </w:rPr>
              <w:t xml:space="preserve"> </w:t>
            </w:r>
            <w:r w:rsidRPr="00F04F70">
              <w:rPr>
                <w:rFonts w:hint="eastAsia"/>
                <w:kern w:val="2"/>
                <w:sz w:val="20"/>
                <w:szCs w:val="20"/>
              </w:rPr>
              <w:t>개정할</w:t>
            </w:r>
            <w:r w:rsidRPr="00F04F70">
              <w:rPr>
                <w:rFonts w:hint="eastAsia"/>
                <w:kern w:val="2"/>
                <w:sz w:val="20"/>
                <w:szCs w:val="20"/>
              </w:rPr>
              <w:t xml:space="preserve"> </w:t>
            </w:r>
            <w:r w:rsidRPr="00F04F70">
              <w:rPr>
                <w:rFonts w:hint="eastAsia"/>
                <w:kern w:val="2"/>
                <w:sz w:val="20"/>
                <w:szCs w:val="20"/>
              </w:rPr>
              <w:t>필요는</w:t>
            </w:r>
            <w:r w:rsidRPr="00F04F70">
              <w:rPr>
                <w:rFonts w:hint="eastAsia"/>
                <w:kern w:val="2"/>
                <w:sz w:val="20"/>
                <w:szCs w:val="20"/>
              </w:rPr>
              <w:t xml:space="preserve"> </w:t>
            </w:r>
            <w:r w:rsidRPr="00F04F70">
              <w:rPr>
                <w:rFonts w:hint="eastAsia"/>
                <w:kern w:val="2"/>
                <w:sz w:val="20"/>
                <w:szCs w:val="20"/>
              </w:rPr>
              <w:t>없음</w:t>
            </w:r>
            <w:r w:rsidRPr="00F04F70">
              <w:rPr>
                <w:rFonts w:hint="eastAsia"/>
                <w:kern w:val="2"/>
                <w:sz w:val="20"/>
                <w:szCs w:val="20"/>
              </w:rPr>
              <w:t>.</w:t>
            </w:r>
          </w:p>
        </w:tc>
      </w:tr>
      <w:tr w:rsidR="00DD5197" w:rsidRPr="00C65EAA" w14:paraId="106A14B1" w14:textId="77777777" w:rsidTr="001D3938">
        <w:trPr>
          <w:trHeight w:val="20"/>
        </w:trPr>
        <w:tc>
          <w:tcPr>
            <w:tcW w:w="1418" w:type="dxa"/>
            <w:tcBorders>
              <w:top w:val="single" w:sz="12" w:space="0" w:color="0F243E"/>
              <w:bottom w:val="single" w:sz="12" w:space="0" w:color="0F243E"/>
            </w:tcBorders>
            <w:shd w:val="clear" w:color="auto" w:fill="auto"/>
          </w:tcPr>
          <w:p w14:paraId="04102EF3" w14:textId="1A04E445" w:rsidR="00DD5197" w:rsidRPr="00C04842" w:rsidRDefault="00DD5197" w:rsidP="0065642F">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lastRenderedPageBreak/>
              <w:t>자본</w:t>
            </w:r>
            <w:r w:rsidRPr="00C04842">
              <w:rPr>
                <w:rFonts w:eastAsia="바탕" w:hint="eastAsia"/>
                <w:b/>
                <w:color w:val="000000" w:themeColor="text1"/>
                <w:kern w:val="2"/>
              </w:rPr>
              <w:t xml:space="preserve"> </w:t>
            </w:r>
            <w:r w:rsidRPr="00C04842">
              <w:rPr>
                <w:rFonts w:eastAsia="바탕" w:hint="eastAsia"/>
                <w:b/>
                <w:color w:val="000000" w:themeColor="text1"/>
                <w:kern w:val="2"/>
              </w:rPr>
              <w:t>변동</w:t>
            </w:r>
            <w:r w:rsidR="008A6C6B" w:rsidRPr="00C04842">
              <w:rPr>
                <w:rFonts w:eastAsia="바탕" w:hint="eastAsia"/>
                <w:b/>
                <w:color w:val="000000" w:themeColor="text1"/>
                <w:kern w:val="2"/>
              </w:rPr>
              <w:t>내역</w:t>
            </w:r>
          </w:p>
        </w:tc>
        <w:tc>
          <w:tcPr>
            <w:tcW w:w="6946" w:type="dxa"/>
            <w:tcBorders>
              <w:top w:val="single" w:sz="12" w:space="0" w:color="0F243E"/>
              <w:bottom w:val="single" w:sz="12" w:space="0" w:color="0F243E"/>
            </w:tcBorders>
            <w:shd w:val="clear" w:color="auto" w:fill="auto"/>
          </w:tcPr>
          <w:p w14:paraId="1C8B3ABD" w14:textId="73CE5297" w:rsidR="00DD5197" w:rsidRDefault="00DD5197" w:rsidP="002F76A3">
            <w:pPr>
              <w:pStyle w:val="1"/>
              <w:rPr>
                <w:color w:val="000000" w:themeColor="text1"/>
                <w:kern w:val="2"/>
                <w:sz w:val="20"/>
                <w:szCs w:val="20"/>
              </w:rPr>
            </w:pPr>
            <w:r>
              <w:rPr>
                <w:rFonts w:hint="eastAsia"/>
                <w:color w:val="000000" w:themeColor="text1"/>
                <w:kern w:val="2"/>
                <w:sz w:val="20"/>
                <w:szCs w:val="20"/>
              </w:rPr>
              <w:t>제공된</w:t>
            </w:r>
            <w:r>
              <w:rPr>
                <w:rFonts w:hint="eastAsia"/>
                <w:color w:val="000000" w:themeColor="text1"/>
                <w:kern w:val="2"/>
                <w:sz w:val="20"/>
                <w:szCs w:val="20"/>
              </w:rPr>
              <w:t xml:space="preserve"> </w:t>
            </w:r>
            <w:r>
              <w:rPr>
                <w:rFonts w:hint="eastAsia"/>
                <w:color w:val="000000" w:themeColor="text1"/>
                <w:kern w:val="2"/>
                <w:sz w:val="20"/>
                <w:szCs w:val="20"/>
              </w:rPr>
              <w:t>자료에</w:t>
            </w:r>
            <w:r>
              <w:rPr>
                <w:rFonts w:hint="eastAsia"/>
                <w:color w:val="000000" w:themeColor="text1"/>
                <w:kern w:val="2"/>
                <w:sz w:val="20"/>
                <w:szCs w:val="20"/>
              </w:rPr>
              <w:t xml:space="preserve"> </w:t>
            </w:r>
            <w:r>
              <w:rPr>
                <w:rFonts w:hint="eastAsia"/>
                <w:color w:val="000000" w:themeColor="text1"/>
                <w:kern w:val="2"/>
                <w:sz w:val="20"/>
                <w:szCs w:val="20"/>
              </w:rPr>
              <w:t>의하면</w:t>
            </w:r>
            <w:r>
              <w:rPr>
                <w:rFonts w:hint="eastAsia"/>
                <w:color w:val="000000" w:themeColor="text1"/>
                <w:kern w:val="2"/>
                <w:sz w:val="20"/>
                <w:szCs w:val="20"/>
              </w:rPr>
              <w:t xml:space="preserve">, </w:t>
            </w:r>
            <w:r>
              <w:rPr>
                <w:rFonts w:hint="eastAsia"/>
                <w:color w:val="000000" w:themeColor="text1"/>
                <w:kern w:val="2"/>
                <w:sz w:val="20"/>
                <w:szCs w:val="20"/>
              </w:rPr>
              <w:t>대상회사는</w:t>
            </w:r>
            <w:r>
              <w:rPr>
                <w:rFonts w:hint="eastAsia"/>
                <w:color w:val="000000" w:themeColor="text1"/>
                <w:kern w:val="2"/>
                <w:sz w:val="20"/>
                <w:szCs w:val="20"/>
              </w:rPr>
              <w:t xml:space="preserve"> </w:t>
            </w:r>
            <w:r>
              <w:rPr>
                <w:rFonts w:hint="eastAsia"/>
                <w:color w:val="000000" w:themeColor="text1"/>
                <w:kern w:val="2"/>
                <w:sz w:val="20"/>
                <w:szCs w:val="20"/>
              </w:rPr>
              <w:t>다음과</w:t>
            </w:r>
            <w:r>
              <w:rPr>
                <w:rFonts w:hint="eastAsia"/>
                <w:color w:val="000000" w:themeColor="text1"/>
                <w:kern w:val="2"/>
                <w:sz w:val="20"/>
                <w:szCs w:val="20"/>
              </w:rPr>
              <w:t xml:space="preserve"> </w:t>
            </w:r>
            <w:r>
              <w:rPr>
                <w:rFonts w:hint="eastAsia"/>
                <w:color w:val="000000" w:themeColor="text1"/>
                <w:kern w:val="2"/>
                <w:sz w:val="20"/>
                <w:szCs w:val="20"/>
              </w:rPr>
              <w:t>같이</w:t>
            </w:r>
            <w:r>
              <w:rPr>
                <w:rFonts w:hint="eastAsia"/>
                <w:color w:val="000000" w:themeColor="text1"/>
                <w:kern w:val="2"/>
                <w:sz w:val="20"/>
                <w:szCs w:val="20"/>
              </w:rPr>
              <w:t xml:space="preserve"> 15</w:t>
            </w:r>
            <w:r>
              <w:rPr>
                <w:rFonts w:hint="eastAsia"/>
                <w:color w:val="000000" w:themeColor="text1"/>
                <w:kern w:val="2"/>
                <w:sz w:val="20"/>
                <w:szCs w:val="20"/>
              </w:rPr>
              <w:t>차례에</w:t>
            </w:r>
            <w:r>
              <w:rPr>
                <w:rFonts w:hint="eastAsia"/>
                <w:color w:val="000000" w:themeColor="text1"/>
                <w:kern w:val="2"/>
                <w:sz w:val="20"/>
                <w:szCs w:val="20"/>
              </w:rPr>
              <w:t xml:space="preserve"> </w:t>
            </w:r>
            <w:r>
              <w:rPr>
                <w:rFonts w:hint="eastAsia"/>
                <w:color w:val="000000" w:themeColor="text1"/>
                <w:kern w:val="2"/>
                <w:sz w:val="20"/>
                <w:szCs w:val="20"/>
              </w:rPr>
              <w:t>걸쳐</w:t>
            </w:r>
            <w:r w:rsidR="00093383">
              <w:rPr>
                <w:rFonts w:hint="eastAsia"/>
                <w:color w:val="000000" w:themeColor="text1"/>
                <w:kern w:val="2"/>
                <w:sz w:val="20"/>
                <w:szCs w:val="20"/>
              </w:rPr>
              <w:t xml:space="preserve"> </w:t>
            </w:r>
            <w:r w:rsidR="00093383">
              <w:rPr>
                <w:rFonts w:hint="eastAsia"/>
                <w:color w:val="000000" w:themeColor="text1"/>
                <w:kern w:val="2"/>
                <w:sz w:val="20"/>
                <w:szCs w:val="20"/>
              </w:rPr>
              <w:t>총</w:t>
            </w:r>
            <w:r w:rsidR="00093383">
              <w:rPr>
                <w:rFonts w:hint="eastAsia"/>
                <w:color w:val="000000" w:themeColor="text1"/>
                <w:kern w:val="2"/>
                <w:sz w:val="20"/>
                <w:szCs w:val="20"/>
              </w:rPr>
              <w:t xml:space="preserve"> 20</w:t>
            </w:r>
            <w:r w:rsidR="00093383">
              <w:rPr>
                <w:rFonts w:hint="eastAsia"/>
                <w:color w:val="000000" w:themeColor="text1"/>
                <w:kern w:val="2"/>
                <w:sz w:val="20"/>
                <w:szCs w:val="20"/>
              </w:rPr>
              <w:t>명의</w:t>
            </w:r>
            <w:r w:rsidR="00093383">
              <w:rPr>
                <w:rFonts w:hint="eastAsia"/>
                <w:color w:val="000000" w:themeColor="text1"/>
                <w:kern w:val="2"/>
                <w:sz w:val="20"/>
                <w:szCs w:val="20"/>
              </w:rPr>
              <w:t xml:space="preserve"> </w:t>
            </w:r>
            <w:r w:rsidR="00093383">
              <w:rPr>
                <w:rFonts w:hint="eastAsia"/>
                <w:color w:val="000000" w:themeColor="text1"/>
                <w:kern w:val="2"/>
                <w:sz w:val="20"/>
                <w:szCs w:val="20"/>
              </w:rPr>
              <w:t>투자자들</w:t>
            </w:r>
            <w:r w:rsidR="000F3CD8">
              <w:rPr>
                <w:rFonts w:hint="eastAsia"/>
                <w:color w:val="000000" w:themeColor="text1"/>
                <w:kern w:val="2"/>
                <w:sz w:val="20"/>
                <w:szCs w:val="20"/>
              </w:rPr>
              <w:t>(</w:t>
            </w:r>
            <w:r w:rsidR="000F3CD8">
              <w:rPr>
                <w:rFonts w:hint="eastAsia"/>
                <w:color w:val="000000" w:themeColor="text1"/>
                <w:kern w:val="2"/>
                <w:sz w:val="20"/>
                <w:szCs w:val="20"/>
              </w:rPr>
              <w:t>총칭하여</w:t>
            </w:r>
            <w:r w:rsidR="000F3CD8">
              <w:rPr>
                <w:rFonts w:hint="eastAsia"/>
                <w:color w:val="000000" w:themeColor="text1"/>
                <w:kern w:val="2"/>
                <w:sz w:val="20"/>
                <w:szCs w:val="20"/>
              </w:rPr>
              <w:t xml:space="preserve"> </w:t>
            </w:r>
            <w:r w:rsidR="000F3CD8">
              <w:rPr>
                <w:color w:val="000000" w:themeColor="text1"/>
                <w:kern w:val="2"/>
                <w:sz w:val="20"/>
                <w:szCs w:val="20"/>
              </w:rPr>
              <w:t>“</w:t>
            </w:r>
            <w:r w:rsidR="000F3CD8" w:rsidRPr="006B14E4">
              <w:rPr>
                <w:rFonts w:hint="eastAsia"/>
                <w:b/>
                <w:bCs/>
                <w:color w:val="000000" w:themeColor="text1"/>
                <w:kern w:val="2"/>
                <w:sz w:val="20"/>
                <w:szCs w:val="20"/>
              </w:rPr>
              <w:t>기존</w:t>
            </w:r>
            <w:r w:rsidR="000F3CD8" w:rsidRPr="006B14E4">
              <w:rPr>
                <w:rFonts w:hint="eastAsia"/>
                <w:b/>
                <w:bCs/>
                <w:color w:val="000000" w:themeColor="text1"/>
                <w:kern w:val="2"/>
                <w:sz w:val="20"/>
                <w:szCs w:val="20"/>
              </w:rPr>
              <w:t xml:space="preserve"> </w:t>
            </w:r>
            <w:r w:rsidR="000F3CD8" w:rsidRPr="006B14E4">
              <w:rPr>
                <w:rFonts w:hint="eastAsia"/>
                <w:b/>
                <w:bCs/>
                <w:color w:val="000000" w:themeColor="text1"/>
                <w:kern w:val="2"/>
                <w:sz w:val="20"/>
                <w:szCs w:val="20"/>
              </w:rPr>
              <w:t>투자자들</w:t>
            </w:r>
            <w:r w:rsidR="000F3CD8">
              <w:rPr>
                <w:color w:val="000000" w:themeColor="text1"/>
                <w:kern w:val="2"/>
                <w:sz w:val="20"/>
                <w:szCs w:val="20"/>
              </w:rPr>
              <w:t>”</w:t>
            </w:r>
            <w:r w:rsidR="000F3CD8">
              <w:rPr>
                <w:rFonts w:hint="eastAsia"/>
                <w:color w:val="000000" w:themeColor="text1"/>
                <w:kern w:val="2"/>
                <w:sz w:val="20"/>
                <w:szCs w:val="20"/>
              </w:rPr>
              <w:t>)</w:t>
            </w:r>
            <w:r w:rsidR="00093383">
              <w:rPr>
                <w:rFonts w:hint="eastAsia"/>
                <w:color w:val="000000" w:themeColor="text1"/>
                <w:kern w:val="2"/>
                <w:sz w:val="20"/>
                <w:szCs w:val="20"/>
              </w:rPr>
              <w:t>로부터</w:t>
            </w:r>
            <w:r>
              <w:rPr>
                <w:rFonts w:hint="eastAsia"/>
                <w:color w:val="000000" w:themeColor="text1"/>
                <w:kern w:val="2"/>
                <w:sz w:val="20"/>
                <w:szCs w:val="20"/>
              </w:rPr>
              <w:t xml:space="preserve"> </w:t>
            </w:r>
            <w:r>
              <w:rPr>
                <w:rFonts w:hint="eastAsia"/>
                <w:color w:val="000000" w:themeColor="text1"/>
                <w:kern w:val="2"/>
                <w:sz w:val="20"/>
                <w:szCs w:val="20"/>
              </w:rPr>
              <w:t>보통주식</w:t>
            </w:r>
            <w:r>
              <w:rPr>
                <w:rFonts w:hint="eastAsia"/>
                <w:color w:val="000000" w:themeColor="text1"/>
                <w:kern w:val="2"/>
                <w:sz w:val="20"/>
                <w:szCs w:val="20"/>
              </w:rPr>
              <w:t xml:space="preserve">, </w:t>
            </w:r>
            <w:r>
              <w:rPr>
                <w:rFonts w:hint="eastAsia"/>
                <w:color w:val="000000" w:themeColor="text1"/>
                <w:kern w:val="2"/>
                <w:sz w:val="20"/>
                <w:szCs w:val="20"/>
              </w:rPr>
              <w:t>전환우선주</w:t>
            </w:r>
            <w:r>
              <w:rPr>
                <w:rFonts w:hint="eastAsia"/>
                <w:color w:val="000000" w:themeColor="text1"/>
                <w:kern w:val="2"/>
                <w:sz w:val="20"/>
                <w:szCs w:val="20"/>
              </w:rPr>
              <w:t xml:space="preserve">, </w:t>
            </w:r>
            <w:r>
              <w:rPr>
                <w:rFonts w:hint="eastAsia"/>
                <w:color w:val="000000" w:themeColor="text1"/>
                <w:kern w:val="2"/>
                <w:sz w:val="20"/>
                <w:szCs w:val="20"/>
              </w:rPr>
              <w:t>상환전환우선주</w:t>
            </w:r>
            <w:r>
              <w:rPr>
                <w:rFonts w:hint="eastAsia"/>
                <w:color w:val="000000" w:themeColor="text1"/>
                <w:kern w:val="2"/>
                <w:sz w:val="20"/>
                <w:szCs w:val="20"/>
              </w:rPr>
              <w:t xml:space="preserve"> </w:t>
            </w:r>
            <w:r>
              <w:rPr>
                <w:rFonts w:hint="eastAsia"/>
                <w:color w:val="000000" w:themeColor="text1"/>
                <w:kern w:val="2"/>
                <w:sz w:val="20"/>
                <w:szCs w:val="20"/>
              </w:rPr>
              <w:t>투자를</w:t>
            </w:r>
            <w:r>
              <w:rPr>
                <w:rFonts w:hint="eastAsia"/>
                <w:color w:val="000000" w:themeColor="text1"/>
                <w:kern w:val="2"/>
                <w:sz w:val="20"/>
                <w:szCs w:val="20"/>
              </w:rPr>
              <w:t xml:space="preserve"> </w:t>
            </w:r>
            <w:r>
              <w:rPr>
                <w:rFonts w:hint="eastAsia"/>
                <w:color w:val="000000" w:themeColor="text1"/>
                <w:kern w:val="2"/>
                <w:sz w:val="20"/>
                <w:szCs w:val="20"/>
              </w:rPr>
              <w:t>순차적으로</w:t>
            </w:r>
            <w:r>
              <w:rPr>
                <w:rFonts w:hint="eastAsia"/>
                <w:color w:val="000000" w:themeColor="text1"/>
                <w:kern w:val="2"/>
                <w:sz w:val="20"/>
                <w:szCs w:val="20"/>
              </w:rPr>
              <w:t xml:space="preserve"> </w:t>
            </w:r>
            <w:r>
              <w:rPr>
                <w:rFonts w:hint="eastAsia"/>
                <w:color w:val="000000" w:themeColor="text1"/>
                <w:kern w:val="2"/>
                <w:sz w:val="20"/>
                <w:szCs w:val="20"/>
              </w:rPr>
              <w:t>유치하였음</w:t>
            </w:r>
            <w:r>
              <w:rPr>
                <w:rFonts w:hint="eastAsia"/>
                <w:color w:val="000000" w:themeColor="text1"/>
                <w:kern w:val="2"/>
                <w:sz w:val="20"/>
                <w:szCs w:val="20"/>
              </w:rPr>
              <w:t>.</w:t>
            </w:r>
            <w:r w:rsidR="002B11DB">
              <w:rPr>
                <w:rFonts w:hint="eastAsia"/>
                <w:color w:val="000000" w:themeColor="text1"/>
                <w:kern w:val="2"/>
                <w:sz w:val="20"/>
                <w:szCs w:val="20"/>
              </w:rPr>
              <w:t xml:space="preserve"> </w:t>
            </w:r>
            <w:r w:rsidR="002B11DB">
              <w:rPr>
                <w:rFonts w:hint="eastAsia"/>
                <w:color w:val="000000" w:themeColor="text1"/>
                <w:kern w:val="2"/>
                <w:sz w:val="20"/>
                <w:szCs w:val="20"/>
              </w:rPr>
              <w:t>대상회사의</w:t>
            </w:r>
            <w:r w:rsidR="002B11DB">
              <w:rPr>
                <w:rFonts w:hint="eastAsia"/>
                <w:color w:val="000000" w:themeColor="text1"/>
                <w:kern w:val="2"/>
                <w:sz w:val="20"/>
                <w:szCs w:val="20"/>
              </w:rPr>
              <w:t xml:space="preserve"> </w:t>
            </w:r>
            <w:r w:rsidR="002B11DB">
              <w:rPr>
                <w:rFonts w:hint="eastAsia"/>
                <w:color w:val="000000" w:themeColor="text1"/>
                <w:kern w:val="2"/>
                <w:sz w:val="20"/>
                <w:szCs w:val="20"/>
              </w:rPr>
              <w:t>구체적인</w:t>
            </w:r>
            <w:r w:rsidR="002B11DB">
              <w:rPr>
                <w:rFonts w:hint="eastAsia"/>
                <w:color w:val="000000" w:themeColor="text1"/>
                <w:kern w:val="2"/>
                <w:sz w:val="20"/>
                <w:szCs w:val="20"/>
              </w:rPr>
              <w:t xml:space="preserve"> </w:t>
            </w:r>
            <w:r w:rsidR="002B11DB">
              <w:rPr>
                <w:rFonts w:hint="eastAsia"/>
                <w:color w:val="000000" w:themeColor="text1"/>
                <w:kern w:val="2"/>
                <w:sz w:val="20"/>
                <w:szCs w:val="20"/>
              </w:rPr>
              <w:t>자본금</w:t>
            </w:r>
            <w:r w:rsidR="002B11DB">
              <w:rPr>
                <w:rFonts w:hint="eastAsia"/>
                <w:color w:val="000000" w:themeColor="text1"/>
                <w:kern w:val="2"/>
                <w:sz w:val="20"/>
                <w:szCs w:val="20"/>
              </w:rPr>
              <w:t xml:space="preserve"> </w:t>
            </w:r>
            <w:r w:rsidR="002B11DB">
              <w:rPr>
                <w:rFonts w:hint="eastAsia"/>
                <w:color w:val="000000" w:themeColor="text1"/>
                <w:kern w:val="2"/>
                <w:sz w:val="20"/>
                <w:szCs w:val="20"/>
              </w:rPr>
              <w:t>변동내역은</w:t>
            </w:r>
            <w:r w:rsidR="002B11DB">
              <w:rPr>
                <w:rFonts w:hint="eastAsia"/>
                <w:color w:val="000000" w:themeColor="text1"/>
                <w:kern w:val="2"/>
                <w:sz w:val="20"/>
                <w:szCs w:val="20"/>
              </w:rPr>
              <w:t xml:space="preserve"> </w:t>
            </w:r>
            <w:r w:rsidR="00F70313" w:rsidRPr="00F70313">
              <w:rPr>
                <w:rFonts w:hint="eastAsia"/>
                <w:b/>
                <w:bCs/>
                <w:color w:val="000000" w:themeColor="text1"/>
                <w:kern w:val="2"/>
                <w:sz w:val="20"/>
                <w:szCs w:val="20"/>
                <w:u w:val="single"/>
              </w:rPr>
              <w:t>[</w:t>
            </w:r>
            <w:r w:rsidR="002B11DB" w:rsidRPr="00A73577">
              <w:rPr>
                <w:rFonts w:hint="eastAsia"/>
                <w:b/>
                <w:bCs/>
                <w:color w:val="000000" w:themeColor="text1"/>
                <w:kern w:val="2"/>
                <w:sz w:val="20"/>
                <w:szCs w:val="20"/>
                <w:u w:val="single"/>
              </w:rPr>
              <w:t>별첨</w:t>
            </w:r>
            <w:r w:rsidR="002B11DB" w:rsidRPr="00A73577">
              <w:rPr>
                <w:rFonts w:hint="eastAsia"/>
                <w:b/>
                <w:bCs/>
                <w:color w:val="000000" w:themeColor="text1"/>
                <w:kern w:val="2"/>
                <w:sz w:val="20"/>
                <w:szCs w:val="20"/>
                <w:u w:val="single"/>
              </w:rPr>
              <w:t xml:space="preserve"> </w:t>
            </w:r>
            <w:r w:rsidR="00A73577" w:rsidRPr="00A73577">
              <w:rPr>
                <w:rFonts w:hint="eastAsia"/>
                <w:b/>
                <w:bCs/>
                <w:color w:val="000000" w:themeColor="text1"/>
                <w:kern w:val="2"/>
                <w:sz w:val="20"/>
                <w:szCs w:val="20"/>
                <w:u w:val="single"/>
              </w:rPr>
              <w:t>1</w:t>
            </w:r>
            <w:r w:rsidR="00F70313">
              <w:rPr>
                <w:rFonts w:hint="eastAsia"/>
                <w:b/>
                <w:bCs/>
                <w:color w:val="000000" w:themeColor="text1"/>
                <w:kern w:val="2"/>
                <w:sz w:val="20"/>
                <w:szCs w:val="20"/>
                <w:u w:val="single"/>
              </w:rPr>
              <w:t>]</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투자</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및</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자본금</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변동내역</w:t>
            </w:r>
            <w:r w:rsidR="002B11DB">
              <w:rPr>
                <w:rFonts w:hint="eastAsia"/>
                <w:color w:val="000000" w:themeColor="text1"/>
                <w:kern w:val="2"/>
                <w:sz w:val="20"/>
                <w:szCs w:val="20"/>
              </w:rPr>
              <w:t xml:space="preserve"> </w:t>
            </w:r>
            <w:r w:rsidR="002B11DB">
              <w:rPr>
                <w:rFonts w:hint="eastAsia"/>
                <w:color w:val="000000" w:themeColor="text1"/>
                <w:kern w:val="2"/>
                <w:sz w:val="20"/>
                <w:szCs w:val="20"/>
              </w:rPr>
              <w:t>참조</w:t>
            </w:r>
            <w:r w:rsidR="002B11DB">
              <w:rPr>
                <w:rFonts w:hint="eastAsia"/>
                <w:color w:val="000000" w:themeColor="text1"/>
                <w:kern w:val="2"/>
                <w:sz w:val="20"/>
                <w:szCs w:val="20"/>
              </w:rPr>
              <w:t>.</w:t>
            </w:r>
            <w:r>
              <w:rPr>
                <w:rFonts w:hint="eastAsia"/>
                <w:color w:val="000000" w:themeColor="text1"/>
                <w:kern w:val="2"/>
                <w:sz w:val="20"/>
                <w:szCs w:val="20"/>
              </w:rPr>
              <w:t xml:space="preserve"> </w:t>
            </w:r>
          </w:p>
          <w:tbl>
            <w:tblPr>
              <w:tblStyle w:val="a7"/>
              <w:tblW w:w="0" w:type="auto"/>
              <w:tblInd w:w="1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37"/>
              <w:gridCol w:w="3033"/>
              <w:gridCol w:w="1101"/>
              <w:gridCol w:w="1103"/>
            </w:tblGrid>
            <w:tr w:rsidR="001D3938" w:rsidRPr="006C51F8" w14:paraId="18A9BDE0" w14:textId="77777777" w:rsidTr="00010BD3">
              <w:trPr>
                <w:trHeight w:val="113"/>
              </w:trPr>
              <w:tc>
                <w:tcPr>
                  <w:tcW w:w="1237" w:type="dxa"/>
                  <w:shd w:val="clear" w:color="auto" w:fill="D9D9D9" w:themeFill="background1" w:themeFillShade="D9"/>
                </w:tcPr>
                <w:p w14:paraId="0AEB5247"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일자</w:t>
                  </w:r>
                </w:p>
              </w:tc>
              <w:tc>
                <w:tcPr>
                  <w:tcW w:w="3033" w:type="dxa"/>
                  <w:shd w:val="clear" w:color="auto" w:fill="D9D9D9" w:themeFill="background1" w:themeFillShade="D9"/>
                </w:tcPr>
                <w:p w14:paraId="00C012A9"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투자자명</w:t>
                  </w:r>
                </w:p>
              </w:tc>
              <w:tc>
                <w:tcPr>
                  <w:tcW w:w="1101" w:type="dxa"/>
                  <w:shd w:val="clear" w:color="auto" w:fill="D9D9D9" w:themeFill="background1" w:themeFillShade="D9"/>
                </w:tcPr>
                <w:p w14:paraId="63989EF4"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종류</w:t>
                  </w:r>
                </w:p>
              </w:tc>
              <w:tc>
                <w:tcPr>
                  <w:tcW w:w="1101" w:type="dxa"/>
                  <w:shd w:val="clear" w:color="auto" w:fill="D9D9D9" w:themeFill="background1" w:themeFillShade="D9"/>
                </w:tcPr>
                <w:p w14:paraId="7116F45E"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투자</w:t>
                  </w:r>
                  <w:r>
                    <w:rPr>
                      <w:rFonts w:eastAsia="바탕" w:hint="eastAsia"/>
                      <w:b/>
                      <w:bCs/>
                      <w:sz w:val="18"/>
                      <w:szCs w:val="18"/>
                    </w:rPr>
                    <w:t xml:space="preserve"> </w:t>
                  </w:r>
                  <w:r>
                    <w:rPr>
                      <w:rFonts w:eastAsia="바탕" w:hint="eastAsia"/>
                      <w:b/>
                      <w:bCs/>
                      <w:sz w:val="18"/>
                      <w:szCs w:val="18"/>
                    </w:rPr>
                    <w:t>방법</w:t>
                  </w:r>
                </w:p>
              </w:tc>
            </w:tr>
            <w:tr w:rsidR="001D3938" w:rsidRPr="006C51F8" w14:paraId="2E2D281C" w14:textId="77777777" w:rsidTr="00010BD3">
              <w:trPr>
                <w:trHeight w:val="113"/>
              </w:trPr>
              <w:tc>
                <w:tcPr>
                  <w:tcW w:w="1237" w:type="dxa"/>
                  <w:shd w:val="clear" w:color="auto" w:fill="auto"/>
                  <w:vAlign w:val="center"/>
                </w:tcPr>
                <w:p w14:paraId="0BC58025"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2019. 4. 15.</w:t>
                  </w:r>
                </w:p>
              </w:tc>
              <w:tc>
                <w:tcPr>
                  <w:tcW w:w="3033" w:type="dxa"/>
                  <w:shd w:val="clear" w:color="auto" w:fill="FFFFFF" w:themeFill="background1"/>
                </w:tcPr>
                <w:p w14:paraId="32D1BCAC" w14:textId="34DDBD0B"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w:t>
                  </w:r>
                  <w:r>
                    <w:rPr>
                      <w:rFonts w:eastAsia="바탕" w:hint="eastAsia"/>
                      <w:sz w:val="18"/>
                      <w:szCs w:val="18"/>
                    </w:rPr>
                    <w:t>재</w:t>
                  </w:r>
                  <w:r>
                    <w:rPr>
                      <w:rFonts w:eastAsia="바탕" w:hint="eastAsia"/>
                      <w:sz w:val="18"/>
                      <w:szCs w:val="18"/>
                    </w:rPr>
                    <w:t>)</w:t>
                  </w:r>
                  <w:r>
                    <w:rPr>
                      <w:rFonts w:eastAsia="바탕" w:hint="eastAsia"/>
                      <w:sz w:val="18"/>
                      <w:szCs w:val="18"/>
                    </w:rPr>
                    <w:t>윤민창의투자재단</w:t>
                  </w:r>
                </w:p>
              </w:tc>
              <w:tc>
                <w:tcPr>
                  <w:tcW w:w="1101" w:type="dxa"/>
                  <w:shd w:val="clear" w:color="auto" w:fill="FFFFFF" w:themeFill="background1"/>
                  <w:vAlign w:val="center"/>
                </w:tcPr>
                <w:p w14:paraId="333FD2EC" w14:textId="78047341"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val="restart"/>
                  <w:shd w:val="clear" w:color="auto" w:fill="FFFFFF" w:themeFill="background1"/>
                  <w:vAlign w:val="center"/>
                </w:tcPr>
                <w:p w14:paraId="328B89AB"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신주발행</w:t>
                  </w:r>
                </w:p>
              </w:tc>
            </w:tr>
            <w:tr w:rsidR="001D3938" w:rsidRPr="006C51F8" w14:paraId="0B7B1F2A" w14:textId="77777777" w:rsidTr="00010BD3">
              <w:trPr>
                <w:trHeight w:val="113"/>
              </w:trPr>
              <w:tc>
                <w:tcPr>
                  <w:tcW w:w="1237" w:type="dxa"/>
                  <w:shd w:val="clear" w:color="auto" w:fill="auto"/>
                  <w:vAlign w:val="center"/>
                </w:tcPr>
                <w:p w14:paraId="647C715E"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2019. 5. 7.</w:t>
                  </w:r>
                </w:p>
              </w:tc>
              <w:tc>
                <w:tcPr>
                  <w:tcW w:w="3033" w:type="dxa"/>
                  <w:shd w:val="clear" w:color="auto" w:fill="FFFFFF" w:themeFill="background1"/>
                </w:tcPr>
                <w:p w14:paraId="15161890"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김기사랩</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1</w:t>
                  </w:r>
                  <w:r>
                    <w:rPr>
                      <w:rFonts w:eastAsia="바탕" w:hint="eastAsia"/>
                      <w:sz w:val="18"/>
                      <w:szCs w:val="18"/>
                    </w:rPr>
                    <w:t>호</w:t>
                  </w:r>
                </w:p>
              </w:tc>
              <w:tc>
                <w:tcPr>
                  <w:tcW w:w="1101" w:type="dxa"/>
                  <w:shd w:val="clear" w:color="auto" w:fill="FFFFFF" w:themeFill="background1"/>
                  <w:vAlign w:val="center"/>
                </w:tcPr>
                <w:p w14:paraId="0BB917FE"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56DA3048"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05A6032A" w14:textId="77777777" w:rsidTr="00010BD3">
              <w:trPr>
                <w:trHeight w:val="113"/>
              </w:trPr>
              <w:tc>
                <w:tcPr>
                  <w:tcW w:w="1237" w:type="dxa"/>
                  <w:shd w:val="clear" w:color="auto" w:fill="auto"/>
                  <w:vAlign w:val="center"/>
                </w:tcPr>
                <w:p w14:paraId="4C7724CC"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2019. 12. 20.</w:t>
                  </w:r>
                </w:p>
              </w:tc>
              <w:tc>
                <w:tcPr>
                  <w:tcW w:w="3033" w:type="dxa"/>
                  <w:shd w:val="clear" w:color="auto" w:fill="FFFFFF" w:themeFill="background1"/>
                </w:tcPr>
                <w:p w14:paraId="11CB85CC" w14:textId="080F7841"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브이에스스타개인투자조합</w:t>
                  </w:r>
                  <w:r>
                    <w:rPr>
                      <w:rFonts w:eastAsia="바탕" w:hint="eastAsia"/>
                      <w:sz w:val="18"/>
                      <w:szCs w:val="18"/>
                    </w:rPr>
                    <w:t xml:space="preserve"> 3</w:t>
                  </w:r>
                  <w:r>
                    <w:rPr>
                      <w:rFonts w:eastAsia="바탕" w:hint="eastAsia"/>
                      <w:sz w:val="18"/>
                      <w:szCs w:val="18"/>
                    </w:rPr>
                    <w:t>호</w:t>
                  </w:r>
                </w:p>
              </w:tc>
              <w:tc>
                <w:tcPr>
                  <w:tcW w:w="1101" w:type="dxa"/>
                  <w:shd w:val="clear" w:color="auto" w:fill="FFFFFF" w:themeFill="background1"/>
                  <w:vAlign w:val="center"/>
                </w:tcPr>
                <w:p w14:paraId="47D894DD"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5AD3AD23"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38FDBB5" w14:textId="77777777" w:rsidTr="00010BD3">
              <w:trPr>
                <w:trHeight w:val="113"/>
              </w:trPr>
              <w:tc>
                <w:tcPr>
                  <w:tcW w:w="1237" w:type="dxa"/>
                  <w:shd w:val="clear" w:color="auto" w:fill="auto"/>
                  <w:vAlign w:val="center"/>
                </w:tcPr>
                <w:p w14:paraId="020A3FAD"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2020. 11. 13.</w:t>
                  </w:r>
                </w:p>
              </w:tc>
              <w:tc>
                <w:tcPr>
                  <w:tcW w:w="3033" w:type="dxa"/>
                  <w:shd w:val="clear" w:color="auto" w:fill="FFFFFF" w:themeFill="background1"/>
                </w:tcPr>
                <w:p w14:paraId="5E398306"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중소기업은행</w:t>
                  </w:r>
                </w:p>
              </w:tc>
              <w:tc>
                <w:tcPr>
                  <w:tcW w:w="1101" w:type="dxa"/>
                  <w:shd w:val="clear" w:color="auto" w:fill="FFFFFF" w:themeFill="background1"/>
                  <w:vAlign w:val="center"/>
                </w:tcPr>
                <w:p w14:paraId="5F645958"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27C45F7C"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685DC9A3" w14:textId="77777777" w:rsidTr="00010BD3">
              <w:trPr>
                <w:trHeight w:val="113"/>
              </w:trPr>
              <w:tc>
                <w:tcPr>
                  <w:tcW w:w="1237" w:type="dxa"/>
                  <w:shd w:val="clear" w:color="auto" w:fill="auto"/>
                  <w:vAlign w:val="center"/>
                </w:tcPr>
                <w:p w14:paraId="7D609F77" w14:textId="0C36C2B8" w:rsidR="001D3938" w:rsidRDefault="001D3938" w:rsidP="002F76A3">
                  <w:pPr>
                    <w:wordWrap w:val="0"/>
                    <w:autoSpaceDE w:val="0"/>
                    <w:autoSpaceDN w:val="0"/>
                    <w:jc w:val="center"/>
                    <w:rPr>
                      <w:rFonts w:eastAsia="바탕"/>
                      <w:sz w:val="18"/>
                      <w:szCs w:val="18"/>
                    </w:rPr>
                  </w:pPr>
                  <w:r>
                    <w:rPr>
                      <w:rFonts w:eastAsia="바탕" w:hint="eastAsia"/>
                      <w:sz w:val="18"/>
                      <w:szCs w:val="18"/>
                    </w:rPr>
                    <w:t>2021. 1. 18.</w:t>
                  </w:r>
                </w:p>
              </w:tc>
              <w:tc>
                <w:tcPr>
                  <w:tcW w:w="3033" w:type="dxa"/>
                  <w:shd w:val="clear" w:color="auto" w:fill="FFFFFF" w:themeFill="background1"/>
                </w:tcPr>
                <w:p w14:paraId="7ED29103"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IBK</w:t>
                  </w:r>
                  <w:r>
                    <w:rPr>
                      <w:rFonts w:eastAsia="바탕" w:hint="eastAsia"/>
                      <w:sz w:val="18"/>
                      <w:szCs w:val="18"/>
                    </w:rPr>
                    <w:t>창공</w:t>
                  </w:r>
                  <w:r>
                    <w:rPr>
                      <w:rFonts w:eastAsia="바탕" w:hint="eastAsia"/>
                      <w:sz w:val="18"/>
                      <w:szCs w:val="18"/>
                    </w:rPr>
                    <w:t xml:space="preserve"> </w:t>
                  </w:r>
                  <w:r>
                    <w:rPr>
                      <w:rFonts w:eastAsia="바탕" w:hint="eastAsia"/>
                      <w:sz w:val="18"/>
                      <w:szCs w:val="18"/>
                    </w:rPr>
                    <w:t>비상</w:t>
                  </w:r>
                  <w:r>
                    <w:rPr>
                      <w:rFonts w:eastAsia="바탕" w:hint="eastAsia"/>
                      <w:sz w:val="18"/>
                      <w:szCs w:val="18"/>
                    </w:rPr>
                    <w:t>1</w:t>
                  </w:r>
                  <w:r>
                    <w:rPr>
                      <w:rFonts w:eastAsia="바탕" w:hint="eastAsia"/>
                      <w:sz w:val="18"/>
                      <w:szCs w:val="18"/>
                    </w:rPr>
                    <w:t>호</w:t>
                  </w:r>
                  <w:r>
                    <w:rPr>
                      <w:rFonts w:eastAsia="바탕" w:hint="eastAsia"/>
                      <w:sz w:val="18"/>
                      <w:szCs w:val="18"/>
                    </w:rPr>
                    <w:t xml:space="preserve"> </w:t>
                  </w:r>
                  <w:r>
                    <w:rPr>
                      <w:rFonts w:eastAsia="바탕" w:hint="eastAsia"/>
                      <w:sz w:val="18"/>
                      <w:szCs w:val="18"/>
                    </w:rPr>
                    <w:t>투자조합</w:t>
                  </w:r>
                </w:p>
              </w:tc>
              <w:tc>
                <w:tcPr>
                  <w:tcW w:w="1101" w:type="dxa"/>
                  <w:shd w:val="clear" w:color="auto" w:fill="FFFFFF" w:themeFill="background1"/>
                  <w:vAlign w:val="center"/>
                </w:tcPr>
                <w:p w14:paraId="6F1218CC"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244E3BED"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27EA5517" w14:textId="77777777" w:rsidTr="00010BD3">
              <w:trPr>
                <w:trHeight w:val="113"/>
              </w:trPr>
              <w:tc>
                <w:tcPr>
                  <w:tcW w:w="1237" w:type="dxa"/>
                  <w:shd w:val="clear" w:color="auto" w:fill="auto"/>
                  <w:vAlign w:val="center"/>
                </w:tcPr>
                <w:p w14:paraId="2ABD7220"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2021. 1. 28.</w:t>
                  </w:r>
                </w:p>
              </w:tc>
              <w:tc>
                <w:tcPr>
                  <w:tcW w:w="3033" w:type="dxa"/>
                  <w:shd w:val="clear" w:color="auto" w:fill="FFFFFF" w:themeFill="background1"/>
                </w:tcPr>
                <w:p w14:paraId="40CFF371"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에스알글로벌그로스</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5</w:t>
                  </w:r>
                  <w:r>
                    <w:rPr>
                      <w:rFonts w:eastAsia="바탕" w:hint="eastAsia"/>
                      <w:sz w:val="18"/>
                      <w:szCs w:val="18"/>
                    </w:rPr>
                    <w:t>호</w:t>
                  </w:r>
                </w:p>
              </w:tc>
              <w:tc>
                <w:tcPr>
                  <w:tcW w:w="1101" w:type="dxa"/>
                  <w:shd w:val="clear" w:color="auto" w:fill="FFFFFF" w:themeFill="background1"/>
                  <w:vAlign w:val="center"/>
                </w:tcPr>
                <w:p w14:paraId="04BB0A46"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1685D934"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C24CFFB" w14:textId="77777777" w:rsidTr="00010BD3">
              <w:trPr>
                <w:trHeight w:val="113"/>
              </w:trPr>
              <w:tc>
                <w:tcPr>
                  <w:tcW w:w="1237" w:type="dxa"/>
                  <w:shd w:val="clear" w:color="auto" w:fill="auto"/>
                  <w:vAlign w:val="center"/>
                </w:tcPr>
                <w:p w14:paraId="1DD1EB2B"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2021. 4. 9.</w:t>
                  </w:r>
                </w:p>
              </w:tc>
              <w:tc>
                <w:tcPr>
                  <w:tcW w:w="3033" w:type="dxa"/>
                  <w:shd w:val="clear" w:color="auto" w:fill="FFFFFF" w:themeFill="background1"/>
                </w:tcPr>
                <w:p w14:paraId="1937811A"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㈜경동인베스트</w:t>
                  </w:r>
                </w:p>
              </w:tc>
              <w:tc>
                <w:tcPr>
                  <w:tcW w:w="1101" w:type="dxa"/>
                  <w:shd w:val="clear" w:color="auto" w:fill="FFFFFF" w:themeFill="background1"/>
                  <w:vAlign w:val="center"/>
                </w:tcPr>
                <w:p w14:paraId="016089EE" w14:textId="1F9C2DF4"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shd w:val="clear" w:color="auto" w:fill="FFFFFF" w:themeFill="background1"/>
                </w:tcPr>
                <w:p w14:paraId="6F982DE0"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8A7F976" w14:textId="77777777" w:rsidTr="00010BD3">
              <w:trPr>
                <w:trHeight w:val="113"/>
              </w:trPr>
              <w:tc>
                <w:tcPr>
                  <w:tcW w:w="1237" w:type="dxa"/>
                  <w:shd w:val="clear" w:color="auto" w:fill="auto"/>
                  <w:vAlign w:val="center"/>
                </w:tcPr>
                <w:p w14:paraId="4E81D3F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2021. 12. 8.</w:t>
                  </w:r>
                </w:p>
              </w:tc>
              <w:tc>
                <w:tcPr>
                  <w:tcW w:w="3033" w:type="dxa"/>
                  <w:shd w:val="clear" w:color="auto" w:fill="FFFFFF" w:themeFill="background1"/>
                </w:tcPr>
                <w:p w14:paraId="65ADEBAB" w14:textId="03040E22"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에스알글로벌그로스</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8</w:t>
                  </w:r>
                  <w:r>
                    <w:rPr>
                      <w:rFonts w:eastAsia="바탕" w:hint="eastAsia"/>
                      <w:sz w:val="18"/>
                      <w:szCs w:val="18"/>
                    </w:rPr>
                    <w:t>호</w:t>
                  </w:r>
                </w:p>
              </w:tc>
              <w:tc>
                <w:tcPr>
                  <w:tcW w:w="1101" w:type="dxa"/>
                  <w:shd w:val="clear" w:color="auto" w:fill="FFFFFF" w:themeFill="background1"/>
                  <w:vAlign w:val="center"/>
                </w:tcPr>
                <w:p w14:paraId="5C36F4C2"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4358970F"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9BFCE21" w14:textId="77777777" w:rsidTr="00010BD3">
              <w:trPr>
                <w:trHeight w:val="113"/>
              </w:trPr>
              <w:tc>
                <w:tcPr>
                  <w:tcW w:w="1237" w:type="dxa"/>
                  <w:vMerge w:val="restart"/>
                  <w:shd w:val="clear" w:color="auto" w:fill="auto"/>
                  <w:vAlign w:val="center"/>
                </w:tcPr>
                <w:p w14:paraId="3F3E876E"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2022. 3. 2.</w:t>
                  </w:r>
                </w:p>
              </w:tc>
              <w:tc>
                <w:tcPr>
                  <w:tcW w:w="3033" w:type="dxa"/>
                  <w:shd w:val="clear" w:color="auto" w:fill="FFFFFF" w:themeFill="background1"/>
                </w:tcPr>
                <w:p w14:paraId="5CDE6F09"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필리안벤처투자㈜</w:t>
                  </w:r>
                </w:p>
              </w:tc>
              <w:tc>
                <w:tcPr>
                  <w:tcW w:w="1101" w:type="dxa"/>
                  <w:shd w:val="clear" w:color="auto" w:fill="FFFFFF" w:themeFill="background1"/>
                  <w:vAlign w:val="center"/>
                </w:tcPr>
                <w:p w14:paraId="5C569192"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001B7E10"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0D8559B2" w14:textId="77777777" w:rsidTr="00010BD3">
              <w:trPr>
                <w:trHeight w:val="113"/>
              </w:trPr>
              <w:tc>
                <w:tcPr>
                  <w:tcW w:w="1237" w:type="dxa"/>
                  <w:vMerge/>
                  <w:shd w:val="clear" w:color="auto" w:fill="auto"/>
                  <w:vAlign w:val="center"/>
                </w:tcPr>
                <w:p w14:paraId="3A8DD567"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6E4090C7"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고현애</w:t>
                  </w:r>
                </w:p>
              </w:tc>
              <w:tc>
                <w:tcPr>
                  <w:tcW w:w="1101" w:type="dxa"/>
                  <w:shd w:val="clear" w:color="auto" w:fill="FFFFFF" w:themeFill="background1"/>
                  <w:vAlign w:val="center"/>
                </w:tcPr>
                <w:p w14:paraId="3DFF239F"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00065206"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6A80AE35" w14:textId="77777777" w:rsidTr="00010BD3">
              <w:trPr>
                <w:trHeight w:val="113"/>
              </w:trPr>
              <w:tc>
                <w:tcPr>
                  <w:tcW w:w="1237" w:type="dxa"/>
                  <w:vMerge w:val="restart"/>
                  <w:shd w:val="clear" w:color="auto" w:fill="auto"/>
                  <w:vAlign w:val="center"/>
                </w:tcPr>
                <w:p w14:paraId="45E5DDF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2022. 5. 26.</w:t>
                  </w:r>
                </w:p>
              </w:tc>
              <w:tc>
                <w:tcPr>
                  <w:tcW w:w="3033" w:type="dxa"/>
                  <w:shd w:val="clear" w:color="auto" w:fill="FFFFFF" w:themeFill="background1"/>
                </w:tcPr>
                <w:p w14:paraId="1E81A354"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중소벤처기업진흥공단</w:t>
                  </w:r>
                </w:p>
              </w:tc>
              <w:tc>
                <w:tcPr>
                  <w:tcW w:w="1101" w:type="dxa"/>
                  <w:shd w:val="clear" w:color="auto" w:fill="FFFFFF" w:themeFill="background1"/>
                  <w:vAlign w:val="center"/>
                </w:tcPr>
                <w:p w14:paraId="6E638961"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7B9A5375"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F40CA80" w14:textId="77777777" w:rsidTr="00010BD3">
              <w:trPr>
                <w:trHeight w:val="113"/>
              </w:trPr>
              <w:tc>
                <w:tcPr>
                  <w:tcW w:w="1237" w:type="dxa"/>
                  <w:vMerge/>
                  <w:shd w:val="clear" w:color="auto" w:fill="auto"/>
                  <w:vAlign w:val="center"/>
                </w:tcPr>
                <w:p w14:paraId="7A24BD0B"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6E7537F8" w14:textId="72922D14"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퍼스트스텝</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호</w:t>
                  </w:r>
                  <w:r>
                    <w:rPr>
                      <w:rFonts w:eastAsia="바탕" w:hint="eastAsia"/>
                      <w:sz w:val="18"/>
                      <w:szCs w:val="18"/>
                    </w:rPr>
                    <w:t xml:space="preserve"> </w:t>
                  </w:r>
                  <w:r>
                    <w:rPr>
                      <w:rFonts w:eastAsia="바탕" w:hint="eastAsia"/>
                      <w:sz w:val="18"/>
                      <w:szCs w:val="18"/>
                    </w:rPr>
                    <w:t>조합</w:t>
                  </w:r>
                </w:p>
              </w:tc>
              <w:tc>
                <w:tcPr>
                  <w:tcW w:w="1101" w:type="dxa"/>
                  <w:shd w:val="clear" w:color="auto" w:fill="FFFFFF" w:themeFill="background1"/>
                  <w:vAlign w:val="center"/>
                </w:tcPr>
                <w:p w14:paraId="21F1115E" w14:textId="7EC78F7B"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shd w:val="clear" w:color="auto" w:fill="FFFFFF" w:themeFill="background1"/>
                </w:tcPr>
                <w:p w14:paraId="383408C2"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5266A9D0" w14:textId="77777777" w:rsidTr="00010BD3">
              <w:trPr>
                <w:trHeight w:val="113"/>
              </w:trPr>
              <w:tc>
                <w:tcPr>
                  <w:tcW w:w="1237" w:type="dxa"/>
                  <w:vMerge/>
                  <w:shd w:val="clear" w:color="auto" w:fill="auto"/>
                  <w:vAlign w:val="center"/>
                </w:tcPr>
                <w:p w14:paraId="6BE1DDCB"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53069E9E"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비에이피</w:t>
                  </w:r>
                  <w:r>
                    <w:rPr>
                      <w:rFonts w:eastAsia="바탕" w:hint="eastAsia"/>
                      <w:sz w:val="18"/>
                      <w:szCs w:val="18"/>
                    </w:rPr>
                    <w:t xml:space="preserve"> </w:t>
                  </w:r>
                  <w:r>
                    <w:rPr>
                      <w:rFonts w:eastAsia="바탕" w:hint="eastAsia"/>
                      <w:sz w:val="18"/>
                      <w:szCs w:val="18"/>
                    </w:rPr>
                    <w:t>제</w:t>
                  </w:r>
                  <w:r>
                    <w:rPr>
                      <w:rFonts w:eastAsia="바탕" w:hint="eastAsia"/>
                      <w:sz w:val="18"/>
                      <w:szCs w:val="18"/>
                    </w:rPr>
                    <w:t>4</w:t>
                  </w:r>
                  <w:r>
                    <w:rPr>
                      <w:rFonts w:eastAsia="바탕" w:hint="eastAsia"/>
                      <w:sz w:val="18"/>
                      <w:szCs w:val="18"/>
                    </w:rPr>
                    <w:t>호</w:t>
                  </w:r>
                  <w:r>
                    <w:rPr>
                      <w:rFonts w:eastAsia="바탕" w:hint="eastAsia"/>
                      <w:sz w:val="18"/>
                      <w:szCs w:val="18"/>
                    </w:rPr>
                    <w:t xml:space="preserve"> </w:t>
                  </w:r>
                  <w:r>
                    <w:rPr>
                      <w:rFonts w:eastAsia="바탕" w:hint="eastAsia"/>
                      <w:sz w:val="18"/>
                      <w:szCs w:val="18"/>
                    </w:rPr>
                    <w:t>스텝업</w:t>
                  </w:r>
                  <w:r>
                    <w:rPr>
                      <w:rFonts w:eastAsia="바탕" w:hint="eastAsia"/>
                      <w:sz w:val="18"/>
                      <w:szCs w:val="18"/>
                    </w:rPr>
                    <w:t xml:space="preserve"> </w:t>
                  </w:r>
                  <w:r>
                    <w:rPr>
                      <w:rFonts w:eastAsia="바탕" w:hint="eastAsia"/>
                      <w:sz w:val="18"/>
                      <w:szCs w:val="18"/>
                    </w:rPr>
                    <w:t>펭귄투자조합</w:t>
                  </w:r>
                </w:p>
              </w:tc>
              <w:tc>
                <w:tcPr>
                  <w:tcW w:w="1101" w:type="dxa"/>
                  <w:shd w:val="clear" w:color="auto" w:fill="FFFFFF" w:themeFill="background1"/>
                  <w:vAlign w:val="center"/>
                </w:tcPr>
                <w:p w14:paraId="40000690"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5C08A31E"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2606D775" w14:textId="77777777" w:rsidTr="00010BD3">
              <w:trPr>
                <w:trHeight w:val="113"/>
              </w:trPr>
              <w:tc>
                <w:tcPr>
                  <w:tcW w:w="1237" w:type="dxa"/>
                  <w:vMerge/>
                  <w:shd w:val="clear" w:color="auto" w:fill="auto"/>
                  <w:vAlign w:val="center"/>
                </w:tcPr>
                <w:p w14:paraId="1734E339"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62FDB8D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퍼스트스텝</w:t>
                  </w:r>
                  <w:r>
                    <w:rPr>
                      <w:rFonts w:eastAsia="바탕" w:hint="eastAsia"/>
                      <w:sz w:val="18"/>
                      <w:szCs w:val="18"/>
                    </w:rPr>
                    <w:t xml:space="preserve"> </w:t>
                  </w:r>
                  <w:r>
                    <w:rPr>
                      <w:rFonts w:eastAsia="바탕" w:hint="eastAsia"/>
                      <w:sz w:val="18"/>
                      <w:szCs w:val="18"/>
                    </w:rPr>
                    <w:t>제</w:t>
                  </w:r>
                  <w:r>
                    <w:rPr>
                      <w:rFonts w:eastAsia="바탕" w:hint="eastAsia"/>
                      <w:sz w:val="18"/>
                      <w:szCs w:val="18"/>
                    </w:rPr>
                    <w:t>4</w:t>
                  </w:r>
                  <w:r>
                    <w:rPr>
                      <w:rFonts w:eastAsia="바탕" w:hint="eastAsia"/>
                      <w:sz w:val="18"/>
                      <w:szCs w:val="18"/>
                    </w:rPr>
                    <w:t>호</w:t>
                  </w:r>
                  <w:r>
                    <w:rPr>
                      <w:rFonts w:eastAsia="바탕" w:hint="eastAsia"/>
                      <w:sz w:val="18"/>
                      <w:szCs w:val="18"/>
                    </w:rPr>
                    <w:t xml:space="preserve"> </w:t>
                  </w:r>
                  <w:r>
                    <w:rPr>
                      <w:rFonts w:eastAsia="바탕" w:hint="eastAsia"/>
                      <w:sz w:val="18"/>
                      <w:szCs w:val="18"/>
                    </w:rPr>
                    <w:t>조합</w:t>
                  </w:r>
                </w:p>
              </w:tc>
              <w:tc>
                <w:tcPr>
                  <w:tcW w:w="1101" w:type="dxa"/>
                  <w:shd w:val="clear" w:color="auto" w:fill="FFFFFF" w:themeFill="background1"/>
                  <w:vAlign w:val="center"/>
                </w:tcPr>
                <w:p w14:paraId="3AA97769" w14:textId="5797DA3D"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CB</w:t>
                  </w:r>
                  <w:r>
                    <w:rPr>
                      <w:rStyle w:val="ae"/>
                      <w:rFonts w:eastAsia="바탕"/>
                      <w:sz w:val="18"/>
                      <w:szCs w:val="18"/>
                    </w:rPr>
                    <w:footnoteReference w:id="2"/>
                  </w:r>
                </w:p>
              </w:tc>
              <w:tc>
                <w:tcPr>
                  <w:tcW w:w="1101" w:type="dxa"/>
                  <w:shd w:val="clear" w:color="auto" w:fill="FFFFFF" w:themeFill="background1"/>
                </w:tcPr>
                <w:p w14:paraId="1256C66C"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CB</w:t>
                  </w:r>
                  <w:r>
                    <w:rPr>
                      <w:rFonts w:eastAsia="바탕" w:hint="eastAsia"/>
                      <w:sz w:val="18"/>
                      <w:szCs w:val="18"/>
                    </w:rPr>
                    <w:t>발행</w:t>
                  </w:r>
                </w:p>
              </w:tc>
            </w:tr>
            <w:tr w:rsidR="001D3938" w:rsidRPr="006C51F8" w14:paraId="6F1BC3BE" w14:textId="77777777" w:rsidTr="00010BD3">
              <w:trPr>
                <w:trHeight w:val="113"/>
              </w:trPr>
              <w:tc>
                <w:tcPr>
                  <w:tcW w:w="1237" w:type="dxa"/>
                  <w:shd w:val="clear" w:color="auto" w:fill="F2F2F2" w:themeFill="background1" w:themeFillShade="F2"/>
                  <w:vAlign w:val="center"/>
                </w:tcPr>
                <w:p w14:paraId="35031606" w14:textId="401B1256" w:rsidR="001D3938" w:rsidRPr="00972E6E" w:rsidRDefault="001D3938" w:rsidP="002F76A3">
                  <w:pPr>
                    <w:wordWrap w:val="0"/>
                    <w:autoSpaceDE w:val="0"/>
                    <w:autoSpaceDN w:val="0"/>
                    <w:jc w:val="center"/>
                    <w:rPr>
                      <w:rFonts w:eastAsia="바탕"/>
                      <w:b/>
                      <w:bCs/>
                      <w:sz w:val="18"/>
                      <w:szCs w:val="18"/>
                    </w:rPr>
                  </w:pPr>
                  <w:r w:rsidRPr="00972E6E">
                    <w:rPr>
                      <w:rFonts w:eastAsia="바탕" w:hint="eastAsia"/>
                      <w:b/>
                      <w:bCs/>
                      <w:sz w:val="18"/>
                      <w:szCs w:val="18"/>
                    </w:rPr>
                    <w:t>2022. 10. 27.</w:t>
                  </w:r>
                </w:p>
              </w:tc>
              <w:tc>
                <w:tcPr>
                  <w:tcW w:w="5237" w:type="dxa"/>
                  <w:gridSpan w:val="3"/>
                  <w:shd w:val="clear" w:color="auto" w:fill="F2F2F2" w:themeFill="background1" w:themeFillShade="F2"/>
                  <w:vAlign w:val="center"/>
                </w:tcPr>
                <w:p w14:paraId="0E79BB86" w14:textId="6DF5C28A" w:rsidR="001D3938" w:rsidRPr="00972E6E" w:rsidRDefault="001D3938" w:rsidP="002F76A3">
                  <w:pPr>
                    <w:wordWrap w:val="0"/>
                    <w:autoSpaceDE w:val="0"/>
                    <w:autoSpaceDN w:val="0"/>
                    <w:jc w:val="center"/>
                    <w:rPr>
                      <w:rFonts w:eastAsia="바탕"/>
                      <w:b/>
                      <w:bCs/>
                      <w:sz w:val="18"/>
                      <w:szCs w:val="18"/>
                    </w:rPr>
                  </w:pPr>
                  <w:r w:rsidRPr="00972E6E">
                    <w:rPr>
                      <w:rFonts w:eastAsia="바탕" w:hint="eastAsia"/>
                      <w:b/>
                      <w:bCs/>
                      <w:sz w:val="18"/>
                      <w:szCs w:val="18"/>
                    </w:rPr>
                    <w:t>무상증자</w:t>
                  </w:r>
                  <w:r w:rsidRPr="00972E6E">
                    <w:rPr>
                      <w:rFonts w:eastAsia="바탕" w:hint="eastAsia"/>
                      <w:b/>
                      <w:bCs/>
                      <w:sz w:val="18"/>
                      <w:szCs w:val="18"/>
                    </w:rPr>
                    <w:t>(92</w:t>
                  </w:r>
                  <w:r w:rsidRPr="00972E6E">
                    <w:rPr>
                      <w:rFonts w:eastAsia="바탕" w:hint="eastAsia"/>
                      <w:b/>
                      <w:bCs/>
                      <w:sz w:val="18"/>
                      <w:szCs w:val="18"/>
                    </w:rPr>
                    <w:t>배수</w:t>
                  </w:r>
                  <w:r w:rsidRPr="00972E6E">
                    <w:rPr>
                      <w:rFonts w:eastAsia="바탕" w:hint="eastAsia"/>
                      <w:b/>
                      <w:bCs/>
                      <w:sz w:val="18"/>
                      <w:szCs w:val="18"/>
                    </w:rPr>
                    <w:t xml:space="preserve">) </w:t>
                  </w:r>
                  <w:r w:rsidRPr="00972E6E">
                    <w:rPr>
                      <w:rFonts w:eastAsia="바탕" w:hint="eastAsia"/>
                      <w:b/>
                      <w:bCs/>
                      <w:sz w:val="18"/>
                      <w:szCs w:val="18"/>
                    </w:rPr>
                    <w:t>임시주주총회</w:t>
                  </w:r>
                  <w:r w:rsidRPr="00972E6E">
                    <w:rPr>
                      <w:rFonts w:eastAsia="바탕" w:hint="eastAsia"/>
                      <w:b/>
                      <w:bCs/>
                      <w:sz w:val="18"/>
                      <w:szCs w:val="18"/>
                    </w:rPr>
                    <w:t xml:space="preserve"> </w:t>
                  </w:r>
                  <w:r w:rsidRPr="00972E6E">
                    <w:rPr>
                      <w:rFonts w:eastAsia="바탕" w:hint="eastAsia"/>
                      <w:b/>
                      <w:bCs/>
                      <w:sz w:val="18"/>
                      <w:szCs w:val="18"/>
                    </w:rPr>
                    <w:t>결의</w:t>
                  </w:r>
                </w:p>
              </w:tc>
            </w:tr>
            <w:tr w:rsidR="001D3938" w:rsidRPr="006C51F8" w14:paraId="2B372820" w14:textId="77777777" w:rsidTr="00010BD3">
              <w:trPr>
                <w:trHeight w:val="113"/>
              </w:trPr>
              <w:tc>
                <w:tcPr>
                  <w:tcW w:w="1237" w:type="dxa"/>
                  <w:shd w:val="clear" w:color="auto" w:fill="auto"/>
                  <w:vAlign w:val="center"/>
                </w:tcPr>
                <w:p w14:paraId="43D003EF"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2022. 12. 20.</w:t>
                  </w:r>
                </w:p>
              </w:tc>
              <w:tc>
                <w:tcPr>
                  <w:tcW w:w="3033" w:type="dxa"/>
                  <w:shd w:val="clear" w:color="auto" w:fill="FFFFFF" w:themeFill="background1"/>
                </w:tcPr>
                <w:p w14:paraId="1E33B17B"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w:t>
                  </w:r>
                  <w:r>
                    <w:rPr>
                      <w:rFonts w:eastAsia="바탕" w:hint="eastAsia"/>
                      <w:sz w:val="18"/>
                      <w:szCs w:val="18"/>
                    </w:rPr>
                    <w:t>재</w:t>
                  </w:r>
                  <w:r>
                    <w:rPr>
                      <w:rFonts w:eastAsia="바탕" w:hint="eastAsia"/>
                      <w:sz w:val="18"/>
                      <w:szCs w:val="18"/>
                    </w:rPr>
                    <w:t>)</w:t>
                  </w:r>
                  <w:r>
                    <w:rPr>
                      <w:rFonts w:eastAsia="바탕" w:hint="eastAsia"/>
                      <w:sz w:val="18"/>
                      <w:szCs w:val="18"/>
                    </w:rPr>
                    <w:t>홍합밸리</w:t>
                  </w:r>
                </w:p>
              </w:tc>
              <w:tc>
                <w:tcPr>
                  <w:tcW w:w="1101" w:type="dxa"/>
                  <w:shd w:val="clear" w:color="auto" w:fill="FFFFFF" w:themeFill="background1"/>
                  <w:vAlign w:val="center"/>
                </w:tcPr>
                <w:p w14:paraId="402C845D" w14:textId="1F6ED0C6"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val="restart"/>
                  <w:shd w:val="clear" w:color="auto" w:fill="FFFFFF" w:themeFill="background1"/>
                  <w:vAlign w:val="center"/>
                </w:tcPr>
                <w:p w14:paraId="06DEC4F9"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신주발행</w:t>
                  </w:r>
                </w:p>
              </w:tc>
            </w:tr>
            <w:tr w:rsidR="001D3938" w:rsidRPr="006C51F8" w14:paraId="5952EE66" w14:textId="77777777" w:rsidTr="00010BD3">
              <w:trPr>
                <w:trHeight w:val="113"/>
              </w:trPr>
              <w:tc>
                <w:tcPr>
                  <w:tcW w:w="1237" w:type="dxa"/>
                  <w:vMerge w:val="restart"/>
                  <w:shd w:val="clear" w:color="auto" w:fill="auto"/>
                  <w:vAlign w:val="center"/>
                </w:tcPr>
                <w:p w14:paraId="0AC2A39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2022. 12. 29.</w:t>
                  </w:r>
                </w:p>
              </w:tc>
              <w:tc>
                <w:tcPr>
                  <w:tcW w:w="3033" w:type="dxa"/>
                  <w:shd w:val="clear" w:color="auto" w:fill="FFFFFF" w:themeFill="background1"/>
                </w:tcPr>
                <w:p w14:paraId="680AF0A2"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키움</w:t>
                  </w:r>
                  <w:r>
                    <w:rPr>
                      <w:rFonts w:eastAsia="바탕" w:hint="eastAsia"/>
                      <w:sz w:val="18"/>
                      <w:szCs w:val="18"/>
                    </w:rPr>
                    <w:t>-</w:t>
                  </w:r>
                  <w:r>
                    <w:rPr>
                      <w:rFonts w:eastAsia="바탕" w:hint="eastAsia"/>
                      <w:sz w:val="18"/>
                      <w:szCs w:val="18"/>
                    </w:rPr>
                    <w:t>비하이</w:t>
                  </w:r>
                  <w:r>
                    <w:rPr>
                      <w:rFonts w:eastAsia="바탕" w:hint="eastAsia"/>
                      <w:sz w:val="18"/>
                      <w:szCs w:val="18"/>
                    </w:rPr>
                    <w:t xml:space="preserve"> </w:t>
                  </w:r>
                  <w:r>
                    <w:rPr>
                      <w:rFonts w:eastAsia="바탕" w:hint="eastAsia"/>
                      <w:sz w:val="18"/>
                      <w:szCs w:val="18"/>
                    </w:rPr>
                    <w:t>스마트</w:t>
                  </w:r>
                  <w:r>
                    <w:rPr>
                      <w:rFonts w:eastAsia="바탕" w:hint="eastAsia"/>
                      <w:sz w:val="18"/>
                      <w:szCs w:val="18"/>
                    </w:rPr>
                    <w:t xml:space="preserve"> </w:t>
                  </w:r>
                  <w:r>
                    <w:rPr>
                      <w:rFonts w:eastAsia="바탕" w:hint="eastAsia"/>
                      <w:sz w:val="18"/>
                      <w:szCs w:val="18"/>
                    </w:rPr>
                    <w:t>이노베이션</w:t>
                  </w:r>
                  <w:r>
                    <w:rPr>
                      <w:rFonts w:eastAsia="바탕" w:hint="eastAsia"/>
                      <w:sz w:val="18"/>
                      <w:szCs w:val="18"/>
                    </w:rPr>
                    <w:t xml:space="preserve"> </w:t>
                  </w:r>
                  <w:r>
                    <w:rPr>
                      <w:rFonts w:eastAsia="바탕" w:hint="eastAsia"/>
                      <w:sz w:val="18"/>
                      <w:szCs w:val="18"/>
                    </w:rPr>
                    <w:t>사모투자합자회사</w:t>
                  </w:r>
                </w:p>
              </w:tc>
              <w:tc>
                <w:tcPr>
                  <w:tcW w:w="1101" w:type="dxa"/>
                  <w:shd w:val="clear" w:color="auto" w:fill="FFFFFF" w:themeFill="background1"/>
                  <w:vAlign w:val="center"/>
                </w:tcPr>
                <w:p w14:paraId="06BE5EB5"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5043EFCA"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0835B7F0" w14:textId="77777777" w:rsidTr="00010BD3">
              <w:trPr>
                <w:trHeight w:val="113"/>
              </w:trPr>
              <w:tc>
                <w:tcPr>
                  <w:tcW w:w="1237" w:type="dxa"/>
                  <w:vMerge/>
                  <w:shd w:val="clear" w:color="auto" w:fill="auto"/>
                  <w:vAlign w:val="center"/>
                </w:tcPr>
                <w:p w14:paraId="1248B835"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0ACF8460"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비하이임팩트투자조합</w:t>
                  </w:r>
                  <w:r>
                    <w:rPr>
                      <w:rFonts w:eastAsia="바탕" w:hint="eastAsia"/>
                      <w:sz w:val="18"/>
                      <w:szCs w:val="18"/>
                    </w:rPr>
                    <w:t>2</w:t>
                  </w:r>
                  <w:r>
                    <w:rPr>
                      <w:rFonts w:eastAsia="바탕" w:hint="eastAsia"/>
                      <w:sz w:val="18"/>
                      <w:szCs w:val="18"/>
                    </w:rPr>
                    <w:t>호</w:t>
                  </w:r>
                </w:p>
              </w:tc>
              <w:tc>
                <w:tcPr>
                  <w:tcW w:w="1101" w:type="dxa"/>
                  <w:shd w:val="clear" w:color="auto" w:fill="FFFFFF" w:themeFill="background1"/>
                  <w:vAlign w:val="center"/>
                </w:tcPr>
                <w:p w14:paraId="5616166A"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2866BB8C"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7C59BC8C" w14:textId="77777777" w:rsidTr="00010BD3">
              <w:trPr>
                <w:trHeight w:val="113"/>
              </w:trPr>
              <w:tc>
                <w:tcPr>
                  <w:tcW w:w="1237" w:type="dxa"/>
                  <w:shd w:val="clear" w:color="auto" w:fill="auto"/>
                  <w:vAlign w:val="center"/>
                </w:tcPr>
                <w:p w14:paraId="59E46A95"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2023. 1. 17.</w:t>
                  </w:r>
                </w:p>
              </w:tc>
              <w:tc>
                <w:tcPr>
                  <w:tcW w:w="3033" w:type="dxa"/>
                  <w:shd w:val="clear" w:color="auto" w:fill="FFFFFF" w:themeFill="background1"/>
                </w:tcPr>
                <w:p w14:paraId="2AD9B643"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인라이트</w:t>
                  </w:r>
                  <w:r>
                    <w:rPr>
                      <w:rFonts w:eastAsia="바탕" w:hint="eastAsia"/>
                      <w:sz w:val="18"/>
                      <w:szCs w:val="18"/>
                    </w:rPr>
                    <w:t>6</w:t>
                  </w:r>
                  <w:r>
                    <w:rPr>
                      <w:rFonts w:eastAsia="바탕" w:hint="eastAsia"/>
                      <w:sz w:val="18"/>
                      <w:szCs w:val="18"/>
                    </w:rPr>
                    <w:t>호</w:t>
                  </w:r>
                  <w:r>
                    <w:rPr>
                      <w:rFonts w:eastAsia="바탕" w:hint="eastAsia"/>
                      <w:sz w:val="18"/>
                      <w:szCs w:val="18"/>
                    </w:rPr>
                    <w:t xml:space="preserve"> CD</w:t>
                  </w:r>
                  <w:r>
                    <w:rPr>
                      <w:rFonts w:eastAsia="바탕" w:hint="eastAsia"/>
                      <w:sz w:val="18"/>
                      <w:szCs w:val="18"/>
                    </w:rPr>
                    <w:t>펀드</w:t>
                  </w:r>
                </w:p>
              </w:tc>
              <w:tc>
                <w:tcPr>
                  <w:tcW w:w="1101" w:type="dxa"/>
                  <w:shd w:val="clear" w:color="auto" w:fill="FFFFFF" w:themeFill="background1"/>
                  <w:vAlign w:val="center"/>
                </w:tcPr>
                <w:p w14:paraId="7D3203E6"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02CC8D6A"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55437682" w14:textId="77777777" w:rsidTr="00010BD3">
              <w:trPr>
                <w:trHeight w:val="113"/>
              </w:trPr>
              <w:tc>
                <w:tcPr>
                  <w:tcW w:w="1237" w:type="dxa"/>
                  <w:shd w:val="clear" w:color="auto" w:fill="auto"/>
                  <w:vAlign w:val="center"/>
                </w:tcPr>
                <w:p w14:paraId="288272B6"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2023. 3. 21.</w:t>
                  </w:r>
                </w:p>
              </w:tc>
              <w:tc>
                <w:tcPr>
                  <w:tcW w:w="3033" w:type="dxa"/>
                  <w:shd w:val="clear" w:color="auto" w:fill="FFFFFF" w:themeFill="background1"/>
                </w:tcPr>
                <w:p w14:paraId="2F776CCF"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비에이피제</w:t>
                  </w:r>
                  <w:r>
                    <w:rPr>
                      <w:rFonts w:eastAsia="바탕" w:hint="eastAsia"/>
                      <w:sz w:val="18"/>
                      <w:szCs w:val="18"/>
                    </w:rPr>
                    <w:t>5</w:t>
                  </w:r>
                  <w:r>
                    <w:rPr>
                      <w:rFonts w:eastAsia="바탕" w:hint="eastAsia"/>
                      <w:sz w:val="18"/>
                      <w:szCs w:val="18"/>
                    </w:rPr>
                    <w:t>호</w:t>
                  </w:r>
                  <w:r>
                    <w:rPr>
                      <w:rFonts w:eastAsia="바탕" w:hint="eastAsia"/>
                      <w:sz w:val="18"/>
                      <w:szCs w:val="18"/>
                    </w:rPr>
                    <w:t xml:space="preserve"> </w:t>
                  </w:r>
                  <w:r>
                    <w:rPr>
                      <w:rFonts w:eastAsia="바탕" w:hint="eastAsia"/>
                      <w:sz w:val="18"/>
                      <w:szCs w:val="18"/>
                    </w:rPr>
                    <w:t>핑크펭귄투자조합</w:t>
                  </w:r>
                </w:p>
              </w:tc>
              <w:tc>
                <w:tcPr>
                  <w:tcW w:w="1101" w:type="dxa"/>
                  <w:shd w:val="clear" w:color="auto" w:fill="FFFFFF" w:themeFill="background1"/>
                  <w:vAlign w:val="center"/>
                </w:tcPr>
                <w:p w14:paraId="13961FFD"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0155D7C6"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40D02BD4" w14:textId="77777777" w:rsidTr="00010BD3">
              <w:trPr>
                <w:trHeight w:val="113"/>
              </w:trPr>
              <w:tc>
                <w:tcPr>
                  <w:tcW w:w="1237" w:type="dxa"/>
                  <w:shd w:val="clear" w:color="auto" w:fill="auto"/>
                  <w:vAlign w:val="center"/>
                </w:tcPr>
                <w:p w14:paraId="0E78F9AF"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2024. 2. 23.</w:t>
                  </w:r>
                </w:p>
              </w:tc>
              <w:tc>
                <w:tcPr>
                  <w:tcW w:w="3033" w:type="dxa"/>
                  <w:shd w:val="clear" w:color="auto" w:fill="FFFFFF" w:themeFill="background1"/>
                </w:tcPr>
                <w:p w14:paraId="520F614D"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서울과학종합대학원</w:t>
                  </w:r>
                  <w:r>
                    <w:rPr>
                      <w:rFonts w:eastAsia="바탕" w:hint="eastAsia"/>
                      <w:sz w:val="18"/>
                      <w:szCs w:val="18"/>
                    </w:rPr>
                    <w:t xml:space="preserve"> </w:t>
                  </w:r>
                  <w:r>
                    <w:rPr>
                      <w:rFonts w:eastAsia="바탕" w:hint="eastAsia"/>
                      <w:sz w:val="18"/>
                      <w:szCs w:val="18"/>
                    </w:rPr>
                    <w:t>산학협력단</w:t>
                  </w:r>
                </w:p>
              </w:tc>
              <w:tc>
                <w:tcPr>
                  <w:tcW w:w="1101" w:type="dxa"/>
                  <w:shd w:val="clear" w:color="auto" w:fill="FFFFFF" w:themeFill="background1"/>
                  <w:vAlign w:val="center"/>
                </w:tcPr>
                <w:p w14:paraId="33149FB0" w14:textId="52ECDB35"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shd w:val="clear" w:color="auto" w:fill="FFFFFF" w:themeFill="background1"/>
                </w:tcPr>
                <w:p w14:paraId="393EFF2D"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구주인수</w:t>
                  </w:r>
                </w:p>
              </w:tc>
            </w:tr>
          </w:tbl>
          <w:p w14:paraId="7BE5D925" w14:textId="33B2EF95" w:rsidR="0039726F" w:rsidRPr="00F04F70" w:rsidRDefault="00E47D6B" w:rsidP="00931E7E">
            <w:pPr>
              <w:pStyle w:val="1"/>
              <w:ind w:left="516" w:hanging="403"/>
              <w:rPr>
                <w:kern w:val="2"/>
                <w:sz w:val="20"/>
                <w:szCs w:val="20"/>
              </w:rPr>
            </w:pPr>
            <w:r w:rsidRPr="00E47D6B">
              <w:rPr>
                <w:rFonts w:hint="eastAsia"/>
                <w:color w:val="000000" w:themeColor="text1"/>
                <w:kern w:val="2"/>
                <w:sz w:val="20"/>
                <w:szCs w:val="20"/>
              </w:rPr>
              <w:t>주식회사</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베이스인베스트먼트가</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결성한</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조합인</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베이스디스트링벤처투자조합</w:t>
            </w:r>
            <w:r w:rsidRPr="00E47D6B">
              <w:rPr>
                <w:rFonts w:hint="eastAsia"/>
                <w:color w:val="000000" w:themeColor="text1"/>
                <w:kern w:val="2"/>
                <w:sz w:val="20"/>
                <w:szCs w:val="20"/>
              </w:rPr>
              <w:t>(</w:t>
            </w:r>
            <w:r w:rsidRPr="00E47D6B">
              <w:rPr>
                <w:rFonts w:hint="eastAsia"/>
                <w:color w:val="000000" w:themeColor="text1"/>
                <w:kern w:val="2"/>
                <w:sz w:val="20"/>
                <w:szCs w:val="20"/>
              </w:rPr>
              <w:t>“베이스디스트링”</w:t>
            </w:r>
            <w:r w:rsidRPr="00E47D6B">
              <w:rPr>
                <w:rFonts w:hint="eastAsia"/>
                <w:color w:val="000000" w:themeColor="text1"/>
                <w:kern w:val="2"/>
                <w:sz w:val="20"/>
                <w:szCs w:val="20"/>
              </w:rPr>
              <w:t>)</w:t>
            </w:r>
            <w:r w:rsidR="0001691A">
              <w:rPr>
                <w:rFonts w:hint="eastAsia"/>
                <w:color w:val="000000" w:themeColor="text1"/>
                <w:kern w:val="2"/>
                <w:sz w:val="20"/>
                <w:szCs w:val="20"/>
              </w:rPr>
              <w:t xml:space="preserve"> </w:t>
            </w:r>
            <w:r w:rsidRPr="00E47D6B">
              <w:rPr>
                <w:rFonts w:hint="eastAsia"/>
                <w:color w:val="000000" w:themeColor="text1"/>
                <w:kern w:val="2"/>
                <w:sz w:val="20"/>
                <w:szCs w:val="20"/>
              </w:rPr>
              <w:t>및</w:t>
            </w:r>
            <w:r w:rsidR="0001691A">
              <w:rPr>
                <w:rFonts w:hint="eastAsia"/>
                <w:color w:val="000000" w:themeColor="text1"/>
                <w:kern w:val="2"/>
                <w:sz w:val="20"/>
                <w:szCs w:val="20"/>
              </w:rPr>
              <w:t xml:space="preserve"> </w:t>
            </w:r>
            <w:r w:rsidRPr="00E47D6B">
              <w:rPr>
                <w:rFonts w:hint="eastAsia"/>
                <w:color w:val="000000" w:themeColor="text1"/>
                <w:kern w:val="2"/>
                <w:sz w:val="20"/>
                <w:szCs w:val="20"/>
              </w:rPr>
              <w:t>베이스메트로놈</w:t>
            </w:r>
            <w:r w:rsidRPr="00E47D6B">
              <w:rPr>
                <w:rFonts w:hint="eastAsia"/>
                <w:color w:val="000000" w:themeColor="text1"/>
                <w:kern w:val="2"/>
                <w:sz w:val="20"/>
                <w:szCs w:val="20"/>
              </w:rPr>
              <w:t>1</w:t>
            </w:r>
            <w:r w:rsidRPr="00E47D6B">
              <w:rPr>
                <w:rFonts w:hint="eastAsia"/>
                <w:color w:val="000000" w:themeColor="text1"/>
                <w:kern w:val="2"/>
                <w:sz w:val="20"/>
                <w:szCs w:val="20"/>
              </w:rPr>
              <w:t>호벤처투자조합</w:t>
            </w:r>
            <w:r w:rsidRPr="00E47D6B">
              <w:rPr>
                <w:rFonts w:hint="eastAsia"/>
                <w:color w:val="000000" w:themeColor="text1"/>
                <w:kern w:val="2"/>
                <w:sz w:val="20"/>
                <w:szCs w:val="20"/>
              </w:rPr>
              <w:t>(</w:t>
            </w:r>
            <w:r w:rsidRPr="00E47D6B">
              <w:rPr>
                <w:rFonts w:hint="eastAsia"/>
                <w:color w:val="000000" w:themeColor="text1"/>
                <w:kern w:val="2"/>
                <w:sz w:val="20"/>
                <w:szCs w:val="20"/>
              </w:rPr>
              <w:t>“베이스메트로놈”</w:t>
            </w:r>
            <w:r w:rsidRPr="00E47D6B">
              <w:rPr>
                <w:rFonts w:hint="eastAsia"/>
                <w:color w:val="000000" w:themeColor="text1"/>
                <w:kern w:val="2"/>
                <w:sz w:val="20"/>
                <w:szCs w:val="20"/>
              </w:rPr>
              <w:t>)</w:t>
            </w:r>
            <w:r>
              <w:rPr>
                <w:rFonts w:hint="eastAsia"/>
                <w:color w:val="000000" w:themeColor="text1"/>
                <w:kern w:val="2"/>
                <w:sz w:val="20"/>
                <w:szCs w:val="20"/>
              </w:rPr>
              <w:t>는</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브이에스스타개인투자조합</w:t>
            </w:r>
            <w:r w:rsidRPr="00E47D6B">
              <w:rPr>
                <w:rFonts w:hint="eastAsia"/>
                <w:color w:val="000000" w:themeColor="text1"/>
                <w:kern w:val="2"/>
                <w:sz w:val="20"/>
                <w:szCs w:val="20"/>
              </w:rPr>
              <w:t xml:space="preserve"> 3</w:t>
            </w:r>
            <w:r w:rsidRPr="00E47D6B">
              <w:rPr>
                <w:rFonts w:hint="eastAsia"/>
                <w:color w:val="000000" w:themeColor="text1"/>
                <w:kern w:val="2"/>
                <w:sz w:val="20"/>
                <w:szCs w:val="20"/>
              </w:rPr>
              <w:t>호</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및</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에스알글로벌그로스</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투자조합</w:t>
            </w:r>
            <w:r w:rsidRPr="00E47D6B">
              <w:rPr>
                <w:rFonts w:hint="eastAsia"/>
                <w:color w:val="000000" w:themeColor="text1"/>
                <w:kern w:val="2"/>
                <w:sz w:val="20"/>
                <w:szCs w:val="20"/>
              </w:rPr>
              <w:t xml:space="preserve"> 5</w:t>
            </w:r>
            <w:r w:rsidRPr="00E47D6B">
              <w:rPr>
                <w:rFonts w:hint="eastAsia"/>
                <w:color w:val="000000" w:themeColor="text1"/>
                <w:kern w:val="2"/>
                <w:sz w:val="20"/>
                <w:szCs w:val="20"/>
              </w:rPr>
              <w:t>호가</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각</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보유하던</w:t>
            </w:r>
            <w:r w:rsidRPr="00E47D6B">
              <w:rPr>
                <w:rFonts w:hint="eastAsia"/>
                <w:color w:val="000000" w:themeColor="text1"/>
                <w:kern w:val="2"/>
                <w:sz w:val="20"/>
                <w:szCs w:val="20"/>
              </w:rPr>
              <w:t xml:space="preserve"> CPS</w:t>
            </w:r>
            <w:r w:rsidRPr="00E47D6B">
              <w:rPr>
                <w:rFonts w:hint="eastAsia"/>
                <w:color w:val="000000" w:themeColor="text1"/>
                <w:kern w:val="2"/>
                <w:sz w:val="20"/>
                <w:szCs w:val="20"/>
              </w:rPr>
              <w:t>를</w:t>
            </w:r>
            <w:r w:rsidRPr="00E47D6B">
              <w:rPr>
                <w:rFonts w:hint="eastAsia"/>
                <w:color w:val="000000" w:themeColor="text1"/>
                <w:kern w:val="2"/>
                <w:sz w:val="20"/>
                <w:szCs w:val="20"/>
              </w:rPr>
              <w:t xml:space="preserve"> 2024</w:t>
            </w:r>
            <w:r w:rsidR="00770557">
              <w:rPr>
                <w:rFonts w:hint="eastAsia"/>
                <w:color w:val="000000" w:themeColor="text1"/>
                <w:kern w:val="2"/>
                <w:sz w:val="20"/>
                <w:szCs w:val="20"/>
              </w:rPr>
              <w:t>년</w:t>
            </w:r>
            <w:r w:rsidRPr="00E47D6B">
              <w:rPr>
                <w:rFonts w:hint="eastAsia"/>
                <w:color w:val="000000" w:themeColor="text1"/>
                <w:kern w:val="2"/>
                <w:sz w:val="20"/>
                <w:szCs w:val="20"/>
              </w:rPr>
              <w:t xml:space="preserve"> 6</w:t>
            </w:r>
            <w:r w:rsidR="00770557">
              <w:rPr>
                <w:rFonts w:hint="eastAsia"/>
                <w:color w:val="000000" w:themeColor="text1"/>
                <w:kern w:val="2"/>
                <w:sz w:val="20"/>
                <w:szCs w:val="20"/>
              </w:rPr>
              <w:t>월</w:t>
            </w:r>
            <w:r w:rsidRPr="00E47D6B">
              <w:rPr>
                <w:rFonts w:hint="eastAsia"/>
                <w:color w:val="000000" w:themeColor="text1"/>
                <w:kern w:val="2"/>
                <w:sz w:val="20"/>
                <w:szCs w:val="20"/>
              </w:rPr>
              <w:t xml:space="preserve"> 7</w:t>
            </w:r>
            <w:r w:rsidR="00770557">
              <w:rPr>
                <w:rFonts w:hint="eastAsia"/>
                <w:color w:val="000000" w:themeColor="text1"/>
                <w:kern w:val="2"/>
                <w:sz w:val="20"/>
                <w:szCs w:val="20"/>
              </w:rPr>
              <w:t>일</w:t>
            </w:r>
            <w:r w:rsidRPr="00E47D6B">
              <w:rPr>
                <w:rFonts w:hint="eastAsia"/>
                <w:color w:val="000000" w:themeColor="text1"/>
                <w:kern w:val="2"/>
                <w:sz w:val="20"/>
                <w:szCs w:val="20"/>
              </w:rPr>
              <w:t>, 2024</w:t>
            </w:r>
            <w:r w:rsidR="00770557">
              <w:rPr>
                <w:rFonts w:hint="eastAsia"/>
                <w:color w:val="000000" w:themeColor="text1"/>
                <w:kern w:val="2"/>
                <w:sz w:val="20"/>
                <w:szCs w:val="20"/>
              </w:rPr>
              <w:t>년</w:t>
            </w:r>
            <w:r w:rsidRPr="00E47D6B">
              <w:rPr>
                <w:rFonts w:hint="eastAsia"/>
                <w:color w:val="000000" w:themeColor="text1"/>
                <w:kern w:val="2"/>
                <w:sz w:val="20"/>
                <w:szCs w:val="20"/>
              </w:rPr>
              <w:t xml:space="preserve"> 6</w:t>
            </w:r>
            <w:r w:rsidR="00770557">
              <w:rPr>
                <w:rFonts w:hint="eastAsia"/>
                <w:color w:val="000000" w:themeColor="text1"/>
                <w:kern w:val="2"/>
                <w:sz w:val="20"/>
                <w:szCs w:val="20"/>
              </w:rPr>
              <w:t>월</w:t>
            </w:r>
            <w:r w:rsidRPr="00E47D6B">
              <w:rPr>
                <w:rFonts w:hint="eastAsia"/>
                <w:color w:val="000000" w:themeColor="text1"/>
                <w:kern w:val="2"/>
                <w:sz w:val="20"/>
                <w:szCs w:val="20"/>
              </w:rPr>
              <w:t xml:space="preserve"> 24</w:t>
            </w:r>
            <w:r w:rsidR="00770557">
              <w:rPr>
                <w:rFonts w:hint="eastAsia"/>
                <w:color w:val="000000" w:themeColor="text1"/>
                <w:kern w:val="2"/>
                <w:sz w:val="20"/>
                <w:szCs w:val="20"/>
              </w:rPr>
              <w:t>일에</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각</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인수하여</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현재는</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베이스디스트링</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및</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베이스메트로놈이</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대상회사의</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주주의</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지위를</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취득함</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구체적인</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내용은</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이하</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w:t>
            </w:r>
            <w:r w:rsidRPr="0001691A">
              <w:rPr>
                <w:rFonts w:hint="eastAsia"/>
                <w:b/>
                <w:bCs/>
                <w:color w:val="000000" w:themeColor="text1"/>
                <w:kern w:val="2"/>
                <w:sz w:val="20"/>
                <w:szCs w:val="20"/>
                <w:u w:val="single"/>
              </w:rPr>
              <w:t>주주구성</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및</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지분</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희석화</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사유</w:t>
            </w:r>
            <w:r w:rsidRPr="00E47D6B">
              <w:rPr>
                <w:rFonts w:hint="eastAsia"/>
                <w:color w:val="000000" w:themeColor="text1"/>
                <w:kern w:val="2"/>
                <w:sz w:val="20"/>
                <w:szCs w:val="20"/>
              </w:rPr>
              <w:t>”</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참조</w:t>
            </w:r>
            <w:r w:rsidRPr="00E47D6B">
              <w:rPr>
                <w:rFonts w:hint="eastAsia"/>
                <w:color w:val="000000" w:themeColor="text1"/>
                <w:kern w:val="2"/>
                <w:sz w:val="20"/>
                <w:szCs w:val="20"/>
              </w:rPr>
              <w:t>.</w:t>
            </w:r>
          </w:p>
        </w:tc>
        <w:tc>
          <w:tcPr>
            <w:tcW w:w="5640" w:type="dxa"/>
            <w:tcBorders>
              <w:top w:val="single" w:sz="12" w:space="0" w:color="0F243E"/>
              <w:bottom w:val="single" w:sz="12" w:space="0" w:color="0F243E"/>
            </w:tcBorders>
            <w:shd w:val="clear" w:color="auto" w:fill="auto"/>
          </w:tcPr>
          <w:p w14:paraId="3BC85B79" w14:textId="36F15C64" w:rsidR="00DD5197" w:rsidRPr="00F04F70" w:rsidRDefault="00931E7E" w:rsidP="002F76A3">
            <w:pPr>
              <w:pStyle w:val="1"/>
              <w:rPr>
                <w:kern w:val="2"/>
                <w:sz w:val="20"/>
                <w:szCs w:val="20"/>
              </w:rPr>
            </w:pPr>
            <w:r>
              <w:rPr>
                <w:rFonts w:hint="eastAsia"/>
                <w:color w:val="000000" w:themeColor="text1"/>
                <w:kern w:val="2"/>
                <w:sz w:val="20"/>
                <w:szCs w:val="20"/>
              </w:rPr>
              <w:t>대상회사는</w:t>
            </w:r>
            <w:r>
              <w:rPr>
                <w:rFonts w:hint="eastAsia"/>
                <w:color w:val="000000" w:themeColor="text1"/>
                <w:kern w:val="2"/>
                <w:sz w:val="20"/>
                <w:szCs w:val="20"/>
              </w:rPr>
              <w:t xml:space="preserve"> 2022</w:t>
            </w:r>
            <w:r>
              <w:rPr>
                <w:rFonts w:hint="eastAsia"/>
                <w:color w:val="000000" w:themeColor="text1"/>
                <w:kern w:val="2"/>
                <w:sz w:val="20"/>
                <w:szCs w:val="20"/>
              </w:rPr>
              <w:t>년</w:t>
            </w:r>
            <w:r>
              <w:rPr>
                <w:rFonts w:hint="eastAsia"/>
                <w:color w:val="000000" w:themeColor="text1"/>
                <w:kern w:val="2"/>
                <w:sz w:val="20"/>
                <w:szCs w:val="20"/>
              </w:rPr>
              <w:t xml:space="preserve"> 10</w:t>
            </w:r>
            <w:r>
              <w:rPr>
                <w:rFonts w:hint="eastAsia"/>
                <w:color w:val="000000" w:themeColor="text1"/>
                <w:kern w:val="2"/>
                <w:sz w:val="20"/>
                <w:szCs w:val="20"/>
              </w:rPr>
              <w:t>월</w:t>
            </w:r>
            <w:r>
              <w:rPr>
                <w:rFonts w:hint="eastAsia"/>
                <w:color w:val="000000" w:themeColor="text1"/>
                <w:kern w:val="2"/>
                <w:sz w:val="20"/>
                <w:szCs w:val="20"/>
              </w:rPr>
              <w:t xml:space="preserve"> 27</w:t>
            </w:r>
            <w:r>
              <w:rPr>
                <w:rFonts w:hint="eastAsia"/>
                <w:color w:val="000000" w:themeColor="text1"/>
                <w:kern w:val="2"/>
                <w:sz w:val="20"/>
                <w:szCs w:val="20"/>
              </w:rPr>
              <w:t>일</w:t>
            </w:r>
            <w:r>
              <w:rPr>
                <w:rFonts w:hint="eastAsia"/>
                <w:color w:val="000000" w:themeColor="text1"/>
                <w:kern w:val="2"/>
                <w:sz w:val="20"/>
                <w:szCs w:val="20"/>
              </w:rPr>
              <w:t xml:space="preserve"> </w:t>
            </w:r>
            <w:r>
              <w:rPr>
                <w:rFonts w:hint="eastAsia"/>
                <w:color w:val="000000" w:themeColor="text1"/>
                <w:kern w:val="2"/>
                <w:sz w:val="20"/>
                <w:szCs w:val="20"/>
              </w:rPr>
              <w:t>임시주주총회에서</w:t>
            </w:r>
            <w:r>
              <w:rPr>
                <w:rFonts w:hint="eastAsia"/>
                <w:color w:val="000000" w:themeColor="text1"/>
                <w:kern w:val="2"/>
                <w:sz w:val="20"/>
                <w:szCs w:val="20"/>
              </w:rPr>
              <w:t xml:space="preserve"> </w:t>
            </w:r>
            <w:r>
              <w:rPr>
                <w:rFonts w:hint="eastAsia"/>
                <w:color w:val="000000" w:themeColor="text1"/>
                <w:kern w:val="2"/>
                <w:sz w:val="20"/>
                <w:szCs w:val="20"/>
              </w:rPr>
              <w:t>법정준비금</w:t>
            </w:r>
            <w:r>
              <w:rPr>
                <w:rFonts w:hint="eastAsia"/>
                <w:color w:val="000000" w:themeColor="text1"/>
                <w:kern w:val="2"/>
                <w:sz w:val="20"/>
                <w:szCs w:val="20"/>
              </w:rPr>
              <w:t xml:space="preserve"> (</w:t>
            </w:r>
            <w:r>
              <w:rPr>
                <w:rFonts w:hint="eastAsia"/>
                <w:color w:val="000000" w:themeColor="text1"/>
                <w:kern w:val="2"/>
                <w:sz w:val="20"/>
                <w:szCs w:val="20"/>
              </w:rPr>
              <w:t>주식발행초과금</w:t>
            </w:r>
            <w:r>
              <w:rPr>
                <w:rFonts w:hint="eastAsia"/>
                <w:color w:val="000000" w:themeColor="text1"/>
                <w:kern w:val="2"/>
                <w:sz w:val="20"/>
                <w:szCs w:val="20"/>
              </w:rPr>
              <w:t>) 298,925,900</w:t>
            </w:r>
            <w:r>
              <w:rPr>
                <w:rFonts w:hint="eastAsia"/>
                <w:color w:val="000000" w:themeColor="text1"/>
                <w:kern w:val="2"/>
                <w:sz w:val="20"/>
                <w:szCs w:val="20"/>
              </w:rPr>
              <w:t>원을</w:t>
            </w:r>
            <w:r>
              <w:rPr>
                <w:rFonts w:hint="eastAsia"/>
                <w:color w:val="000000" w:themeColor="text1"/>
                <w:kern w:val="2"/>
                <w:sz w:val="20"/>
                <w:szCs w:val="20"/>
              </w:rPr>
              <w:t xml:space="preserve"> </w:t>
            </w:r>
            <w:r>
              <w:rPr>
                <w:rFonts w:hint="eastAsia"/>
                <w:color w:val="000000" w:themeColor="text1"/>
                <w:kern w:val="2"/>
                <w:sz w:val="20"/>
                <w:szCs w:val="20"/>
              </w:rPr>
              <w:t>자본금으로</w:t>
            </w:r>
            <w:r>
              <w:rPr>
                <w:rFonts w:hint="eastAsia"/>
                <w:color w:val="000000" w:themeColor="text1"/>
                <w:kern w:val="2"/>
                <w:sz w:val="20"/>
                <w:szCs w:val="20"/>
              </w:rPr>
              <w:t xml:space="preserve"> </w:t>
            </w:r>
            <w:r>
              <w:rPr>
                <w:rFonts w:hint="eastAsia"/>
                <w:color w:val="000000" w:themeColor="text1"/>
                <w:kern w:val="2"/>
                <w:sz w:val="20"/>
                <w:szCs w:val="20"/>
              </w:rPr>
              <w:t>전입하는</w:t>
            </w:r>
            <w:r>
              <w:rPr>
                <w:rFonts w:hint="eastAsia"/>
                <w:color w:val="000000" w:themeColor="text1"/>
                <w:kern w:val="2"/>
                <w:sz w:val="20"/>
                <w:szCs w:val="20"/>
              </w:rPr>
              <w:t xml:space="preserve"> </w:t>
            </w:r>
            <w:r>
              <w:rPr>
                <w:rFonts w:hint="eastAsia"/>
                <w:color w:val="000000" w:themeColor="text1"/>
                <w:kern w:val="2"/>
                <w:sz w:val="20"/>
                <w:szCs w:val="20"/>
              </w:rPr>
              <w:t>무상증자를</w:t>
            </w:r>
            <w:r>
              <w:rPr>
                <w:rFonts w:hint="eastAsia"/>
                <w:color w:val="000000" w:themeColor="text1"/>
                <w:kern w:val="2"/>
                <w:sz w:val="20"/>
                <w:szCs w:val="20"/>
              </w:rPr>
              <w:t xml:space="preserve"> </w:t>
            </w:r>
            <w:r>
              <w:rPr>
                <w:rFonts w:hint="eastAsia"/>
                <w:color w:val="000000" w:themeColor="text1"/>
                <w:kern w:val="2"/>
                <w:sz w:val="20"/>
                <w:szCs w:val="20"/>
              </w:rPr>
              <w:t>결의하고</w:t>
            </w:r>
            <w:r>
              <w:rPr>
                <w:rFonts w:hint="eastAsia"/>
                <w:color w:val="000000" w:themeColor="text1"/>
                <w:kern w:val="2"/>
                <w:sz w:val="20"/>
                <w:szCs w:val="20"/>
              </w:rPr>
              <w:t xml:space="preserve">, </w:t>
            </w:r>
            <w:r>
              <w:rPr>
                <w:rFonts w:hint="eastAsia"/>
                <w:color w:val="000000" w:themeColor="text1"/>
                <w:kern w:val="2"/>
                <w:sz w:val="20"/>
                <w:szCs w:val="20"/>
              </w:rPr>
              <w:t>해당</w:t>
            </w:r>
            <w:r>
              <w:rPr>
                <w:rFonts w:hint="eastAsia"/>
                <w:color w:val="000000" w:themeColor="text1"/>
                <w:kern w:val="2"/>
                <w:sz w:val="20"/>
                <w:szCs w:val="20"/>
              </w:rPr>
              <w:t xml:space="preserve"> </w:t>
            </w:r>
            <w:r>
              <w:rPr>
                <w:rFonts w:hint="eastAsia"/>
                <w:color w:val="000000" w:themeColor="text1"/>
                <w:kern w:val="2"/>
                <w:sz w:val="20"/>
                <w:szCs w:val="20"/>
              </w:rPr>
              <w:t>결의일</w:t>
            </w:r>
            <w:r>
              <w:rPr>
                <w:rFonts w:hint="eastAsia"/>
                <w:color w:val="000000" w:themeColor="text1"/>
                <w:kern w:val="2"/>
                <w:sz w:val="20"/>
                <w:szCs w:val="20"/>
              </w:rPr>
              <w:t xml:space="preserve"> </w:t>
            </w:r>
            <w:r>
              <w:rPr>
                <w:rFonts w:hint="eastAsia"/>
                <w:color w:val="000000" w:themeColor="text1"/>
                <w:kern w:val="2"/>
                <w:sz w:val="20"/>
                <w:szCs w:val="20"/>
              </w:rPr>
              <w:t>기준</w:t>
            </w:r>
            <w:r>
              <w:rPr>
                <w:rFonts w:hint="eastAsia"/>
                <w:color w:val="000000" w:themeColor="text1"/>
                <w:kern w:val="2"/>
                <w:sz w:val="20"/>
                <w:szCs w:val="20"/>
              </w:rPr>
              <w:t xml:space="preserve"> </w:t>
            </w:r>
            <w:r>
              <w:rPr>
                <w:rFonts w:hint="eastAsia"/>
                <w:color w:val="000000" w:themeColor="text1"/>
                <w:kern w:val="2"/>
                <w:sz w:val="20"/>
                <w:szCs w:val="20"/>
              </w:rPr>
              <w:t>주주에게</w:t>
            </w:r>
            <w:r>
              <w:rPr>
                <w:rFonts w:hint="eastAsia"/>
                <w:color w:val="000000" w:themeColor="text1"/>
                <w:kern w:val="2"/>
                <w:sz w:val="20"/>
                <w:szCs w:val="20"/>
              </w:rPr>
              <w:t xml:space="preserve"> </w:t>
            </w:r>
            <w:r>
              <w:rPr>
                <w:rFonts w:hint="eastAsia"/>
                <w:color w:val="000000" w:themeColor="text1"/>
                <w:kern w:val="2"/>
                <w:sz w:val="20"/>
                <w:szCs w:val="20"/>
              </w:rPr>
              <w:t>지분율에</w:t>
            </w:r>
            <w:r>
              <w:rPr>
                <w:rFonts w:hint="eastAsia"/>
                <w:color w:val="000000" w:themeColor="text1"/>
                <w:kern w:val="2"/>
                <w:sz w:val="20"/>
                <w:szCs w:val="20"/>
              </w:rPr>
              <w:t xml:space="preserve"> </w:t>
            </w:r>
            <w:r>
              <w:rPr>
                <w:rFonts w:hint="eastAsia"/>
                <w:color w:val="000000" w:themeColor="text1"/>
                <w:kern w:val="2"/>
                <w:sz w:val="20"/>
                <w:szCs w:val="20"/>
              </w:rPr>
              <w:t>따라</w:t>
            </w:r>
            <w:r>
              <w:rPr>
                <w:rFonts w:hint="eastAsia"/>
                <w:color w:val="000000" w:themeColor="text1"/>
                <w:kern w:val="2"/>
                <w:sz w:val="20"/>
                <w:szCs w:val="20"/>
              </w:rPr>
              <w:t xml:space="preserve"> </w:t>
            </w:r>
            <w:r>
              <w:rPr>
                <w:rFonts w:hint="eastAsia"/>
                <w:color w:val="000000" w:themeColor="text1"/>
                <w:kern w:val="2"/>
                <w:sz w:val="20"/>
                <w:szCs w:val="20"/>
              </w:rPr>
              <w:t>신주를</w:t>
            </w:r>
            <w:r>
              <w:rPr>
                <w:rFonts w:hint="eastAsia"/>
                <w:color w:val="000000" w:themeColor="text1"/>
                <w:kern w:val="2"/>
                <w:sz w:val="20"/>
                <w:szCs w:val="20"/>
              </w:rPr>
              <w:t xml:space="preserve"> </w:t>
            </w:r>
            <w:r>
              <w:rPr>
                <w:rFonts w:hint="eastAsia"/>
                <w:color w:val="000000" w:themeColor="text1"/>
                <w:kern w:val="2"/>
                <w:sz w:val="20"/>
                <w:szCs w:val="20"/>
              </w:rPr>
              <w:t>배정하였음</w:t>
            </w:r>
            <w:r>
              <w:rPr>
                <w:rFonts w:hint="eastAsia"/>
                <w:color w:val="000000" w:themeColor="text1"/>
                <w:kern w:val="2"/>
                <w:sz w:val="20"/>
                <w:szCs w:val="20"/>
              </w:rPr>
              <w:t xml:space="preserve">. </w:t>
            </w:r>
            <w:r>
              <w:rPr>
                <w:rFonts w:hint="eastAsia"/>
                <w:color w:val="000000" w:themeColor="text1"/>
                <w:kern w:val="2"/>
                <w:sz w:val="20"/>
                <w:szCs w:val="20"/>
              </w:rPr>
              <w:t>이에</w:t>
            </w:r>
            <w:r>
              <w:rPr>
                <w:rFonts w:hint="eastAsia"/>
                <w:color w:val="000000" w:themeColor="text1"/>
                <w:kern w:val="2"/>
                <w:sz w:val="20"/>
                <w:szCs w:val="20"/>
              </w:rPr>
              <w:t xml:space="preserve"> </w:t>
            </w:r>
            <w:r>
              <w:rPr>
                <w:rFonts w:hint="eastAsia"/>
                <w:color w:val="000000" w:themeColor="text1"/>
                <w:kern w:val="2"/>
                <w:sz w:val="20"/>
                <w:szCs w:val="20"/>
              </w:rPr>
              <w:t>따라</w:t>
            </w:r>
            <w:r>
              <w:rPr>
                <w:rFonts w:hint="eastAsia"/>
                <w:color w:val="000000" w:themeColor="text1"/>
                <w:kern w:val="2"/>
                <w:sz w:val="20"/>
                <w:szCs w:val="20"/>
              </w:rPr>
              <w:t xml:space="preserve"> </w:t>
            </w:r>
            <w:r>
              <w:rPr>
                <w:rFonts w:hint="eastAsia"/>
                <w:color w:val="000000" w:themeColor="text1"/>
                <w:kern w:val="2"/>
                <w:sz w:val="20"/>
                <w:szCs w:val="20"/>
              </w:rPr>
              <w:t>대상회사의</w:t>
            </w:r>
            <w:r>
              <w:rPr>
                <w:rFonts w:hint="eastAsia"/>
                <w:color w:val="000000" w:themeColor="text1"/>
                <w:kern w:val="2"/>
                <w:sz w:val="20"/>
                <w:szCs w:val="20"/>
              </w:rPr>
              <w:t xml:space="preserve"> </w:t>
            </w:r>
            <w:r>
              <w:rPr>
                <w:rFonts w:hint="eastAsia"/>
                <w:color w:val="000000" w:themeColor="text1"/>
                <w:kern w:val="2"/>
                <w:sz w:val="20"/>
                <w:szCs w:val="20"/>
              </w:rPr>
              <w:t>발행주식총수</w:t>
            </w:r>
            <w:r>
              <w:rPr>
                <w:rFonts w:hint="eastAsia"/>
                <w:color w:val="000000" w:themeColor="text1"/>
                <w:kern w:val="2"/>
                <w:sz w:val="20"/>
                <w:szCs w:val="20"/>
              </w:rPr>
              <w:t xml:space="preserve"> 32,849</w:t>
            </w:r>
            <w:r>
              <w:rPr>
                <w:rFonts w:hint="eastAsia"/>
                <w:color w:val="000000" w:themeColor="text1"/>
                <w:kern w:val="2"/>
                <w:sz w:val="20"/>
                <w:szCs w:val="20"/>
              </w:rPr>
              <w:t>주가</w:t>
            </w:r>
            <w:r>
              <w:rPr>
                <w:rFonts w:hint="eastAsia"/>
                <w:color w:val="000000" w:themeColor="text1"/>
                <w:kern w:val="2"/>
                <w:sz w:val="20"/>
                <w:szCs w:val="20"/>
              </w:rPr>
              <w:t xml:space="preserve"> 3,022,108</w:t>
            </w:r>
            <w:r>
              <w:rPr>
                <w:rFonts w:hint="eastAsia"/>
                <w:color w:val="000000" w:themeColor="text1"/>
                <w:kern w:val="2"/>
                <w:sz w:val="20"/>
                <w:szCs w:val="20"/>
              </w:rPr>
              <w:t>주로</w:t>
            </w:r>
            <w:r>
              <w:rPr>
                <w:rFonts w:hint="eastAsia"/>
                <w:color w:val="000000" w:themeColor="text1"/>
                <w:kern w:val="2"/>
                <w:sz w:val="20"/>
                <w:szCs w:val="20"/>
              </w:rPr>
              <w:t xml:space="preserve"> 92</w:t>
            </w:r>
            <w:r>
              <w:rPr>
                <w:rFonts w:hint="eastAsia"/>
                <w:color w:val="000000" w:themeColor="text1"/>
                <w:kern w:val="2"/>
                <w:sz w:val="20"/>
                <w:szCs w:val="20"/>
              </w:rPr>
              <w:t>배</w:t>
            </w:r>
            <w:r>
              <w:rPr>
                <w:rFonts w:hint="eastAsia"/>
                <w:color w:val="000000" w:themeColor="text1"/>
                <w:kern w:val="2"/>
                <w:sz w:val="20"/>
                <w:szCs w:val="20"/>
              </w:rPr>
              <w:t xml:space="preserve"> </w:t>
            </w:r>
            <w:r>
              <w:rPr>
                <w:rFonts w:hint="eastAsia"/>
                <w:color w:val="000000" w:themeColor="text1"/>
                <w:kern w:val="2"/>
                <w:sz w:val="20"/>
                <w:szCs w:val="20"/>
              </w:rPr>
              <w:t>증가하였음</w:t>
            </w:r>
            <w:r>
              <w:rPr>
                <w:rFonts w:hint="eastAsia"/>
                <w:color w:val="000000" w:themeColor="text1"/>
                <w:kern w:val="2"/>
                <w:sz w:val="20"/>
                <w:szCs w:val="20"/>
              </w:rPr>
              <w:t>(</w:t>
            </w:r>
            <w:r>
              <w:rPr>
                <w:rFonts w:hint="eastAsia"/>
                <w:color w:val="000000" w:themeColor="text1"/>
                <w:kern w:val="2"/>
                <w:sz w:val="20"/>
                <w:szCs w:val="20"/>
              </w:rPr>
              <w:t>각</w:t>
            </w:r>
            <w:r>
              <w:rPr>
                <w:rFonts w:hint="eastAsia"/>
                <w:color w:val="000000" w:themeColor="text1"/>
                <w:kern w:val="2"/>
                <w:sz w:val="20"/>
                <w:szCs w:val="20"/>
              </w:rPr>
              <w:t xml:space="preserve"> </w:t>
            </w:r>
            <w:r>
              <w:rPr>
                <w:rFonts w:hint="eastAsia"/>
                <w:color w:val="000000" w:themeColor="text1"/>
                <w:kern w:val="2"/>
                <w:sz w:val="20"/>
                <w:szCs w:val="20"/>
              </w:rPr>
              <w:t>주주가</w:t>
            </w:r>
            <w:r>
              <w:rPr>
                <w:rFonts w:hint="eastAsia"/>
                <w:color w:val="000000" w:themeColor="text1"/>
                <w:kern w:val="2"/>
                <w:sz w:val="20"/>
                <w:szCs w:val="20"/>
              </w:rPr>
              <w:t xml:space="preserve"> </w:t>
            </w:r>
            <w:r>
              <w:rPr>
                <w:rFonts w:hint="eastAsia"/>
                <w:color w:val="000000" w:themeColor="text1"/>
                <w:kern w:val="2"/>
                <w:sz w:val="20"/>
                <w:szCs w:val="20"/>
              </w:rPr>
              <w:t>보유하는</w:t>
            </w:r>
            <w:r>
              <w:rPr>
                <w:rFonts w:hint="eastAsia"/>
                <w:color w:val="000000" w:themeColor="text1"/>
                <w:kern w:val="2"/>
                <w:sz w:val="20"/>
                <w:szCs w:val="20"/>
              </w:rPr>
              <w:t xml:space="preserve"> </w:t>
            </w:r>
            <w:r>
              <w:rPr>
                <w:rFonts w:hint="eastAsia"/>
                <w:color w:val="000000" w:themeColor="text1"/>
                <w:kern w:val="2"/>
                <w:sz w:val="20"/>
                <w:szCs w:val="20"/>
              </w:rPr>
              <w:t>주식수도</w:t>
            </w:r>
            <w:r>
              <w:rPr>
                <w:rFonts w:hint="eastAsia"/>
                <w:color w:val="000000" w:themeColor="text1"/>
                <w:kern w:val="2"/>
                <w:sz w:val="20"/>
                <w:szCs w:val="20"/>
              </w:rPr>
              <w:t xml:space="preserve"> </w:t>
            </w:r>
            <w:r>
              <w:rPr>
                <w:rFonts w:hint="eastAsia"/>
                <w:color w:val="000000" w:themeColor="text1"/>
                <w:kern w:val="2"/>
                <w:sz w:val="20"/>
                <w:szCs w:val="20"/>
              </w:rPr>
              <w:t>동일한</w:t>
            </w:r>
            <w:r>
              <w:rPr>
                <w:rFonts w:hint="eastAsia"/>
                <w:color w:val="000000" w:themeColor="text1"/>
                <w:kern w:val="2"/>
                <w:sz w:val="20"/>
                <w:szCs w:val="20"/>
              </w:rPr>
              <w:t xml:space="preserve"> </w:t>
            </w:r>
            <w:r>
              <w:rPr>
                <w:rFonts w:hint="eastAsia"/>
                <w:color w:val="000000" w:themeColor="text1"/>
                <w:kern w:val="2"/>
                <w:sz w:val="20"/>
                <w:szCs w:val="20"/>
              </w:rPr>
              <w:t>비율로</w:t>
            </w:r>
            <w:r>
              <w:rPr>
                <w:rFonts w:hint="eastAsia"/>
                <w:color w:val="000000" w:themeColor="text1"/>
                <w:kern w:val="2"/>
                <w:sz w:val="20"/>
                <w:szCs w:val="20"/>
              </w:rPr>
              <w:t xml:space="preserve"> </w:t>
            </w:r>
            <w:r>
              <w:rPr>
                <w:rFonts w:hint="eastAsia"/>
                <w:color w:val="000000" w:themeColor="text1"/>
                <w:kern w:val="2"/>
                <w:sz w:val="20"/>
                <w:szCs w:val="20"/>
              </w:rPr>
              <w:t>증가함</w:t>
            </w:r>
            <w:r>
              <w:rPr>
                <w:rFonts w:hint="eastAsia"/>
                <w:color w:val="000000" w:themeColor="text1"/>
                <w:kern w:val="2"/>
                <w:sz w:val="20"/>
                <w:szCs w:val="20"/>
              </w:rPr>
              <w:t xml:space="preserve">). </w:t>
            </w:r>
            <w:r>
              <w:rPr>
                <w:rFonts w:hint="eastAsia"/>
                <w:color w:val="000000" w:themeColor="text1"/>
                <w:kern w:val="2"/>
                <w:sz w:val="20"/>
                <w:szCs w:val="20"/>
              </w:rPr>
              <w:t>위</w:t>
            </w:r>
            <w:r>
              <w:rPr>
                <w:rFonts w:hint="eastAsia"/>
                <w:color w:val="000000" w:themeColor="text1"/>
                <w:kern w:val="2"/>
                <w:sz w:val="20"/>
                <w:szCs w:val="20"/>
              </w:rPr>
              <w:t xml:space="preserve"> </w:t>
            </w:r>
            <w:r>
              <w:rPr>
                <w:rFonts w:hint="eastAsia"/>
                <w:color w:val="000000" w:themeColor="text1"/>
                <w:kern w:val="2"/>
                <w:sz w:val="20"/>
                <w:szCs w:val="20"/>
              </w:rPr>
              <w:t>무상증자는</w:t>
            </w:r>
            <w:r>
              <w:rPr>
                <w:rFonts w:hint="eastAsia"/>
                <w:color w:val="000000" w:themeColor="text1"/>
                <w:kern w:val="2"/>
                <w:sz w:val="20"/>
                <w:szCs w:val="20"/>
              </w:rPr>
              <w:t xml:space="preserve"> </w:t>
            </w:r>
            <w:r>
              <w:rPr>
                <w:rFonts w:hint="eastAsia"/>
                <w:color w:val="000000" w:themeColor="text1"/>
                <w:kern w:val="2"/>
                <w:sz w:val="20"/>
                <w:szCs w:val="20"/>
              </w:rPr>
              <w:t>관련</w:t>
            </w:r>
            <w:r>
              <w:rPr>
                <w:rFonts w:hint="eastAsia"/>
                <w:color w:val="000000" w:themeColor="text1"/>
                <w:kern w:val="2"/>
                <w:sz w:val="20"/>
                <w:szCs w:val="20"/>
              </w:rPr>
              <w:t xml:space="preserve"> </w:t>
            </w:r>
            <w:r>
              <w:rPr>
                <w:rFonts w:hint="eastAsia"/>
                <w:color w:val="000000" w:themeColor="text1"/>
                <w:kern w:val="2"/>
                <w:sz w:val="20"/>
                <w:szCs w:val="20"/>
              </w:rPr>
              <w:t>법령상</w:t>
            </w:r>
            <w:r>
              <w:rPr>
                <w:rFonts w:hint="eastAsia"/>
                <w:color w:val="000000" w:themeColor="text1"/>
                <w:kern w:val="2"/>
                <w:sz w:val="20"/>
                <w:szCs w:val="20"/>
              </w:rPr>
              <w:t xml:space="preserve"> </w:t>
            </w:r>
            <w:r>
              <w:rPr>
                <w:rFonts w:hint="eastAsia"/>
                <w:color w:val="000000" w:themeColor="text1"/>
                <w:kern w:val="2"/>
                <w:sz w:val="20"/>
                <w:szCs w:val="20"/>
              </w:rPr>
              <w:t>적법한</w:t>
            </w:r>
            <w:r>
              <w:rPr>
                <w:rFonts w:hint="eastAsia"/>
                <w:color w:val="000000" w:themeColor="text1"/>
                <w:kern w:val="2"/>
                <w:sz w:val="20"/>
                <w:szCs w:val="20"/>
              </w:rPr>
              <w:t xml:space="preserve"> </w:t>
            </w:r>
            <w:r>
              <w:rPr>
                <w:rFonts w:hint="eastAsia"/>
                <w:color w:val="000000" w:themeColor="text1"/>
                <w:kern w:val="2"/>
                <w:sz w:val="20"/>
                <w:szCs w:val="20"/>
              </w:rPr>
              <w:t>절차에</w:t>
            </w:r>
            <w:r>
              <w:rPr>
                <w:rFonts w:hint="eastAsia"/>
                <w:color w:val="000000" w:themeColor="text1"/>
                <w:kern w:val="2"/>
                <w:sz w:val="20"/>
                <w:szCs w:val="20"/>
              </w:rPr>
              <w:t xml:space="preserve"> </w:t>
            </w:r>
            <w:r>
              <w:rPr>
                <w:rFonts w:hint="eastAsia"/>
                <w:color w:val="000000" w:themeColor="text1"/>
                <w:kern w:val="2"/>
                <w:sz w:val="20"/>
                <w:szCs w:val="20"/>
              </w:rPr>
              <w:t>의하여</w:t>
            </w:r>
            <w:r>
              <w:rPr>
                <w:rFonts w:hint="eastAsia"/>
                <w:color w:val="000000" w:themeColor="text1"/>
                <w:kern w:val="2"/>
                <w:sz w:val="20"/>
                <w:szCs w:val="20"/>
              </w:rPr>
              <w:t xml:space="preserve"> </w:t>
            </w:r>
            <w:r>
              <w:rPr>
                <w:rFonts w:hint="eastAsia"/>
                <w:color w:val="000000" w:themeColor="text1"/>
                <w:kern w:val="2"/>
                <w:sz w:val="20"/>
                <w:szCs w:val="20"/>
              </w:rPr>
              <w:t>이루어진</w:t>
            </w:r>
            <w:r>
              <w:rPr>
                <w:rFonts w:hint="eastAsia"/>
                <w:color w:val="000000" w:themeColor="text1"/>
                <w:kern w:val="2"/>
                <w:sz w:val="20"/>
                <w:szCs w:val="20"/>
              </w:rPr>
              <w:t xml:space="preserve"> </w:t>
            </w:r>
            <w:r>
              <w:rPr>
                <w:rFonts w:hint="eastAsia"/>
                <w:color w:val="000000" w:themeColor="text1"/>
                <w:kern w:val="2"/>
                <w:sz w:val="20"/>
                <w:szCs w:val="20"/>
              </w:rPr>
              <w:t>것으로</w:t>
            </w:r>
            <w:r>
              <w:rPr>
                <w:rFonts w:hint="eastAsia"/>
                <w:color w:val="000000" w:themeColor="text1"/>
                <w:kern w:val="2"/>
                <w:sz w:val="20"/>
                <w:szCs w:val="20"/>
              </w:rPr>
              <w:t xml:space="preserve"> </w:t>
            </w:r>
            <w:r>
              <w:rPr>
                <w:rFonts w:hint="eastAsia"/>
                <w:color w:val="000000" w:themeColor="text1"/>
                <w:kern w:val="2"/>
                <w:sz w:val="20"/>
                <w:szCs w:val="20"/>
              </w:rPr>
              <w:t>보이므로</w:t>
            </w:r>
            <w:r>
              <w:rPr>
                <w:rFonts w:hint="eastAsia"/>
                <w:color w:val="000000" w:themeColor="text1"/>
                <w:kern w:val="2"/>
                <w:sz w:val="20"/>
                <w:szCs w:val="20"/>
              </w:rPr>
              <w:t xml:space="preserve">, </w:t>
            </w:r>
            <w:r>
              <w:rPr>
                <w:rFonts w:hint="eastAsia"/>
                <w:color w:val="000000" w:themeColor="text1"/>
                <w:kern w:val="2"/>
                <w:sz w:val="20"/>
                <w:szCs w:val="20"/>
              </w:rPr>
              <w:t>특별히</w:t>
            </w:r>
            <w:r>
              <w:rPr>
                <w:rFonts w:hint="eastAsia"/>
                <w:color w:val="000000" w:themeColor="text1"/>
                <w:kern w:val="2"/>
                <w:sz w:val="20"/>
                <w:szCs w:val="20"/>
              </w:rPr>
              <w:t xml:space="preserve"> </w:t>
            </w:r>
            <w:r>
              <w:rPr>
                <w:rFonts w:hint="eastAsia"/>
                <w:color w:val="000000" w:themeColor="text1"/>
                <w:kern w:val="2"/>
                <w:sz w:val="20"/>
                <w:szCs w:val="20"/>
              </w:rPr>
              <w:t>문제될</w:t>
            </w:r>
            <w:r>
              <w:rPr>
                <w:rFonts w:hint="eastAsia"/>
                <w:color w:val="000000" w:themeColor="text1"/>
                <w:kern w:val="2"/>
                <w:sz w:val="20"/>
                <w:szCs w:val="20"/>
              </w:rPr>
              <w:t xml:space="preserve"> </w:t>
            </w:r>
            <w:r>
              <w:rPr>
                <w:rFonts w:hint="eastAsia"/>
                <w:color w:val="000000" w:themeColor="text1"/>
                <w:kern w:val="2"/>
                <w:sz w:val="20"/>
                <w:szCs w:val="20"/>
              </w:rPr>
              <w:t>만한</w:t>
            </w:r>
            <w:r>
              <w:rPr>
                <w:rFonts w:hint="eastAsia"/>
                <w:color w:val="000000" w:themeColor="text1"/>
                <w:kern w:val="2"/>
                <w:sz w:val="20"/>
                <w:szCs w:val="20"/>
              </w:rPr>
              <w:t xml:space="preserve"> </w:t>
            </w:r>
            <w:r>
              <w:rPr>
                <w:rFonts w:hint="eastAsia"/>
                <w:color w:val="000000" w:themeColor="text1"/>
                <w:kern w:val="2"/>
                <w:sz w:val="20"/>
                <w:szCs w:val="20"/>
              </w:rPr>
              <w:t>사항은</w:t>
            </w:r>
            <w:r>
              <w:rPr>
                <w:rFonts w:hint="eastAsia"/>
                <w:color w:val="000000" w:themeColor="text1"/>
                <w:kern w:val="2"/>
                <w:sz w:val="20"/>
                <w:szCs w:val="20"/>
              </w:rPr>
              <w:t xml:space="preserve"> </w:t>
            </w:r>
            <w:r>
              <w:rPr>
                <w:rFonts w:hint="eastAsia"/>
                <w:color w:val="000000" w:themeColor="text1"/>
                <w:kern w:val="2"/>
                <w:sz w:val="20"/>
                <w:szCs w:val="20"/>
              </w:rPr>
              <w:t>없을</w:t>
            </w:r>
            <w:r>
              <w:rPr>
                <w:rFonts w:hint="eastAsia"/>
                <w:color w:val="000000" w:themeColor="text1"/>
                <w:kern w:val="2"/>
                <w:sz w:val="20"/>
                <w:szCs w:val="20"/>
              </w:rPr>
              <w:t xml:space="preserve"> </w:t>
            </w:r>
            <w:r>
              <w:rPr>
                <w:rFonts w:hint="eastAsia"/>
                <w:color w:val="000000" w:themeColor="text1"/>
                <w:kern w:val="2"/>
                <w:sz w:val="20"/>
                <w:szCs w:val="20"/>
              </w:rPr>
              <w:t>것으로</w:t>
            </w:r>
            <w:r>
              <w:rPr>
                <w:rFonts w:hint="eastAsia"/>
                <w:color w:val="000000" w:themeColor="text1"/>
                <w:kern w:val="2"/>
                <w:sz w:val="20"/>
                <w:szCs w:val="20"/>
              </w:rPr>
              <w:t xml:space="preserve"> </w:t>
            </w:r>
            <w:r>
              <w:rPr>
                <w:rFonts w:hint="eastAsia"/>
                <w:color w:val="000000" w:themeColor="text1"/>
                <w:kern w:val="2"/>
                <w:sz w:val="20"/>
                <w:szCs w:val="20"/>
              </w:rPr>
              <w:t>보임</w:t>
            </w:r>
            <w:r>
              <w:rPr>
                <w:rFonts w:hint="eastAsia"/>
                <w:color w:val="000000" w:themeColor="text1"/>
                <w:kern w:val="2"/>
                <w:sz w:val="20"/>
                <w:szCs w:val="20"/>
              </w:rPr>
              <w:t xml:space="preserve">. </w:t>
            </w:r>
          </w:p>
        </w:tc>
      </w:tr>
      <w:tr w:rsidR="008233F9" w:rsidRPr="00C65EAA" w14:paraId="31A190D6" w14:textId="77777777" w:rsidTr="001D3938">
        <w:trPr>
          <w:trHeight w:val="20"/>
        </w:trPr>
        <w:tc>
          <w:tcPr>
            <w:tcW w:w="1418" w:type="dxa"/>
            <w:tcBorders>
              <w:top w:val="single" w:sz="12" w:space="0" w:color="0F243E"/>
              <w:bottom w:val="single" w:sz="12" w:space="0" w:color="0F243E"/>
            </w:tcBorders>
            <w:shd w:val="clear" w:color="auto" w:fill="auto"/>
          </w:tcPr>
          <w:p w14:paraId="207D195F" w14:textId="0F8C5F4E" w:rsidR="008233F9" w:rsidRPr="00C04842" w:rsidRDefault="008233F9" w:rsidP="00E57CA1">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주주구성</w:t>
            </w:r>
            <w:r w:rsidR="00894FBA" w:rsidRPr="00C04842">
              <w:rPr>
                <w:rFonts w:eastAsia="바탕" w:hint="eastAsia"/>
                <w:b/>
                <w:color w:val="000000" w:themeColor="text1"/>
                <w:kern w:val="2"/>
              </w:rPr>
              <w:t xml:space="preserve"> </w:t>
            </w:r>
            <w:r w:rsidR="0000444C" w:rsidRPr="00C04842">
              <w:rPr>
                <w:rFonts w:eastAsia="바탕" w:hint="eastAsia"/>
                <w:b/>
                <w:color w:val="000000" w:themeColor="text1"/>
                <w:kern w:val="2"/>
              </w:rPr>
              <w:t>및</w:t>
            </w:r>
            <w:r w:rsidR="0000444C" w:rsidRPr="00C04842">
              <w:rPr>
                <w:rFonts w:eastAsia="바탕" w:hint="eastAsia"/>
                <w:b/>
                <w:color w:val="000000" w:themeColor="text1"/>
                <w:kern w:val="2"/>
              </w:rPr>
              <w:t xml:space="preserve"> </w:t>
            </w:r>
            <w:r w:rsidR="0000444C" w:rsidRPr="00C04842">
              <w:rPr>
                <w:rFonts w:eastAsia="바탕" w:hint="eastAsia"/>
                <w:b/>
                <w:color w:val="000000" w:themeColor="text1"/>
                <w:kern w:val="2"/>
              </w:rPr>
              <w:t>지분</w:t>
            </w:r>
            <w:r w:rsidR="0000444C" w:rsidRPr="00C04842">
              <w:rPr>
                <w:rFonts w:eastAsia="바탕" w:hint="eastAsia"/>
                <w:b/>
                <w:color w:val="000000" w:themeColor="text1"/>
                <w:kern w:val="2"/>
              </w:rPr>
              <w:t xml:space="preserve"> </w:t>
            </w:r>
            <w:r w:rsidR="0000444C" w:rsidRPr="00C04842">
              <w:rPr>
                <w:rFonts w:eastAsia="바탕" w:hint="eastAsia"/>
                <w:b/>
                <w:color w:val="000000" w:themeColor="text1"/>
                <w:kern w:val="2"/>
              </w:rPr>
              <w:t>희석화</w:t>
            </w:r>
            <w:r w:rsidR="0000444C" w:rsidRPr="00C04842">
              <w:rPr>
                <w:rFonts w:eastAsia="바탕" w:hint="eastAsia"/>
                <w:b/>
                <w:color w:val="000000" w:themeColor="text1"/>
                <w:kern w:val="2"/>
              </w:rPr>
              <w:t xml:space="preserve"> </w:t>
            </w:r>
            <w:r w:rsidR="0000444C" w:rsidRPr="00C04842">
              <w:rPr>
                <w:rFonts w:eastAsia="바탕" w:hint="eastAsia"/>
                <w:b/>
                <w:color w:val="000000" w:themeColor="text1"/>
                <w:kern w:val="2"/>
              </w:rPr>
              <w:t>사유</w:t>
            </w:r>
          </w:p>
        </w:tc>
        <w:tc>
          <w:tcPr>
            <w:tcW w:w="6946" w:type="dxa"/>
            <w:tcBorders>
              <w:top w:val="single" w:sz="12" w:space="0" w:color="0F243E"/>
              <w:bottom w:val="single" w:sz="12" w:space="0" w:color="0F243E"/>
            </w:tcBorders>
            <w:shd w:val="clear" w:color="auto" w:fill="auto"/>
          </w:tcPr>
          <w:p w14:paraId="70E0151C" w14:textId="0C5D163D" w:rsidR="005D10C7" w:rsidRPr="00423431" w:rsidRDefault="00B02A5A" w:rsidP="00FD30AB">
            <w:pPr>
              <w:pStyle w:val="1"/>
              <w:rPr>
                <w:kern w:val="2"/>
                <w:sz w:val="20"/>
                <w:szCs w:val="20"/>
              </w:rPr>
            </w:pPr>
            <w:r w:rsidRPr="00423431">
              <w:rPr>
                <w:rFonts w:hint="eastAsia"/>
                <w:kern w:val="2"/>
                <w:sz w:val="20"/>
                <w:szCs w:val="20"/>
              </w:rPr>
              <w:t>대상회사의</w:t>
            </w:r>
            <w:r w:rsidRPr="00423431">
              <w:rPr>
                <w:rFonts w:hint="eastAsia"/>
                <w:kern w:val="2"/>
                <w:sz w:val="20"/>
                <w:szCs w:val="20"/>
              </w:rPr>
              <w:t xml:space="preserve"> 2024</w:t>
            </w:r>
            <w:r w:rsidRPr="00423431">
              <w:rPr>
                <w:rFonts w:hint="eastAsia"/>
                <w:kern w:val="2"/>
                <w:sz w:val="20"/>
                <w:szCs w:val="20"/>
              </w:rPr>
              <w:t>년</w:t>
            </w:r>
            <w:r w:rsidRPr="00423431">
              <w:rPr>
                <w:rFonts w:hint="eastAsia"/>
                <w:kern w:val="2"/>
                <w:sz w:val="20"/>
                <w:szCs w:val="20"/>
              </w:rPr>
              <w:t xml:space="preserve"> 6</w:t>
            </w:r>
            <w:r w:rsidRPr="00423431">
              <w:rPr>
                <w:rFonts w:hint="eastAsia"/>
                <w:kern w:val="2"/>
                <w:sz w:val="20"/>
                <w:szCs w:val="20"/>
              </w:rPr>
              <w:t>월</w:t>
            </w:r>
            <w:r w:rsidRPr="00423431">
              <w:rPr>
                <w:rFonts w:hint="eastAsia"/>
                <w:kern w:val="2"/>
                <w:sz w:val="20"/>
                <w:szCs w:val="20"/>
              </w:rPr>
              <w:t xml:space="preserve"> 30</w:t>
            </w:r>
            <w:r w:rsidRPr="00423431">
              <w:rPr>
                <w:rFonts w:hint="eastAsia"/>
                <w:kern w:val="2"/>
                <w:sz w:val="20"/>
                <w:szCs w:val="20"/>
              </w:rPr>
              <w:t>일</w:t>
            </w:r>
            <w:r w:rsidRPr="00423431">
              <w:rPr>
                <w:rFonts w:hint="eastAsia"/>
                <w:kern w:val="2"/>
                <w:sz w:val="20"/>
                <w:szCs w:val="20"/>
              </w:rPr>
              <w:t xml:space="preserve"> </w:t>
            </w:r>
            <w:r w:rsidRPr="00423431">
              <w:rPr>
                <w:rFonts w:hint="eastAsia"/>
                <w:kern w:val="2"/>
                <w:sz w:val="20"/>
                <w:szCs w:val="20"/>
              </w:rPr>
              <w:t>기준</w:t>
            </w:r>
            <w:r w:rsidRPr="00423431">
              <w:rPr>
                <w:rFonts w:hint="eastAsia"/>
                <w:kern w:val="2"/>
                <w:sz w:val="20"/>
                <w:szCs w:val="20"/>
              </w:rPr>
              <w:t xml:space="preserve"> </w:t>
            </w:r>
            <w:r w:rsidRPr="00423431">
              <w:rPr>
                <w:rFonts w:hint="eastAsia"/>
                <w:kern w:val="2"/>
                <w:sz w:val="20"/>
                <w:szCs w:val="20"/>
              </w:rPr>
              <w:t>주주명부</w:t>
            </w:r>
            <w:r w:rsidRPr="00423431">
              <w:rPr>
                <w:rFonts w:hint="eastAsia"/>
                <w:kern w:val="2"/>
                <w:sz w:val="20"/>
                <w:szCs w:val="20"/>
              </w:rPr>
              <w:t xml:space="preserve"> </w:t>
            </w:r>
            <w:r w:rsidRPr="00423431">
              <w:rPr>
                <w:rFonts w:hint="eastAsia"/>
                <w:kern w:val="2"/>
                <w:sz w:val="20"/>
                <w:szCs w:val="20"/>
              </w:rPr>
              <w:t>및</w:t>
            </w:r>
            <w:r w:rsidRPr="00423431">
              <w:rPr>
                <w:rFonts w:hint="eastAsia"/>
                <w:kern w:val="2"/>
                <w:sz w:val="20"/>
                <w:szCs w:val="20"/>
              </w:rPr>
              <w:t xml:space="preserve"> </w:t>
            </w:r>
            <w:r w:rsidRPr="00423431">
              <w:rPr>
                <w:rFonts w:hint="eastAsia"/>
                <w:kern w:val="2"/>
                <w:sz w:val="20"/>
                <w:szCs w:val="20"/>
              </w:rPr>
              <w:t>법인등기부에</w:t>
            </w:r>
            <w:r w:rsidRPr="00423431">
              <w:rPr>
                <w:rFonts w:hint="eastAsia"/>
                <w:kern w:val="2"/>
                <w:sz w:val="20"/>
                <w:szCs w:val="20"/>
              </w:rPr>
              <w:t xml:space="preserve"> </w:t>
            </w:r>
            <w:r w:rsidRPr="00423431">
              <w:rPr>
                <w:rFonts w:hint="eastAsia"/>
                <w:kern w:val="2"/>
                <w:sz w:val="20"/>
                <w:szCs w:val="20"/>
              </w:rPr>
              <w:t>의하면</w:t>
            </w:r>
            <w:r w:rsidRPr="00423431">
              <w:rPr>
                <w:rFonts w:hint="eastAsia"/>
                <w:kern w:val="2"/>
                <w:sz w:val="20"/>
                <w:szCs w:val="20"/>
              </w:rPr>
              <w:t xml:space="preserve">, </w:t>
            </w:r>
            <w:r w:rsidR="005D10C7" w:rsidRPr="00423431">
              <w:rPr>
                <w:rFonts w:hint="eastAsia"/>
                <w:kern w:val="2"/>
                <w:sz w:val="20"/>
                <w:szCs w:val="20"/>
              </w:rPr>
              <w:t>대상회사</w:t>
            </w:r>
            <w:r w:rsidR="00D9503D" w:rsidRPr="00423431">
              <w:rPr>
                <w:rFonts w:hint="eastAsia"/>
                <w:kern w:val="2"/>
                <w:sz w:val="20"/>
                <w:szCs w:val="20"/>
              </w:rPr>
              <w:t>는</w:t>
            </w:r>
            <w:r w:rsidR="00D9503D"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1</w:t>
            </w:r>
            <w:r w:rsidR="005D10C7" w:rsidRPr="00423431">
              <w:rPr>
                <w:rFonts w:hint="eastAsia"/>
                <w:kern w:val="2"/>
                <w:sz w:val="20"/>
                <w:szCs w:val="20"/>
              </w:rPr>
              <w:t>종부터</w:t>
            </w:r>
            <w:r w:rsidR="005D10C7"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3</w:t>
            </w:r>
            <w:r w:rsidR="005D10C7" w:rsidRPr="00423431">
              <w:rPr>
                <w:rFonts w:hint="eastAsia"/>
                <w:kern w:val="2"/>
                <w:sz w:val="20"/>
                <w:szCs w:val="20"/>
              </w:rPr>
              <w:t>종</w:t>
            </w:r>
            <w:r w:rsidR="005D10C7" w:rsidRPr="00423431">
              <w:rPr>
                <w:rFonts w:hint="eastAsia"/>
                <w:kern w:val="2"/>
                <w:sz w:val="20"/>
                <w:szCs w:val="20"/>
              </w:rPr>
              <w:t xml:space="preserve"> CPS </w:t>
            </w:r>
            <w:r w:rsidR="000860A0" w:rsidRPr="00423431">
              <w:rPr>
                <w:rFonts w:hint="eastAsia"/>
                <w:kern w:val="2"/>
                <w:sz w:val="20"/>
                <w:szCs w:val="20"/>
              </w:rPr>
              <w:t>총</w:t>
            </w:r>
            <w:r w:rsidR="000860A0" w:rsidRPr="00423431">
              <w:rPr>
                <w:rFonts w:hint="eastAsia"/>
                <w:kern w:val="2"/>
                <w:sz w:val="20"/>
                <w:szCs w:val="20"/>
              </w:rPr>
              <w:t xml:space="preserve"> </w:t>
            </w:r>
            <w:r w:rsidR="005D10C7" w:rsidRPr="00423431">
              <w:rPr>
                <w:rFonts w:hint="eastAsia"/>
                <w:kern w:val="2"/>
                <w:sz w:val="20"/>
                <w:szCs w:val="20"/>
              </w:rPr>
              <w:t>445,740</w:t>
            </w:r>
            <w:r w:rsidR="005D10C7" w:rsidRPr="00423431">
              <w:rPr>
                <w:rFonts w:hint="eastAsia"/>
                <w:kern w:val="2"/>
                <w:sz w:val="20"/>
                <w:szCs w:val="20"/>
              </w:rPr>
              <w:t>주</w:t>
            </w:r>
            <w:r w:rsidR="005D10C7" w:rsidRPr="00423431">
              <w:rPr>
                <w:rFonts w:hint="eastAsia"/>
                <w:kern w:val="2"/>
                <w:sz w:val="20"/>
                <w:szCs w:val="20"/>
              </w:rPr>
              <w:t xml:space="preserve"> </w:t>
            </w:r>
            <w:r w:rsidR="005D10C7" w:rsidRPr="00423431">
              <w:rPr>
                <w:rFonts w:hint="eastAsia"/>
                <w:kern w:val="2"/>
                <w:sz w:val="20"/>
                <w:szCs w:val="20"/>
              </w:rPr>
              <w:t>및</w:t>
            </w:r>
            <w:r w:rsidR="005D10C7"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1</w:t>
            </w:r>
            <w:r w:rsidR="005D10C7" w:rsidRPr="00423431">
              <w:rPr>
                <w:rFonts w:hint="eastAsia"/>
                <w:kern w:val="2"/>
                <w:sz w:val="20"/>
                <w:szCs w:val="20"/>
              </w:rPr>
              <w:t>종부터</w:t>
            </w:r>
            <w:r w:rsidR="005D10C7"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8</w:t>
            </w:r>
            <w:r w:rsidR="005D10C7" w:rsidRPr="00423431">
              <w:rPr>
                <w:rFonts w:hint="eastAsia"/>
                <w:kern w:val="2"/>
                <w:sz w:val="20"/>
                <w:szCs w:val="20"/>
              </w:rPr>
              <w:t>종</w:t>
            </w:r>
            <w:r w:rsidR="005D10C7" w:rsidRPr="00423431">
              <w:rPr>
                <w:rFonts w:hint="eastAsia"/>
                <w:kern w:val="2"/>
                <w:sz w:val="20"/>
                <w:szCs w:val="20"/>
              </w:rPr>
              <w:t xml:space="preserve"> RCPS </w:t>
            </w:r>
            <w:r w:rsidR="00A46B77" w:rsidRPr="00423431">
              <w:rPr>
                <w:rFonts w:hint="eastAsia"/>
                <w:kern w:val="2"/>
                <w:sz w:val="20"/>
                <w:szCs w:val="20"/>
              </w:rPr>
              <w:t>총</w:t>
            </w:r>
            <w:r w:rsidR="00A46B77" w:rsidRPr="00423431">
              <w:rPr>
                <w:rFonts w:hint="eastAsia"/>
                <w:kern w:val="2"/>
                <w:sz w:val="20"/>
                <w:szCs w:val="20"/>
              </w:rPr>
              <w:t xml:space="preserve"> </w:t>
            </w:r>
            <w:r w:rsidR="005D10C7" w:rsidRPr="00423431">
              <w:rPr>
                <w:rFonts w:hint="eastAsia"/>
                <w:kern w:val="2"/>
                <w:sz w:val="20"/>
                <w:szCs w:val="20"/>
              </w:rPr>
              <w:t>958,229</w:t>
            </w:r>
            <w:r w:rsidR="005D10C7" w:rsidRPr="00423431">
              <w:rPr>
                <w:rFonts w:hint="eastAsia"/>
                <w:kern w:val="2"/>
                <w:sz w:val="20"/>
                <w:szCs w:val="20"/>
              </w:rPr>
              <w:t>주</w:t>
            </w:r>
            <w:r w:rsidR="006435FB" w:rsidRPr="00423431">
              <w:rPr>
                <w:rFonts w:hint="eastAsia"/>
                <w:kern w:val="2"/>
                <w:sz w:val="20"/>
                <w:szCs w:val="20"/>
              </w:rPr>
              <w:t>를</w:t>
            </w:r>
            <w:r w:rsidR="006435FB" w:rsidRPr="00423431">
              <w:rPr>
                <w:rFonts w:hint="eastAsia"/>
                <w:kern w:val="2"/>
                <w:sz w:val="20"/>
                <w:szCs w:val="20"/>
              </w:rPr>
              <w:t xml:space="preserve"> </w:t>
            </w:r>
            <w:r w:rsidR="006435FB" w:rsidRPr="00423431">
              <w:rPr>
                <w:rFonts w:hint="eastAsia"/>
                <w:kern w:val="2"/>
                <w:sz w:val="20"/>
                <w:szCs w:val="20"/>
              </w:rPr>
              <w:t>각</w:t>
            </w:r>
            <w:r w:rsidR="006435FB" w:rsidRPr="00423431">
              <w:rPr>
                <w:rFonts w:hint="eastAsia"/>
                <w:kern w:val="2"/>
                <w:sz w:val="20"/>
                <w:szCs w:val="20"/>
              </w:rPr>
              <w:t xml:space="preserve"> </w:t>
            </w:r>
            <w:r w:rsidR="006435FB" w:rsidRPr="00423431">
              <w:rPr>
                <w:rFonts w:hint="eastAsia"/>
                <w:kern w:val="2"/>
                <w:sz w:val="20"/>
                <w:szCs w:val="20"/>
              </w:rPr>
              <w:t>발행하였고</w:t>
            </w:r>
            <w:r w:rsidR="006435FB" w:rsidRPr="00423431">
              <w:rPr>
                <w:rFonts w:hint="eastAsia"/>
                <w:kern w:val="2"/>
                <w:sz w:val="20"/>
                <w:szCs w:val="20"/>
              </w:rPr>
              <w:t xml:space="preserve">, </w:t>
            </w:r>
            <w:r w:rsidR="007339A8" w:rsidRPr="00423431">
              <w:rPr>
                <w:rFonts w:hint="eastAsia"/>
                <w:kern w:val="2"/>
                <w:sz w:val="20"/>
                <w:szCs w:val="20"/>
              </w:rPr>
              <w:t>위</w:t>
            </w:r>
            <w:r w:rsidR="007339A8" w:rsidRPr="00423431">
              <w:rPr>
                <w:rFonts w:hint="eastAsia"/>
                <w:kern w:val="2"/>
                <w:sz w:val="20"/>
                <w:szCs w:val="20"/>
              </w:rPr>
              <w:t xml:space="preserve"> </w:t>
            </w:r>
            <w:r w:rsidR="006435FB" w:rsidRPr="00423431">
              <w:rPr>
                <w:rFonts w:hint="eastAsia"/>
                <w:kern w:val="2"/>
                <w:sz w:val="20"/>
                <w:szCs w:val="20"/>
              </w:rPr>
              <w:t>우선주식의</w:t>
            </w:r>
            <w:r w:rsidR="006435FB" w:rsidRPr="00423431">
              <w:rPr>
                <w:rFonts w:hint="eastAsia"/>
                <w:kern w:val="2"/>
                <w:sz w:val="20"/>
                <w:szCs w:val="20"/>
              </w:rPr>
              <w:t xml:space="preserve"> </w:t>
            </w:r>
            <w:r w:rsidR="006435FB" w:rsidRPr="00423431">
              <w:rPr>
                <w:rFonts w:hint="eastAsia"/>
                <w:kern w:val="2"/>
                <w:sz w:val="20"/>
                <w:szCs w:val="20"/>
              </w:rPr>
              <w:t>총합은</w:t>
            </w:r>
            <w:r w:rsidR="005D10C7" w:rsidRPr="00423431">
              <w:rPr>
                <w:rFonts w:hint="eastAsia"/>
                <w:kern w:val="2"/>
                <w:sz w:val="20"/>
                <w:szCs w:val="20"/>
              </w:rPr>
              <w:t xml:space="preserve"> 1,403,969</w:t>
            </w:r>
            <w:r w:rsidR="005D10C7" w:rsidRPr="00423431">
              <w:rPr>
                <w:rFonts w:hint="eastAsia"/>
                <w:kern w:val="2"/>
                <w:sz w:val="20"/>
                <w:szCs w:val="20"/>
              </w:rPr>
              <w:t>주</w:t>
            </w:r>
            <w:r w:rsidR="006435FB" w:rsidRPr="00423431">
              <w:rPr>
                <w:rFonts w:hint="eastAsia"/>
                <w:kern w:val="2"/>
                <w:sz w:val="20"/>
                <w:szCs w:val="20"/>
              </w:rPr>
              <w:t>임</w:t>
            </w:r>
            <w:r w:rsidR="005D10C7" w:rsidRPr="00423431">
              <w:rPr>
                <w:rFonts w:hint="eastAsia"/>
                <w:kern w:val="2"/>
                <w:sz w:val="20"/>
                <w:szCs w:val="20"/>
              </w:rPr>
              <w:t xml:space="preserve">. </w:t>
            </w:r>
            <w:r w:rsidR="005D10C7" w:rsidRPr="00423431">
              <w:rPr>
                <w:rFonts w:hint="eastAsia"/>
                <w:kern w:val="2"/>
                <w:sz w:val="20"/>
                <w:szCs w:val="20"/>
              </w:rPr>
              <w:t>각각의</w:t>
            </w:r>
            <w:r w:rsidR="005D10C7" w:rsidRPr="00423431">
              <w:rPr>
                <w:rFonts w:hint="eastAsia"/>
                <w:kern w:val="2"/>
                <w:sz w:val="20"/>
                <w:szCs w:val="20"/>
              </w:rPr>
              <w:t xml:space="preserve"> </w:t>
            </w:r>
            <w:r w:rsidR="005D10C7" w:rsidRPr="00423431">
              <w:rPr>
                <w:rFonts w:hint="eastAsia"/>
                <w:kern w:val="2"/>
                <w:sz w:val="20"/>
                <w:szCs w:val="20"/>
              </w:rPr>
              <w:t>발행</w:t>
            </w:r>
            <w:r w:rsidR="00C07FC6" w:rsidRPr="00423431">
              <w:rPr>
                <w:rFonts w:hint="eastAsia"/>
                <w:kern w:val="2"/>
                <w:sz w:val="20"/>
                <w:szCs w:val="20"/>
              </w:rPr>
              <w:t>조건</w:t>
            </w:r>
            <w:r w:rsidR="005D10C7" w:rsidRPr="00423431">
              <w:rPr>
                <w:rFonts w:hint="eastAsia"/>
                <w:kern w:val="2"/>
                <w:sz w:val="20"/>
                <w:szCs w:val="20"/>
              </w:rPr>
              <w:t>을</w:t>
            </w:r>
            <w:r w:rsidR="005D10C7" w:rsidRPr="00423431">
              <w:rPr>
                <w:rFonts w:hint="eastAsia"/>
                <w:kern w:val="2"/>
                <w:sz w:val="20"/>
                <w:szCs w:val="20"/>
              </w:rPr>
              <w:t xml:space="preserve"> </w:t>
            </w:r>
            <w:r w:rsidR="005D10C7" w:rsidRPr="00423431">
              <w:rPr>
                <w:rFonts w:hint="eastAsia"/>
                <w:kern w:val="2"/>
                <w:sz w:val="20"/>
                <w:szCs w:val="20"/>
              </w:rPr>
              <w:t>기준으로</w:t>
            </w:r>
            <w:r w:rsidR="005D10C7" w:rsidRPr="00423431">
              <w:rPr>
                <w:rFonts w:hint="eastAsia"/>
                <w:kern w:val="2"/>
                <w:sz w:val="20"/>
                <w:szCs w:val="20"/>
              </w:rPr>
              <w:t xml:space="preserve"> </w:t>
            </w:r>
            <w:r w:rsidR="005D10C7" w:rsidRPr="00423431">
              <w:rPr>
                <w:rFonts w:hint="eastAsia"/>
                <w:kern w:val="2"/>
                <w:sz w:val="20"/>
                <w:szCs w:val="20"/>
              </w:rPr>
              <w:t>기발행</w:t>
            </w:r>
            <w:r w:rsidR="005D10C7" w:rsidRPr="00423431">
              <w:rPr>
                <w:rFonts w:hint="eastAsia"/>
                <w:kern w:val="2"/>
                <w:sz w:val="20"/>
                <w:szCs w:val="20"/>
              </w:rPr>
              <w:t xml:space="preserve"> CPS </w:t>
            </w:r>
            <w:r w:rsidR="005D10C7" w:rsidRPr="00423431">
              <w:rPr>
                <w:rFonts w:hint="eastAsia"/>
                <w:kern w:val="2"/>
                <w:sz w:val="20"/>
                <w:szCs w:val="20"/>
              </w:rPr>
              <w:t>및</w:t>
            </w:r>
            <w:r w:rsidR="005D10C7" w:rsidRPr="00423431">
              <w:rPr>
                <w:rFonts w:hint="eastAsia"/>
                <w:kern w:val="2"/>
                <w:sz w:val="20"/>
                <w:szCs w:val="20"/>
              </w:rPr>
              <w:t xml:space="preserve"> RCPS</w:t>
            </w:r>
            <w:r w:rsidR="00CE0D45" w:rsidRPr="00423431">
              <w:rPr>
                <w:rFonts w:hint="eastAsia"/>
                <w:kern w:val="2"/>
                <w:sz w:val="20"/>
                <w:szCs w:val="20"/>
              </w:rPr>
              <w:t>를</w:t>
            </w:r>
            <w:r w:rsidR="00CE0D45" w:rsidRPr="00423431">
              <w:rPr>
                <w:rFonts w:hint="eastAsia"/>
                <w:kern w:val="2"/>
                <w:sz w:val="20"/>
                <w:szCs w:val="20"/>
              </w:rPr>
              <w:t xml:space="preserve"> </w:t>
            </w:r>
            <w:r w:rsidR="00CE0D45" w:rsidRPr="00423431">
              <w:rPr>
                <w:rFonts w:hint="eastAsia"/>
                <w:kern w:val="2"/>
                <w:sz w:val="20"/>
                <w:szCs w:val="20"/>
              </w:rPr>
              <w:t>포함한</w:t>
            </w:r>
            <w:r w:rsidR="005D10C7" w:rsidRPr="00423431">
              <w:rPr>
                <w:rFonts w:hint="eastAsia"/>
                <w:kern w:val="2"/>
                <w:sz w:val="20"/>
                <w:szCs w:val="20"/>
              </w:rPr>
              <w:t xml:space="preserve"> </w:t>
            </w:r>
            <w:r w:rsidR="005D10C7" w:rsidRPr="00423431">
              <w:rPr>
                <w:rFonts w:hint="eastAsia"/>
                <w:kern w:val="2"/>
                <w:sz w:val="20"/>
                <w:szCs w:val="20"/>
              </w:rPr>
              <w:t>주주</w:t>
            </w:r>
            <w:r w:rsidR="005D10C7" w:rsidRPr="00423431">
              <w:rPr>
                <w:rFonts w:hint="eastAsia"/>
                <w:kern w:val="2"/>
                <w:sz w:val="20"/>
                <w:szCs w:val="20"/>
              </w:rPr>
              <w:t xml:space="preserve"> </w:t>
            </w:r>
            <w:r w:rsidR="005D10C7" w:rsidRPr="00423431">
              <w:rPr>
                <w:rFonts w:hint="eastAsia"/>
                <w:kern w:val="2"/>
                <w:sz w:val="20"/>
                <w:szCs w:val="20"/>
              </w:rPr>
              <w:t>현황은</w:t>
            </w:r>
            <w:r w:rsidR="005D10C7" w:rsidRPr="00423431">
              <w:rPr>
                <w:rFonts w:hint="eastAsia"/>
                <w:kern w:val="2"/>
                <w:sz w:val="20"/>
                <w:szCs w:val="20"/>
              </w:rPr>
              <w:t xml:space="preserve"> </w:t>
            </w:r>
            <w:r w:rsidR="00D2233D" w:rsidRPr="00423431">
              <w:rPr>
                <w:rFonts w:hint="eastAsia"/>
                <w:kern w:val="2"/>
                <w:sz w:val="20"/>
                <w:szCs w:val="20"/>
              </w:rPr>
              <w:t>다음과</w:t>
            </w:r>
            <w:r w:rsidR="005D10C7" w:rsidRPr="00423431">
              <w:rPr>
                <w:rFonts w:hint="eastAsia"/>
                <w:kern w:val="2"/>
                <w:sz w:val="20"/>
                <w:szCs w:val="20"/>
              </w:rPr>
              <w:t xml:space="preserve"> </w:t>
            </w:r>
            <w:r w:rsidR="005D10C7" w:rsidRPr="00423431">
              <w:rPr>
                <w:rFonts w:hint="eastAsia"/>
                <w:kern w:val="2"/>
                <w:sz w:val="20"/>
                <w:szCs w:val="20"/>
              </w:rPr>
              <w:t>같음</w:t>
            </w:r>
            <w:r w:rsidR="00E646F8" w:rsidRPr="00423431">
              <w:rPr>
                <w:rFonts w:hint="eastAsia"/>
                <w:kern w:val="2"/>
                <w:sz w:val="20"/>
                <w:szCs w:val="20"/>
              </w:rPr>
              <w:t>(2022</w:t>
            </w:r>
            <w:r w:rsidR="00915D78" w:rsidRPr="00423431">
              <w:rPr>
                <w:rFonts w:hint="eastAsia"/>
                <w:kern w:val="2"/>
                <w:sz w:val="20"/>
                <w:szCs w:val="20"/>
              </w:rPr>
              <w:t xml:space="preserve"> </w:t>
            </w:r>
            <w:r w:rsidR="00E646F8" w:rsidRPr="00423431">
              <w:rPr>
                <w:rFonts w:hint="eastAsia"/>
                <w:kern w:val="2"/>
                <w:sz w:val="20"/>
                <w:szCs w:val="20"/>
              </w:rPr>
              <w:t xml:space="preserve">. 10. 27. </w:t>
            </w:r>
            <w:r w:rsidR="00E646F8" w:rsidRPr="00423431">
              <w:rPr>
                <w:rFonts w:hint="eastAsia"/>
                <w:kern w:val="2"/>
                <w:sz w:val="20"/>
                <w:szCs w:val="20"/>
              </w:rPr>
              <w:t>무상증자로</w:t>
            </w:r>
            <w:r w:rsidR="00E646F8" w:rsidRPr="00423431">
              <w:rPr>
                <w:rFonts w:hint="eastAsia"/>
                <w:kern w:val="2"/>
                <w:sz w:val="20"/>
                <w:szCs w:val="20"/>
              </w:rPr>
              <w:t xml:space="preserve"> </w:t>
            </w:r>
            <w:r w:rsidR="00E646F8" w:rsidRPr="00423431">
              <w:rPr>
                <w:rFonts w:hint="eastAsia"/>
                <w:kern w:val="2"/>
                <w:sz w:val="20"/>
                <w:szCs w:val="20"/>
              </w:rPr>
              <w:t>인한</w:t>
            </w:r>
            <w:r w:rsidR="00E646F8" w:rsidRPr="00423431">
              <w:rPr>
                <w:rFonts w:hint="eastAsia"/>
                <w:kern w:val="2"/>
                <w:sz w:val="20"/>
                <w:szCs w:val="20"/>
              </w:rPr>
              <w:t xml:space="preserve"> </w:t>
            </w:r>
            <w:r w:rsidR="00E646F8" w:rsidRPr="00423431">
              <w:rPr>
                <w:rFonts w:hint="eastAsia"/>
                <w:kern w:val="2"/>
                <w:sz w:val="20"/>
                <w:szCs w:val="20"/>
              </w:rPr>
              <w:t>자본</w:t>
            </w:r>
            <w:r w:rsidR="00E646F8" w:rsidRPr="00423431">
              <w:rPr>
                <w:rFonts w:hint="eastAsia"/>
                <w:kern w:val="2"/>
                <w:sz w:val="20"/>
                <w:szCs w:val="20"/>
              </w:rPr>
              <w:t xml:space="preserve"> </w:t>
            </w:r>
            <w:r w:rsidR="00E646F8" w:rsidRPr="00423431">
              <w:rPr>
                <w:rFonts w:hint="eastAsia"/>
                <w:kern w:val="2"/>
                <w:sz w:val="20"/>
                <w:szCs w:val="20"/>
              </w:rPr>
              <w:t>변동내역</w:t>
            </w:r>
            <w:r w:rsidR="00E646F8" w:rsidRPr="00423431">
              <w:rPr>
                <w:rFonts w:hint="eastAsia"/>
                <w:kern w:val="2"/>
                <w:sz w:val="20"/>
                <w:szCs w:val="20"/>
              </w:rPr>
              <w:t xml:space="preserve"> </w:t>
            </w:r>
            <w:r w:rsidR="00E646F8" w:rsidRPr="00423431">
              <w:rPr>
                <w:rFonts w:hint="eastAsia"/>
                <w:kern w:val="2"/>
                <w:sz w:val="20"/>
                <w:szCs w:val="20"/>
              </w:rPr>
              <w:t>반영</w:t>
            </w:r>
            <w:r w:rsidR="00E646F8" w:rsidRPr="00423431">
              <w:rPr>
                <w:rFonts w:hint="eastAsia"/>
                <w:kern w:val="2"/>
                <w:sz w:val="20"/>
                <w:szCs w:val="20"/>
              </w:rPr>
              <w:t>)</w:t>
            </w:r>
            <w:r w:rsidR="005D10C7" w:rsidRPr="00423431">
              <w:rPr>
                <w:rFonts w:hint="eastAsia"/>
                <w:kern w:val="2"/>
                <w:sz w:val="20"/>
                <w:szCs w:val="20"/>
              </w:rPr>
              <w:t xml:space="preserve">. </w:t>
            </w:r>
            <w:r w:rsidR="00423431" w:rsidRPr="00423431">
              <w:rPr>
                <w:rFonts w:hint="eastAsia"/>
                <w:kern w:val="2"/>
                <w:sz w:val="20"/>
                <w:szCs w:val="20"/>
              </w:rPr>
              <w:t>대상회사의</w:t>
            </w:r>
            <w:r w:rsidR="00423431" w:rsidRPr="00423431">
              <w:rPr>
                <w:rFonts w:hint="eastAsia"/>
                <w:kern w:val="2"/>
                <w:sz w:val="20"/>
                <w:szCs w:val="20"/>
              </w:rPr>
              <w:t xml:space="preserve"> </w:t>
            </w:r>
            <w:r w:rsidR="00423431" w:rsidRPr="00423431">
              <w:rPr>
                <w:rFonts w:hint="eastAsia"/>
                <w:kern w:val="2"/>
                <w:sz w:val="20"/>
                <w:szCs w:val="20"/>
              </w:rPr>
              <w:t>기발행</w:t>
            </w:r>
            <w:r w:rsidR="00423431" w:rsidRPr="00423431">
              <w:rPr>
                <w:rFonts w:hint="eastAsia"/>
                <w:kern w:val="2"/>
                <w:sz w:val="20"/>
                <w:szCs w:val="20"/>
              </w:rPr>
              <w:t xml:space="preserve"> CPS </w:t>
            </w:r>
            <w:r w:rsidR="00423431" w:rsidRPr="00423431">
              <w:rPr>
                <w:rFonts w:hint="eastAsia"/>
                <w:kern w:val="2"/>
                <w:sz w:val="20"/>
                <w:szCs w:val="20"/>
              </w:rPr>
              <w:t>및</w:t>
            </w:r>
            <w:r w:rsidR="00423431" w:rsidRPr="00423431">
              <w:rPr>
                <w:rFonts w:hint="eastAsia"/>
                <w:kern w:val="2"/>
                <w:sz w:val="20"/>
                <w:szCs w:val="20"/>
              </w:rPr>
              <w:t xml:space="preserve"> RCPS</w:t>
            </w:r>
            <w:r w:rsidR="00423431" w:rsidRPr="00423431">
              <w:rPr>
                <w:rFonts w:hint="eastAsia"/>
                <w:kern w:val="2"/>
                <w:sz w:val="20"/>
                <w:szCs w:val="20"/>
              </w:rPr>
              <w:t>의</w:t>
            </w:r>
            <w:r w:rsidR="00423431" w:rsidRPr="00423431">
              <w:rPr>
                <w:rFonts w:hint="eastAsia"/>
                <w:kern w:val="2"/>
                <w:sz w:val="20"/>
                <w:szCs w:val="20"/>
              </w:rPr>
              <w:t xml:space="preserve"> </w:t>
            </w:r>
            <w:r w:rsidR="00423431" w:rsidRPr="00423431">
              <w:rPr>
                <w:rFonts w:hint="eastAsia"/>
                <w:kern w:val="2"/>
                <w:sz w:val="20"/>
                <w:szCs w:val="20"/>
              </w:rPr>
              <w:t>종류별</w:t>
            </w:r>
            <w:r w:rsidR="00423431" w:rsidRPr="00423431">
              <w:rPr>
                <w:rFonts w:hint="eastAsia"/>
                <w:kern w:val="2"/>
                <w:sz w:val="20"/>
                <w:szCs w:val="20"/>
              </w:rPr>
              <w:t xml:space="preserve"> </w:t>
            </w:r>
            <w:r w:rsidR="00423431" w:rsidRPr="00423431">
              <w:rPr>
                <w:rFonts w:hint="eastAsia"/>
                <w:kern w:val="2"/>
                <w:sz w:val="20"/>
                <w:szCs w:val="20"/>
              </w:rPr>
              <w:t>발행조건</w:t>
            </w:r>
            <w:r w:rsidR="00423431" w:rsidRPr="00423431">
              <w:rPr>
                <w:rFonts w:hint="eastAsia"/>
                <w:kern w:val="2"/>
                <w:sz w:val="20"/>
                <w:szCs w:val="20"/>
              </w:rPr>
              <w:t>(</w:t>
            </w:r>
            <w:r w:rsidR="00423431" w:rsidRPr="00423431">
              <w:rPr>
                <w:rFonts w:hint="eastAsia"/>
                <w:kern w:val="2"/>
                <w:sz w:val="20"/>
                <w:szCs w:val="20"/>
              </w:rPr>
              <w:t>발행가격</w:t>
            </w:r>
            <w:r w:rsidR="00423431" w:rsidRPr="00423431">
              <w:rPr>
                <w:rFonts w:hint="eastAsia"/>
                <w:kern w:val="2"/>
                <w:sz w:val="20"/>
                <w:szCs w:val="20"/>
              </w:rPr>
              <w:t xml:space="preserve"> </w:t>
            </w:r>
            <w:r w:rsidR="00423431" w:rsidRPr="00423431">
              <w:rPr>
                <w:rFonts w:hint="eastAsia"/>
                <w:kern w:val="2"/>
                <w:sz w:val="20"/>
                <w:szCs w:val="20"/>
              </w:rPr>
              <w:t>포함</w:t>
            </w:r>
            <w:r w:rsidR="00423431" w:rsidRPr="00423431">
              <w:rPr>
                <w:rFonts w:hint="eastAsia"/>
                <w:kern w:val="2"/>
                <w:sz w:val="20"/>
                <w:szCs w:val="20"/>
              </w:rPr>
              <w:t>)</w:t>
            </w:r>
            <w:r w:rsidR="00423431" w:rsidRPr="00423431">
              <w:rPr>
                <w:rFonts w:hint="eastAsia"/>
                <w:kern w:val="2"/>
                <w:sz w:val="20"/>
                <w:szCs w:val="20"/>
              </w:rPr>
              <w:t>은</w:t>
            </w:r>
            <w:r w:rsidR="00423431" w:rsidRPr="00423431">
              <w:rPr>
                <w:rFonts w:hint="eastAsia"/>
                <w:kern w:val="2"/>
                <w:sz w:val="20"/>
                <w:szCs w:val="20"/>
              </w:rPr>
              <w:t xml:space="preserve"> </w:t>
            </w:r>
            <w:r w:rsidR="003A23AB" w:rsidRPr="003A23AB">
              <w:rPr>
                <w:rFonts w:hint="eastAsia"/>
                <w:b/>
                <w:bCs/>
                <w:kern w:val="2"/>
                <w:sz w:val="20"/>
                <w:szCs w:val="20"/>
                <w:u w:val="single"/>
              </w:rPr>
              <w:t>[</w:t>
            </w:r>
            <w:r w:rsidR="00423431" w:rsidRPr="00423431">
              <w:rPr>
                <w:rFonts w:hint="eastAsia"/>
                <w:b/>
                <w:bCs/>
                <w:kern w:val="2"/>
                <w:sz w:val="20"/>
                <w:szCs w:val="20"/>
                <w:u w:val="single"/>
              </w:rPr>
              <w:t>별첨</w:t>
            </w:r>
            <w:r w:rsidR="00423431" w:rsidRPr="00423431">
              <w:rPr>
                <w:rFonts w:hint="eastAsia"/>
                <w:b/>
                <w:bCs/>
                <w:kern w:val="2"/>
                <w:sz w:val="20"/>
                <w:szCs w:val="20"/>
                <w:u w:val="single"/>
              </w:rPr>
              <w:t xml:space="preserve"> 2</w:t>
            </w:r>
            <w:r w:rsidR="003A23AB">
              <w:rPr>
                <w:rFonts w:hint="eastAsia"/>
                <w:b/>
                <w:bCs/>
                <w:kern w:val="2"/>
                <w:sz w:val="20"/>
                <w:szCs w:val="20"/>
                <w:u w:val="single"/>
              </w:rPr>
              <w:t>]</w:t>
            </w:r>
            <w:r w:rsidR="00423431" w:rsidRPr="00423431">
              <w:rPr>
                <w:rFonts w:hint="eastAsia"/>
                <w:b/>
                <w:bCs/>
                <w:kern w:val="2"/>
                <w:sz w:val="20"/>
                <w:szCs w:val="20"/>
                <w:u w:val="single"/>
              </w:rPr>
              <w:t xml:space="preserve"> </w:t>
            </w:r>
            <w:r w:rsidR="00423431" w:rsidRPr="00423431">
              <w:rPr>
                <w:rFonts w:hint="eastAsia"/>
                <w:b/>
                <w:bCs/>
                <w:kern w:val="2"/>
                <w:sz w:val="20"/>
                <w:szCs w:val="20"/>
                <w:u w:val="single"/>
              </w:rPr>
              <w:t>우선주식</w:t>
            </w:r>
            <w:r w:rsidR="00423431" w:rsidRPr="00423431">
              <w:rPr>
                <w:rFonts w:hint="eastAsia"/>
                <w:b/>
                <w:bCs/>
                <w:kern w:val="2"/>
                <w:sz w:val="20"/>
                <w:szCs w:val="20"/>
                <w:u w:val="single"/>
              </w:rPr>
              <w:t xml:space="preserve"> </w:t>
            </w:r>
            <w:r w:rsidR="00423431" w:rsidRPr="00423431">
              <w:rPr>
                <w:rFonts w:hint="eastAsia"/>
                <w:b/>
                <w:bCs/>
                <w:kern w:val="2"/>
                <w:sz w:val="20"/>
                <w:szCs w:val="20"/>
                <w:u w:val="single"/>
              </w:rPr>
              <w:t>종류별</w:t>
            </w:r>
            <w:r w:rsidR="00423431" w:rsidRPr="00423431">
              <w:rPr>
                <w:rFonts w:hint="eastAsia"/>
                <w:b/>
                <w:bCs/>
                <w:kern w:val="2"/>
                <w:sz w:val="20"/>
                <w:szCs w:val="20"/>
                <w:u w:val="single"/>
              </w:rPr>
              <w:t xml:space="preserve"> </w:t>
            </w:r>
            <w:r w:rsidR="00423431" w:rsidRPr="00423431">
              <w:rPr>
                <w:rFonts w:hint="eastAsia"/>
                <w:b/>
                <w:bCs/>
                <w:kern w:val="2"/>
                <w:sz w:val="20"/>
                <w:szCs w:val="20"/>
                <w:u w:val="single"/>
              </w:rPr>
              <w:t>발행조건</w:t>
            </w:r>
            <w:r w:rsidR="00423431">
              <w:rPr>
                <w:rFonts w:hint="eastAsia"/>
                <w:kern w:val="2"/>
                <w:sz w:val="20"/>
                <w:szCs w:val="20"/>
              </w:rPr>
              <w:t xml:space="preserve"> </w:t>
            </w:r>
            <w:r w:rsidR="00423431">
              <w:rPr>
                <w:rFonts w:hint="eastAsia"/>
                <w:kern w:val="2"/>
                <w:sz w:val="20"/>
                <w:szCs w:val="20"/>
              </w:rPr>
              <w:t>참조</w:t>
            </w:r>
            <w:r w:rsidR="00423431">
              <w:rPr>
                <w:rFonts w:hint="eastAsia"/>
                <w:kern w:val="2"/>
                <w:sz w:val="20"/>
                <w:szCs w:val="20"/>
              </w:rPr>
              <w:t>.</w:t>
            </w:r>
          </w:p>
          <w:tbl>
            <w:tblPr>
              <w:tblW w:w="6584" w:type="dxa"/>
              <w:tblInd w:w="17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61"/>
              <w:gridCol w:w="3362"/>
              <w:gridCol w:w="1121"/>
              <w:gridCol w:w="840"/>
            </w:tblGrid>
            <w:tr w:rsidR="00417DEB" w:rsidRPr="00C65EAA" w14:paraId="78C3A0B3" w14:textId="77777777" w:rsidTr="00417DEB">
              <w:trPr>
                <w:trHeight w:val="278"/>
              </w:trPr>
              <w:tc>
                <w:tcPr>
                  <w:tcW w:w="958" w:type="pct"/>
                  <w:shd w:val="clear" w:color="auto" w:fill="D9D9D9"/>
                </w:tcPr>
                <w:p w14:paraId="5F96B69A" w14:textId="63EA365C"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종류</w:t>
                  </w:r>
                </w:p>
              </w:tc>
              <w:tc>
                <w:tcPr>
                  <w:tcW w:w="2553" w:type="pct"/>
                  <w:shd w:val="clear" w:color="auto" w:fill="D9D9D9"/>
                </w:tcPr>
                <w:p w14:paraId="33E82436" w14:textId="77777777"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주주명</w:t>
                  </w:r>
                </w:p>
              </w:tc>
              <w:tc>
                <w:tcPr>
                  <w:tcW w:w="851" w:type="pct"/>
                  <w:shd w:val="clear" w:color="auto" w:fill="D9D9D9"/>
                </w:tcPr>
                <w:p w14:paraId="6BC20587" w14:textId="77777777"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주식</w:t>
                  </w:r>
                  <w:r w:rsidRPr="00A65891">
                    <w:rPr>
                      <w:rFonts w:hint="eastAsia"/>
                      <w:b/>
                      <w:sz w:val="18"/>
                      <w:szCs w:val="18"/>
                      <w:shd w:val="pct15" w:color="auto" w:fill="FFFFFF"/>
                    </w:rPr>
                    <w:t xml:space="preserve"> </w:t>
                  </w:r>
                  <w:r w:rsidRPr="00A65891">
                    <w:rPr>
                      <w:rFonts w:hint="eastAsia"/>
                      <w:b/>
                      <w:sz w:val="18"/>
                      <w:szCs w:val="18"/>
                      <w:shd w:val="pct15" w:color="auto" w:fill="FFFFFF"/>
                    </w:rPr>
                    <w:t>수</w:t>
                  </w:r>
                  <w:r w:rsidRPr="00A65891">
                    <w:rPr>
                      <w:rFonts w:hint="eastAsia"/>
                      <w:b/>
                      <w:sz w:val="18"/>
                      <w:szCs w:val="18"/>
                      <w:shd w:val="pct15" w:color="auto" w:fill="FFFFFF"/>
                    </w:rPr>
                    <w:t xml:space="preserve"> </w:t>
                  </w:r>
                </w:p>
              </w:tc>
              <w:tc>
                <w:tcPr>
                  <w:tcW w:w="638" w:type="pct"/>
                  <w:shd w:val="clear" w:color="auto" w:fill="D9D9D9"/>
                </w:tcPr>
                <w:p w14:paraId="0D5B0B0D" w14:textId="77777777"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지분율</w:t>
                  </w:r>
                </w:p>
              </w:tc>
            </w:tr>
            <w:tr w:rsidR="0044450C" w:rsidRPr="00C65EAA" w14:paraId="64F81002" w14:textId="77777777" w:rsidTr="00417DEB">
              <w:trPr>
                <w:trHeight w:val="284"/>
              </w:trPr>
              <w:tc>
                <w:tcPr>
                  <w:tcW w:w="958" w:type="pct"/>
                  <w:vMerge w:val="restart"/>
                  <w:shd w:val="clear" w:color="auto" w:fill="auto"/>
                  <w:vAlign w:val="center"/>
                </w:tcPr>
                <w:p w14:paraId="52B62E8F" w14:textId="561357BB" w:rsidR="0044450C" w:rsidRPr="00A65891" w:rsidRDefault="0044450C" w:rsidP="002F76A3">
                  <w:pPr>
                    <w:wordWrap w:val="0"/>
                    <w:autoSpaceDE w:val="0"/>
                    <w:autoSpaceDN w:val="0"/>
                    <w:spacing w:line="280" w:lineRule="exact"/>
                    <w:jc w:val="center"/>
                    <w:rPr>
                      <w:b/>
                      <w:sz w:val="18"/>
                      <w:szCs w:val="18"/>
                    </w:rPr>
                  </w:pPr>
                  <w:r>
                    <w:rPr>
                      <w:rFonts w:hint="eastAsia"/>
                      <w:b/>
                      <w:sz w:val="18"/>
                      <w:szCs w:val="18"/>
                    </w:rPr>
                    <w:t>보통주식</w:t>
                  </w:r>
                </w:p>
              </w:tc>
              <w:tc>
                <w:tcPr>
                  <w:tcW w:w="2553" w:type="pct"/>
                  <w:shd w:val="clear" w:color="auto" w:fill="auto"/>
                </w:tcPr>
                <w:p w14:paraId="3225153E" w14:textId="4753A919" w:rsidR="0044450C" w:rsidRPr="00A65891" w:rsidRDefault="0044450C" w:rsidP="002F76A3">
                  <w:pPr>
                    <w:wordWrap w:val="0"/>
                    <w:autoSpaceDE w:val="0"/>
                    <w:autoSpaceDN w:val="0"/>
                    <w:spacing w:line="280" w:lineRule="exact"/>
                    <w:rPr>
                      <w:sz w:val="18"/>
                      <w:szCs w:val="18"/>
                    </w:rPr>
                  </w:pPr>
                  <w:r>
                    <w:rPr>
                      <w:rFonts w:hint="eastAsia"/>
                      <w:sz w:val="18"/>
                      <w:szCs w:val="18"/>
                    </w:rPr>
                    <w:t>강귀선</w:t>
                  </w:r>
                </w:p>
              </w:tc>
              <w:tc>
                <w:tcPr>
                  <w:tcW w:w="851" w:type="pct"/>
                  <w:vAlign w:val="center"/>
                </w:tcPr>
                <w:p w14:paraId="53ACB793" w14:textId="58DC2CFD" w:rsidR="0044450C" w:rsidRPr="00A65891" w:rsidRDefault="0044450C" w:rsidP="002F76A3">
                  <w:pPr>
                    <w:wordWrap w:val="0"/>
                    <w:autoSpaceDE w:val="0"/>
                    <w:autoSpaceDN w:val="0"/>
                    <w:spacing w:line="280" w:lineRule="exact"/>
                    <w:jc w:val="right"/>
                    <w:rPr>
                      <w:sz w:val="18"/>
                      <w:szCs w:val="18"/>
                    </w:rPr>
                  </w:pPr>
                  <w:r w:rsidRPr="00D20695">
                    <w:rPr>
                      <w:rFonts w:hint="eastAsia"/>
                      <w:sz w:val="18"/>
                      <w:szCs w:val="18"/>
                    </w:rPr>
                    <w:t>1,748,000</w:t>
                  </w:r>
                  <w:r w:rsidRPr="00D20695">
                    <w:rPr>
                      <w:rFonts w:hint="eastAsia"/>
                      <w:sz w:val="18"/>
                      <w:szCs w:val="18"/>
                    </w:rPr>
                    <w:t>주</w:t>
                  </w:r>
                </w:p>
              </w:tc>
              <w:tc>
                <w:tcPr>
                  <w:tcW w:w="638" w:type="pct"/>
                  <w:shd w:val="clear" w:color="auto" w:fill="auto"/>
                </w:tcPr>
                <w:p w14:paraId="240B6A41" w14:textId="2622005E" w:rsidR="0044450C" w:rsidRPr="00A65891" w:rsidRDefault="0044450C" w:rsidP="002F76A3">
                  <w:pPr>
                    <w:wordWrap w:val="0"/>
                    <w:autoSpaceDE w:val="0"/>
                    <w:autoSpaceDN w:val="0"/>
                    <w:spacing w:line="280" w:lineRule="exact"/>
                    <w:jc w:val="right"/>
                    <w:rPr>
                      <w:sz w:val="18"/>
                      <w:szCs w:val="18"/>
                    </w:rPr>
                  </w:pPr>
                  <w:r w:rsidRPr="00D20695">
                    <w:rPr>
                      <w:sz w:val="18"/>
                      <w:szCs w:val="18"/>
                    </w:rPr>
                    <w:t>50.24%</w:t>
                  </w:r>
                </w:p>
              </w:tc>
            </w:tr>
            <w:tr w:rsidR="0044450C" w:rsidRPr="00C65EAA" w14:paraId="7988EB10" w14:textId="77777777" w:rsidTr="00417DEB">
              <w:trPr>
                <w:trHeight w:val="144"/>
              </w:trPr>
              <w:tc>
                <w:tcPr>
                  <w:tcW w:w="958" w:type="pct"/>
                  <w:vMerge/>
                  <w:shd w:val="clear" w:color="auto" w:fill="auto"/>
                  <w:vAlign w:val="center"/>
                </w:tcPr>
                <w:p w14:paraId="6DA95054"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137B908B" w14:textId="6F867A3A" w:rsidR="0044450C" w:rsidRDefault="0079277A" w:rsidP="002F76A3">
                  <w:pPr>
                    <w:wordWrap w:val="0"/>
                    <w:autoSpaceDE w:val="0"/>
                    <w:autoSpaceDN w:val="0"/>
                    <w:spacing w:line="280" w:lineRule="exact"/>
                    <w:rPr>
                      <w:sz w:val="18"/>
                      <w:szCs w:val="18"/>
                    </w:rPr>
                  </w:pPr>
                  <w:r>
                    <w:rPr>
                      <w:rFonts w:hint="eastAsia"/>
                      <w:sz w:val="18"/>
                      <w:szCs w:val="18"/>
                    </w:rPr>
                    <w:t>(</w:t>
                  </w:r>
                  <w:r>
                    <w:rPr>
                      <w:rFonts w:hint="eastAsia"/>
                      <w:sz w:val="18"/>
                      <w:szCs w:val="18"/>
                    </w:rPr>
                    <w:t>재</w:t>
                  </w:r>
                  <w:r>
                    <w:rPr>
                      <w:rFonts w:hint="eastAsia"/>
                      <w:sz w:val="18"/>
                      <w:szCs w:val="18"/>
                    </w:rPr>
                    <w:t>)</w:t>
                  </w:r>
                  <w:r w:rsidR="0044450C">
                    <w:rPr>
                      <w:rFonts w:hint="eastAsia"/>
                      <w:sz w:val="18"/>
                      <w:szCs w:val="18"/>
                    </w:rPr>
                    <w:t>윤민창의투자재단</w:t>
                  </w:r>
                </w:p>
              </w:tc>
              <w:tc>
                <w:tcPr>
                  <w:tcW w:w="851" w:type="pct"/>
                  <w:vAlign w:val="center"/>
                </w:tcPr>
                <w:p w14:paraId="0664D8E0" w14:textId="616B6FF7" w:rsidR="0044450C" w:rsidRPr="00A65891" w:rsidRDefault="0044450C" w:rsidP="002F76A3">
                  <w:pPr>
                    <w:wordWrap w:val="0"/>
                    <w:autoSpaceDE w:val="0"/>
                    <w:autoSpaceDN w:val="0"/>
                    <w:spacing w:line="280" w:lineRule="exact"/>
                    <w:jc w:val="right"/>
                    <w:rPr>
                      <w:sz w:val="18"/>
                      <w:szCs w:val="18"/>
                    </w:rPr>
                  </w:pPr>
                  <w:r w:rsidRPr="00D20695">
                    <w:rPr>
                      <w:rFonts w:hint="eastAsia"/>
                      <w:sz w:val="18"/>
                      <w:szCs w:val="18"/>
                    </w:rPr>
                    <w:t>102,903</w:t>
                  </w:r>
                  <w:r w:rsidRPr="00D20695">
                    <w:rPr>
                      <w:rFonts w:hint="eastAsia"/>
                      <w:sz w:val="18"/>
                      <w:szCs w:val="18"/>
                    </w:rPr>
                    <w:t>주</w:t>
                  </w:r>
                </w:p>
              </w:tc>
              <w:tc>
                <w:tcPr>
                  <w:tcW w:w="638" w:type="pct"/>
                  <w:shd w:val="clear" w:color="auto" w:fill="auto"/>
                </w:tcPr>
                <w:p w14:paraId="65E0BB93" w14:textId="0213AEE2" w:rsidR="0044450C" w:rsidRPr="00A65891" w:rsidRDefault="0044450C" w:rsidP="002F76A3">
                  <w:pPr>
                    <w:wordWrap w:val="0"/>
                    <w:autoSpaceDE w:val="0"/>
                    <w:autoSpaceDN w:val="0"/>
                    <w:spacing w:line="280" w:lineRule="exact"/>
                    <w:jc w:val="right"/>
                    <w:rPr>
                      <w:sz w:val="18"/>
                      <w:szCs w:val="18"/>
                    </w:rPr>
                  </w:pPr>
                  <w:r>
                    <w:rPr>
                      <w:rFonts w:hint="eastAsia"/>
                      <w:sz w:val="18"/>
                      <w:szCs w:val="18"/>
                    </w:rPr>
                    <w:t>2.96%</w:t>
                  </w:r>
                </w:p>
              </w:tc>
            </w:tr>
            <w:tr w:rsidR="0044450C" w:rsidRPr="00C65EAA" w14:paraId="72700186" w14:textId="77777777" w:rsidTr="00417DEB">
              <w:trPr>
                <w:trHeight w:val="144"/>
              </w:trPr>
              <w:tc>
                <w:tcPr>
                  <w:tcW w:w="958" w:type="pct"/>
                  <w:vMerge/>
                  <w:shd w:val="clear" w:color="auto" w:fill="auto"/>
                  <w:vAlign w:val="center"/>
                </w:tcPr>
                <w:p w14:paraId="2F99EEAC"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F65FE0C" w14:textId="38833621" w:rsidR="0044450C" w:rsidRDefault="00093302" w:rsidP="002F76A3">
                  <w:pPr>
                    <w:wordWrap w:val="0"/>
                    <w:autoSpaceDE w:val="0"/>
                    <w:autoSpaceDN w:val="0"/>
                    <w:spacing w:line="280" w:lineRule="exact"/>
                    <w:rPr>
                      <w:sz w:val="18"/>
                      <w:szCs w:val="18"/>
                    </w:rPr>
                  </w:pPr>
                  <w:r>
                    <w:rPr>
                      <w:rFonts w:hint="eastAsia"/>
                      <w:sz w:val="18"/>
                      <w:szCs w:val="18"/>
                    </w:rPr>
                    <w:t>주식회사</w:t>
                  </w:r>
                  <w:r>
                    <w:rPr>
                      <w:rFonts w:hint="eastAsia"/>
                      <w:sz w:val="18"/>
                      <w:szCs w:val="18"/>
                    </w:rPr>
                    <w:t xml:space="preserve"> </w:t>
                  </w:r>
                  <w:r w:rsidR="0044450C">
                    <w:rPr>
                      <w:rFonts w:hint="eastAsia"/>
                      <w:sz w:val="18"/>
                      <w:szCs w:val="18"/>
                    </w:rPr>
                    <w:t>경동인베스트</w:t>
                  </w:r>
                </w:p>
              </w:tc>
              <w:tc>
                <w:tcPr>
                  <w:tcW w:w="851" w:type="pct"/>
                  <w:vAlign w:val="center"/>
                </w:tcPr>
                <w:p w14:paraId="46CFE9BA" w14:textId="7CC03431"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123,832</w:t>
                  </w:r>
                  <w:r w:rsidRPr="0044450C">
                    <w:rPr>
                      <w:rFonts w:hint="eastAsia"/>
                      <w:sz w:val="18"/>
                      <w:szCs w:val="18"/>
                    </w:rPr>
                    <w:t>주</w:t>
                  </w:r>
                </w:p>
              </w:tc>
              <w:tc>
                <w:tcPr>
                  <w:tcW w:w="638" w:type="pct"/>
                  <w:shd w:val="clear" w:color="auto" w:fill="auto"/>
                </w:tcPr>
                <w:p w14:paraId="31465678" w14:textId="4F543413" w:rsidR="0044450C" w:rsidRPr="00A65891" w:rsidRDefault="0044450C" w:rsidP="002F76A3">
                  <w:pPr>
                    <w:wordWrap w:val="0"/>
                    <w:autoSpaceDE w:val="0"/>
                    <w:autoSpaceDN w:val="0"/>
                    <w:spacing w:line="280" w:lineRule="exact"/>
                    <w:jc w:val="right"/>
                    <w:rPr>
                      <w:sz w:val="18"/>
                      <w:szCs w:val="18"/>
                    </w:rPr>
                  </w:pPr>
                  <w:r w:rsidRPr="0044450C">
                    <w:rPr>
                      <w:sz w:val="18"/>
                      <w:szCs w:val="18"/>
                    </w:rPr>
                    <w:t>3.56%</w:t>
                  </w:r>
                </w:p>
              </w:tc>
            </w:tr>
            <w:tr w:rsidR="0044450C" w:rsidRPr="00C65EAA" w14:paraId="419DF03C" w14:textId="77777777" w:rsidTr="00417DEB">
              <w:trPr>
                <w:trHeight w:val="144"/>
              </w:trPr>
              <w:tc>
                <w:tcPr>
                  <w:tcW w:w="958" w:type="pct"/>
                  <w:vMerge/>
                  <w:shd w:val="clear" w:color="auto" w:fill="auto"/>
                  <w:vAlign w:val="center"/>
                </w:tcPr>
                <w:p w14:paraId="2200E6C4"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17A1A70D" w14:textId="5D9D8745" w:rsidR="0044450C" w:rsidRDefault="0044450C" w:rsidP="002F76A3">
                  <w:pPr>
                    <w:wordWrap w:val="0"/>
                    <w:autoSpaceDE w:val="0"/>
                    <w:autoSpaceDN w:val="0"/>
                    <w:spacing w:line="280" w:lineRule="exact"/>
                    <w:rPr>
                      <w:sz w:val="18"/>
                      <w:szCs w:val="18"/>
                    </w:rPr>
                  </w:pPr>
                  <w:r>
                    <w:rPr>
                      <w:rFonts w:hint="eastAsia"/>
                      <w:sz w:val="18"/>
                      <w:szCs w:val="18"/>
                    </w:rPr>
                    <w:t>퍼스트스텝</w:t>
                  </w:r>
                  <w:r>
                    <w:rPr>
                      <w:rFonts w:hint="eastAsia"/>
                      <w:sz w:val="18"/>
                      <w:szCs w:val="18"/>
                    </w:rPr>
                    <w:t xml:space="preserve"> </w:t>
                  </w:r>
                  <w:r>
                    <w:rPr>
                      <w:rFonts w:hint="eastAsia"/>
                      <w:sz w:val="18"/>
                      <w:szCs w:val="18"/>
                    </w:rPr>
                    <w:t>제</w:t>
                  </w:r>
                  <w:r>
                    <w:rPr>
                      <w:rFonts w:hint="eastAsia"/>
                      <w:sz w:val="18"/>
                      <w:szCs w:val="18"/>
                    </w:rPr>
                    <w:t>3</w:t>
                  </w:r>
                  <w:r>
                    <w:rPr>
                      <w:rFonts w:hint="eastAsia"/>
                      <w:sz w:val="18"/>
                      <w:szCs w:val="18"/>
                    </w:rPr>
                    <w:t>호조합</w:t>
                  </w:r>
                </w:p>
              </w:tc>
              <w:tc>
                <w:tcPr>
                  <w:tcW w:w="851" w:type="pct"/>
                  <w:vAlign w:val="center"/>
                </w:tcPr>
                <w:p w14:paraId="2F9259E4" w14:textId="76AF68EC"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17,848</w:t>
                  </w:r>
                  <w:r w:rsidRPr="0044450C">
                    <w:rPr>
                      <w:rFonts w:hint="eastAsia"/>
                      <w:sz w:val="18"/>
                      <w:szCs w:val="18"/>
                    </w:rPr>
                    <w:t>주</w:t>
                  </w:r>
                </w:p>
              </w:tc>
              <w:tc>
                <w:tcPr>
                  <w:tcW w:w="638" w:type="pct"/>
                  <w:shd w:val="clear" w:color="auto" w:fill="auto"/>
                </w:tcPr>
                <w:p w14:paraId="1C8F5433" w14:textId="50B21F20" w:rsidR="0044450C" w:rsidRPr="00A65891" w:rsidRDefault="0044450C" w:rsidP="002F76A3">
                  <w:pPr>
                    <w:wordWrap w:val="0"/>
                    <w:autoSpaceDE w:val="0"/>
                    <w:autoSpaceDN w:val="0"/>
                    <w:spacing w:line="280" w:lineRule="exact"/>
                    <w:jc w:val="right"/>
                    <w:rPr>
                      <w:sz w:val="18"/>
                      <w:szCs w:val="18"/>
                    </w:rPr>
                  </w:pPr>
                  <w:r w:rsidRPr="0044450C">
                    <w:rPr>
                      <w:sz w:val="18"/>
                      <w:szCs w:val="18"/>
                    </w:rPr>
                    <w:t>0.51%</w:t>
                  </w:r>
                </w:p>
              </w:tc>
            </w:tr>
            <w:tr w:rsidR="0044450C" w:rsidRPr="00C65EAA" w14:paraId="5CE65716" w14:textId="77777777" w:rsidTr="00417DEB">
              <w:trPr>
                <w:trHeight w:val="144"/>
              </w:trPr>
              <w:tc>
                <w:tcPr>
                  <w:tcW w:w="958" w:type="pct"/>
                  <w:vMerge/>
                  <w:shd w:val="clear" w:color="auto" w:fill="auto"/>
                  <w:vAlign w:val="center"/>
                </w:tcPr>
                <w:p w14:paraId="215DE628"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2A5361CD" w14:textId="207F15A3" w:rsidR="0044450C" w:rsidRDefault="0044450C" w:rsidP="002F76A3">
                  <w:pPr>
                    <w:wordWrap w:val="0"/>
                    <w:autoSpaceDE w:val="0"/>
                    <w:autoSpaceDN w:val="0"/>
                    <w:spacing w:line="280" w:lineRule="exact"/>
                    <w:rPr>
                      <w:sz w:val="18"/>
                      <w:szCs w:val="18"/>
                    </w:rPr>
                  </w:pPr>
                  <w:r>
                    <w:rPr>
                      <w:rFonts w:hint="eastAsia"/>
                      <w:sz w:val="18"/>
                      <w:szCs w:val="18"/>
                    </w:rPr>
                    <w:t>재단법인</w:t>
                  </w:r>
                  <w:r>
                    <w:rPr>
                      <w:rFonts w:hint="eastAsia"/>
                      <w:sz w:val="18"/>
                      <w:szCs w:val="18"/>
                    </w:rPr>
                    <w:t xml:space="preserve"> </w:t>
                  </w:r>
                  <w:r>
                    <w:rPr>
                      <w:rFonts w:hint="eastAsia"/>
                      <w:sz w:val="18"/>
                      <w:szCs w:val="18"/>
                    </w:rPr>
                    <w:t>홍합밸리</w:t>
                  </w:r>
                </w:p>
              </w:tc>
              <w:tc>
                <w:tcPr>
                  <w:tcW w:w="851" w:type="pct"/>
                  <w:vAlign w:val="center"/>
                </w:tcPr>
                <w:p w14:paraId="5BDBC412" w14:textId="56DC1869"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6,469</w:t>
                  </w:r>
                  <w:r w:rsidRPr="0044450C">
                    <w:rPr>
                      <w:rFonts w:hint="eastAsia"/>
                      <w:sz w:val="18"/>
                      <w:szCs w:val="18"/>
                    </w:rPr>
                    <w:t>주</w:t>
                  </w:r>
                </w:p>
              </w:tc>
              <w:tc>
                <w:tcPr>
                  <w:tcW w:w="638" w:type="pct"/>
                  <w:shd w:val="clear" w:color="auto" w:fill="auto"/>
                </w:tcPr>
                <w:p w14:paraId="18FDD523" w14:textId="3EB61439" w:rsidR="0044450C" w:rsidRPr="00A65891" w:rsidRDefault="0044450C" w:rsidP="002F76A3">
                  <w:pPr>
                    <w:wordWrap w:val="0"/>
                    <w:autoSpaceDE w:val="0"/>
                    <w:autoSpaceDN w:val="0"/>
                    <w:spacing w:line="280" w:lineRule="exact"/>
                    <w:jc w:val="right"/>
                    <w:rPr>
                      <w:sz w:val="18"/>
                      <w:szCs w:val="18"/>
                    </w:rPr>
                  </w:pPr>
                  <w:r w:rsidRPr="0044450C">
                    <w:rPr>
                      <w:sz w:val="18"/>
                      <w:szCs w:val="18"/>
                    </w:rPr>
                    <w:t>0.19%</w:t>
                  </w:r>
                </w:p>
              </w:tc>
            </w:tr>
            <w:tr w:rsidR="0044450C" w:rsidRPr="00C65EAA" w14:paraId="1807FC1E" w14:textId="77777777" w:rsidTr="00417DEB">
              <w:trPr>
                <w:trHeight w:val="144"/>
              </w:trPr>
              <w:tc>
                <w:tcPr>
                  <w:tcW w:w="958" w:type="pct"/>
                  <w:vMerge/>
                  <w:shd w:val="clear" w:color="auto" w:fill="auto"/>
                  <w:vAlign w:val="center"/>
                </w:tcPr>
                <w:p w14:paraId="385573E4"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414BCAFE" w14:textId="511FB8A4" w:rsidR="0044450C" w:rsidRDefault="0044450C" w:rsidP="002F76A3">
                  <w:pPr>
                    <w:wordWrap w:val="0"/>
                    <w:autoSpaceDE w:val="0"/>
                    <w:autoSpaceDN w:val="0"/>
                    <w:spacing w:line="280" w:lineRule="exact"/>
                    <w:rPr>
                      <w:sz w:val="18"/>
                      <w:szCs w:val="18"/>
                    </w:rPr>
                  </w:pPr>
                  <w:r>
                    <w:rPr>
                      <w:rFonts w:hint="eastAsia"/>
                      <w:sz w:val="18"/>
                      <w:szCs w:val="18"/>
                    </w:rPr>
                    <w:t>서울과학종합대학원대학교</w:t>
                  </w:r>
                  <w:r>
                    <w:rPr>
                      <w:rFonts w:hint="eastAsia"/>
                      <w:sz w:val="18"/>
                      <w:szCs w:val="18"/>
                    </w:rPr>
                    <w:t xml:space="preserve"> </w:t>
                  </w:r>
                  <w:r>
                    <w:rPr>
                      <w:rFonts w:hint="eastAsia"/>
                      <w:sz w:val="18"/>
                      <w:szCs w:val="18"/>
                    </w:rPr>
                    <w:t>산학협력단</w:t>
                  </w:r>
                </w:p>
              </w:tc>
              <w:tc>
                <w:tcPr>
                  <w:tcW w:w="851" w:type="pct"/>
                  <w:vAlign w:val="center"/>
                </w:tcPr>
                <w:p w14:paraId="13B751F6" w14:textId="23610BAB"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13,661</w:t>
                  </w:r>
                  <w:r w:rsidRPr="0044450C">
                    <w:rPr>
                      <w:rFonts w:hint="eastAsia"/>
                      <w:sz w:val="18"/>
                      <w:szCs w:val="18"/>
                    </w:rPr>
                    <w:t>주</w:t>
                  </w:r>
                </w:p>
              </w:tc>
              <w:tc>
                <w:tcPr>
                  <w:tcW w:w="638" w:type="pct"/>
                  <w:shd w:val="clear" w:color="auto" w:fill="auto"/>
                </w:tcPr>
                <w:p w14:paraId="7ACFFC1E" w14:textId="45DBFAB9" w:rsidR="0044450C" w:rsidRPr="00A65891" w:rsidRDefault="0044450C" w:rsidP="002F76A3">
                  <w:pPr>
                    <w:wordWrap w:val="0"/>
                    <w:autoSpaceDE w:val="0"/>
                    <w:autoSpaceDN w:val="0"/>
                    <w:spacing w:line="280" w:lineRule="exact"/>
                    <w:jc w:val="right"/>
                    <w:rPr>
                      <w:sz w:val="18"/>
                      <w:szCs w:val="18"/>
                    </w:rPr>
                  </w:pPr>
                  <w:r w:rsidRPr="0044450C">
                    <w:rPr>
                      <w:sz w:val="18"/>
                      <w:szCs w:val="18"/>
                    </w:rPr>
                    <w:t>0.39%</w:t>
                  </w:r>
                </w:p>
              </w:tc>
            </w:tr>
            <w:tr w:rsidR="0044450C" w:rsidRPr="00C65EAA" w14:paraId="5EF66760" w14:textId="77777777" w:rsidTr="00417DEB">
              <w:trPr>
                <w:trHeight w:val="144"/>
              </w:trPr>
              <w:tc>
                <w:tcPr>
                  <w:tcW w:w="958" w:type="pct"/>
                  <w:vMerge/>
                  <w:shd w:val="clear" w:color="auto" w:fill="auto"/>
                  <w:vAlign w:val="center"/>
                </w:tcPr>
                <w:p w14:paraId="1F748B4F"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55111144" w14:textId="6724B021" w:rsidR="0044450C" w:rsidRDefault="0044450C" w:rsidP="002F76A3">
                  <w:pPr>
                    <w:wordWrap w:val="0"/>
                    <w:autoSpaceDE w:val="0"/>
                    <w:autoSpaceDN w:val="0"/>
                    <w:spacing w:line="280" w:lineRule="exact"/>
                    <w:rPr>
                      <w:sz w:val="18"/>
                      <w:szCs w:val="18"/>
                    </w:rPr>
                  </w:pPr>
                  <w:r>
                    <w:rPr>
                      <w:rFonts w:hint="eastAsia"/>
                      <w:sz w:val="18"/>
                      <w:szCs w:val="18"/>
                    </w:rPr>
                    <w:t>퍼스트스텝</w:t>
                  </w:r>
                  <w:r>
                    <w:rPr>
                      <w:rFonts w:hint="eastAsia"/>
                      <w:sz w:val="18"/>
                      <w:szCs w:val="18"/>
                    </w:rPr>
                    <w:t xml:space="preserve"> </w:t>
                  </w:r>
                  <w:r>
                    <w:rPr>
                      <w:rFonts w:hint="eastAsia"/>
                      <w:sz w:val="18"/>
                      <w:szCs w:val="18"/>
                    </w:rPr>
                    <w:t>제</w:t>
                  </w:r>
                  <w:r>
                    <w:rPr>
                      <w:rFonts w:hint="eastAsia"/>
                      <w:sz w:val="18"/>
                      <w:szCs w:val="18"/>
                    </w:rPr>
                    <w:t>4</w:t>
                  </w:r>
                  <w:r>
                    <w:rPr>
                      <w:rFonts w:hint="eastAsia"/>
                      <w:sz w:val="18"/>
                      <w:szCs w:val="18"/>
                    </w:rPr>
                    <w:t>호조합</w:t>
                  </w:r>
                </w:p>
              </w:tc>
              <w:tc>
                <w:tcPr>
                  <w:tcW w:w="851" w:type="pct"/>
                  <w:vAlign w:val="center"/>
                </w:tcPr>
                <w:p w14:paraId="0AD0470E" w14:textId="2CD241FF"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17,885</w:t>
                  </w:r>
                  <w:r w:rsidRPr="0044450C">
                    <w:rPr>
                      <w:rFonts w:hint="eastAsia"/>
                      <w:sz w:val="18"/>
                      <w:szCs w:val="18"/>
                    </w:rPr>
                    <w:t>주</w:t>
                  </w:r>
                </w:p>
              </w:tc>
              <w:tc>
                <w:tcPr>
                  <w:tcW w:w="638" w:type="pct"/>
                  <w:shd w:val="clear" w:color="auto" w:fill="auto"/>
                </w:tcPr>
                <w:p w14:paraId="7342A665" w14:textId="315F4A91" w:rsidR="0044450C" w:rsidRPr="00A65891" w:rsidRDefault="0044450C" w:rsidP="002F76A3">
                  <w:pPr>
                    <w:wordWrap w:val="0"/>
                    <w:autoSpaceDE w:val="0"/>
                    <w:autoSpaceDN w:val="0"/>
                    <w:spacing w:line="280" w:lineRule="exact"/>
                    <w:jc w:val="right"/>
                    <w:rPr>
                      <w:sz w:val="18"/>
                      <w:szCs w:val="18"/>
                    </w:rPr>
                  </w:pPr>
                  <w:r w:rsidRPr="0044450C">
                    <w:rPr>
                      <w:sz w:val="18"/>
                      <w:szCs w:val="18"/>
                    </w:rPr>
                    <w:t>0.51%</w:t>
                  </w:r>
                </w:p>
              </w:tc>
            </w:tr>
            <w:tr w:rsidR="0044450C" w:rsidRPr="00C65EAA" w14:paraId="4A939B67" w14:textId="77777777" w:rsidTr="00417DEB">
              <w:trPr>
                <w:trHeight w:val="144"/>
              </w:trPr>
              <w:tc>
                <w:tcPr>
                  <w:tcW w:w="958" w:type="pct"/>
                  <w:vMerge/>
                  <w:shd w:val="clear" w:color="auto" w:fill="auto"/>
                  <w:vAlign w:val="center"/>
                </w:tcPr>
                <w:p w14:paraId="29F502F1"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77E9D03" w14:textId="3BC4A945" w:rsidR="0044450C" w:rsidRDefault="0044450C" w:rsidP="002F76A3">
                  <w:pPr>
                    <w:wordWrap w:val="0"/>
                    <w:autoSpaceDE w:val="0"/>
                    <w:autoSpaceDN w:val="0"/>
                    <w:spacing w:line="280" w:lineRule="exact"/>
                    <w:rPr>
                      <w:sz w:val="18"/>
                      <w:szCs w:val="18"/>
                    </w:rPr>
                  </w:pPr>
                  <w:r w:rsidRPr="005A0D39">
                    <w:rPr>
                      <w:rFonts w:hint="eastAsia"/>
                      <w:sz w:val="18"/>
                      <w:szCs w:val="18"/>
                    </w:rPr>
                    <w:t>베이스디스트링벤처투자조합</w:t>
                  </w:r>
                </w:p>
              </w:tc>
              <w:tc>
                <w:tcPr>
                  <w:tcW w:w="851" w:type="pct"/>
                  <w:vAlign w:val="center"/>
                </w:tcPr>
                <w:p w14:paraId="0F5A3E2E" w14:textId="5ED1C8B9"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19,945</w:t>
                  </w:r>
                  <w:r w:rsidRPr="0044450C">
                    <w:rPr>
                      <w:rFonts w:hint="eastAsia"/>
                      <w:sz w:val="18"/>
                      <w:szCs w:val="18"/>
                    </w:rPr>
                    <w:t>주</w:t>
                  </w:r>
                </w:p>
              </w:tc>
              <w:tc>
                <w:tcPr>
                  <w:tcW w:w="638" w:type="pct"/>
                  <w:shd w:val="clear" w:color="auto" w:fill="auto"/>
                </w:tcPr>
                <w:p w14:paraId="14102622" w14:textId="1C146B72" w:rsidR="0044450C" w:rsidRPr="00A65891" w:rsidRDefault="0044450C" w:rsidP="002F76A3">
                  <w:pPr>
                    <w:wordWrap w:val="0"/>
                    <w:autoSpaceDE w:val="0"/>
                    <w:autoSpaceDN w:val="0"/>
                    <w:spacing w:line="280" w:lineRule="exact"/>
                    <w:jc w:val="right"/>
                    <w:rPr>
                      <w:sz w:val="18"/>
                      <w:szCs w:val="18"/>
                    </w:rPr>
                  </w:pPr>
                  <w:r w:rsidRPr="0044450C">
                    <w:rPr>
                      <w:sz w:val="18"/>
                      <w:szCs w:val="18"/>
                    </w:rPr>
                    <w:t>0.57%</w:t>
                  </w:r>
                </w:p>
              </w:tc>
            </w:tr>
            <w:tr w:rsidR="0044450C" w:rsidRPr="00C65EAA" w14:paraId="26D6A494" w14:textId="77777777" w:rsidTr="00417DEB">
              <w:trPr>
                <w:trHeight w:val="144"/>
              </w:trPr>
              <w:tc>
                <w:tcPr>
                  <w:tcW w:w="958" w:type="pct"/>
                  <w:vMerge/>
                  <w:shd w:val="clear" w:color="auto" w:fill="auto"/>
                  <w:vAlign w:val="center"/>
                </w:tcPr>
                <w:p w14:paraId="75119156"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E0179E4" w14:textId="029E9ED3" w:rsidR="0044450C" w:rsidRDefault="0044450C" w:rsidP="002F76A3">
                  <w:pPr>
                    <w:wordWrap w:val="0"/>
                    <w:autoSpaceDE w:val="0"/>
                    <w:autoSpaceDN w:val="0"/>
                    <w:spacing w:line="280" w:lineRule="exact"/>
                    <w:rPr>
                      <w:sz w:val="18"/>
                      <w:szCs w:val="18"/>
                    </w:rPr>
                  </w:pPr>
                  <w:r w:rsidRPr="005A0D39">
                    <w:rPr>
                      <w:rFonts w:hint="eastAsia"/>
                      <w:sz w:val="18"/>
                      <w:szCs w:val="18"/>
                    </w:rPr>
                    <w:t>베이스메트로놈</w:t>
                  </w:r>
                  <w:r w:rsidRPr="005A0D39">
                    <w:rPr>
                      <w:rFonts w:hint="eastAsia"/>
                      <w:sz w:val="18"/>
                      <w:szCs w:val="18"/>
                    </w:rPr>
                    <w:t>1</w:t>
                  </w:r>
                  <w:r w:rsidRPr="005A0D39">
                    <w:rPr>
                      <w:rFonts w:hint="eastAsia"/>
                      <w:sz w:val="18"/>
                      <w:szCs w:val="18"/>
                    </w:rPr>
                    <w:t>호벤처투자조합</w:t>
                  </w:r>
                </w:p>
              </w:tc>
              <w:tc>
                <w:tcPr>
                  <w:tcW w:w="851" w:type="pct"/>
                  <w:vAlign w:val="center"/>
                </w:tcPr>
                <w:p w14:paraId="59ADFE29" w14:textId="286233AA"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21,178</w:t>
                  </w:r>
                  <w:r w:rsidRPr="0044450C">
                    <w:rPr>
                      <w:rFonts w:hint="eastAsia"/>
                      <w:sz w:val="18"/>
                      <w:szCs w:val="18"/>
                    </w:rPr>
                    <w:t>주</w:t>
                  </w:r>
                </w:p>
              </w:tc>
              <w:tc>
                <w:tcPr>
                  <w:tcW w:w="638" w:type="pct"/>
                  <w:shd w:val="clear" w:color="auto" w:fill="auto"/>
                </w:tcPr>
                <w:p w14:paraId="02FC5F0A" w14:textId="4AF84620" w:rsidR="0044450C" w:rsidRPr="00A65891" w:rsidRDefault="0044450C" w:rsidP="002F76A3">
                  <w:pPr>
                    <w:wordWrap w:val="0"/>
                    <w:autoSpaceDE w:val="0"/>
                    <w:autoSpaceDN w:val="0"/>
                    <w:spacing w:line="280" w:lineRule="exact"/>
                    <w:jc w:val="right"/>
                    <w:rPr>
                      <w:sz w:val="18"/>
                      <w:szCs w:val="18"/>
                    </w:rPr>
                  </w:pPr>
                  <w:r w:rsidRPr="0044450C">
                    <w:rPr>
                      <w:sz w:val="18"/>
                      <w:szCs w:val="18"/>
                    </w:rPr>
                    <w:t>0.61%</w:t>
                  </w:r>
                </w:p>
              </w:tc>
            </w:tr>
            <w:tr w:rsidR="0044450C" w:rsidRPr="00C65EAA" w14:paraId="3216EB2E" w14:textId="77777777" w:rsidTr="00417DEB">
              <w:trPr>
                <w:trHeight w:val="144"/>
              </w:trPr>
              <w:tc>
                <w:tcPr>
                  <w:tcW w:w="958" w:type="pct"/>
                  <w:vMerge/>
                  <w:shd w:val="clear" w:color="auto" w:fill="auto"/>
                  <w:vAlign w:val="center"/>
                </w:tcPr>
                <w:p w14:paraId="56D4CA59"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C63A5A7" w14:textId="04D49F7F" w:rsidR="0044450C" w:rsidRPr="005A0D39" w:rsidRDefault="0044450C" w:rsidP="002F76A3">
                  <w:pPr>
                    <w:wordWrap w:val="0"/>
                    <w:autoSpaceDE w:val="0"/>
                    <w:autoSpaceDN w:val="0"/>
                    <w:spacing w:line="280" w:lineRule="exact"/>
                    <w:rPr>
                      <w:sz w:val="18"/>
                      <w:szCs w:val="18"/>
                    </w:rPr>
                  </w:pPr>
                  <w:r>
                    <w:rPr>
                      <w:rFonts w:hint="eastAsia"/>
                      <w:sz w:val="18"/>
                      <w:szCs w:val="18"/>
                    </w:rPr>
                    <w:t>최동언</w:t>
                  </w:r>
                </w:p>
              </w:tc>
              <w:tc>
                <w:tcPr>
                  <w:tcW w:w="851" w:type="pct"/>
                  <w:vAlign w:val="center"/>
                </w:tcPr>
                <w:p w14:paraId="55D6D208" w14:textId="6F9E25D7" w:rsidR="0044450C" w:rsidRPr="0044450C" w:rsidRDefault="0044450C" w:rsidP="002F76A3">
                  <w:pPr>
                    <w:wordWrap w:val="0"/>
                    <w:autoSpaceDE w:val="0"/>
                    <w:autoSpaceDN w:val="0"/>
                    <w:spacing w:line="280" w:lineRule="exact"/>
                    <w:jc w:val="right"/>
                    <w:rPr>
                      <w:sz w:val="18"/>
                      <w:szCs w:val="18"/>
                    </w:rPr>
                  </w:pPr>
                  <w:r w:rsidRPr="0044450C">
                    <w:rPr>
                      <w:rFonts w:hint="eastAsia"/>
                      <w:sz w:val="18"/>
                      <w:szCs w:val="18"/>
                    </w:rPr>
                    <w:t>3,589</w:t>
                  </w:r>
                  <w:r w:rsidRPr="0044450C">
                    <w:rPr>
                      <w:rFonts w:hint="eastAsia"/>
                      <w:sz w:val="18"/>
                      <w:szCs w:val="18"/>
                    </w:rPr>
                    <w:t>주</w:t>
                  </w:r>
                </w:p>
              </w:tc>
              <w:tc>
                <w:tcPr>
                  <w:tcW w:w="638" w:type="pct"/>
                  <w:shd w:val="clear" w:color="auto" w:fill="auto"/>
                </w:tcPr>
                <w:p w14:paraId="2D4458FF" w14:textId="37A6FF44" w:rsidR="0044450C" w:rsidRPr="0044450C" w:rsidRDefault="0044450C" w:rsidP="002F76A3">
                  <w:pPr>
                    <w:wordWrap w:val="0"/>
                    <w:autoSpaceDE w:val="0"/>
                    <w:autoSpaceDN w:val="0"/>
                    <w:spacing w:line="280" w:lineRule="exact"/>
                    <w:jc w:val="right"/>
                    <w:rPr>
                      <w:sz w:val="18"/>
                      <w:szCs w:val="18"/>
                    </w:rPr>
                  </w:pPr>
                  <w:r w:rsidRPr="0044450C">
                    <w:rPr>
                      <w:sz w:val="18"/>
                      <w:szCs w:val="18"/>
                    </w:rPr>
                    <w:t>0.10%</w:t>
                  </w:r>
                </w:p>
              </w:tc>
            </w:tr>
            <w:tr w:rsidR="005A0D39" w:rsidRPr="00C65EAA" w14:paraId="221E0AFB" w14:textId="77777777" w:rsidTr="00417DEB">
              <w:trPr>
                <w:trHeight w:val="278"/>
              </w:trPr>
              <w:tc>
                <w:tcPr>
                  <w:tcW w:w="958" w:type="pct"/>
                  <w:vMerge w:val="restart"/>
                  <w:shd w:val="clear" w:color="auto" w:fill="auto"/>
                  <w:vAlign w:val="center"/>
                </w:tcPr>
                <w:p w14:paraId="03F8EEF6" w14:textId="55271579" w:rsidR="005A0D39" w:rsidRPr="00A65891" w:rsidRDefault="005A0D39"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1</w:t>
                  </w:r>
                  <w:r w:rsidRPr="00A65891">
                    <w:rPr>
                      <w:rFonts w:hint="eastAsia"/>
                      <w:b/>
                      <w:sz w:val="18"/>
                      <w:szCs w:val="18"/>
                    </w:rPr>
                    <w:t>종</w:t>
                  </w:r>
                  <w:r w:rsidRPr="00A65891">
                    <w:rPr>
                      <w:rFonts w:hint="eastAsia"/>
                      <w:b/>
                      <w:sz w:val="18"/>
                      <w:szCs w:val="18"/>
                    </w:rPr>
                    <w:t>CPS</w:t>
                  </w:r>
                </w:p>
              </w:tc>
              <w:tc>
                <w:tcPr>
                  <w:tcW w:w="2553" w:type="pct"/>
                  <w:shd w:val="clear" w:color="auto" w:fill="auto"/>
                </w:tcPr>
                <w:p w14:paraId="7FF417A0" w14:textId="77777777" w:rsidR="005A0D39" w:rsidRPr="00A65891" w:rsidRDefault="005A0D39" w:rsidP="002F76A3">
                  <w:pPr>
                    <w:wordWrap w:val="0"/>
                    <w:autoSpaceDE w:val="0"/>
                    <w:autoSpaceDN w:val="0"/>
                    <w:spacing w:line="280" w:lineRule="exact"/>
                    <w:rPr>
                      <w:sz w:val="18"/>
                      <w:szCs w:val="18"/>
                    </w:rPr>
                  </w:pPr>
                  <w:r w:rsidRPr="00A65891">
                    <w:rPr>
                      <w:rFonts w:hint="eastAsia"/>
                      <w:sz w:val="18"/>
                      <w:szCs w:val="18"/>
                    </w:rPr>
                    <w:t>김기사랩</w:t>
                  </w:r>
                  <w:r w:rsidRPr="00A65891">
                    <w:rPr>
                      <w:rFonts w:hint="eastAsia"/>
                      <w:sz w:val="18"/>
                      <w:szCs w:val="18"/>
                    </w:rPr>
                    <w:t xml:space="preserve"> </w:t>
                  </w:r>
                  <w:r w:rsidRPr="00A65891">
                    <w:rPr>
                      <w:rFonts w:hint="eastAsia"/>
                      <w:sz w:val="18"/>
                      <w:szCs w:val="18"/>
                    </w:rPr>
                    <w:t>투자조합</w:t>
                  </w:r>
                  <w:r w:rsidRPr="00A65891">
                    <w:rPr>
                      <w:rFonts w:hint="eastAsia"/>
                      <w:sz w:val="18"/>
                      <w:szCs w:val="18"/>
                    </w:rPr>
                    <w:t xml:space="preserve"> 1</w:t>
                  </w:r>
                  <w:r w:rsidRPr="00A65891">
                    <w:rPr>
                      <w:rFonts w:hint="eastAsia"/>
                      <w:sz w:val="18"/>
                      <w:szCs w:val="18"/>
                    </w:rPr>
                    <w:t>호</w:t>
                  </w:r>
                </w:p>
              </w:tc>
              <w:tc>
                <w:tcPr>
                  <w:tcW w:w="851" w:type="pct"/>
                  <w:vAlign w:val="center"/>
                </w:tcPr>
                <w:p w14:paraId="523B412C" w14:textId="77777777" w:rsidR="005A0D39" w:rsidRPr="00A65891" w:rsidRDefault="005A0D39" w:rsidP="002F76A3">
                  <w:pPr>
                    <w:wordWrap w:val="0"/>
                    <w:autoSpaceDE w:val="0"/>
                    <w:autoSpaceDN w:val="0"/>
                    <w:spacing w:line="280" w:lineRule="exact"/>
                    <w:jc w:val="right"/>
                    <w:rPr>
                      <w:sz w:val="18"/>
                      <w:szCs w:val="18"/>
                    </w:rPr>
                  </w:pPr>
                  <w:r w:rsidRPr="00A65891">
                    <w:rPr>
                      <w:rFonts w:hint="eastAsia"/>
                      <w:sz w:val="18"/>
                      <w:szCs w:val="18"/>
                    </w:rPr>
                    <w:t>23,368</w:t>
                  </w:r>
                  <w:r w:rsidRPr="00A65891">
                    <w:rPr>
                      <w:rFonts w:hint="eastAsia"/>
                      <w:sz w:val="18"/>
                      <w:szCs w:val="18"/>
                    </w:rPr>
                    <w:t>주</w:t>
                  </w:r>
                </w:p>
              </w:tc>
              <w:tc>
                <w:tcPr>
                  <w:tcW w:w="638" w:type="pct"/>
                  <w:shd w:val="clear" w:color="auto" w:fill="auto"/>
                </w:tcPr>
                <w:p w14:paraId="46400C20" w14:textId="77777777" w:rsidR="005A0D39" w:rsidRPr="00A65891" w:rsidRDefault="005A0D39" w:rsidP="002F76A3">
                  <w:pPr>
                    <w:wordWrap w:val="0"/>
                    <w:autoSpaceDE w:val="0"/>
                    <w:autoSpaceDN w:val="0"/>
                    <w:spacing w:line="280" w:lineRule="exact"/>
                    <w:jc w:val="right"/>
                    <w:rPr>
                      <w:sz w:val="18"/>
                      <w:szCs w:val="18"/>
                    </w:rPr>
                  </w:pPr>
                  <w:r w:rsidRPr="00A65891">
                    <w:rPr>
                      <w:rFonts w:hint="eastAsia"/>
                      <w:sz w:val="18"/>
                      <w:szCs w:val="18"/>
                    </w:rPr>
                    <w:t>0.67%</w:t>
                  </w:r>
                </w:p>
              </w:tc>
            </w:tr>
            <w:tr w:rsidR="005A0D39" w:rsidRPr="00C65EAA" w14:paraId="36B468DA" w14:textId="77777777" w:rsidTr="00417DEB">
              <w:trPr>
                <w:trHeight w:val="144"/>
              </w:trPr>
              <w:tc>
                <w:tcPr>
                  <w:tcW w:w="958" w:type="pct"/>
                  <w:vMerge/>
                  <w:shd w:val="clear" w:color="auto" w:fill="auto"/>
                  <w:vAlign w:val="center"/>
                </w:tcPr>
                <w:p w14:paraId="443BD5A6" w14:textId="77777777" w:rsidR="005A0D39" w:rsidRPr="00A65891" w:rsidRDefault="005A0D39" w:rsidP="002F76A3">
                  <w:pPr>
                    <w:wordWrap w:val="0"/>
                    <w:autoSpaceDE w:val="0"/>
                    <w:autoSpaceDN w:val="0"/>
                    <w:spacing w:line="280" w:lineRule="exact"/>
                    <w:jc w:val="center"/>
                    <w:rPr>
                      <w:b/>
                      <w:sz w:val="18"/>
                      <w:szCs w:val="18"/>
                    </w:rPr>
                  </w:pPr>
                </w:p>
              </w:tc>
              <w:tc>
                <w:tcPr>
                  <w:tcW w:w="2553" w:type="pct"/>
                  <w:shd w:val="clear" w:color="auto" w:fill="auto"/>
                </w:tcPr>
                <w:p w14:paraId="46800E68" w14:textId="610BF577"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베이스메트로놈</w:t>
                  </w:r>
                  <w:r w:rsidRPr="005A0D39">
                    <w:rPr>
                      <w:rFonts w:hint="eastAsia"/>
                      <w:sz w:val="18"/>
                      <w:szCs w:val="18"/>
                    </w:rPr>
                    <w:t>1</w:t>
                  </w:r>
                  <w:r w:rsidRPr="005A0D39">
                    <w:rPr>
                      <w:rFonts w:hint="eastAsia"/>
                      <w:sz w:val="18"/>
                      <w:szCs w:val="18"/>
                    </w:rPr>
                    <w:t>호벤처투자조합</w:t>
                  </w:r>
                </w:p>
              </w:tc>
              <w:tc>
                <w:tcPr>
                  <w:tcW w:w="851" w:type="pct"/>
                  <w:vAlign w:val="center"/>
                </w:tcPr>
                <w:p w14:paraId="39B58219" w14:textId="2496E074" w:rsidR="005A0D39" w:rsidRPr="005A0D39" w:rsidRDefault="005A0D39" w:rsidP="002F76A3">
                  <w:pPr>
                    <w:wordWrap w:val="0"/>
                    <w:autoSpaceDE w:val="0"/>
                    <w:autoSpaceDN w:val="0"/>
                    <w:spacing w:line="280" w:lineRule="exact"/>
                    <w:jc w:val="right"/>
                    <w:rPr>
                      <w:sz w:val="18"/>
                      <w:szCs w:val="18"/>
                    </w:rPr>
                  </w:pPr>
                  <w:r w:rsidRPr="005A0D39">
                    <w:rPr>
                      <w:sz w:val="18"/>
                      <w:szCs w:val="18"/>
                    </w:rPr>
                    <w:t>51,170</w:t>
                  </w:r>
                  <w:r>
                    <w:rPr>
                      <w:rFonts w:hint="eastAsia"/>
                      <w:sz w:val="18"/>
                      <w:szCs w:val="18"/>
                    </w:rPr>
                    <w:t>주</w:t>
                  </w:r>
                </w:p>
              </w:tc>
              <w:tc>
                <w:tcPr>
                  <w:tcW w:w="638" w:type="pct"/>
                  <w:shd w:val="clear" w:color="auto" w:fill="auto"/>
                </w:tcPr>
                <w:p w14:paraId="034CDC84" w14:textId="1684CBD4" w:rsidR="005A0D39" w:rsidRPr="00A65891" w:rsidRDefault="00F75F79" w:rsidP="002F76A3">
                  <w:pPr>
                    <w:wordWrap w:val="0"/>
                    <w:autoSpaceDE w:val="0"/>
                    <w:autoSpaceDN w:val="0"/>
                    <w:spacing w:line="280" w:lineRule="exact"/>
                    <w:jc w:val="right"/>
                    <w:rPr>
                      <w:sz w:val="18"/>
                      <w:szCs w:val="18"/>
                    </w:rPr>
                  </w:pPr>
                  <w:r>
                    <w:rPr>
                      <w:rFonts w:hint="eastAsia"/>
                      <w:sz w:val="18"/>
                      <w:szCs w:val="18"/>
                    </w:rPr>
                    <w:t>1.47%</w:t>
                  </w:r>
                </w:p>
              </w:tc>
            </w:tr>
            <w:tr w:rsidR="005A0D39" w:rsidRPr="00C65EAA" w14:paraId="34A2FE41" w14:textId="77777777" w:rsidTr="00417DEB">
              <w:trPr>
                <w:trHeight w:val="144"/>
              </w:trPr>
              <w:tc>
                <w:tcPr>
                  <w:tcW w:w="958" w:type="pct"/>
                  <w:vMerge/>
                  <w:shd w:val="clear" w:color="auto" w:fill="auto"/>
                  <w:vAlign w:val="center"/>
                </w:tcPr>
                <w:p w14:paraId="446FEFE1" w14:textId="77777777" w:rsidR="005A0D39" w:rsidRPr="00A65891" w:rsidRDefault="005A0D39" w:rsidP="002F76A3">
                  <w:pPr>
                    <w:wordWrap w:val="0"/>
                    <w:autoSpaceDE w:val="0"/>
                    <w:autoSpaceDN w:val="0"/>
                    <w:spacing w:line="280" w:lineRule="exact"/>
                    <w:jc w:val="center"/>
                    <w:rPr>
                      <w:b/>
                      <w:sz w:val="18"/>
                      <w:szCs w:val="18"/>
                    </w:rPr>
                  </w:pPr>
                </w:p>
              </w:tc>
              <w:tc>
                <w:tcPr>
                  <w:tcW w:w="2553" w:type="pct"/>
                  <w:shd w:val="clear" w:color="auto" w:fill="auto"/>
                </w:tcPr>
                <w:p w14:paraId="155268ED" w14:textId="22D4AF79"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베이스디스트링벤처투자조합</w:t>
                  </w:r>
                </w:p>
              </w:tc>
              <w:tc>
                <w:tcPr>
                  <w:tcW w:w="851" w:type="pct"/>
                  <w:vAlign w:val="center"/>
                </w:tcPr>
                <w:p w14:paraId="15900BF1" w14:textId="1A7930D0" w:rsidR="005A0D39" w:rsidRPr="00A65891" w:rsidRDefault="005A0D39" w:rsidP="002F76A3">
                  <w:pPr>
                    <w:wordWrap w:val="0"/>
                    <w:autoSpaceDE w:val="0"/>
                    <w:autoSpaceDN w:val="0"/>
                    <w:spacing w:line="280" w:lineRule="exact"/>
                    <w:jc w:val="right"/>
                    <w:rPr>
                      <w:sz w:val="18"/>
                      <w:szCs w:val="18"/>
                    </w:rPr>
                  </w:pPr>
                  <w:r w:rsidRPr="005A0D39">
                    <w:rPr>
                      <w:sz w:val="18"/>
                      <w:szCs w:val="18"/>
                    </w:rPr>
                    <w:t>48,190</w:t>
                  </w:r>
                  <w:r>
                    <w:rPr>
                      <w:rFonts w:hint="eastAsia"/>
                      <w:sz w:val="18"/>
                      <w:szCs w:val="18"/>
                    </w:rPr>
                    <w:t>주</w:t>
                  </w:r>
                </w:p>
              </w:tc>
              <w:tc>
                <w:tcPr>
                  <w:tcW w:w="638" w:type="pct"/>
                  <w:shd w:val="clear" w:color="auto" w:fill="auto"/>
                </w:tcPr>
                <w:p w14:paraId="5226C6BC" w14:textId="4D67CE27" w:rsidR="005A0D39" w:rsidRPr="00A65891" w:rsidRDefault="00DC0C6D" w:rsidP="002F76A3">
                  <w:pPr>
                    <w:wordWrap w:val="0"/>
                    <w:autoSpaceDE w:val="0"/>
                    <w:autoSpaceDN w:val="0"/>
                    <w:spacing w:line="280" w:lineRule="exact"/>
                    <w:jc w:val="right"/>
                    <w:rPr>
                      <w:sz w:val="18"/>
                      <w:szCs w:val="18"/>
                    </w:rPr>
                  </w:pPr>
                  <w:r w:rsidRPr="00DC0C6D">
                    <w:rPr>
                      <w:sz w:val="18"/>
                      <w:szCs w:val="18"/>
                    </w:rPr>
                    <w:t>1.3</w:t>
                  </w:r>
                  <w:r>
                    <w:rPr>
                      <w:rFonts w:hint="eastAsia"/>
                      <w:sz w:val="18"/>
                      <w:szCs w:val="18"/>
                    </w:rPr>
                    <w:t>9%</w:t>
                  </w:r>
                </w:p>
              </w:tc>
            </w:tr>
            <w:tr w:rsidR="005A0D39" w:rsidRPr="00C65EAA" w14:paraId="387CC12B" w14:textId="77777777" w:rsidTr="00417DEB">
              <w:trPr>
                <w:trHeight w:val="278"/>
              </w:trPr>
              <w:tc>
                <w:tcPr>
                  <w:tcW w:w="958" w:type="pct"/>
                  <w:vMerge w:val="restart"/>
                  <w:shd w:val="clear" w:color="auto" w:fill="auto"/>
                  <w:vAlign w:val="center"/>
                </w:tcPr>
                <w:p w14:paraId="0810307D" w14:textId="576F9B26" w:rsidR="005A0D39" w:rsidRPr="00A65891" w:rsidRDefault="005A0D39"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2</w:t>
                  </w:r>
                  <w:r w:rsidRPr="00A65891">
                    <w:rPr>
                      <w:rFonts w:hint="eastAsia"/>
                      <w:b/>
                      <w:sz w:val="18"/>
                      <w:szCs w:val="18"/>
                    </w:rPr>
                    <w:t>종</w:t>
                  </w:r>
                  <w:r w:rsidRPr="00A65891">
                    <w:rPr>
                      <w:rFonts w:hint="eastAsia"/>
                      <w:b/>
                      <w:sz w:val="18"/>
                      <w:szCs w:val="18"/>
                    </w:rPr>
                    <w:t>CPS</w:t>
                  </w:r>
                </w:p>
              </w:tc>
              <w:tc>
                <w:tcPr>
                  <w:tcW w:w="2553" w:type="pct"/>
                  <w:shd w:val="clear" w:color="auto" w:fill="auto"/>
                </w:tcPr>
                <w:p w14:paraId="7020CE66" w14:textId="7D02719C"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베이스디스트링벤처투자조합</w:t>
                  </w:r>
                </w:p>
              </w:tc>
              <w:tc>
                <w:tcPr>
                  <w:tcW w:w="851" w:type="pct"/>
                  <w:vAlign w:val="center"/>
                </w:tcPr>
                <w:p w14:paraId="359B1897" w14:textId="14A70900" w:rsidR="005A0D39" w:rsidRPr="00A65891" w:rsidRDefault="005A0D39" w:rsidP="002F76A3">
                  <w:pPr>
                    <w:wordWrap w:val="0"/>
                    <w:autoSpaceDE w:val="0"/>
                    <w:autoSpaceDN w:val="0"/>
                    <w:spacing w:line="280" w:lineRule="exact"/>
                    <w:jc w:val="right"/>
                    <w:rPr>
                      <w:sz w:val="18"/>
                      <w:szCs w:val="18"/>
                    </w:rPr>
                  </w:pPr>
                  <w:r w:rsidRPr="005A0D39">
                    <w:rPr>
                      <w:sz w:val="18"/>
                      <w:szCs w:val="18"/>
                    </w:rPr>
                    <w:t>56,000</w:t>
                  </w:r>
                  <w:r>
                    <w:rPr>
                      <w:rFonts w:hint="eastAsia"/>
                      <w:sz w:val="18"/>
                      <w:szCs w:val="18"/>
                    </w:rPr>
                    <w:t>주</w:t>
                  </w:r>
                </w:p>
              </w:tc>
              <w:tc>
                <w:tcPr>
                  <w:tcW w:w="638" w:type="pct"/>
                  <w:shd w:val="clear" w:color="auto" w:fill="auto"/>
                </w:tcPr>
                <w:p w14:paraId="1A0B2450" w14:textId="43AD3689" w:rsidR="005A0D39" w:rsidRPr="00A65891" w:rsidRDefault="00DC0C6D" w:rsidP="002F76A3">
                  <w:pPr>
                    <w:wordWrap w:val="0"/>
                    <w:autoSpaceDE w:val="0"/>
                    <w:autoSpaceDN w:val="0"/>
                    <w:spacing w:line="280" w:lineRule="exact"/>
                    <w:jc w:val="right"/>
                    <w:rPr>
                      <w:sz w:val="18"/>
                      <w:szCs w:val="18"/>
                    </w:rPr>
                  </w:pPr>
                  <w:r>
                    <w:rPr>
                      <w:rFonts w:hint="eastAsia"/>
                      <w:sz w:val="18"/>
                      <w:szCs w:val="18"/>
                    </w:rPr>
                    <w:t>2.60%</w:t>
                  </w:r>
                </w:p>
              </w:tc>
            </w:tr>
            <w:tr w:rsidR="005A0D39" w:rsidRPr="00C65EAA" w14:paraId="08D7A44C" w14:textId="77777777" w:rsidTr="00417DEB">
              <w:trPr>
                <w:trHeight w:val="144"/>
              </w:trPr>
              <w:tc>
                <w:tcPr>
                  <w:tcW w:w="958" w:type="pct"/>
                  <w:vMerge/>
                  <w:shd w:val="clear" w:color="auto" w:fill="auto"/>
                  <w:vAlign w:val="center"/>
                </w:tcPr>
                <w:p w14:paraId="1F0F4F42" w14:textId="77777777" w:rsidR="005A0D39" w:rsidRPr="00A65891" w:rsidRDefault="005A0D39" w:rsidP="002F76A3">
                  <w:pPr>
                    <w:wordWrap w:val="0"/>
                    <w:autoSpaceDE w:val="0"/>
                    <w:autoSpaceDN w:val="0"/>
                    <w:spacing w:line="280" w:lineRule="exact"/>
                    <w:jc w:val="center"/>
                    <w:rPr>
                      <w:b/>
                      <w:sz w:val="18"/>
                      <w:szCs w:val="18"/>
                    </w:rPr>
                  </w:pPr>
                </w:p>
              </w:tc>
              <w:tc>
                <w:tcPr>
                  <w:tcW w:w="2553" w:type="pct"/>
                  <w:shd w:val="clear" w:color="auto" w:fill="auto"/>
                </w:tcPr>
                <w:p w14:paraId="296069A0" w14:textId="61CD73A4"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베이스메트로놈</w:t>
                  </w:r>
                  <w:r w:rsidRPr="005A0D39">
                    <w:rPr>
                      <w:rFonts w:hint="eastAsia"/>
                      <w:sz w:val="18"/>
                      <w:szCs w:val="18"/>
                    </w:rPr>
                    <w:t>1</w:t>
                  </w:r>
                  <w:r w:rsidRPr="005A0D39">
                    <w:rPr>
                      <w:rFonts w:hint="eastAsia"/>
                      <w:sz w:val="18"/>
                      <w:szCs w:val="18"/>
                    </w:rPr>
                    <w:t>호벤처투자조합</w:t>
                  </w:r>
                </w:p>
              </w:tc>
              <w:tc>
                <w:tcPr>
                  <w:tcW w:w="851" w:type="pct"/>
                  <w:vAlign w:val="center"/>
                </w:tcPr>
                <w:p w14:paraId="72C0E003" w14:textId="4ACF26FC" w:rsidR="005A0D39" w:rsidRPr="00A65891" w:rsidRDefault="005A0D39" w:rsidP="002F76A3">
                  <w:pPr>
                    <w:wordWrap w:val="0"/>
                    <w:autoSpaceDE w:val="0"/>
                    <w:autoSpaceDN w:val="0"/>
                    <w:spacing w:line="280" w:lineRule="exact"/>
                    <w:jc w:val="right"/>
                    <w:rPr>
                      <w:sz w:val="18"/>
                      <w:szCs w:val="18"/>
                    </w:rPr>
                  </w:pPr>
                  <w:r w:rsidRPr="005A0D39">
                    <w:rPr>
                      <w:sz w:val="18"/>
                      <w:szCs w:val="18"/>
                    </w:rPr>
                    <w:t>59,460</w:t>
                  </w:r>
                  <w:r>
                    <w:rPr>
                      <w:rFonts w:hint="eastAsia"/>
                      <w:sz w:val="18"/>
                      <w:szCs w:val="18"/>
                    </w:rPr>
                    <w:t>주</w:t>
                  </w:r>
                </w:p>
              </w:tc>
              <w:tc>
                <w:tcPr>
                  <w:tcW w:w="638" w:type="pct"/>
                  <w:shd w:val="clear" w:color="auto" w:fill="auto"/>
                </w:tcPr>
                <w:p w14:paraId="6C5EB877" w14:textId="60163982" w:rsidR="005A0D39" w:rsidRPr="00A65891" w:rsidRDefault="00F75F79" w:rsidP="002F76A3">
                  <w:pPr>
                    <w:wordWrap w:val="0"/>
                    <w:autoSpaceDE w:val="0"/>
                    <w:autoSpaceDN w:val="0"/>
                    <w:spacing w:line="280" w:lineRule="exact"/>
                    <w:jc w:val="right"/>
                    <w:rPr>
                      <w:sz w:val="18"/>
                      <w:szCs w:val="18"/>
                    </w:rPr>
                  </w:pPr>
                  <w:r>
                    <w:rPr>
                      <w:rFonts w:hint="eastAsia"/>
                      <w:sz w:val="18"/>
                      <w:szCs w:val="18"/>
                    </w:rPr>
                    <w:t>1.71%</w:t>
                  </w:r>
                </w:p>
              </w:tc>
            </w:tr>
            <w:tr w:rsidR="00B04E2E" w:rsidRPr="00C65EAA" w14:paraId="7A2B171C" w14:textId="77777777" w:rsidTr="00417DEB">
              <w:trPr>
                <w:trHeight w:val="278"/>
              </w:trPr>
              <w:tc>
                <w:tcPr>
                  <w:tcW w:w="958" w:type="pct"/>
                  <w:shd w:val="clear" w:color="auto" w:fill="auto"/>
                  <w:vAlign w:val="center"/>
                </w:tcPr>
                <w:p w14:paraId="0C82324C" w14:textId="766B9AFD" w:rsidR="00B04E2E" w:rsidRPr="00A65891" w:rsidRDefault="00B04E2E" w:rsidP="002F76A3">
                  <w:pPr>
                    <w:wordWrap w:val="0"/>
                    <w:autoSpaceDE w:val="0"/>
                    <w:autoSpaceDN w:val="0"/>
                    <w:spacing w:line="280" w:lineRule="exact"/>
                    <w:jc w:val="center"/>
                    <w:rPr>
                      <w:b/>
                      <w:sz w:val="18"/>
                      <w:szCs w:val="18"/>
                    </w:rPr>
                  </w:pPr>
                  <w:r>
                    <w:rPr>
                      <w:rFonts w:hint="eastAsia"/>
                      <w:b/>
                      <w:sz w:val="18"/>
                      <w:szCs w:val="18"/>
                    </w:rPr>
                    <w:t>제</w:t>
                  </w:r>
                  <w:r>
                    <w:rPr>
                      <w:rFonts w:hint="eastAsia"/>
                      <w:b/>
                      <w:sz w:val="18"/>
                      <w:szCs w:val="18"/>
                    </w:rPr>
                    <w:t>3</w:t>
                  </w:r>
                  <w:r>
                    <w:rPr>
                      <w:rFonts w:hint="eastAsia"/>
                      <w:b/>
                      <w:sz w:val="18"/>
                      <w:szCs w:val="18"/>
                    </w:rPr>
                    <w:t>종</w:t>
                  </w:r>
                  <w:r>
                    <w:rPr>
                      <w:rFonts w:hint="eastAsia"/>
                      <w:b/>
                      <w:sz w:val="18"/>
                      <w:szCs w:val="18"/>
                    </w:rPr>
                    <w:t>CPS</w:t>
                  </w:r>
                </w:p>
              </w:tc>
              <w:tc>
                <w:tcPr>
                  <w:tcW w:w="2553" w:type="pct"/>
                  <w:shd w:val="clear" w:color="auto" w:fill="auto"/>
                </w:tcPr>
                <w:p w14:paraId="79D04354" w14:textId="1D950C58" w:rsidR="00B04E2E" w:rsidRPr="00A65891" w:rsidRDefault="00B04E2E" w:rsidP="002F76A3">
                  <w:pPr>
                    <w:wordWrap w:val="0"/>
                    <w:autoSpaceDE w:val="0"/>
                    <w:autoSpaceDN w:val="0"/>
                    <w:spacing w:line="280" w:lineRule="exact"/>
                    <w:rPr>
                      <w:sz w:val="18"/>
                      <w:szCs w:val="18"/>
                    </w:rPr>
                  </w:pPr>
                  <w:r w:rsidRPr="00A65891">
                    <w:rPr>
                      <w:rFonts w:hint="eastAsia"/>
                      <w:sz w:val="18"/>
                      <w:szCs w:val="18"/>
                    </w:rPr>
                    <w:t>에스알글로벌그로스</w:t>
                  </w:r>
                  <w:r w:rsidRPr="00A65891">
                    <w:rPr>
                      <w:rFonts w:hint="eastAsia"/>
                      <w:sz w:val="18"/>
                      <w:szCs w:val="18"/>
                    </w:rPr>
                    <w:t xml:space="preserve"> </w:t>
                  </w:r>
                  <w:r w:rsidRPr="00A65891">
                    <w:rPr>
                      <w:rFonts w:hint="eastAsia"/>
                      <w:sz w:val="18"/>
                      <w:szCs w:val="18"/>
                    </w:rPr>
                    <w:t>투자조합</w:t>
                  </w:r>
                  <w:r w:rsidRPr="00A65891">
                    <w:rPr>
                      <w:rFonts w:hint="eastAsia"/>
                      <w:sz w:val="18"/>
                      <w:szCs w:val="18"/>
                    </w:rPr>
                    <w:t xml:space="preserve"> 8</w:t>
                  </w:r>
                  <w:r w:rsidRPr="00A65891">
                    <w:rPr>
                      <w:rFonts w:hint="eastAsia"/>
                      <w:sz w:val="18"/>
                      <w:szCs w:val="18"/>
                    </w:rPr>
                    <w:t>호</w:t>
                  </w:r>
                </w:p>
              </w:tc>
              <w:tc>
                <w:tcPr>
                  <w:tcW w:w="851" w:type="pct"/>
                  <w:vAlign w:val="center"/>
                </w:tcPr>
                <w:p w14:paraId="45B3F6C9" w14:textId="7A074A15" w:rsidR="00B04E2E" w:rsidRPr="00A65891" w:rsidRDefault="00B04E2E" w:rsidP="002F76A3">
                  <w:pPr>
                    <w:wordWrap w:val="0"/>
                    <w:autoSpaceDE w:val="0"/>
                    <w:autoSpaceDN w:val="0"/>
                    <w:spacing w:line="280" w:lineRule="exact"/>
                    <w:jc w:val="right"/>
                    <w:rPr>
                      <w:sz w:val="18"/>
                      <w:szCs w:val="18"/>
                    </w:rPr>
                  </w:pPr>
                  <w:r w:rsidRPr="00A65891">
                    <w:rPr>
                      <w:rFonts w:hint="eastAsia"/>
                      <w:sz w:val="18"/>
                      <w:szCs w:val="18"/>
                    </w:rPr>
                    <w:t>207,552</w:t>
                  </w:r>
                  <w:r w:rsidRPr="00A65891">
                    <w:rPr>
                      <w:rFonts w:hint="eastAsia"/>
                      <w:sz w:val="18"/>
                      <w:szCs w:val="18"/>
                    </w:rPr>
                    <w:t>주</w:t>
                  </w:r>
                </w:p>
              </w:tc>
              <w:tc>
                <w:tcPr>
                  <w:tcW w:w="638" w:type="pct"/>
                  <w:shd w:val="clear" w:color="auto" w:fill="auto"/>
                </w:tcPr>
                <w:p w14:paraId="240F4DDF" w14:textId="55E2D73E" w:rsidR="00B04E2E" w:rsidRDefault="000C6205" w:rsidP="002F76A3">
                  <w:pPr>
                    <w:wordWrap w:val="0"/>
                    <w:autoSpaceDE w:val="0"/>
                    <w:autoSpaceDN w:val="0"/>
                    <w:spacing w:line="280" w:lineRule="exact"/>
                    <w:jc w:val="right"/>
                    <w:rPr>
                      <w:sz w:val="18"/>
                      <w:szCs w:val="18"/>
                    </w:rPr>
                  </w:pPr>
                  <w:r>
                    <w:rPr>
                      <w:rFonts w:hint="eastAsia"/>
                      <w:sz w:val="18"/>
                      <w:szCs w:val="18"/>
                    </w:rPr>
                    <w:t>5.97%</w:t>
                  </w:r>
                </w:p>
              </w:tc>
            </w:tr>
            <w:tr w:rsidR="006721AA" w:rsidRPr="00C65EAA" w14:paraId="6C017C6C" w14:textId="77777777" w:rsidTr="00417DEB">
              <w:trPr>
                <w:trHeight w:val="284"/>
              </w:trPr>
              <w:tc>
                <w:tcPr>
                  <w:tcW w:w="958" w:type="pct"/>
                  <w:shd w:val="clear" w:color="auto" w:fill="auto"/>
                  <w:vAlign w:val="center"/>
                </w:tcPr>
                <w:p w14:paraId="00BE92C7" w14:textId="77777777" w:rsidR="005D10C7" w:rsidRPr="00A65891" w:rsidRDefault="005D10C7"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1</w:t>
                  </w:r>
                  <w:r w:rsidRPr="00A65891">
                    <w:rPr>
                      <w:b/>
                      <w:sz w:val="18"/>
                      <w:szCs w:val="18"/>
                    </w:rPr>
                    <w:t>종</w:t>
                  </w:r>
                  <w:r w:rsidRPr="00A65891">
                    <w:rPr>
                      <w:b/>
                      <w:sz w:val="18"/>
                      <w:szCs w:val="18"/>
                    </w:rPr>
                    <w:t>RCPS</w:t>
                  </w:r>
                </w:p>
              </w:tc>
              <w:tc>
                <w:tcPr>
                  <w:tcW w:w="2553" w:type="pct"/>
                  <w:shd w:val="clear" w:color="auto" w:fill="auto"/>
                </w:tcPr>
                <w:p w14:paraId="2A117D30" w14:textId="7D19B55A" w:rsidR="005D10C7" w:rsidRPr="00A65891" w:rsidRDefault="00B558BD" w:rsidP="002F76A3">
                  <w:pPr>
                    <w:wordWrap w:val="0"/>
                    <w:autoSpaceDE w:val="0"/>
                    <w:autoSpaceDN w:val="0"/>
                    <w:spacing w:line="280" w:lineRule="exact"/>
                    <w:rPr>
                      <w:sz w:val="18"/>
                      <w:szCs w:val="18"/>
                    </w:rPr>
                  </w:pPr>
                  <w:r>
                    <w:rPr>
                      <w:rFonts w:hint="eastAsia"/>
                      <w:sz w:val="18"/>
                      <w:szCs w:val="18"/>
                    </w:rPr>
                    <w:t>중소기업은행</w:t>
                  </w:r>
                </w:p>
              </w:tc>
              <w:tc>
                <w:tcPr>
                  <w:tcW w:w="851" w:type="pct"/>
                  <w:vAlign w:val="center"/>
                </w:tcPr>
                <w:p w14:paraId="7BFC6A4F" w14:textId="4BB0220F" w:rsidR="005D10C7" w:rsidRPr="000B6F8B" w:rsidRDefault="00B558BD" w:rsidP="002F76A3">
                  <w:pPr>
                    <w:wordWrap w:val="0"/>
                    <w:autoSpaceDE w:val="0"/>
                    <w:autoSpaceDN w:val="0"/>
                    <w:spacing w:line="280" w:lineRule="exact"/>
                    <w:jc w:val="right"/>
                    <w:rPr>
                      <w:sz w:val="18"/>
                      <w:szCs w:val="18"/>
                    </w:rPr>
                  </w:pPr>
                  <w:r w:rsidRPr="00B558BD">
                    <w:rPr>
                      <w:sz w:val="18"/>
                      <w:szCs w:val="18"/>
                    </w:rPr>
                    <w:t>49,680</w:t>
                  </w:r>
                  <w:r w:rsidR="0038421D">
                    <w:rPr>
                      <w:rFonts w:hint="eastAsia"/>
                      <w:sz w:val="18"/>
                      <w:szCs w:val="18"/>
                    </w:rPr>
                    <w:t>주</w:t>
                  </w:r>
                </w:p>
              </w:tc>
              <w:tc>
                <w:tcPr>
                  <w:tcW w:w="638" w:type="pct"/>
                  <w:shd w:val="clear" w:color="auto" w:fill="auto"/>
                  <w:vAlign w:val="center"/>
                </w:tcPr>
                <w:p w14:paraId="1D87562B" w14:textId="7095374E" w:rsidR="005D10C7" w:rsidRPr="00A65891" w:rsidRDefault="00710B1A" w:rsidP="002F76A3">
                  <w:pPr>
                    <w:wordWrap w:val="0"/>
                    <w:autoSpaceDE w:val="0"/>
                    <w:autoSpaceDN w:val="0"/>
                    <w:spacing w:line="280" w:lineRule="exact"/>
                    <w:jc w:val="right"/>
                    <w:rPr>
                      <w:sz w:val="18"/>
                      <w:szCs w:val="18"/>
                    </w:rPr>
                  </w:pPr>
                  <w:r>
                    <w:rPr>
                      <w:rFonts w:hint="eastAsia"/>
                      <w:sz w:val="18"/>
                      <w:szCs w:val="18"/>
                    </w:rPr>
                    <w:t>1.43%</w:t>
                  </w:r>
                </w:p>
              </w:tc>
            </w:tr>
            <w:tr w:rsidR="006721AA" w:rsidRPr="00C65EAA" w14:paraId="2A6D6587" w14:textId="77777777" w:rsidTr="00417DEB">
              <w:trPr>
                <w:trHeight w:val="278"/>
              </w:trPr>
              <w:tc>
                <w:tcPr>
                  <w:tcW w:w="958" w:type="pct"/>
                  <w:shd w:val="clear" w:color="auto" w:fill="auto"/>
                  <w:vAlign w:val="center"/>
                </w:tcPr>
                <w:p w14:paraId="100F1C0C" w14:textId="77777777" w:rsidR="005D10C7" w:rsidRPr="00A65891" w:rsidRDefault="005D10C7"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2</w:t>
                  </w:r>
                  <w:r w:rsidRPr="00A65891">
                    <w:rPr>
                      <w:b/>
                      <w:sz w:val="18"/>
                      <w:szCs w:val="18"/>
                    </w:rPr>
                    <w:t>종</w:t>
                  </w:r>
                  <w:r w:rsidRPr="00A65891">
                    <w:rPr>
                      <w:b/>
                      <w:sz w:val="18"/>
                      <w:szCs w:val="18"/>
                    </w:rPr>
                    <w:t>RCPS</w:t>
                  </w:r>
                </w:p>
              </w:tc>
              <w:tc>
                <w:tcPr>
                  <w:tcW w:w="2553" w:type="pct"/>
                  <w:shd w:val="clear" w:color="auto" w:fill="auto"/>
                </w:tcPr>
                <w:p w14:paraId="2EB39F8C" w14:textId="33AE24D0" w:rsidR="005D10C7" w:rsidRPr="00A65891" w:rsidRDefault="00B558BD" w:rsidP="002F76A3">
                  <w:pPr>
                    <w:wordWrap w:val="0"/>
                    <w:autoSpaceDE w:val="0"/>
                    <w:autoSpaceDN w:val="0"/>
                    <w:spacing w:line="280" w:lineRule="exact"/>
                    <w:rPr>
                      <w:sz w:val="18"/>
                      <w:szCs w:val="18"/>
                    </w:rPr>
                  </w:pPr>
                  <w:r>
                    <w:rPr>
                      <w:rFonts w:hint="eastAsia"/>
                      <w:sz w:val="18"/>
                      <w:szCs w:val="18"/>
                    </w:rPr>
                    <w:t>IBK</w:t>
                  </w:r>
                  <w:r w:rsidRPr="000B6F8B">
                    <w:rPr>
                      <w:rFonts w:hint="eastAsia"/>
                      <w:sz w:val="18"/>
                      <w:szCs w:val="18"/>
                    </w:rPr>
                    <w:t>창공</w:t>
                  </w:r>
                  <w:r w:rsidRPr="000B6F8B">
                    <w:rPr>
                      <w:rFonts w:hint="eastAsia"/>
                      <w:sz w:val="18"/>
                      <w:szCs w:val="18"/>
                    </w:rPr>
                    <w:t xml:space="preserve"> </w:t>
                  </w:r>
                  <w:r w:rsidRPr="000B6F8B">
                    <w:rPr>
                      <w:rFonts w:hint="eastAsia"/>
                      <w:sz w:val="18"/>
                      <w:szCs w:val="18"/>
                    </w:rPr>
                    <w:t>비상</w:t>
                  </w:r>
                  <w:r w:rsidRPr="000B6F8B">
                    <w:rPr>
                      <w:rFonts w:hint="eastAsia"/>
                      <w:sz w:val="18"/>
                      <w:szCs w:val="18"/>
                    </w:rPr>
                    <w:t xml:space="preserve"> 1</w:t>
                  </w:r>
                  <w:r w:rsidRPr="000B6F8B">
                    <w:rPr>
                      <w:rFonts w:hint="eastAsia"/>
                      <w:sz w:val="18"/>
                      <w:szCs w:val="18"/>
                    </w:rPr>
                    <w:t>호</w:t>
                  </w:r>
                  <w:r w:rsidRPr="000B6F8B">
                    <w:rPr>
                      <w:rFonts w:hint="eastAsia"/>
                      <w:sz w:val="18"/>
                      <w:szCs w:val="18"/>
                    </w:rPr>
                    <w:t xml:space="preserve"> </w:t>
                  </w:r>
                  <w:r w:rsidRPr="000B6F8B">
                    <w:rPr>
                      <w:rFonts w:hint="eastAsia"/>
                      <w:sz w:val="18"/>
                      <w:szCs w:val="18"/>
                    </w:rPr>
                    <w:t>투자조합</w:t>
                  </w:r>
                </w:p>
              </w:tc>
              <w:tc>
                <w:tcPr>
                  <w:tcW w:w="851" w:type="pct"/>
                  <w:vAlign w:val="center"/>
                </w:tcPr>
                <w:p w14:paraId="3BFC97A0" w14:textId="79FA9573" w:rsidR="005D10C7" w:rsidRPr="00A65891" w:rsidRDefault="00B558BD" w:rsidP="002F76A3">
                  <w:pPr>
                    <w:wordWrap w:val="0"/>
                    <w:autoSpaceDE w:val="0"/>
                    <w:autoSpaceDN w:val="0"/>
                    <w:spacing w:line="280" w:lineRule="exact"/>
                    <w:jc w:val="right"/>
                    <w:rPr>
                      <w:sz w:val="18"/>
                      <w:szCs w:val="18"/>
                    </w:rPr>
                  </w:pPr>
                  <w:r>
                    <w:rPr>
                      <w:rFonts w:hint="eastAsia"/>
                      <w:sz w:val="18"/>
                      <w:szCs w:val="18"/>
                    </w:rPr>
                    <w:t>198,720</w:t>
                  </w:r>
                  <w:r>
                    <w:rPr>
                      <w:rFonts w:hint="eastAsia"/>
                      <w:sz w:val="18"/>
                      <w:szCs w:val="18"/>
                    </w:rPr>
                    <w:t>주</w:t>
                  </w:r>
                </w:p>
              </w:tc>
              <w:tc>
                <w:tcPr>
                  <w:tcW w:w="638" w:type="pct"/>
                  <w:shd w:val="clear" w:color="auto" w:fill="auto"/>
                  <w:vAlign w:val="center"/>
                </w:tcPr>
                <w:p w14:paraId="64519FD4" w14:textId="03820981" w:rsidR="005D10C7" w:rsidRPr="00A65891" w:rsidRDefault="00FB485B" w:rsidP="002F76A3">
                  <w:pPr>
                    <w:wordWrap w:val="0"/>
                    <w:autoSpaceDE w:val="0"/>
                    <w:autoSpaceDN w:val="0"/>
                    <w:spacing w:line="280" w:lineRule="exact"/>
                    <w:jc w:val="right"/>
                    <w:rPr>
                      <w:sz w:val="18"/>
                      <w:szCs w:val="18"/>
                    </w:rPr>
                  </w:pPr>
                  <w:r>
                    <w:rPr>
                      <w:rFonts w:hint="eastAsia"/>
                      <w:sz w:val="18"/>
                      <w:szCs w:val="18"/>
                    </w:rPr>
                    <w:t>5.71%</w:t>
                  </w:r>
                </w:p>
              </w:tc>
            </w:tr>
            <w:tr w:rsidR="00B558BD" w:rsidRPr="00C65EAA" w14:paraId="71E92F2A" w14:textId="77777777" w:rsidTr="00417DEB">
              <w:trPr>
                <w:trHeight w:val="278"/>
              </w:trPr>
              <w:tc>
                <w:tcPr>
                  <w:tcW w:w="958" w:type="pct"/>
                  <w:vMerge w:val="restart"/>
                  <w:shd w:val="clear" w:color="auto" w:fill="auto"/>
                  <w:vAlign w:val="center"/>
                </w:tcPr>
                <w:p w14:paraId="41DCB9E5" w14:textId="77777777" w:rsidR="00B558BD" w:rsidRPr="00A65891" w:rsidRDefault="00B558BD"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3</w:t>
                  </w:r>
                  <w:r w:rsidRPr="00A65891">
                    <w:rPr>
                      <w:b/>
                      <w:sz w:val="18"/>
                      <w:szCs w:val="18"/>
                    </w:rPr>
                    <w:t>종</w:t>
                  </w:r>
                  <w:r w:rsidRPr="00A65891">
                    <w:rPr>
                      <w:b/>
                      <w:sz w:val="18"/>
                      <w:szCs w:val="18"/>
                    </w:rPr>
                    <w:t>RCPS</w:t>
                  </w:r>
                </w:p>
              </w:tc>
              <w:tc>
                <w:tcPr>
                  <w:tcW w:w="2553" w:type="pct"/>
                  <w:shd w:val="clear" w:color="auto" w:fill="auto"/>
                </w:tcPr>
                <w:p w14:paraId="4BD45577" w14:textId="20E75B56" w:rsidR="00B558BD" w:rsidRPr="00A65891" w:rsidRDefault="00B558BD" w:rsidP="002F76A3">
                  <w:pPr>
                    <w:wordWrap w:val="0"/>
                    <w:autoSpaceDE w:val="0"/>
                    <w:autoSpaceDN w:val="0"/>
                    <w:spacing w:line="280" w:lineRule="exact"/>
                    <w:rPr>
                      <w:sz w:val="18"/>
                      <w:szCs w:val="18"/>
                    </w:rPr>
                  </w:pPr>
                  <w:r>
                    <w:rPr>
                      <w:rFonts w:hint="eastAsia"/>
                      <w:sz w:val="18"/>
                      <w:szCs w:val="18"/>
                    </w:rPr>
                    <w:t>필리안벤처투자</w:t>
                  </w:r>
                  <w:r>
                    <w:rPr>
                      <w:rFonts w:hint="eastAsia"/>
                      <w:sz w:val="18"/>
                      <w:szCs w:val="18"/>
                    </w:rPr>
                    <w:t xml:space="preserve"> </w:t>
                  </w:r>
                  <w:r>
                    <w:rPr>
                      <w:rFonts w:hint="eastAsia"/>
                      <w:sz w:val="18"/>
                      <w:szCs w:val="18"/>
                    </w:rPr>
                    <w:t>주식회사</w:t>
                  </w:r>
                </w:p>
              </w:tc>
              <w:tc>
                <w:tcPr>
                  <w:tcW w:w="851" w:type="pct"/>
                  <w:vAlign w:val="center"/>
                </w:tcPr>
                <w:p w14:paraId="2BDF96D1" w14:textId="20EC0F30" w:rsidR="00B558BD" w:rsidRPr="00A65891" w:rsidRDefault="00B558BD" w:rsidP="002F76A3">
                  <w:pPr>
                    <w:wordWrap w:val="0"/>
                    <w:autoSpaceDE w:val="0"/>
                    <w:autoSpaceDN w:val="0"/>
                    <w:spacing w:line="280" w:lineRule="exact"/>
                    <w:jc w:val="right"/>
                    <w:rPr>
                      <w:sz w:val="18"/>
                      <w:szCs w:val="18"/>
                    </w:rPr>
                  </w:pPr>
                  <w:r>
                    <w:rPr>
                      <w:rFonts w:hint="eastAsia"/>
                      <w:sz w:val="18"/>
                      <w:szCs w:val="18"/>
                    </w:rPr>
                    <w:t>89,332</w:t>
                  </w:r>
                  <w:r>
                    <w:rPr>
                      <w:rFonts w:hint="eastAsia"/>
                      <w:sz w:val="18"/>
                      <w:szCs w:val="18"/>
                    </w:rPr>
                    <w:t>주</w:t>
                  </w:r>
                </w:p>
              </w:tc>
              <w:tc>
                <w:tcPr>
                  <w:tcW w:w="638" w:type="pct"/>
                  <w:shd w:val="clear" w:color="auto" w:fill="auto"/>
                  <w:vAlign w:val="center"/>
                </w:tcPr>
                <w:p w14:paraId="3BA98892" w14:textId="6F510DF6" w:rsidR="00B558BD" w:rsidRPr="00A65891" w:rsidRDefault="00BB7BB4" w:rsidP="002F76A3">
                  <w:pPr>
                    <w:wordWrap w:val="0"/>
                    <w:autoSpaceDE w:val="0"/>
                    <w:autoSpaceDN w:val="0"/>
                    <w:spacing w:line="280" w:lineRule="exact"/>
                    <w:jc w:val="right"/>
                    <w:rPr>
                      <w:sz w:val="18"/>
                      <w:szCs w:val="18"/>
                    </w:rPr>
                  </w:pPr>
                  <w:r w:rsidRPr="00BB7BB4">
                    <w:rPr>
                      <w:sz w:val="18"/>
                      <w:szCs w:val="18"/>
                    </w:rPr>
                    <w:t>2.57%</w:t>
                  </w:r>
                </w:p>
              </w:tc>
            </w:tr>
            <w:tr w:rsidR="00B558BD" w:rsidRPr="00C65EAA" w14:paraId="7FE36248" w14:textId="77777777" w:rsidTr="00417DEB">
              <w:trPr>
                <w:trHeight w:val="144"/>
              </w:trPr>
              <w:tc>
                <w:tcPr>
                  <w:tcW w:w="958" w:type="pct"/>
                  <w:vMerge/>
                  <w:shd w:val="clear" w:color="auto" w:fill="auto"/>
                  <w:vAlign w:val="center"/>
                </w:tcPr>
                <w:p w14:paraId="2C16CF95" w14:textId="77777777" w:rsidR="00B558BD" w:rsidRPr="00A65891" w:rsidRDefault="00B558BD" w:rsidP="002F76A3">
                  <w:pPr>
                    <w:wordWrap w:val="0"/>
                    <w:autoSpaceDE w:val="0"/>
                    <w:autoSpaceDN w:val="0"/>
                    <w:spacing w:line="280" w:lineRule="exact"/>
                    <w:jc w:val="center"/>
                    <w:rPr>
                      <w:b/>
                      <w:sz w:val="18"/>
                      <w:szCs w:val="18"/>
                    </w:rPr>
                  </w:pPr>
                </w:p>
              </w:tc>
              <w:tc>
                <w:tcPr>
                  <w:tcW w:w="2553" w:type="pct"/>
                  <w:shd w:val="clear" w:color="auto" w:fill="auto"/>
                </w:tcPr>
                <w:p w14:paraId="02264181" w14:textId="486AD711" w:rsidR="00B558BD" w:rsidRDefault="00B558BD" w:rsidP="002F76A3">
                  <w:pPr>
                    <w:wordWrap w:val="0"/>
                    <w:autoSpaceDE w:val="0"/>
                    <w:autoSpaceDN w:val="0"/>
                    <w:spacing w:line="280" w:lineRule="exact"/>
                    <w:rPr>
                      <w:sz w:val="18"/>
                      <w:szCs w:val="18"/>
                    </w:rPr>
                  </w:pPr>
                  <w:r>
                    <w:rPr>
                      <w:rFonts w:hint="eastAsia"/>
                      <w:sz w:val="18"/>
                      <w:szCs w:val="18"/>
                    </w:rPr>
                    <w:t>고현애</w:t>
                  </w:r>
                </w:p>
              </w:tc>
              <w:tc>
                <w:tcPr>
                  <w:tcW w:w="851" w:type="pct"/>
                  <w:vAlign w:val="center"/>
                </w:tcPr>
                <w:p w14:paraId="10AB9216" w14:textId="3661C10B" w:rsidR="00B558BD" w:rsidRPr="00A65891" w:rsidRDefault="00B558BD" w:rsidP="002F76A3">
                  <w:pPr>
                    <w:wordWrap w:val="0"/>
                    <w:autoSpaceDE w:val="0"/>
                    <w:autoSpaceDN w:val="0"/>
                    <w:spacing w:line="280" w:lineRule="exact"/>
                    <w:jc w:val="right"/>
                    <w:rPr>
                      <w:sz w:val="18"/>
                      <w:szCs w:val="18"/>
                    </w:rPr>
                  </w:pPr>
                  <w:r w:rsidRPr="000D096B">
                    <w:rPr>
                      <w:sz w:val="18"/>
                      <w:szCs w:val="18"/>
                    </w:rPr>
                    <w:t>35,696</w:t>
                  </w:r>
                  <w:r>
                    <w:rPr>
                      <w:rFonts w:hint="eastAsia"/>
                      <w:sz w:val="18"/>
                      <w:szCs w:val="18"/>
                    </w:rPr>
                    <w:t>주</w:t>
                  </w:r>
                </w:p>
              </w:tc>
              <w:tc>
                <w:tcPr>
                  <w:tcW w:w="638" w:type="pct"/>
                  <w:shd w:val="clear" w:color="auto" w:fill="auto"/>
                  <w:vAlign w:val="center"/>
                </w:tcPr>
                <w:p w14:paraId="21100D85" w14:textId="4E969C69" w:rsidR="00B558BD" w:rsidRPr="00A65891" w:rsidRDefault="00F30CD1" w:rsidP="002F76A3">
                  <w:pPr>
                    <w:wordWrap w:val="0"/>
                    <w:autoSpaceDE w:val="0"/>
                    <w:autoSpaceDN w:val="0"/>
                    <w:spacing w:line="280" w:lineRule="exact"/>
                    <w:jc w:val="right"/>
                    <w:rPr>
                      <w:sz w:val="18"/>
                      <w:szCs w:val="18"/>
                    </w:rPr>
                  </w:pPr>
                  <w:r w:rsidRPr="00F30CD1">
                    <w:rPr>
                      <w:sz w:val="18"/>
                      <w:szCs w:val="18"/>
                    </w:rPr>
                    <w:t>1.03%</w:t>
                  </w:r>
                </w:p>
              </w:tc>
            </w:tr>
            <w:tr w:rsidR="00301B6B" w:rsidRPr="00C65EAA" w14:paraId="45DDB81C" w14:textId="77777777" w:rsidTr="00417DEB">
              <w:trPr>
                <w:trHeight w:val="284"/>
              </w:trPr>
              <w:tc>
                <w:tcPr>
                  <w:tcW w:w="958" w:type="pct"/>
                  <w:shd w:val="clear" w:color="auto" w:fill="auto"/>
                  <w:vAlign w:val="center"/>
                </w:tcPr>
                <w:p w14:paraId="19C34E34" w14:textId="77777777" w:rsidR="00301B6B" w:rsidRPr="00A65891" w:rsidRDefault="00301B6B"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4</w:t>
                  </w:r>
                  <w:r w:rsidRPr="00A65891">
                    <w:rPr>
                      <w:b/>
                      <w:sz w:val="18"/>
                      <w:szCs w:val="18"/>
                    </w:rPr>
                    <w:t>종</w:t>
                  </w:r>
                  <w:r w:rsidRPr="00A65891">
                    <w:rPr>
                      <w:b/>
                      <w:sz w:val="18"/>
                      <w:szCs w:val="18"/>
                    </w:rPr>
                    <w:t>RCPS</w:t>
                  </w:r>
                </w:p>
              </w:tc>
              <w:tc>
                <w:tcPr>
                  <w:tcW w:w="2553" w:type="pct"/>
                  <w:shd w:val="clear" w:color="auto" w:fill="auto"/>
                </w:tcPr>
                <w:p w14:paraId="749BE2C0" w14:textId="1C2472BB" w:rsidR="00301B6B" w:rsidRPr="00A65891" w:rsidRDefault="00B558BD" w:rsidP="002F76A3">
                  <w:pPr>
                    <w:wordWrap w:val="0"/>
                    <w:autoSpaceDE w:val="0"/>
                    <w:autoSpaceDN w:val="0"/>
                    <w:spacing w:line="280" w:lineRule="exact"/>
                    <w:rPr>
                      <w:sz w:val="18"/>
                      <w:szCs w:val="18"/>
                    </w:rPr>
                  </w:pPr>
                  <w:r>
                    <w:rPr>
                      <w:rFonts w:hint="eastAsia"/>
                      <w:sz w:val="18"/>
                      <w:szCs w:val="18"/>
                    </w:rPr>
                    <w:t>중소</w:t>
                  </w:r>
                  <w:r w:rsidR="00E233C4">
                    <w:rPr>
                      <w:rFonts w:hint="eastAsia"/>
                      <w:sz w:val="18"/>
                      <w:szCs w:val="18"/>
                    </w:rPr>
                    <w:t>벤처</w:t>
                  </w:r>
                  <w:r>
                    <w:rPr>
                      <w:rFonts w:hint="eastAsia"/>
                      <w:sz w:val="18"/>
                      <w:szCs w:val="18"/>
                    </w:rPr>
                    <w:t>기업</w:t>
                  </w:r>
                  <w:r w:rsidR="00F30CD1">
                    <w:rPr>
                      <w:rFonts w:hint="eastAsia"/>
                      <w:sz w:val="18"/>
                      <w:szCs w:val="18"/>
                    </w:rPr>
                    <w:t>진흥</w:t>
                  </w:r>
                  <w:r>
                    <w:rPr>
                      <w:rFonts w:hint="eastAsia"/>
                      <w:sz w:val="18"/>
                      <w:szCs w:val="18"/>
                    </w:rPr>
                    <w:t>공단</w:t>
                  </w:r>
                </w:p>
              </w:tc>
              <w:tc>
                <w:tcPr>
                  <w:tcW w:w="851" w:type="pct"/>
                  <w:vAlign w:val="center"/>
                </w:tcPr>
                <w:p w14:paraId="1B56D2FE" w14:textId="42A3BD23" w:rsidR="00301B6B" w:rsidRPr="00A65891" w:rsidRDefault="00B558BD" w:rsidP="002F76A3">
                  <w:pPr>
                    <w:wordWrap w:val="0"/>
                    <w:autoSpaceDE w:val="0"/>
                    <w:autoSpaceDN w:val="0"/>
                    <w:spacing w:line="280" w:lineRule="exact"/>
                    <w:jc w:val="right"/>
                    <w:rPr>
                      <w:sz w:val="18"/>
                      <w:szCs w:val="18"/>
                    </w:rPr>
                  </w:pPr>
                  <w:r w:rsidRPr="00B94908">
                    <w:rPr>
                      <w:sz w:val="18"/>
                      <w:szCs w:val="18"/>
                    </w:rPr>
                    <w:t>89,332</w:t>
                  </w:r>
                  <w:r>
                    <w:rPr>
                      <w:rFonts w:hint="eastAsia"/>
                      <w:sz w:val="18"/>
                      <w:szCs w:val="18"/>
                    </w:rPr>
                    <w:t>주</w:t>
                  </w:r>
                </w:p>
              </w:tc>
              <w:tc>
                <w:tcPr>
                  <w:tcW w:w="638" w:type="pct"/>
                  <w:shd w:val="clear" w:color="auto" w:fill="auto"/>
                  <w:vAlign w:val="center"/>
                </w:tcPr>
                <w:p w14:paraId="6CE91BD5" w14:textId="6D213606" w:rsidR="00301B6B" w:rsidRPr="00A65891" w:rsidRDefault="00F30CD1" w:rsidP="002F76A3">
                  <w:pPr>
                    <w:wordWrap w:val="0"/>
                    <w:autoSpaceDE w:val="0"/>
                    <w:autoSpaceDN w:val="0"/>
                    <w:spacing w:line="280" w:lineRule="exact"/>
                    <w:jc w:val="right"/>
                    <w:rPr>
                      <w:sz w:val="18"/>
                      <w:szCs w:val="18"/>
                    </w:rPr>
                  </w:pPr>
                  <w:r w:rsidRPr="00F30CD1">
                    <w:rPr>
                      <w:sz w:val="18"/>
                      <w:szCs w:val="18"/>
                    </w:rPr>
                    <w:t>2.57%</w:t>
                  </w:r>
                </w:p>
              </w:tc>
            </w:tr>
            <w:tr w:rsidR="006721AA" w:rsidRPr="00C65EAA" w14:paraId="3F002BC6" w14:textId="77777777" w:rsidTr="00417DEB">
              <w:trPr>
                <w:trHeight w:val="278"/>
              </w:trPr>
              <w:tc>
                <w:tcPr>
                  <w:tcW w:w="958" w:type="pct"/>
                  <w:shd w:val="clear" w:color="auto" w:fill="auto"/>
                  <w:vAlign w:val="center"/>
                </w:tcPr>
                <w:p w14:paraId="65ECDC37" w14:textId="77777777" w:rsidR="005D10C7" w:rsidRPr="00A65891" w:rsidRDefault="005D10C7"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5</w:t>
                  </w:r>
                  <w:r w:rsidRPr="00A65891">
                    <w:rPr>
                      <w:b/>
                      <w:sz w:val="18"/>
                      <w:szCs w:val="18"/>
                    </w:rPr>
                    <w:t>종</w:t>
                  </w:r>
                  <w:r w:rsidRPr="00A65891">
                    <w:rPr>
                      <w:b/>
                      <w:sz w:val="18"/>
                      <w:szCs w:val="18"/>
                    </w:rPr>
                    <w:t>RCPS</w:t>
                  </w:r>
                </w:p>
              </w:tc>
              <w:tc>
                <w:tcPr>
                  <w:tcW w:w="2553" w:type="pct"/>
                  <w:shd w:val="clear" w:color="auto" w:fill="auto"/>
                </w:tcPr>
                <w:p w14:paraId="4AC92636" w14:textId="53168D2B" w:rsidR="005D10C7" w:rsidRPr="00A65891" w:rsidRDefault="00B558BD" w:rsidP="002F76A3">
                  <w:pPr>
                    <w:wordWrap w:val="0"/>
                    <w:autoSpaceDE w:val="0"/>
                    <w:autoSpaceDN w:val="0"/>
                    <w:spacing w:line="280" w:lineRule="exact"/>
                    <w:rPr>
                      <w:sz w:val="18"/>
                      <w:szCs w:val="18"/>
                    </w:rPr>
                  </w:pPr>
                  <w:r w:rsidRPr="00B558BD">
                    <w:rPr>
                      <w:rFonts w:hint="eastAsia"/>
                      <w:sz w:val="18"/>
                      <w:szCs w:val="18"/>
                    </w:rPr>
                    <w:t>비에이피</w:t>
                  </w:r>
                  <w:r w:rsidRPr="00B558BD">
                    <w:rPr>
                      <w:rFonts w:hint="eastAsia"/>
                      <w:sz w:val="18"/>
                      <w:szCs w:val="18"/>
                    </w:rPr>
                    <w:t xml:space="preserve"> </w:t>
                  </w:r>
                  <w:r w:rsidRPr="00B558BD">
                    <w:rPr>
                      <w:rFonts w:hint="eastAsia"/>
                      <w:sz w:val="18"/>
                      <w:szCs w:val="18"/>
                    </w:rPr>
                    <w:t>제</w:t>
                  </w:r>
                  <w:r w:rsidRPr="00B558BD">
                    <w:rPr>
                      <w:rFonts w:hint="eastAsia"/>
                      <w:sz w:val="18"/>
                      <w:szCs w:val="18"/>
                    </w:rPr>
                    <w:t>4</w:t>
                  </w:r>
                  <w:r w:rsidRPr="00B558BD">
                    <w:rPr>
                      <w:rFonts w:hint="eastAsia"/>
                      <w:sz w:val="18"/>
                      <w:szCs w:val="18"/>
                    </w:rPr>
                    <w:t>호</w:t>
                  </w:r>
                  <w:r w:rsidRPr="00B558BD">
                    <w:rPr>
                      <w:rFonts w:hint="eastAsia"/>
                      <w:sz w:val="18"/>
                      <w:szCs w:val="18"/>
                    </w:rPr>
                    <w:t xml:space="preserve"> </w:t>
                  </w:r>
                  <w:r w:rsidRPr="00B558BD">
                    <w:rPr>
                      <w:rFonts w:hint="eastAsia"/>
                      <w:sz w:val="18"/>
                      <w:szCs w:val="18"/>
                    </w:rPr>
                    <w:t>스텝업</w:t>
                  </w:r>
                  <w:r w:rsidRPr="00B558BD">
                    <w:rPr>
                      <w:rFonts w:hint="eastAsia"/>
                      <w:sz w:val="18"/>
                      <w:szCs w:val="18"/>
                    </w:rPr>
                    <w:t xml:space="preserve"> </w:t>
                  </w:r>
                  <w:r w:rsidRPr="00B558BD">
                    <w:rPr>
                      <w:rFonts w:hint="eastAsia"/>
                      <w:sz w:val="18"/>
                      <w:szCs w:val="18"/>
                    </w:rPr>
                    <w:t>펭귄투자조합</w:t>
                  </w:r>
                </w:p>
              </w:tc>
              <w:tc>
                <w:tcPr>
                  <w:tcW w:w="851" w:type="pct"/>
                  <w:vAlign w:val="center"/>
                </w:tcPr>
                <w:p w14:paraId="21CBC59A" w14:textId="38C27973" w:rsidR="005D10C7" w:rsidRPr="00A65891" w:rsidRDefault="00B558BD" w:rsidP="002F76A3">
                  <w:pPr>
                    <w:wordWrap w:val="0"/>
                    <w:autoSpaceDE w:val="0"/>
                    <w:autoSpaceDN w:val="0"/>
                    <w:spacing w:line="280" w:lineRule="exact"/>
                    <w:jc w:val="right"/>
                    <w:rPr>
                      <w:sz w:val="18"/>
                      <w:szCs w:val="18"/>
                    </w:rPr>
                  </w:pPr>
                  <w:r w:rsidRPr="00B94908">
                    <w:rPr>
                      <w:sz w:val="18"/>
                      <w:szCs w:val="18"/>
                    </w:rPr>
                    <w:t>107,364</w:t>
                  </w:r>
                  <w:r>
                    <w:rPr>
                      <w:rFonts w:hint="eastAsia"/>
                      <w:sz w:val="18"/>
                      <w:szCs w:val="18"/>
                    </w:rPr>
                    <w:t>주</w:t>
                  </w:r>
                </w:p>
              </w:tc>
              <w:tc>
                <w:tcPr>
                  <w:tcW w:w="638" w:type="pct"/>
                  <w:shd w:val="clear" w:color="auto" w:fill="auto"/>
                  <w:vAlign w:val="center"/>
                </w:tcPr>
                <w:p w14:paraId="21687293" w14:textId="2DB82C3B" w:rsidR="005D10C7" w:rsidRPr="00A65891" w:rsidRDefault="00F30CD1" w:rsidP="002F76A3">
                  <w:pPr>
                    <w:wordWrap w:val="0"/>
                    <w:autoSpaceDE w:val="0"/>
                    <w:autoSpaceDN w:val="0"/>
                    <w:spacing w:line="280" w:lineRule="exact"/>
                    <w:jc w:val="right"/>
                    <w:rPr>
                      <w:sz w:val="18"/>
                      <w:szCs w:val="18"/>
                    </w:rPr>
                  </w:pPr>
                  <w:r w:rsidRPr="00F30CD1">
                    <w:rPr>
                      <w:sz w:val="18"/>
                      <w:szCs w:val="18"/>
                    </w:rPr>
                    <w:t>3.09%</w:t>
                  </w:r>
                </w:p>
              </w:tc>
            </w:tr>
            <w:tr w:rsidR="00B558BD" w:rsidRPr="00C65EAA" w14:paraId="024160B4" w14:textId="77777777" w:rsidTr="00417DEB">
              <w:trPr>
                <w:trHeight w:val="563"/>
              </w:trPr>
              <w:tc>
                <w:tcPr>
                  <w:tcW w:w="958" w:type="pct"/>
                  <w:vMerge w:val="restart"/>
                  <w:shd w:val="clear" w:color="auto" w:fill="auto"/>
                  <w:vAlign w:val="center"/>
                </w:tcPr>
                <w:p w14:paraId="049C1184" w14:textId="77777777" w:rsidR="00B558BD" w:rsidRPr="00A65891" w:rsidRDefault="00B558BD"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6</w:t>
                  </w:r>
                  <w:r w:rsidRPr="00A65891">
                    <w:rPr>
                      <w:b/>
                      <w:sz w:val="18"/>
                      <w:szCs w:val="18"/>
                    </w:rPr>
                    <w:t>종</w:t>
                  </w:r>
                  <w:r w:rsidRPr="00A65891">
                    <w:rPr>
                      <w:b/>
                      <w:sz w:val="18"/>
                      <w:szCs w:val="18"/>
                    </w:rPr>
                    <w:t>RCPS</w:t>
                  </w:r>
                </w:p>
              </w:tc>
              <w:tc>
                <w:tcPr>
                  <w:tcW w:w="2553" w:type="pct"/>
                  <w:shd w:val="clear" w:color="auto" w:fill="auto"/>
                </w:tcPr>
                <w:p w14:paraId="7258AC79" w14:textId="1B747F05" w:rsidR="00B558BD" w:rsidRPr="00A65891" w:rsidRDefault="00B558BD" w:rsidP="002F76A3">
                  <w:pPr>
                    <w:wordWrap w:val="0"/>
                    <w:autoSpaceDE w:val="0"/>
                    <w:autoSpaceDN w:val="0"/>
                    <w:spacing w:line="280" w:lineRule="exact"/>
                    <w:rPr>
                      <w:sz w:val="18"/>
                      <w:szCs w:val="18"/>
                    </w:rPr>
                  </w:pPr>
                  <w:r w:rsidRPr="00301B6B">
                    <w:rPr>
                      <w:rFonts w:hint="eastAsia"/>
                      <w:sz w:val="18"/>
                      <w:szCs w:val="18"/>
                    </w:rPr>
                    <w:t>키움</w:t>
                  </w:r>
                  <w:r w:rsidRPr="00301B6B">
                    <w:rPr>
                      <w:rFonts w:hint="eastAsia"/>
                      <w:sz w:val="18"/>
                      <w:szCs w:val="18"/>
                    </w:rPr>
                    <w:t xml:space="preserve"> </w:t>
                  </w:r>
                  <w:r w:rsidRPr="00301B6B">
                    <w:rPr>
                      <w:rFonts w:hint="eastAsia"/>
                      <w:sz w:val="18"/>
                      <w:szCs w:val="18"/>
                    </w:rPr>
                    <w:t>비하이</w:t>
                  </w:r>
                  <w:r w:rsidRPr="00301B6B">
                    <w:rPr>
                      <w:rFonts w:hint="eastAsia"/>
                      <w:sz w:val="18"/>
                      <w:szCs w:val="18"/>
                    </w:rPr>
                    <w:t xml:space="preserve"> </w:t>
                  </w:r>
                  <w:r w:rsidRPr="00301B6B">
                    <w:rPr>
                      <w:rFonts w:hint="eastAsia"/>
                      <w:sz w:val="18"/>
                      <w:szCs w:val="18"/>
                    </w:rPr>
                    <w:t>스마트</w:t>
                  </w:r>
                  <w:r w:rsidRPr="00301B6B">
                    <w:rPr>
                      <w:rFonts w:hint="eastAsia"/>
                      <w:sz w:val="18"/>
                      <w:szCs w:val="18"/>
                    </w:rPr>
                    <w:t xml:space="preserve"> </w:t>
                  </w:r>
                  <w:r w:rsidRPr="00301B6B">
                    <w:rPr>
                      <w:rFonts w:hint="eastAsia"/>
                      <w:sz w:val="18"/>
                      <w:szCs w:val="18"/>
                    </w:rPr>
                    <w:t>이노베이션</w:t>
                  </w:r>
                  <w:r w:rsidRPr="00301B6B">
                    <w:rPr>
                      <w:rFonts w:hint="eastAsia"/>
                      <w:sz w:val="18"/>
                      <w:szCs w:val="18"/>
                    </w:rPr>
                    <w:t xml:space="preserve"> </w:t>
                  </w:r>
                  <w:r w:rsidRPr="00301B6B">
                    <w:rPr>
                      <w:rFonts w:hint="eastAsia"/>
                      <w:sz w:val="18"/>
                      <w:szCs w:val="18"/>
                    </w:rPr>
                    <w:t>사모투자합자회사</w:t>
                  </w:r>
                </w:p>
              </w:tc>
              <w:tc>
                <w:tcPr>
                  <w:tcW w:w="851" w:type="pct"/>
                  <w:vAlign w:val="center"/>
                </w:tcPr>
                <w:p w14:paraId="4EDD8EA6" w14:textId="001BB391" w:rsidR="00B558BD" w:rsidRPr="00A65891" w:rsidRDefault="00B558BD" w:rsidP="002F76A3">
                  <w:pPr>
                    <w:wordWrap w:val="0"/>
                    <w:autoSpaceDE w:val="0"/>
                    <w:autoSpaceDN w:val="0"/>
                    <w:spacing w:line="280" w:lineRule="exact"/>
                    <w:jc w:val="right"/>
                    <w:rPr>
                      <w:sz w:val="18"/>
                      <w:szCs w:val="18"/>
                    </w:rPr>
                  </w:pPr>
                  <w:r w:rsidRPr="00301B6B">
                    <w:rPr>
                      <w:sz w:val="18"/>
                      <w:szCs w:val="18"/>
                    </w:rPr>
                    <w:t>194,049</w:t>
                  </w:r>
                  <w:r>
                    <w:rPr>
                      <w:rFonts w:hint="eastAsia"/>
                      <w:sz w:val="18"/>
                      <w:szCs w:val="18"/>
                    </w:rPr>
                    <w:t>주</w:t>
                  </w:r>
                </w:p>
              </w:tc>
              <w:tc>
                <w:tcPr>
                  <w:tcW w:w="638" w:type="pct"/>
                  <w:shd w:val="clear" w:color="auto" w:fill="auto"/>
                  <w:vAlign w:val="center"/>
                </w:tcPr>
                <w:p w14:paraId="24B65757" w14:textId="2FD94D3D" w:rsidR="00B558BD" w:rsidRPr="00A65891" w:rsidRDefault="00F30CD1" w:rsidP="002F76A3">
                  <w:pPr>
                    <w:wordWrap w:val="0"/>
                    <w:autoSpaceDE w:val="0"/>
                    <w:autoSpaceDN w:val="0"/>
                    <w:spacing w:line="280" w:lineRule="exact"/>
                    <w:jc w:val="right"/>
                    <w:rPr>
                      <w:sz w:val="18"/>
                      <w:szCs w:val="18"/>
                    </w:rPr>
                  </w:pPr>
                  <w:r w:rsidRPr="00F30CD1">
                    <w:rPr>
                      <w:sz w:val="18"/>
                      <w:szCs w:val="18"/>
                    </w:rPr>
                    <w:t>5.58%</w:t>
                  </w:r>
                </w:p>
              </w:tc>
            </w:tr>
            <w:tr w:rsidR="00B558BD" w:rsidRPr="00C65EAA" w14:paraId="44D18D0D" w14:textId="77777777" w:rsidTr="00417DEB">
              <w:trPr>
                <w:trHeight w:val="144"/>
              </w:trPr>
              <w:tc>
                <w:tcPr>
                  <w:tcW w:w="958" w:type="pct"/>
                  <w:vMerge/>
                  <w:shd w:val="clear" w:color="auto" w:fill="auto"/>
                  <w:vAlign w:val="center"/>
                </w:tcPr>
                <w:p w14:paraId="35E5E0A5" w14:textId="77777777" w:rsidR="00B558BD" w:rsidRPr="00A65891" w:rsidRDefault="00B558BD" w:rsidP="002F76A3">
                  <w:pPr>
                    <w:wordWrap w:val="0"/>
                    <w:autoSpaceDE w:val="0"/>
                    <w:autoSpaceDN w:val="0"/>
                    <w:spacing w:line="280" w:lineRule="exact"/>
                    <w:jc w:val="center"/>
                    <w:rPr>
                      <w:b/>
                      <w:sz w:val="18"/>
                      <w:szCs w:val="18"/>
                    </w:rPr>
                  </w:pPr>
                </w:p>
              </w:tc>
              <w:tc>
                <w:tcPr>
                  <w:tcW w:w="2553" w:type="pct"/>
                  <w:shd w:val="clear" w:color="auto" w:fill="auto"/>
                </w:tcPr>
                <w:p w14:paraId="4EE7E76B" w14:textId="7CCE450A" w:rsidR="00B558BD" w:rsidRPr="00A65891" w:rsidRDefault="00B558BD" w:rsidP="002F76A3">
                  <w:pPr>
                    <w:wordWrap w:val="0"/>
                    <w:autoSpaceDE w:val="0"/>
                    <w:autoSpaceDN w:val="0"/>
                    <w:spacing w:line="280" w:lineRule="exact"/>
                    <w:rPr>
                      <w:sz w:val="18"/>
                      <w:szCs w:val="18"/>
                    </w:rPr>
                  </w:pPr>
                  <w:r w:rsidRPr="00301B6B">
                    <w:rPr>
                      <w:rFonts w:hint="eastAsia"/>
                      <w:sz w:val="18"/>
                      <w:szCs w:val="18"/>
                    </w:rPr>
                    <w:t>비하이임팩트투자조합</w:t>
                  </w:r>
                  <w:r w:rsidRPr="00301B6B">
                    <w:rPr>
                      <w:rFonts w:hint="eastAsia"/>
                      <w:sz w:val="18"/>
                      <w:szCs w:val="18"/>
                    </w:rPr>
                    <w:t>2</w:t>
                  </w:r>
                  <w:r w:rsidRPr="00301B6B">
                    <w:rPr>
                      <w:rFonts w:hint="eastAsia"/>
                      <w:sz w:val="18"/>
                      <w:szCs w:val="18"/>
                    </w:rPr>
                    <w:t>호</w:t>
                  </w:r>
                </w:p>
              </w:tc>
              <w:tc>
                <w:tcPr>
                  <w:tcW w:w="851" w:type="pct"/>
                  <w:vAlign w:val="center"/>
                </w:tcPr>
                <w:p w14:paraId="31A5C6AB" w14:textId="103CA99A" w:rsidR="00B558BD" w:rsidRPr="00A65891" w:rsidRDefault="00B558BD" w:rsidP="002F76A3">
                  <w:pPr>
                    <w:wordWrap w:val="0"/>
                    <w:autoSpaceDE w:val="0"/>
                    <w:autoSpaceDN w:val="0"/>
                    <w:spacing w:line="280" w:lineRule="exact"/>
                    <w:jc w:val="right"/>
                    <w:rPr>
                      <w:sz w:val="18"/>
                      <w:szCs w:val="18"/>
                    </w:rPr>
                  </w:pPr>
                  <w:r w:rsidRPr="00301B6B">
                    <w:rPr>
                      <w:sz w:val="18"/>
                      <w:szCs w:val="18"/>
                    </w:rPr>
                    <w:t>64,683</w:t>
                  </w:r>
                  <w:r>
                    <w:rPr>
                      <w:rFonts w:hint="eastAsia"/>
                      <w:sz w:val="18"/>
                      <w:szCs w:val="18"/>
                    </w:rPr>
                    <w:t>주</w:t>
                  </w:r>
                </w:p>
              </w:tc>
              <w:tc>
                <w:tcPr>
                  <w:tcW w:w="638" w:type="pct"/>
                  <w:shd w:val="clear" w:color="auto" w:fill="auto"/>
                  <w:vAlign w:val="center"/>
                </w:tcPr>
                <w:p w14:paraId="3FC35CF2" w14:textId="22F11B32" w:rsidR="00B558BD" w:rsidRPr="00A65891" w:rsidRDefault="00F30CD1" w:rsidP="002F76A3">
                  <w:pPr>
                    <w:wordWrap w:val="0"/>
                    <w:autoSpaceDE w:val="0"/>
                    <w:autoSpaceDN w:val="0"/>
                    <w:spacing w:line="280" w:lineRule="exact"/>
                    <w:jc w:val="right"/>
                    <w:rPr>
                      <w:sz w:val="18"/>
                      <w:szCs w:val="18"/>
                    </w:rPr>
                  </w:pPr>
                  <w:r w:rsidRPr="00F30CD1">
                    <w:rPr>
                      <w:sz w:val="18"/>
                      <w:szCs w:val="18"/>
                    </w:rPr>
                    <w:t>1.86%</w:t>
                  </w:r>
                </w:p>
              </w:tc>
            </w:tr>
            <w:tr w:rsidR="006721AA" w:rsidRPr="00C65EAA" w14:paraId="6830F731" w14:textId="77777777" w:rsidTr="00417DEB">
              <w:trPr>
                <w:trHeight w:val="278"/>
              </w:trPr>
              <w:tc>
                <w:tcPr>
                  <w:tcW w:w="958" w:type="pct"/>
                  <w:shd w:val="clear" w:color="auto" w:fill="auto"/>
                  <w:vAlign w:val="center"/>
                </w:tcPr>
                <w:p w14:paraId="2127806E" w14:textId="77777777" w:rsidR="005D10C7" w:rsidRPr="00A65891" w:rsidRDefault="005D10C7"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7</w:t>
                  </w:r>
                  <w:r w:rsidRPr="00A65891">
                    <w:rPr>
                      <w:rFonts w:hint="eastAsia"/>
                      <w:b/>
                      <w:sz w:val="18"/>
                      <w:szCs w:val="18"/>
                    </w:rPr>
                    <w:t>종</w:t>
                  </w:r>
                  <w:r w:rsidRPr="00A65891">
                    <w:rPr>
                      <w:rFonts w:hint="eastAsia"/>
                      <w:b/>
                      <w:sz w:val="18"/>
                      <w:szCs w:val="18"/>
                    </w:rPr>
                    <w:t>RCPS</w:t>
                  </w:r>
                </w:p>
              </w:tc>
              <w:tc>
                <w:tcPr>
                  <w:tcW w:w="2553" w:type="pct"/>
                  <w:shd w:val="clear" w:color="auto" w:fill="auto"/>
                </w:tcPr>
                <w:p w14:paraId="0376C7CB" w14:textId="51D50C48" w:rsidR="005D10C7" w:rsidRPr="00A65891" w:rsidRDefault="00301B6B" w:rsidP="002F76A3">
                  <w:pPr>
                    <w:wordWrap w:val="0"/>
                    <w:autoSpaceDE w:val="0"/>
                    <w:autoSpaceDN w:val="0"/>
                    <w:spacing w:line="280" w:lineRule="exact"/>
                    <w:rPr>
                      <w:sz w:val="18"/>
                      <w:szCs w:val="18"/>
                    </w:rPr>
                  </w:pPr>
                  <w:r w:rsidRPr="00301B6B">
                    <w:rPr>
                      <w:rFonts w:hint="eastAsia"/>
                      <w:sz w:val="18"/>
                      <w:szCs w:val="18"/>
                    </w:rPr>
                    <w:t>인라이트</w:t>
                  </w:r>
                  <w:r w:rsidRPr="00301B6B">
                    <w:rPr>
                      <w:rFonts w:hint="eastAsia"/>
                      <w:sz w:val="18"/>
                      <w:szCs w:val="18"/>
                    </w:rPr>
                    <w:t>6</w:t>
                  </w:r>
                  <w:r w:rsidRPr="00301B6B">
                    <w:rPr>
                      <w:rFonts w:hint="eastAsia"/>
                      <w:sz w:val="18"/>
                      <w:szCs w:val="18"/>
                    </w:rPr>
                    <w:t>호</w:t>
                  </w:r>
                  <w:r w:rsidRPr="00301B6B">
                    <w:rPr>
                      <w:rFonts w:hint="eastAsia"/>
                      <w:sz w:val="18"/>
                      <w:szCs w:val="18"/>
                    </w:rPr>
                    <w:t xml:space="preserve"> CD</w:t>
                  </w:r>
                  <w:r w:rsidRPr="00301B6B">
                    <w:rPr>
                      <w:rFonts w:hint="eastAsia"/>
                      <w:sz w:val="18"/>
                      <w:szCs w:val="18"/>
                    </w:rPr>
                    <w:t>펀드</w:t>
                  </w:r>
                </w:p>
              </w:tc>
              <w:tc>
                <w:tcPr>
                  <w:tcW w:w="851" w:type="pct"/>
                  <w:vAlign w:val="center"/>
                </w:tcPr>
                <w:p w14:paraId="7EDB7A54" w14:textId="71BE5E83" w:rsidR="005D10C7" w:rsidRPr="00A65891" w:rsidRDefault="00301B6B" w:rsidP="002F76A3">
                  <w:pPr>
                    <w:wordWrap w:val="0"/>
                    <w:autoSpaceDE w:val="0"/>
                    <w:autoSpaceDN w:val="0"/>
                    <w:spacing w:line="280" w:lineRule="exact"/>
                    <w:jc w:val="right"/>
                    <w:rPr>
                      <w:sz w:val="18"/>
                      <w:szCs w:val="18"/>
                    </w:rPr>
                  </w:pPr>
                  <w:r w:rsidRPr="00301B6B">
                    <w:rPr>
                      <w:sz w:val="18"/>
                      <w:szCs w:val="18"/>
                    </w:rPr>
                    <w:t>64,683</w:t>
                  </w:r>
                  <w:r>
                    <w:rPr>
                      <w:rFonts w:hint="eastAsia"/>
                      <w:sz w:val="18"/>
                      <w:szCs w:val="18"/>
                    </w:rPr>
                    <w:t>주</w:t>
                  </w:r>
                </w:p>
              </w:tc>
              <w:tc>
                <w:tcPr>
                  <w:tcW w:w="638" w:type="pct"/>
                  <w:shd w:val="clear" w:color="auto" w:fill="auto"/>
                  <w:vAlign w:val="center"/>
                </w:tcPr>
                <w:p w14:paraId="44F0E293" w14:textId="0615C336" w:rsidR="005D10C7" w:rsidRPr="00A65891" w:rsidRDefault="00F30CD1" w:rsidP="002F76A3">
                  <w:pPr>
                    <w:wordWrap w:val="0"/>
                    <w:autoSpaceDE w:val="0"/>
                    <w:autoSpaceDN w:val="0"/>
                    <w:spacing w:line="280" w:lineRule="exact"/>
                    <w:jc w:val="right"/>
                    <w:rPr>
                      <w:sz w:val="18"/>
                      <w:szCs w:val="18"/>
                    </w:rPr>
                  </w:pPr>
                  <w:r w:rsidRPr="00F30CD1">
                    <w:rPr>
                      <w:sz w:val="18"/>
                      <w:szCs w:val="18"/>
                    </w:rPr>
                    <w:t>1.86%</w:t>
                  </w:r>
                </w:p>
              </w:tc>
            </w:tr>
            <w:tr w:rsidR="006721AA" w:rsidRPr="00C65EAA" w14:paraId="07C7F889" w14:textId="77777777" w:rsidTr="00417DEB">
              <w:trPr>
                <w:trHeight w:val="284"/>
              </w:trPr>
              <w:tc>
                <w:tcPr>
                  <w:tcW w:w="958" w:type="pct"/>
                  <w:shd w:val="clear" w:color="auto" w:fill="auto"/>
                  <w:vAlign w:val="center"/>
                </w:tcPr>
                <w:p w14:paraId="3988122E" w14:textId="77777777" w:rsidR="005D10C7" w:rsidRPr="00A65891" w:rsidRDefault="005D10C7"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8</w:t>
                  </w:r>
                  <w:r w:rsidRPr="00A65891">
                    <w:rPr>
                      <w:rFonts w:hint="eastAsia"/>
                      <w:b/>
                      <w:sz w:val="18"/>
                      <w:szCs w:val="18"/>
                    </w:rPr>
                    <w:t>종</w:t>
                  </w:r>
                  <w:r w:rsidRPr="00A65891">
                    <w:rPr>
                      <w:rFonts w:hint="eastAsia"/>
                      <w:b/>
                      <w:sz w:val="18"/>
                      <w:szCs w:val="18"/>
                    </w:rPr>
                    <w:t>RCPS</w:t>
                  </w:r>
                </w:p>
              </w:tc>
              <w:tc>
                <w:tcPr>
                  <w:tcW w:w="2553" w:type="pct"/>
                  <w:shd w:val="clear" w:color="auto" w:fill="auto"/>
                </w:tcPr>
                <w:p w14:paraId="342E4075" w14:textId="20F5A17B" w:rsidR="005D10C7" w:rsidRPr="00A65891" w:rsidRDefault="00301B6B" w:rsidP="002F76A3">
                  <w:pPr>
                    <w:wordWrap w:val="0"/>
                    <w:autoSpaceDE w:val="0"/>
                    <w:autoSpaceDN w:val="0"/>
                    <w:spacing w:line="280" w:lineRule="exact"/>
                    <w:rPr>
                      <w:sz w:val="18"/>
                      <w:szCs w:val="18"/>
                    </w:rPr>
                  </w:pPr>
                  <w:r w:rsidRPr="00301B6B">
                    <w:rPr>
                      <w:rFonts w:hint="eastAsia"/>
                      <w:sz w:val="18"/>
                      <w:szCs w:val="18"/>
                    </w:rPr>
                    <w:t>비에이피제</w:t>
                  </w:r>
                  <w:r w:rsidRPr="00301B6B">
                    <w:rPr>
                      <w:rFonts w:hint="eastAsia"/>
                      <w:sz w:val="18"/>
                      <w:szCs w:val="18"/>
                    </w:rPr>
                    <w:t>5</w:t>
                  </w:r>
                  <w:r w:rsidRPr="00301B6B">
                    <w:rPr>
                      <w:rFonts w:hint="eastAsia"/>
                      <w:sz w:val="18"/>
                      <w:szCs w:val="18"/>
                    </w:rPr>
                    <w:t>호</w:t>
                  </w:r>
                  <w:r w:rsidRPr="00301B6B">
                    <w:rPr>
                      <w:rFonts w:hint="eastAsia"/>
                      <w:sz w:val="18"/>
                      <w:szCs w:val="18"/>
                    </w:rPr>
                    <w:t xml:space="preserve"> </w:t>
                  </w:r>
                  <w:r w:rsidRPr="00301B6B">
                    <w:rPr>
                      <w:rFonts w:hint="eastAsia"/>
                      <w:sz w:val="18"/>
                      <w:szCs w:val="18"/>
                    </w:rPr>
                    <w:t>핑크펭귄투자조합</w:t>
                  </w:r>
                </w:p>
              </w:tc>
              <w:tc>
                <w:tcPr>
                  <w:tcW w:w="851" w:type="pct"/>
                  <w:vAlign w:val="center"/>
                </w:tcPr>
                <w:p w14:paraId="6D6BA8DC" w14:textId="5C0D073D" w:rsidR="005D10C7" w:rsidRPr="00A65891" w:rsidRDefault="00301B6B" w:rsidP="002F76A3">
                  <w:pPr>
                    <w:wordWrap w:val="0"/>
                    <w:autoSpaceDE w:val="0"/>
                    <w:autoSpaceDN w:val="0"/>
                    <w:spacing w:line="280" w:lineRule="exact"/>
                    <w:jc w:val="right"/>
                    <w:rPr>
                      <w:sz w:val="18"/>
                      <w:szCs w:val="18"/>
                    </w:rPr>
                  </w:pPr>
                  <w:r w:rsidRPr="00301B6B">
                    <w:rPr>
                      <w:sz w:val="18"/>
                      <w:szCs w:val="18"/>
                    </w:rPr>
                    <w:t>64,690</w:t>
                  </w:r>
                  <w:r>
                    <w:rPr>
                      <w:rFonts w:hint="eastAsia"/>
                      <w:sz w:val="18"/>
                      <w:szCs w:val="18"/>
                    </w:rPr>
                    <w:t>주</w:t>
                  </w:r>
                </w:p>
              </w:tc>
              <w:tc>
                <w:tcPr>
                  <w:tcW w:w="638" w:type="pct"/>
                  <w:shd w:val="clear" w:color="auto" w:fill="auto"/>
                  <w:vAlign w:val="center"/>
                </w:tcPr>
                <w:p w14:paraId="5639F063" w14:textId="7E450CE3" w:rsidR="005D10C7" w:rsidRPr="00A65891" w:rsidRDefault="00F30CD1" w:rsidP="002F76A3">
                  <w:pPr>
                    <w:wordWrap w:val="0"/>
                    <w:autoSpaceDE w:val="0"/>
                    <w:autoSpaceDN w:val="0"/>
                    <w:spacing w:line="280" w:lineRule="exact"/>
                    <w:jc w:val="right"/>
                    <w:rPr>
                      <w:sz w:val="18"/>
                      <w:szCs w:val="18"/>
                    </w:rPr>
                  </w:pPr>
                  <w:r w:rsidRPr="00F30CD1">
                    <w:rPr>
                      <w:sz w:val="18"/>
                      <w:szCs w:val="18"/>
                    </w:rPr>
                    <w:t>1.86%</w:t>
                  </w:r>
                </w:p>
              </w:tc>
            </w:tr>
          </w:tbl>
          <w:p w14:paraId="6456A6C0" w14:textId="43EA3040" w:rsidR="00393382" w:rsidRDefault="006E2439" w:rsidP="002F76A3">
            <w:pPr>
              <w:pStyle w:val="1"/>
              <w:rPr>
                <w:kern w:val="2"/>
                <w:sz w:val="20"/>
                <w:szCs w:val="20"/>
              </w:rPr>
            </w:pPr>
            <w:r w:rsidRPr="006E2439">
              <w:rPr>
                <w:rFonts w:hint="eastAsia"/>
                <w:kern w:val="2"/>
                <w:sz w:val="20"/>
                <w:szCs w:val="20"/>
              </w:rPr>
              <w:t>주식회사</w:t>
            </w:r>
            <w:r w:rsidRPr="006E2439">
              <w:rPr>
                <w:kern w:val="2"/>
                <w:sz w:val="20"/>
                <w:szCs w:val="20"/>
              </w:rPr>
              <w:t xml:space="preserve"> </w:t>
            </w:r>
            <w:r w:rsidRPr="006E2439">
              <w:rPr>
                <w:rFonts w:hint="eastAsia"/>
                <w:kern w:val="2"/>
                <w:sz w:val="20"/>
                <w:szCs w:val="20"/>
              </w:rPr>
              <w:t>베이스인베스트먼트가</w:t>
            </w:r>
            <w:r w:rsidRPr="006E2439">
              <w:rPr>
                <w:kern w:val="2"/>
                <w:sz w:val="20"/>
                <w:szCs w:val="20"/>
              </w:rPr>
              <w:t xml:space="preserve"> </w:t>
            </w:r>
            <w:r w:rsidRPr="006E2439">
              <w:rPr>
                <w:rFonts w:hint="eastAsia"/>
                <w:kern w:val="2"/>
                <w:sz w:val="20"/>
                <w:szCs w:val="20"/>
              </w:rPr>
              <w:t>결성한</w:t>
            </w:r>
            <w:r w:rsidRPr="006E2439">
              <w:rPr>
                <w:kern w:val="2"/>
                <w:sz w:val="20"/>
                <w:szCs w:val="20"/>
              </w:rPr>
              <w:t xml:space="preserve"> </w:t>
            </w:r>
            <w:r w:rsidRPr="006E2439">
              <w:rPr>
                <w:rFonts w:hint="eastAsia"/>
                <w:kern w:val="2"/>
                <w:sz w:val="20"/>
                <w:szCs w:val="20"/>
              </w:rPr>
              <w:t>조합인</w:t>
            </w:r>
            <w:r>
              <w:rPr>
                <w:rFonts w:hint="eastAsia"/>
                <w:kern w:val="2"/>
                <w:sz w:val="20"/>
                <w:szCs w:val="20"/>
              </w:rPr>
              <w:t xml:space="preserve"> </w:t>
            </w:r>
            <w:r w:rsidR="00C27385">
              <w:rPr>
                <w:rFonts w:hint="eastAsia"/>
                <w:kern w:val="2"/>
                <w:sz w:val="20"/>
                <w:szCs w:val="20"/>
              </w:rPr>
              <w:t>베이스디스트링</w:t>
            </w:r>
            <w:r w:rsidR="00393382" w:rsidRPr="00393382">
              <w:rPr>
                <w:rFonts w:hint="eastAsia"/>
                <w:kern w:val="2"/>
                <w:sz w:val="20"/>
                <w:szCs w:val="20"/>
              </w:rPr>
              <w:t xml:space="preserve"> </w:t>
            </w:r>
            <w:r w:rsidR="00393382" w:rsidRPr="00393382">
              <w:rPr>
                <w:rFonts w:hint="eastAsia"/>
                <w:kern w:val="2"/>
                <w:sz w:val="20"/>
                <w:szCs w:val="20"/>
              </w:rPr>
              <w:t>및</w:t>
            </w:r>
            <w:r w:rsidR="00393382" w:rsidRPr="00393382">
              <w:rPr>
                <w:rFonts w:hint="eastAsia"/>
                <w:kern w:val="2"/>
                <w:sz w:val="20"/>
                <w:szCs w:val="20"/>
              </w:rPr>
              <w:t xml:space="preserve"> </w:t>
            </w:r>
            <w:r w:rsidR="00A05BE3">
              <w:rPr>
                <w:rFonts w:hint="eastAsia"/>
                <w:kern w:val="2"/>
                <w:sz w:val="20"/>
                <w:szCs w:val="20"/>
              </w:rPr>
              <w:t>베이스메트로놈</w:t>
            </w:r>
            <w:r w:rsidR="004001C9">
              <w:rPr>
                <w:rFonts w:hint="eastAsia"/>
                <w:kern w:val="2"/>
                <w:sz w:val="20"/>
                <w:szCs w:val="20"/>
              </w:rPr>
              <w:t>은</w:t>
            </w:r>
            <w:r w:rsidR="004001C9">
              <w:rPr>
                <w:rFonts w:hint="eastAsia"/>
                <w:kern w:val="2"/>
                <w:sz w:val="20"/>
                <w:szCs w:val="20"/>
              </w:rPr>
              <w:t xml:space="preserve"> </w:t>
            </w:r>
            <w:r w:rsidR="000E6456">
              <w:rPr>
                <w:rFonts w:hint="eastAsia"/>
                <w:kern w:val="2"/>
                <w:sz w:val="20"/>
                <w:szCs w:val="20"/>
              </w:rPr>
              <w:t>2024</w:t>
            </w:r>
            <w:r w:rsidR="000E6456">
              <w:rPr>
                <w:rFonts w:hint="eastAsia"/>
                <w:kern w:val="2"/>
                <w:sz w:val="20"/>
                <w:szCs w:val="20"/>
              </w:rPr>
              <w:t>년</w:t>
            </w:r>
            <w:r w:rsidR="000E6456">
              <w:rPr>
                <w:rFonts w:hint="eastAsia"/>
                <w:kern w:val="2"/>
                <w:sz w:val="20"/>
                <w:szCs w:val="20"/>
              </w:rPr>
              <w:t xml:space="preserve"> 6</w:t>
            </w:r>
            <w:r w:rsidR="000E6456">
              <w:rPr>
                <w:rFonts w:hint="eastAsia"/>
                <w:kern w:val="2"/>
                <w:sz w:val="20"/>
                <w:szCs w:val="20"/>
              </w:rPr>
              <w:t>월</w:t>
            </w:r>
            <w:r w:rsidR="00C93099">
              <w:rPr>
                <w:rFonts w:hint="eastAsia"/>
                <w:kern w:val="2"/>
                <w:sz w:val="20"/>
                <w:szCs w:val="20"/>
              </w:rPr>
              <w:t xml:space="preserve"> </w:t>
            </w:r>
            <w:r w:rsidR="004E5639">
              <w:rPr>
                <w:rFonts w:hint="eastAsia"/>
                <w:kern w:val="2"/>
                <w:sz w:val="20"/>
                <w:szCs w:val="20"/>
              </w:rPr>
              <w:t>다음과</w:t>
            </w:r>
            <w:r w:rsidR="004E5639">
              <w:rPr>
                <w:rFonts w:hint="eastAsia"/>
                <w:kern w:val="2"/>
                <w:sz w:val="20"/>
                <w:szCs w:val="20"/>
              </w:rPr>
              <w:t xml:space="preserve"> </w:t>
            </w:r>
            <w:r w:rsidR="004E5639">
              <w:rPr>
                <w:rFonts w:hint="eastAsia"/>
                <w:kern w:val="2"/>
                <w:sz w:val="20"/>
                <w:szCs w:val="20"/>
              </w:rPr>
              <w:t>같이</w:t>
            </w:r>
            <w:r w:rsidR="004E5639">
              <w:rPr>
                <w:rFonts w:hint="eastAsia"/>
                <w:kern w:val="2"/>
                <w:sz w:val="20"/>
                <w:szCs w:val="20"/>
              </w:rPr>
              <w:t xml:space="preserve"> </w:t>
            </w:r>
            <w:r w:rsidR="008102F1">
              <w:rPr>
                <w:rFonts w:hint="eastAsia"/>
                <w:kern w:val="2"/>
                <w:sz w:val="20"/>
                <w:szCs w:val="20"/>
              </w:rPr>
              <w:t>기존</w:t>
            </w:r>
            <w:r w:rsidR="008102F1">
              <w:rPr>
                <w:rFonts w:hint="eastAsia"/>
                <w:kern w:val="2"/>
                <w:sz w:val="20"/>
                <w:szCs w:val="20"/>
              </w:rPr>
              <w:t xml:space="preserve"> </w:t>
            </w:r>
            <w:r w:rsidR="008102F1">
              <w:rPr>
                <w:rFonts w:hint="eastAsia"/>
                <w:kern w:val="2"/>
                <w:sz w:val="20"/>
                <w:szCs w:val="20"/>
              </w:rPr>
              <w:t>주주들로부터</w:t>
            </w:r>
            <w:r w:rsidR="008102F1">
              <w:rPr>
                <w:rFonts w:hint="eastAsia"/>
                <w:kern w:val="2"/>
                <w:sz w:val="20"/>
                <w:szCs w:val="20"/>
              </w:rPr>
              <w:t xml:space="preserve"> </w:t>
            </w:r>
            <w:r w:rsidR="008102F1">
              <w:rPr>
                <w:rFonts w:hint="eastAsia"/>
                <w:kern w:val="2"/>
                <w:sz w:val="20"/>
                <w:szCs w:val="20"/>
              </w:rPr>
              <w:t>제</w:t>
            </w:r>
            <w:r w:rsidR="008102F1">
              <w:rPr>
                <w:rFonts w:hint="eastAsia"/>
                <w:kern w:val="2"/>
                <w:sz w:val="20"/>
                <w:szCs w:val="20"/>
              </w:rPr>
              <w:t>1</w:t>
            </w:r>
            <w:r w:rsidR="008102F1">
              <w:rPr>
                <w:rFonts w:hint="eastAsia"/>
                <w:kern w:val="2"/>
                <w:sz w:val="20"/>
                <w:szCs w:val="20"/>
              </w:rPr>
              <w:t>종</w:t>
            </w:r>
            <w:r w:rsidR="008102F1">
              <w:rPr>
                <w:rFonts w:hint="eastAsia"/>
                <w:kern w:val="2"/>
                <w:sz w:val="20"/>
                <w:szCs w:val="20"/>
              </w:rPr>
              <w:t xml:space="preserve">CPS, </w:t>
            </w:r>
            <w:r w:rsidR="008102F1">
              <w:rPr>
                <w:rFonts w:hint="eastAsia"/>
                <w:kern w:val="2"/>
                <w:sz w:val="20"/>
                <w:szCs w:val="20"/>
              </w:rPr>
              <w:t>제</w:t>
            </w:r>
            <w:r w:rsidR="008102F1">
              <w:rPr>
                <w:rFonts w:hint="eastAsia"/>
                <w:kern w:val="2"/>
                <w:sz w:val="20"/>
                <w:szCs w:val="20"/>
              </w:rPr>
              <w:t>2</w:t>
            </w:r>
            <w:r w:rsidR="008102F1">
              <w:rPr>
                <w:rFonts w:hint="eastAsia"/>
                <w:kern w:val="2"/>
                <w:sz w:val="20"/>
                <w:szCs w:val="20"/>
              </w:rPr>
              <w:t>종</w:t>
            </w:r>
            <w:r w:rsidR="008102F1">
              <w:rPr>
                <w:rFonts w:hint="eastAsia"/>
                <w:kern w:val="2"/>
                <w:sz w:val="20"/>
                <w:szCs w:val="20"/>
              </w:rPr>
              <w:t xml:space="preserve">CPS </w:t>
            </w:r>
            <w:r w:rsidR="008102F1">
              <w:rPr>
                <w:rFonts w:hint="eastAsia"/>
                <w:kern w:val="2"/>
                <w:sz w:val="20"/>
                <w:szCs w:val="20"/>
              </w:rPr>
              <w:t>및</w:t>
            </w:r>
            <w:r w:rsidR="008102F1">
              <w:rPr>
                <w:rFonts w:hint="eastAsia"/>
                <w:kern w:val="2"/>
                <w:sz w:val="20"/>
                <w:szCs w:val="20"/>
              </w:rPr>
              <w:t xml:space="preserve"> </w:t>
            </w:r>
            <w:r w:rsidR="008102F1">
              <w:rPr>
                <w:rFonts w:hint="eastAsia"/>
                <w:kern w:val="2"/>
                <w:sz w:val="20"/>
                <w:szCs w:val="20"/>
              </w:rPr>
              <w:t>보통주식을</w:t>
            </w:r>
            <w:r w:rsidR="008102F1">
              <w:rPr>
                <w:rFonts w:hint="eastAsia"/>
                <w:kern w:val="2"/>
                <w:sz w:val="20"/>
                <w:szCs w:val="20"/>
              </w:rPr>
              <w:t xml:space="preserve"> </w:t>
            </w:r>
            <w:r w:rsidR="008102F1">
              <w:rPr>
                <w:rFonts w:hint="eastAsia"/>
                <w:kern w:val="2"/>
                <w:sz w:val="20"/>
                <w:szCs w:val="20"/>
              </w:rPr>
              <w:t>각</w:t>
            </w:r>
            <w:r w:rsidR="008102F1">
              <w:rPr>
                <w:rFonts w:hint="eastAsia"/>
                <w:kern w:val="2"/>
                <w:sz w:val="20"/>
                <w:szCs w:val="20"/>
              </w:rPr>
              <w:t xml:space="preserve"> </w:t>
            </w:r>
            <w:r w:rsidR="008102F1">
              <w:rPr>
                <w:rFonts w:hint="eastAsia"/>
                <w:kern w:val="2"/>
                <w:sz w:val="20"/>
                <w:szCs w:val="20"/>
              </w:rPr>
              <w:t>인수하여</w:t>
            </w:r>
            <w:r w:rsidR="008102F1">
              <w:rPr>
                <w:rFonts w:hint="eastAsia"/>
                <w:kern w:val="2"/>
                <w:sz w:val="20"/>
                <w:szCs w:val="20"/>
              </w:rPr>
              <w:t xml:space="preserve"> </w:t>
            </w:r>
            <w:r w:rsidR="008102F1">
              <w:rPr>
                <w:rFonts w:hint="eastAsia"/>
                <w:kern w:val="2"/>
                <w:sz w:val="20"/>
                <w:szCs w:val="20"/>
              </w:rPr>
              <w:t>대상회사</w:t>
            </w:r>
            <w:r w:rsidR="008102F1">
              <w:rPr>
                <w:rFonts w:hint="eastAsia"/>
                <w:kern w:val="2"/>
                <w:sz w:val="20"/>
                <w:szCs w:val="20"/>
              </w:rPr>
              <w:t xml:space="preserve"> </w:t>
            </w:r>
            <w:r w:rsidR="008102F1">
              <w:rPr>
                <w:rFonts w:hint="eastAsia"/>
                <w:kern w:val="2"/>
                <w:sz w:val="20"/>
                <w:szCs w:val="20"/>
              </w:rPr>
              <w:t>주주의</w:t>
            </w:r>
            <w:r w:rsidR="008102F1">
              <w:rPr>
                <w:rFonts w:hint="eastAsia"/>
                <w:kern w:val="2"/>
                <w:sz w:val="20"/>
                <w:szCs w:val="20"/>
              </w:rPr>
              <w:t xml:space="preserve"> </w:t>
            </w:r>
            <w:r w:rsidR="008102F1">
              <w:rPr>
                <w:rFonts w:hint="eastAsia"/>
                <w:kern w:val="2"/>
                <w:sz w:val="20"/>
                <w:szCs w:val="20"/>
              </w:rPr>
              <w:t>지위를</w:t>
            </w:r>
            <w:r w:rsidR="008102F1">
              <w:rPr>
                <w:rFonts w:hint="eastAsia"/>
                <w:kern w:val="2"/>
                <w:sz w:val="20"/>
                <w:szCs w:val="20"/>
              </w:rPr>
              <w:t xml:space="preserve"> </w:t>
            </w:r>
            <w:r w:rsidR="008102F1">
              <w:rPr>
                <w:rFonts w:hint="eastAsia"/>
                <w:kern w:val="2"/>
                <w:sz w:val="20"/>
                <w:szCs w:val="20"/>
              </w:rPr>
              <w:t>취득함</w:t>
            </w:r>
            <w:r w:rsidR="008102F1">
              <w:rPr>
                <w:rFonts w:hint="eastAsia"/>
                <w:kern w:val="2"/>
                <w:sz w:val="20"/>
                <w:szCs w:val="20"/>
              </w:rPr>
              <w:t>.</w:t>
            </w:r>
          </w:p>
          <w:tbl>
            <w:tblPr>
              <w:tblStyle w:val="a7"/>
              <w:tblW w:w="6228"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059"/>
              <w:gridCol w:w="1722"/>
              <w:gridCol w:w="1134"/>
              <w:gridCol w:w="2313"/>
            </w:tblGrid>
            <w:tr w:rsidR="00235DE3" w:rsidRPr="00A9758F" w14:paraId="6E9DDE42" w14:textId="77777777" w:rsidTr="00417DEB">
              <w:trPr>
                <w:trHeight w:val="118"/>
              </w:trPr>
              <w:tc>
                <w:tcPr>
                  <w:tcW w:w="1059" w:type="dxa"/>
                  <w:shd w:val="clear" w:color="auto" w:fill="D9D9D9" w:themeFill="background1" w:themeFillShade="D9"/>
                </w:tcPr>
                <w:p w14:paraId="325B649B" w14:textId="77777777" w:rsidR="00235DE3" w:rsidRPr="006C51F8" w:rsidRDefault="00235DE3" w:rsidP="002F76A3">
                  <w:pPr>
                    <w:wordWrap w:val="0"/>
                    <w:autoSpaceDE w:val="0"/>
                    <w:autoSpaceDN w:val="0"/>
                    <w:jc w:val="center"/>
                    <w:rPr>
                      <w:rFonts w:eastAsia="바탕"/>
                      <w:b/>
                      <w:bCs/>
                      <w:sz w:val="18"/>
                      <w:szCs w:val="18"/>
                    </w:rPr>
                  </w:pPr>
                  <w:r w:rsidRPr="006C51F8">
                    <w:rPr>
                      <w:rFonts w:eastAsia="바탕" w:hint="eastAsia"/>
                      <w:b/>
                      <w:bCs/>
                      <w:sz w:val="18"/>
                      <w:szCs w:val="18"/>
                    </w:rPr>
                    <w:t>거래일자</w:t>
                  </w:r>
                </w:p>
              </w:tc>
              <w:tc>
                <w:tcPr>
                  <w:tcW w:w="1722" w:type="dxa"/>
                  <w:shd w:val="clear" w:color="auto" w:fill="D9D9D9" w:themeFill="background1" w:themeFillShade="D9"/>
                </w:tcPr>
                <w:p w14:paraId="772F600D" w14:textId="77777777" w:rsidR="00235DE3" w:rsidRPr="006C51F8" w:rsidRDefault="00235DE3" w:rsidP="002F76A3">
                  <w:pPr>
                    <w:wordWrap w:val="0"/>
                    <w:autoSpaceDE w:val="0"/>
                    <w:autoSpaceDN w:val="0"/>
                    <w:jc w:val="center"/>
                    <w:rPr>
                      <w:rFonts w:eastAsia="바탕"/>
                      <w:b/>
                      <w:bCs/>
                      <w:sz w:val="18"/>
                      <w:szCs w:val="18"/>
                    </w:rPr>
                  </w:pPr>
                  <w:r>
                    <w:rPr>
                      <w:rFonts w:eastAsia="바탕" w:hint="eastAsia"/>
                      <w:b/>
                      <w:bCs/>
                      <w:sz w:val="18"/>
                      <w:szCs w:val="18"/>
                    </w:rPr>
                    <w:t>인수</w:t>
                  </w:r>
                  <w:r>
                    <w:rPr>
                      <w:rFonts w:eastAsia="바탕" w:hint="eastAsia"/>
                      <w:b/>
                      <w:bCs/>
                      <w:sz w:val="18"/>
                      <w:szCs w:val="18"/>
                    </w:rPr>
                    <w:t xml:space="preserve"> </w:t>
                  </w:r>
                  <w:r>
                    <w:rPr>
                      <w:rFonts w:eastAsia="바탕" w:hint="eastAsia"/>
                      <w:b/>
                      <w:bCs/>
                      <w:sz w:val="18"/>
                      <w:szCs w:val="18"/>
                    </w:rPr>
                    <w:t>상대방</w:t>
                  </w:r>
                </w:p>
              </w:tc>
              <w:tc>
                <w:tcPr>
                  <w:tcW w:w="1134" w:type="dxa"/>
                  <w:shd w:val="clear" w:color="auto" w:fill="D9D9D9" w:themeFill="background1" w:themeFillShade="D9"/>
                </w:tcPr>
                <w:p w14:paraId="6F84D971" w14:textId="77777777" w:rsidR="00235DE3" w:rsidRPr="006C51F8" w:rsidRDefault="00235DE3" w:rsidP="002F76A3">
                  <w:pPr>
                    <w:wordWrap w:val="0"/>
                    <w:autoSpaceDE w:val="0"/>
                    <w:autoSpaceDN w:val="0"/>
                    <w:jc w:val="center"/>
                    <w:rPr>
                      <w:rFonts w:eastAsia="바탕"/>
                      <w:b/>
                      <w:bCs/>
                      <w:sz w:val="18"/>
                      <w:szCs w:val="18"/>
                    </w:rPr>
                  </w:pPr>
                  <w:r>
                    <w:rPr>
                      <w:rFonts w:eastAsia="바탕" w:hint="eastAsia"/>
                      <w:b/>
                      <w:bCs/>
                      <w:sz w:val="18"/>
                      <w:szCs w:val="18"/>
                    </w:rPr>
                    <w:t>대상주식</w:t>
                  </w:r>
                </w:p>
              </w:tc>
              <w:tc>
                <w:tcPr>
                  <w:tcW w:w="2313" w:type="dxa"/>
                  <w:shd w:val="clear" w:color="auto" w:fill="D9D9D9" w:themeFill="background1" w:themeFillShade="D9"/>
                </w:tcPr>
                <w:p w14:paraId="5696B4AB" w14:textId="77777777" w:rsidR="00235DE3" w:rsidRPr="006C51F8" w:rsidRDefault="00235DE3" w:rsidP="002F76A3">
                  <w:pPr>
                    <w:wordWrap w:val="0"/>
                    <w:autoSpaceDE w:val="0"/>
                    <w:autoSpaceDN w:val="0"/>
                    <w:jc w:val="center"/>
                    <w:rPr>
                      <w:rFonts w:eastAsia="바탕"/>
                      <w:b/>
                      <w:bCs/>
                      <w:sz w:val="18"/>
                      <w:szCs w:val="18"/>
                    </w:rPr>
                  </w:pPr>
                  <w:r>
                    <w:rPr>
                      <w:rFonts w:eastAsia="바탕" w:hint="eastAsia"/>
                      <w:b/>
                      <w:bCs/>
                      <w:sz w:val="18"/>
                      <w:szCs w:val="18"/>
                    </w:rPr>
                    <w:t>인수</w:t>
                  </w:r>
                  <w:r>
                    <w:rPr>
                      <w:rFonts w:eastAsia="바탕" w:hint="eastAsia"/>
                      <w:b/>
                      <w:bCs/>
                      <w:sz w:val="18"/>
                      <w:szCs w:val="18"/>
                    </w:rPr>
                    <w:t xml:space="preserve"> </w:t>
                  </w:r>
                  <w:r>
                    <w:rPr>
                      <w:rFonts w:eastAsia="바탕" w:hint="eastAsia"/>
                      <w:b/>
                      <w:bCs/>
                      <w:sz w:val="18"/>
                      <w:szCs w:val="18"/>
                    </w:rPr>
                    <w:t>주식수</w:t>
                  </w:r>
                </w:p>
              </w:tc>
            </w:tr>
            <w:tr w:rsidR="00235DE3" w:rsidRPr="00C65EAA" w14:paraId="426D8617" w14:textId="77777777" w:rsidTr="00417DEB">
              <w:trPr>
                <w:trHeight w:val="118"/>
              </w:trPr>
              <w:tc>
                <w:tcPr>
                  <w:tcW w:w="1059" w:type="dxa"/>
                  <w:vMerge w:val="restart"/>
                  <w:shd w:val="clear" w:color="auto" w:fill="auto"/>
                  <w:vAlign w:val="center"/>
                </w:tcPr>
                <w:p w14:paraId="39647786" w14:textId="77777777" w:rsidR="00235DE3" w:rsidRPr="006C51F8" w:rsidRDefault="00235DE3" w:rsidP="002F76A3">
                  <w:pPr>
                    <w:wordWrap w:val="0"/>
                    <w:autoSpaceDE w:val="0"/>
                    <w:autoSpaceDN w:val="0"/>
                    <w:rPr>
                      <w:rFonts w:eastAsia="바탕"/>
                      <w:sz w:val="18"/>
                      <w:szCs w:val="18"/>
                    </w:rPr>
                  </w:pPr>
                  <w:r>
                    <w:rPr>
                      <w:rFonts w:eastAsia="바탕" w:hint="eastAsia"/>
                      <w:sz w:val="18"/>
                      <w:szCs w:val="18"/>
                    </w:rPr>
                    <w:t>2024. 6. 7.</w:t>
                  </w:r>
                </w:p>
              </w:tc>
              <w:tc>
                <w:tcPr>
                  <w:tcW w:w="1722" w:type="dxa"/>
                  <w:vMerge w:val="restart"/>
                  <w:shd w:val="clear" w:color="auto" w:fill="FFFFFF" w:themeFill="background1"/>
                </w:tcPr>
                <w:p w14:paraId="5E4A18BC" w14:textId="77777777" w:rsidR="00235DE3" w:rsidRDefault="00235DE3" w:rsidP="002F76A3">
                  <w:pPr>
                    <w:wordWrap w:val="0"/>
                    <w:autoSpaceDE w:val="0"/>
                    <w:autoSpaceDN w:val="0"/>
                    <w:jc w:val="center"/>
                    <w:rPr>
                      <w:rFonts w:eastAsia="바탕"/>
                      <w:sz w:val="18"/>
                      <w:szCs w:val="18"/>
                    </w:rPr>
                  </w:pPr>
                  <w:r w:rsidRPr="0002692C">
                    <w:rPr>
                      <w:rFonts w:eastAsia="바탕" w:hint="eastAsia"/>
                      <w:sz w:val="18"/>
                      <w:szCs w:val="18"/>
                    </w:rPr>
                    <w:t>브이에스</w:t>
                  </w:r>
                  <w:r w:rsidRPr="0002692C">
                    <w:rPr>
                      <w:rFonts w:eastAsia="바탕" w:hint="eastAsia"/>
                      <w:sz w:val="18"/>
                      <w:szCs w:val="18"/>
                    </w:rPr>
                    <w:t xml:space="preserve"> </w:t>
                  </w:r>
                  <w:r w:rsidRPr="0002692C">
                    <w:rPr>
                      <w:rFonts w:eastAsia="바탕" w:hint="eastAsia"/>
                      <w:sz w:val="18"/>
                      <w:szCs w:val="18"/>
                    </w:rPr>
                    <w:t>스타</w:t>
                  </w:r>
                </w:p>
                <w:p w14:paraId="5BA3C1F5" w14:textId="77777777" w:rsidR="00235DE3" w:rsidRPr="006C51F8" w:rsidRDefault="00235DE3" w:rsidP="002F76A3">
                  <w:pPr>
                    <w:wordWrap w:val="0"/>
                    <w:autoSpaceDE w:val="0"/>
                    <w:autoSpaceDN w:val="0"/>
                    <w:jc w:val="center"/>
                    <w:rPr>
                      <w:rFonts w:eastAsia="바탕"/>
                      <w:sz w:val="18"/>
                      <w:szCs w:val="18"/>
                    </w:rPr>
                  </w:pPr>
                  <w:r w:rsidRPr="0002692C">
                    <w:rPr>
                      <w:rFonts w:eastAsia="바탕" w:hint="eastAsia"/>
                      <w:sz w:val="18"/>
                      <w:szCs w:val="18"/>
                    </w:rPr>
                    <w:t>개인투자조합</w:t>
                  </w:r>
                  <w:r w:rsidRPr="0002692C">
                    <w:rPr>
                      <w:rFonts w:eastAsia="바탕" w:hint="eastAsia"/>
                      <w:sz w:val="18"/>
                      <w:szCs w:val="18"/>
                    </w:rPr>
                    <w:t xml:space="preserve"> 3</w:t>
                  </w:r>
                  <w:r w:rsidRPr="0002692C">
                    <w:rPr>
                      <w:rFonts w:eastAsia="바탕" w:hint="eastAsia"/>
                      <w:sz w:val="18"/>
                      <w:szCs w:val="18"/>
                    </w:rPr>
                    <w:t>호</w:t>
                  </w:r>
                </w:p>
              </w:tc>
              <w:tc>
                <w:tcPr>
                  <w:tcW w:w="1134" w:type="dxa"/>
                  <w:vMerge w:val="restart"/>
                  <w:shd w:val="clear" w:color="auto" w:fill="FFFFFF" w:themeFill="background1"/>
                  <w:vAlign w:val="center"/>
                </w:tcPr>
                <w:p w14:paraId="3454AFCB" w14:textId="77777777" w:rsidR="00235DE3" w:rsidRDefault="00235DE3" w:rsidP="002F76A3">
                  <w:pPr>
                    <w:wordWrap w:val="0"/>
                    <w:autoSpaceDE w:val="0"/>
                    <w:autoSpaceDN w:val="0"/>
                    <w:jc w:val="center"/>
                    <w:rPr>
                      <w:sz w:val="18"/>
                      <w:szCs w:val="18"/>
                    </w:rPr>
                  </w:pPr>
                  <w:r w:rsidRPr="006C55BE">
                    <w:rPr>
                      <w:rFonts w:hint="eastAsia"/>
                      <w:sz w:val="18"/>
                      <w:szCs w:val="18"/>
                    </w:rPr>
                    <w:t>제</w:t>
                  </w:r>
                  <w:r w:rsidRPr="006C55BE">
                    <w:rPr>
                      <w:rFonts w:hint="eastAsia"/>
                      <w:sz w:val="18"/>
                      <w:szCs w:val="18"/>
                    </w:rPr>
                    <w:t>1</w:t>
                  </w:r>
                  <w:r w:rsidRPr="006C55BE">
                    <w:rPr>
                      <w:rFonts w:hint="eastAsia"/>
                      <w:sz w:val="18"/>
                      <w:szCs w:val="18"/>
                    </w:rPr>
                    <w:t>종</w:t>
                  </w:r>
                  <w:r w:rsidRPr="006C55BE">
                    <w:rPr>
                      <w:rFonts w:hint="eastAsia"/>
                      <w:sz w:val="18"/>
                      <w:szCs w:val="18"/>
                    </w:rPr>
                    <w:t xml:space="preserve"> CPS</w:t>
                  </w:r>
                </w:p>
                <w:p w14:paraId="2FE8C5C8" w14:textId="77777777" w:rsidR="00235DE3" w:rsidRPr="006C51F8" w:rsidRDefault="00235DE3" w:rsidP="002F76A3">
                  <w:pPr>
                    <w:wordWrap w:val="0"/>
                    <w:autoSpaceDE w:val="0"/>
                    <w:autoSpaceDN w:val="0"/>
                    <w:jc w:val="center"/>
                    <w:rPr>
                      <w:rFonts w:eastAsia="바탕"/>
                      <w:sz w:val="18"/>
                      <w:szCs w:val="18"/>
                    </w:rPr>
                  </w:pPr>
                  <w:r>
                    <w:rPr>
                      <w:rFonts w:hint="eastAsia"/>
                      <w:sz w:val="18"/>
                      <w:szCs w:val="18"/>
                    </w:rPr>
                    <w:t>(</w:t>
                  </w:r>
                  <w:r w:rsidRPr="006C55BE">
                    <w:rPr>
                      <w:sz w:val="18"/>
                      <w:szCs w:val="18"/>
                    </w:rPr>
                    <w:t>92,600</w:t>
                  </w:r>
                  <w:r w:rsidRPr="006C55BE">
                    <w:rPr>
                      <w:rFonts w:hint="eastAsia"/>
                      <w:sz w:val="18"/>
                      <w:szCs w:val="18"/>
                    </w:rPr>
                    <w:t>주</w:t>
                  </w:r>
                  <w:r>
                    <w:rPr>
                      <w:rFonts w:hint="eastAsia"/>
                      <w:sz w:val="18"/>
                      <w:szCs w:val="18"/>
                    </w:rPr>
                    <w:t>)</w:t>
                  </w:r>
                </w:p>
              </w:tc>
              <w:tc>
                <w:tcPr>
                  <w:tcW w:w="2313" w:type="dxa"/>
                  <w:shd w:val="clear" w:color="auto" w:fill="FFFFFF" w:themeFill="background1"/>
                </w:tcPr>
                <w:p w14:paraId="0FF844A1"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 xml:space="preserve"> </w:t>
                  </w:r>
                  <w:r w:rsidRPr="006C55BE">
                    <w:rPr>
                      <w:sz w:val="18"/>
                      <w:szCs w:val="18"/>
                    </w:rPr>
                    <w:t>48,190</w:t>
                  </w:r>
                  <w:r w:rsidRPr="006C55BE">
                    <w:rPr>
                      <w:rFonts w:hint="eastAsia"/>
                      <w:sz w:val="18"/>
                      <w:szCs w:val="18"/>
                    </w:rPr>
                    <w:t>주</w:t>
                  </w:r>
                </w:p>
              </w:tc>
            </w:tr>
            <w:tr w:rsidR="00235DE3" w:rsidRPr="00C65EAA" w14:paraId="5B81B003" w14:textId="77777777" w:rsidTr="00417DEB">
              <w:trPr>
                <w:trHeight w:val="118"/>
              </w:trPr>
              <w:tc>
                <w:tcPr>
                  <w:tcW w:w="1059" w:type="dxa"/>
                  <w:vMerge/>
                  <w:shd w:val="clear" w:color="auto" w:fill="auto"/>
                  <w:vAlign w:val="center"/>
                </w:tcPr>
                <w:p w14:paraId="7EBE03A2" w14:textId="77777777" w:rsidR="00235DE3" w:rsidRDefault="00235DE3" w:rsidP="002F76A3">
                  <w:pPr>
                    <w:wordWrap w:val="0"/>
                    <w:autoSpaceDE w:val="0"/>
                    <w:autoSpaceDN w:val="0"/>
                    <w:rPr>
                      <w:rFonts w:eastAsia="바탕"/>
                      <w:sz w:val="18"/>
                      <w:szCs w:val="18"/>
                    </w:rPr>
                  </w:pPr>
                </w:p>
              </w:tc>
              <w:tc>
                <w:tcPr>
                  <w:tcW w:w="1722" w:type="dxa"/>
                  <w:vMerge/>
                  <w:shd w:val="clear" w:color="auto" w:fill="FFFFFF" w:themeFill="background1"/>
                </w:tcPr>
                <w:p w14:paraId="5A9E518A" w14:textId="77777777" w:rsidR="00235DE3" w:rsidRPr="0002692C" w:rsidRDefault="00235DE3" w:rsidP="002F76A3">
                  <w:pPr>
                    <w:wordWrap w:val="0"/>
                    <w:autoSpaceDE w:val="0"/>
                    <w:autoSpaceDN w:val="0"/>
                    <w:jc w:val="center"/>
                    <w:rPr>
                      <w:rFonts w:eastAsia="바탕"/>
                      <w:sz w:val="18"/>
                      <w:szCs w:val="18"/>
                    </w:rPr>
                  </w:pPr>
                </w:p>
              </w:tc>
              <w:tc>
                <w:tcPr>
                  <w:tcW w:w="1134" w:type="dxa"/>
                  <w:vMerge/>
                  <w:shd w:val="clear" w:color="auto" w:fill="FFFFFF" w:themeFill="background1"/>
                </w:tcPr>
                <w:p w14:paraId="06AB065C" w14:textId="77777777" w:rsidR="00235DE3" w:rsidRPr="006C55BE" w:rsidRDefault="00235DE3" w:rsidP="002F76A3">
                  <w:pPr>
                    <w:wordWrap w:val="0"/>
                    <w:autoSpaceDE w:val="0"/>
                    <w:autoSpaceDN w:val="0"/>
                    <w:rPr>
                      <w:sz w:val="18"/>
                      <w:szCs w:val="18"/>
                    </w:rPr>
                  </w:pPr>
                </w:p>
              </w:tc>
              <w:tc>
                <w:tcPr>
                  <w:tcW w:w="2313" w:type="dxa"/>
                  <w:shd w:val="clear" w:color="auto" w:fill="FFFFFF" w:themeFill="background1"/>
                </w:tcPr>
                <w:p w14:paraId="6A1FA81F"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 xml:space="preserve"> </w:t>
                  </w:r>
                  <w:r w:rsidRPr="006C55BE">
                    <w:rPr>
                      <w:sz w:val="18"/>
                      <w:szCs w:val="18"/>
                    </w:rPr>
                    <w:t>51,170</w:t>
                  </w:r>
                  <w:r w:rsidRPr="006C55BE">
                    <w:rPr>
                      <w:rFonts w:hint="eastAsia"/>
                      <w:sz w:val="18"/>
                      <w:szCs w:val="18"/>
                    </w:rPr>
                    <w:t>주</w:t>
                  </w:r>
                </w:p>
              </w:tc>
            </w:tr>
            <w:tr w:rsidR="00235DE3" w:rsidRPr="00C65EAA" w14:paraId="0B43D312" w14:textId="77777777" w:rsidTr="00417DEB">
              <w:trPr>
                <w:trHeight w:val="118"/>
              </w:trPr>
              <w:tc>
                <w:tcPr>
                  <w:tcW w:w="1059" w:type="dxa"/>
                  <w:vMerge w:val="restart"/>
                  <w:shd w:val="clear" w:color="auto" w:fill="auto"/>
                  <w:vAlign w:val="center"/>
                </w:tcPr>
                <w:p w14:paraId="194A3B82" w14:textId="77777777" w:rsidR="00235DE3" w:rsidRDefault="00235DE3" w:rsidP="002F76A3">
                  <w:pPr>
                    <w:wordWrap w:val="0"/>
                    <w:autoSpaceDE w:val="0"/>
                    <w:autoSpaceDN w:val="0"/>
                    <w:rPr>
                      <w:rFonts w:eastAsia="바탕"/>
                      <w:sz w:val="18"/>
                      <w:szCs w:val="18"/>
                    </w:rPr>
                  </w:pPr>
                  <w:r>
                    <w:rPr>
                      <w:rFonts w:eastAsia="바탕" w:hint="eastAsia"/>
                      <w:sz w:val="18"/>
                      <w:szCs w:val="18"/>
                    </w:rPr>
                    <w:t>2024. 6. 24.</w:t>
                  </w:r>
                </w:p>
              </w:tc>
              <w:tc>
                <w:tcPr>
                  <w:tcW w:w="1722" w:type="dxa"/>
                  <w:vMerge w:val="restart"/>
                  <w:shd w:val="clear" w:color="auto" w:fill="FFFFFF" w:themeFill="background1"/>
                </w:tcPr>
                <w:p w14:paraId="4FD9AA97" w14:textId="77777777" w:rsidR="00235DE3" w:rsidRPr="006C51F8" w:rsidRDefault="00235DE3" w:rsidP="002F76A3">
                  <w:pPr>
                    <w:wordWrap w:val="0"/>
                    <w:autoSpaceDE w:val="0"/>
                    <w:autoSpaceDN w:val="0"/>
                    <w:jc w:val="center"/>
                    <w:rPr>
                      <w:rFonts w:eastAsia="바탕"/>
                      <w:sz w:val="18"/>
                      <w:szCs w:val="18"/>
                    </w:rPr>
                  </w:pPr>
                  <w:r w:rsidRPr="005222E7">
                    <w:rPr>
                      <w:rFonts w:eastAsia="바탕" w:hint="eastAsia"/>
                      <w:sz w:val="18"/>
                      <w:szCs w:val="18"/>
                    </w:rPr>
                    <w:t>에스알글로벌그로스</w:t>
                  </w:r>
                  <w:r w:rsidRPr="005222E7">
                    <w:rPr>
                      <w:rFonts w:eastAsia="바탕" w:hint="eastAsia"/>
                      <w:sz w:val="18"/>
                      <w:szCs w:val="18"/>
                    </w:rPr>
                    <w:t xml:space="preserve"> </w:t>
                  </w:r>
                  <w:r w:rsidRPr="005222E7">
                    <w:rPr>
                      <w:rFonts w:eastAsia="바탕" w:hint="eastAsia"/>
                      <w:sz w:val="18"/>
                      <w:szCs w:val="18"/>
                    </w:rPr>
                    <w:t>투자조합</w:t>
                  </w:r>
                  <w:r w:rsidRPr="005222E7">
                    <w:rPr>
                      <w:rFonts w:eastAsia="바탕" w:hint="eastAsia"/>
                      <w:sz w:val="18"/>
                      <w:szCs w:val="18"/>
                    </w:rPr>
                    <w:t xml:space="preserve"> 5</w:t>
                  </w:r>
                  <w:r w:rsidRPr="005222E7">
                    <w:rPr>
                      <w:rFonts w:eastAsia="바탕" w:hint="eastAsia"/>
                      <w:sz w:val="18"/>
                      <w:szCs w:val="18"/>
                    </w:rPr>
                    <w:t>호</w:t>
                  </w:r>
                </w:p>
              </w:tc>
              <w:tc>
                <w:tcPr>
                  <w:tcW w:w="1134" w:type="dxa"/>
                  <w:vMerge w:val="restart"/>
                  <w:shd w:val="clear" w:color="auto" w:fill="FFFFFF" w:themeFill="background1"/>
                </w:tcPr>
                <w:p w14:paraId="6C723DD1" w14:textId="77777777" w:rsidR="00235DE3" w:rsidRPr="006C51F8" w:rsidRDefault="00235DE3" w:rsidP="002F76A3">
                  <w:pPr>
                    <w:wordWrap w:val="0"/>
                    <w:autoSpaceDE w:val="0"/>
                    <w:autoSpaceDN w:val="0"/>
                    <w:jc w:val="center"/>
                    <w:rPr>
                      <w:rFonts w:eastAsia="바탕"/>
                      <w:sz w:val="18"/>
                      <w:szCs w:val="18"/>
                    </w:rPr>
                  </w:pPr>
                  <w:r>
                    <w:rPr>
                      <w:rFonts w:hint="eastAsia"/>
                      <w:sz w:val="18"/>
                      <w:szCs w:val="18"/>
                    </w:rPr>
                    <w:t>제</w:t>
                  </w:r>
                  <w:r>
                    <w:rPr>
                      <w:rFonts w:hint="eastAsia"/>
                      <w:sz w:val="18"/>
                      <w:szCs w:val="18"/>
                    </w:rPr>
                    <w:t>2</w:t>
                  </w:r>
                  <w:r>
                    <w:rPr>
                      <w:rFonts w:hint="eastAsia"/>
                      <w:sz w:val="18"/>
                      <w:szCs w:val="18"/>
                    </w:rPr>
                    <w:t>종</w:t>
                  </w:r>
                  <w:r>
                    <w:rPr>
                      <w:rFonts w:hint="eastAsia"/>
                      <w:sz w:val="18"/>
                      <w:szCs w:val="18"/>
                    </w:rPr>
                    <w:t xml:space="preserve"> CPS (</w:t>
                  </w:r>
                  <w:r w:rsidRPr="000E0DA0">
                    <w:rPr>
                      <w:sz w:val="18"/>
                      <w:szCs w:val="18"/>
                    </w:rPr>
                    <w:t>115,460</w:t>
                  </w:r>
                  <w:r>
                    <w:rPr>
                      <w:rFonts w:hint="eastAsia"/>
                      <w:sz w:val="18"/>
                      <w:szCs w:val="18"/>
                    </w:rPr>
                    <w:t>주</w:t>
                  </w:r>
                  <w:r>
                    <w:rPr>
                      <w:rFonts w:hint="eastAsia"/>
                      <w:sz w:val="18"/>
                      <w:szCs w:val="18"/>
                    </w:rPr>
                    <w:t>)</w:t>
                  </w:r>
                </w:p>
              </w:tc>
              <w:tc>
                <w:tcPr>
                  <w:tcW w:w="2313" w:type="dxa"/>
                  <w:shd w:val="clear" w:color="auto" w:fill="FFFFFF" w:themeFill="background1"/>
                </w:tcPr>
                <w:p w14:paraId="75BA6865"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 xml:space="preserve"> </w:t>
                  </w:r>
                  <w:r w:rsidRPr="008B1650">
                    <w:rPr>
                      <w:sz w:val="18"/>
                      <w:szCs w:val="18"/>
                    </w:rPr>
                    <w:t>56,000</w:t>
                  </w:r>
                  <w:r w:rsidRPr="006C55BE">
                    <w:rPr>
                      <w:rFonts w:hint="eastAsia"/>
                      <w:sz w:val="18"/>
                      <w:szCs w:val="18"/>
                    </w:rPr>
                    <w:t>주</w:t>
                  </w:r>
                </w:p>
              </w:tc>
            </w:tr>
            <w:tr w:rsidR="00235DE3" w:rsidRPr="00C65EAA" w14:paraId="0FFC5222" w14:textId="77777777" w:rsidTr="00417DEB">
              <w:trPr>
                <w:trHeight w:val="118"/>
              </w:trPr>
              <w:tc>
                <w:tcPr>
                  <w:tcW w:w="1059" w:type="dxa"/>
                  <w:vMerge/>
                  <w:shd w:val="clear" w:color="auto" w:fill="auto"/>
                  <w:vAlign w:val="center"/>
                </w:tcPr>
                <w:p w14:paraId="44050E10" w14:textId="77777777" w:rsidR="00235DE3" w:rsidRDefault="00235DE3" w:rsidP="002F76A3">
                  <w:pPr>
                    <w:wordWrap w:val="0"/>
                    <w:autoSpaceDE w:val="0"/>
                    <w:autoSpaceDN w:val="0"/>
                    <w:rPr>
                      <w:rFonts w:eastAsia="바탕"/>
                      <w:sz w:val="18"/>
                      <w:szCs w:val="18"/>
                    </w:rPr>
                  </w:pPr>
                </w:p>
              </w:tc>
              <w:tc>
                <w:tcPr>
                  <w:tcW w:w="1722" w:type="dxa"/>
                  <w:vMerge/>
                  <w:shd w:val="clear" w:color="auto" w:fill="FFFFFF" w:themeFill="background1"/>
                </w:tcPr>
                <w:p w14:paraId="10F96251" w14:textId="77777777" w:rsidR="00235DE3" w:rsidRPr="005222E7" w:rsidRDefault="00235DE3" w:rsidP="002F76A3">
                  <w:pPr>
                    <w:wordWrap w:val="0"/>
                    <w:autoSpaceDE w:val="0"/>
                    <w:autoSpaceDN w:val="0"/>
                    <w:rPr>
                      <w:rFonts w:eastAsia="바탕"/>
                      <w:sz w:val="18"/>
                      <w:szCs w:val="18"/>
                    </w:rPr>
                  </w:pPr>
                </w:p>
              </w:tc>
              <w:tc>
                <w:tcPr>
                  <w:tcW w:w="1134" w:type="dxa"/>
                  <w:vMerge/>
                  <w:shd w:val="clear" w:color="auto" w:fill="FFFFFF" w:themeFill="background1"/>
                </w:tcPr>
                <w:p w14:paraId="4A3D837C" w14:textId="77777777" w:rsidR="00235DE3" w:rsidRDefault="00235DE3" w:rsidP="002F76A3">
                  <w:pPr>
                    <w:wordWrap w:val="0"/>
                    <w:autoSpaceDE w:val="0"/>
                    <w:autoSpaceDN w:val="0"/>
                    <w:jc w:val="center"/>
                    <w:rPr>
                      <w:sz w:val="18"/>
                      <w:szCs w:val="18"/>
                    </w:rPr>
                  </w:pPr>
                </w:p>
              </w:tc>
              <w:tc>
                <w:tcPr>
                  <w:tcW w:w="2313" w:type="dxa"/>
                  <w:shd w:val="clear" w:color="auto" w:fill="FFFFFF" w:themeFill="background1"/>
                </w:tcPr>
                <w:p w14:paraId="34E9FF85"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 xml:space="preserve"> </w:t>
                  </w:r>
                  <w:r w:rsidRPr="008B1650">
                    <w:rPr>
                      <w:sz w:val="18"/>
                      <w:szCs w:val="18"/>
                    </w:rPr>
                    <w:t>59,460</w:t>
                  </w:r>
                  <w:r w:rsidRPr="006C55BE">
                    <w:rPr>
                      <w:rFonts w:hint="eastAsia"/>
                      <w:sz w:val="18"/>
                      <w:szCs w:val="18"/>
                    </w:rPr>
                    <w:t>주</w:t>
                  </w:r>
                </w:p>
              </w:tc>
            </w:tr>
            <w:tr w:rsidR="00235DE3" w:rsidRPr="00C65EAA" w14:paraId="493F4B90" w14:textId="77777777" w:rsidTr="00417DEB">
              <w:trPr>
                <w:trHeight w:val="118"/>
              </w:trPr>
              <w:tc>
                <w:tcPr>
                  <w:tcW w:w="1059" w:type="dxa"/>
                  <w:vMerge/>
                  <w:shd w:val="clear" w:color="auto" w:fill="auto"/>
                  <w:vAlign w:val="center"/>
                </w:tcPr>
                <w:p w14:paraId="5DE79A65" w14:textId="77777777" w:rsidR="00235DE3" w:rsidRPr="006C51F8" w:rsidRDefault="00235DE3" w:rsidP="002F76A3">
                  <w:pPr>
                    <w:wordWrap w:val="0"/>
                    <w:autoSpaceDE w:val="0"/>
                    <w:autoSpaceDN w:val="0"/>
                    <w:rPr>
                      <w:rFonts w:eastAsia="바탕"/>
                      <w:sz w:val="18"/>
                      <w:szCs w:val="18"/>
                    </w:rPr>
                  </w:pPr>
                </w:p>
              </w:tc>
              <w:tc>
                <w:tcPr>
                  <w:tcW w:w="1722" w:type="dxa"/>
                  <w:vMerge w:val="restart"/>
                  <w:shd w:val="clear" w:color="auto" w:fill="FFFFFF" w:themeFill="background1"/>
                  <w:vAlign w:val="center"/>
                </w:tcPr>
                <w:p w14:paraId="191B0FCD" w14:textId="77777777" w:rsidR="00235DE3" w:rsidRPr="006C51F8" w:rsidRDefault="00235DE3" w:rsidP="002F76A3">
                  <w:pPr>
                    <w:wordWrap w:val="0"/>
                    <w:autoSpaceDE w:val="0"/>
                    <w:autoSpaceDN w:val="0"/>
                    <w:jc w:val="center"/>
                    <w:rPr>
                      <w:rFonts w:eastAsia="바탕"/>
                      <w:sz w:val="18"/>
                      <w:szCs w:val="18"/>
                    </w:rPr>
                  </w:pPr>
                  <w:r>
                    <w:rPr>
                      <w:rFonts w:eastAsia="바탕" w:hint="eastAsia"/>
                      <w:sz w:val="18"/>
                      <w:szCs w:val="18"/>
                    </w:rPr>
                    <w:t>이승혁</w:t>
                  </w:r>
                </w:p>
              </w:tc>
              <w:tc>
                <w:tcPr>
                  <w:tcW w:w="1134" w:type="dxa"/>
                  <w:vMerge w:val="restart"/>
                  <w:shd w:val="clear" w:color="auto" w:fill="FFFFFF" w:themeFill="background1"/>
                  <w:vAlign w:val="center"/>
                </w:tcPr>
                <w:p w14:paraId="3E39EFA8" w14:textId="77777777" w:rsidR="00235DE3" w:rsidRDefault="00235DE3" w:rsidP="002F76A3">
                  <w:pPr>
                    <w:wordWrap w:val="0"/>
                    <w:autoSpaceDE w:val="0"/>
                    <w:autoSpaceDN w:val="0"/>
                    <w:jc w:val="center"/>
                    <w:rPr>
                      <w:rFonts w:eastAsia="바탕"/>
                      <w:sz w:val="18"/>
                      <w:szCs w:val="18"/>
                    </w:rPr>
                  </w:pPr>
                  <w:r>
                    <w:rPr>
                      <w:rFonts w:eastAsia="바탕" w:hint="eastAsia"/>
                      <w:sz w:val="18"/>
                      <w:szCs w:val="18"/>
                    </w:rPr>
                    <w:t>보통주식</w:t>
                  </w:r>
                </w:p>
                <w:p w14:paraId="4FABE51C" w14:textId="77777777" w:rsidR="00235DE3" w:rsidRPr="006C51F8" w:rsidRDefault="00235DE3" w:rsidP="002F76A3">
                  <w:pPr>
                    <w:wordWrap w:val="0"/>
                    <w:autoSpaceDE w:val="0"/>
                    <w:autoSpaceDN w:val="0"/>
                    <w:jc w:val="center"/>
                    <w:rPr>
                      <w:rFonts w:eastAsia="바탕"/>
                      <w:sz w:val="18"/>
                      <w:szCs w:val="18"/>
                    </w:rPr>
                  </w:pPr>
                  <w:r>
                    <w:rPr>
                      <w:rFonts w:eastAsia="바탕" w:hint="eastAsia"/>
                      <w:sz w:val="18"/>
                      <w:szCs w:val="18"/>
                    </w:rPr>
                    <w:t>(</w:t>
                  </w:r>
                  <w:r w:rsidRPr="00165989">
                    <w:rPr>
                      <w:rFonts w:eastAsia="바탕"/>
                      <w:sz w:val="18"/>
                      <w:szCs w:val="18"/>
                    </w:rPr>
                    <w:t>41,123</w:t>
                  </w:r>
                  <w:r>
                    <w:rPr>
                      <w:rFonts w:eastAsia="바탕" w:hint="eastAsia"/>
                      <w:sz w:val="18"/>
                      <w:szCs w:val="18"/>
                    </w:rPr>
                    <w:t>주</w:t>
                  </w:r>
                  <w:r>
                    <w:rPr>
                      <w:rFonts w:eastAsia="바탕" w:hint="eastAsia"/>
                      <w:sz w:val="18"/>
                      <w:szCs w:val="18"/>
                    </w:rPr>
                    <w:t>)</w:t>
                  </w:r>
                </w:p>
              </w:tc>
              <w:tc>
                <w:tcPr>
                  <w:tcW w:w="2313" w:type="dxa"/>
                  <w:shd w:val="clear" w:color="auto" w:fill="FFFFFF" w:themeFill="background1"/>
                </w:tcPr>
                <w:p w14:paraId="10813E4A"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 xml:space="preserve"> </w:t>
                  </w:r>
                  <w:r w:rsidRPr="00165989">
                    <w:rPr>
                      <w:sz w:val="18"/>
                      <w:szCs w:val="18"/>
                    </w:rPr>
                    <w:t>19,945</w:t>
                  </w:r>
                  <w:r w:rsidRPr="006C55BE">
                    <w:rPr>
                      <w:rFonts w:hint="eastAsia"/>
                      <w:sz w:val="18"/>
                      <w:szCs w:val="18"/>
                    </w:rPr>
                    <w:t>주</w:t>
                  </w:r>
                </w:p>
              </w:tc>
            </w:tr>
            <w:tr w:rsidR="00235DE3" w:rsidRPr="00C65EAA" w14:paraId="0CF4303E" w14:textId="77777777" w:rsidTr="00417DEB">
              <w:trPr>
                <w:trHeight w:val="118"/>
              </w:trPr>
              <w:tc>
                <w:tcPr>
                  <w:tcW w:w="1059" w:type="dxa"/>
                  <w:vMerge/>
                  <w:shd w:val="clear" w:color="auto" w:fill="auto"/>
                  <w:vAlign w:val="center"/>
                </w:tcPr>
                <w:p w14:paraId="1C42B360" w14:textId="77777777" w:rsidR="00235DE3" w:rsidRPr="006C51F8" w:rsidRDefault="00235DE3" w:rsidP="002F76A3">
                  <w:pPr>
                    <w:wordWrap w:val="0"/>
                    <w:autoSpaceDE w:val="0"/>
                    <w:autoSpaceDN w:val="0"/>
                    <w:rPr>
                      <w:rFonts w:eastAsia="바탕"/>
                      <w:sz w:val="18"/>
                      <w:szCs w:val="18"/>
                    </w:rPr>
                  </w:pPr>
                </w:p>
              </w:tc>
              <w:tc>
                <w:tcPr>
                  <w:tcW w:w="1722" w:type="dxa"/>
                  <w:vMerge/>
                  <w:shd w:val="clear" w:color="auto" w:fill="FFFFFF" w:themeFill="background1"/>
                </w:tcPr>
                <w:p w14:paraId="45E8181B" w14:textId="77777777" w:rsidR="00235DE3" w:rsidRPr="006C51F8" w:rsidRDefault="00235DE3" w:rsidP="002F76A3">
                  <w:pPr>
                    <w:wordWrap w:val="0"/>
                    <w:autoSpaceDE w:val="0"/>
                    <w:autoSpaceDN w:val="0"/>
                    <w:jc w:val="right"/>
                    <w:rPr>
                      <w:rFonts w:eastAsia="바탕"/>
                      <w:sz w:val="18"/>
                      <w:szCs w:val="18"/>
                    </w:rPr>
                  </w:pPr>
                </w:p>
              </w:tc>
              <w:tc>
                <w:tcPr>
                  <w:tcW w:w="1134" w:type="dxa"/>
                  <w:vMerge/>
                  <w:shd w:val="clear" w:color="auto" w:fill="FFFFFF" w:themeFill="background1"/>
                </w:tcPr>
                <w:p w14:paraId="73F1A06B" w14:textId="77777777" w:rsidR="00235DE3" w:rsidRPr="006C51F8" w:rsidRDefault="00235DE3" w:rsidP="002F76A3">
                  <w:pPr>
                    <w:wordWrap w:val="0"/>
                    <w:autoSpaceDE w:val="0"/>
                    <w:autoSpaceDN w:val="0"/>
                    <w:jc w:val="right"/>
                    <w:rPr>
                      <w:rFonts w:eastAsia="바탕"/>
                      <w:sz w:val="18"/>
                      <w:szCs w:val="18"/>
                    </w:rPr>
                  </w:pPr>
                </w:p>
              </w:tc>
              <w:tc>
                <w:tcPr>
                  <w:tcW w:w="2313" w:type="dxa"/>
                  <w:shd w:val="clear" w:color="auto" w:fill="FFFFFF" w:themeFill="background1"/>
                </w:tcPr>
                <w:p w14:paraId="17A41632"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 xml:space="preserve"> </w:t>
                  </w:r>
                  <w:r w:rsidRPr="00165989">
                    <w:rPr>
                      <w:sz w:val="18"/>
                      <w:szCs w:val="18"/>
                    </w:rPr>
                    <w:t>21,178</w:t>
                  </w:r>
                  <w:r w:rsidRPr="006C55BE">
                    <w:rPr>
                      <w:rFonts w:hint="eastAsia"/>
                      <w:sz w:val="18"/>
                      <w:szCs w:val="18"/>
                    </w:rPr>
                    <w:t>주</w:t>
                  </w:r>
                </w:p>
              </w:tc>
            </w:tr>
          </w:tbl>
          <w:p w14:paraId="7A4313E5" w14:textId="48E4519A" w:rsidR="008233F9" w:rsidRPr="00C65EAA" w:rsidRDefault="008233F9" w:rsidP="003F0D46">
            <w:pPr>
              <w:pStyle w:val="1"/>
              <w:numPr>
                <w:ilvl w:val="0"/>
                <w:numId w:val="0"/>
              </w:numPr>
              <w:ind w:left="513"/>
              <w:rPr>
                <w:kern w:val="2"/>
                <w:sz w:val="20"/>
                <w:szCs w:val="20"/>
              </w:rPr>
            </w:pPr>
          </w:p>
        </w:tc>
        <w:tc>
          <w:tcPr>
            <w:tcW w:w="5640" w:type="dxa"/>
            <w:tcBorders>
              <w:top w:val="single" w:sz="12" w:space="0" w:color="0F243E"/>
              <w:bottom w:val="single" w:sz="12" w:space="0" w:color="0F243E"/>
            </w:tcBorders>
            <w:shd w:val="clear" w:color="auto" w:fill="auto"/>
          </w:tcPr>
          <w:p w14:paraId="3CBB3584" w14:textId="0FFCC17A" w:rsidR="00FE70AB" w:rsidRPr="0077285D" w:rsidRDefault="00FE70AB" w:rsidP="002F76A3">
            <w:pPr>
              <w:pStyle w:val="1"/>
              <w:rPr>
                <w:color w:val="000000" w:themeColor="text1"/>
                <w:sz w:val="20"/>
                <w:szCs w:val="20"/>
              </w:rPr>
            </w:pPr>
            <w:r w:rsidRPr="0077285D">
              <w:rPr>
                <w:rFonts w:hint="eastAsia"/>
                <w:color w:val="000000" w:themeColor="text1"/>
                <w:sz w:val="20"/>
                <w:szCs w:val="20"/>
              </w:rPr>
              <w:t xml:space="preserve">(i) </w:t>
            </w:r>
            <w:r w:rsidR="002620CF" w:rsidRPr="0077285D">
              <w:rPr>
                <w:rFonts w:hint="eastAsia"/>
                <w:color w:val="000000" w:themeColor="text1"/>
                <w:sz w:val="20"/>
                <w:szCs w:val="20"/>
              </w:rPr>
              <w:t>CPS 1</w:t>
            </w:r>
            <w:r w:rsidR="002620CF" w:rsidRPr="0077285D">
              <w:rPr>
                <w:rFonts w:hint="eastAsia"/>
                <w:color w:val="000000" w:themeColor="text1"/>
                <w:sz w:val="20"/>
                <w:szCs w:val="20"/>
              </w:rPr>
              <w:t>주당</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최종전환가격을</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하회하는</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가격으로</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주식</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또는</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주식전환사채를</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발행</w:t>
            </w:r>
            <w:r w:rsidR="00385AF9" w:rsidRPr="0077285D">
              <w:rPr>
                <w:rFonts w:hint="eastAsia"/>
                <w:color w:val="000000" w:themeColor="text1"/>
                <w:sz w:val="20"/>
                <w:szCs w:val="20"/>
              </w:rPr>
              <w:t>(</w:t>
            </w:r>
            <w:r w:rsidR="00385AF9" w:rsidRPr="0077285D">
              <w:rPr>
                <w:rFonts w:hint="eastAsia"/>
                <w:color w:val="000000" w:themeColor="text1"/>
                <w:sz w:val="20"/>
                <w:szCs w:val="20"/>
              </w:rPr>
              <w:t>제</w:t>
            </w:r>
            <w:r w:rsidR="00385AF9" w:rsidRPr="0077285D">
              <w:rPr>
                <w:rFonts w:hint="eastAsia"/>
                <w:color w:val="000000" w:themeColor="text1"/>
                <w:sz w:val="20"/>
                <w:szCs w:val="20"/>
              </w:rPr>
              <w:t>1</w:t>
            </w:r>
            <w:r w:rsidR="00385AF9" w:rsidRPr="0077285D">
              <w:rPr>
                <w:rFonts w:hint="eastAsia"/>
                <w:color w:val="000000" w:themeColor="text1"/>
                <w:sz w:val="20"/>
                <w:szCs w:val="20"/>
              </w:rPr>
              <w:t>종</w:t>
            </w:r>
            <w:r w:rsidR="00385AF9" w:rsidRPr="0077285D">
              <w:rPr>
                <w:rFonts w:hint="eastAsia"/>
                <w:color w:val="000000" w:themeColor="text1"/>
                <w:sz w:val="20"/>
                <w:szCs w:val="20"/>
              </w:rPr>
              <w:t xml:space="preserve"> </w:t>
            </w:r>
            <w:r w:rsidR="00385AF9" w:rsidRPr="0077285D">
              <w:rPr>
                <w:rFonts w:hint="eastAsia"/>
                <w:color w:val="000000" w:themeColor="text1"/>
                <w:sz w:val="20"/>
                <w:szCs w:val="20"/>
              </w:rPr>
              <w:t>내지</w:t>
            </w:r>
            <w:r w:rsidR="00385AF9" w:rsidRPr="0077285D">
              <w:rPr>
                <w:rFonts w:hint="eastAsia"/>
                <w:color w:val="000000" w:themeColor="text1"/>
                <w:sz w:val="20"/>
                <w:szCs w:val="20"/>
              </w:rPr>
              <w:t xml:space="preserve"> </w:t>
            </w:r>
            <w:r w:rsidR="00385AF9" w:rsidRPr="0077285D">
              <w:rPr>
                <w:rFonts w:hint="eastAsia"/>
                <w:color w:val="000000" w:themeColor="text1"/>
                <w:sz w:val="20"/>
                <w:szCs w:val="20"/>
              </w:rPr>
              <w:t>제</w:t>
            </w:r>
            <w:r w:rsidR="00385AF9" w:rsidRPr="0077285D">
              <w:rPr>
                <w:rFonts w:hint="eastAsia"/>
                <w:color w:val="000000" w:themeColor="text1"/>
                <w:sz w:val="20"/>
                <w:szCs w:val="20"/>
              </w:rPr>
              <w:t>3</w:t>
            </w:r>
            <w:r w:rsidR="00385AF9" w:rsidRPr="0077285D">
              <w:rPr>
                <w:rFonts w:hint="eastAsia"/>
                <w:color w:val="000000" w:themeColor="text1"/>
                <w:sz w:val="20"/>
                <w:szCs w:val="20"/>
              </w:rPr>
              <w:t>종</w:t>
            </w:r>
            <w:r w:rsidR="00385AF9" w:rsidRPr="0077285D">
              <w:rPr>
                <w:rFonts w:hint="eastAsia"/>
                <w:color w:val="000000" w:themeColor="text1"/>
                <w:sz w:val="20"/>
                <w:szCs w:val="20"/>
              </w:rPr>
              <w:t xml:space="preserve"> CPS)</w:t>
            </w:r>
            <w:r w:rsidR="00C30942" w:rsidRPr="0077285D">
              <w:rPr>
                <w:rFonts w:hint="eastAsia"/>
                <w:color w:val="000000" w:themeColor="text1"/>
                <w:sz w:val="20"/>
                <w:szCs w:val="20"/>
              </w:rPr>
              <w:t>할</w:t>
            </w:r>
            <w:r w:rsidR="00C30942" w:rsidRPr="0077285D">
              <w:rPr>
                <w:rFonts w:hint="eastAsia"/>
                <w:color w:val="000000" w:themeColor="text1"/>
                <w:sz w:val="20"/>
                <w:szCs w:val="20"/>
              </w:rPr>
              <w:t xml:space="preserve"> </w:t>
            </w:r>
            <w:r w:rsidR="00C30942" w:rsidRPr="0077285D">
              <w:rPr>
                <w:rFonts w:hint="eastAsia"/>
                <w:color w:val="000000" w:themeColor="text1"/>
                <w:sz w:val="20"/>
                <w:szCs w:val="20"/>
              </w:rPr>
              <w:t>경우</w:t>
            </w:r>
            <w:r w:rsidR="00C30942" w:rsidRPr="0077285D">
              <w:rPr>
                <w:rFonts w:hint="eastAsia"/>
                <w:color w:val="000000" w:themeColor="text1"/>
                <w:sz w:val="20"/>
                <w:szCs w:val="20"/>
              </w:rPr>
              <w:t>,</w:t>
            </w:r>
            <w:r w:rsidR="00385AF9" w:rsidRPr="0077285D">
              <w:rPr>
                <w:rFonts w:hint="eastAsia"/>
                <w:color w:val="000000" w:themeColor="text1"/>
                <w:sz w:val="20"/>
                <w:szCs w:val="20"/>
              </w:rPr>
              <w:t xml:space="preserve"> (ii) </w:t>
            </w:r>
            <w:r w:rsidR="006B4A96" w:rsidRPr="0077285D">
              <w:rPr>
                <w:rFonts w:hint="eastAsia"/>
                <w:color w:val="000000" w:themeColor="text1"/>
                <w:sz w:val="20"/>
                <w:szCs w:val="20"/>
              </w:rPr>
              <w:t xml:space="preserve">RCPS </w:t>
            </w:r>
            <w:r w:rsidR="006B4A96" w:rsidRPr="0077285D">
              <w:rPr>
                <w:rFonts w:hint="eastAsia"/>
                <w:color w:val="000000" w:themeColor="text1"/>
                <w:sz w:val="20"/>
                <w:szCs w:val="20"/>
              </w:rPr>
              <w:t>전환</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전에</w:t>
            </w:r>
            <w:r w:rsidR="006B4A96" w:rsidRPr="0077285D">
              <w:rPr>
                <w:rFonts w:hint="eastAsia"/>
                <w:color w:val="000000" w:themeColor="text1"/>
                <w:sz w:val="20"/>
                <w:szCs w:val="20"/>
              </w:rPr>
              <w:t xml:space="preserve"> RCPS </w:t>
            </w:r>
            <w:r w:rsidR="006B4A96" w:rsidRPr="0077285D">
              <w:rPr>
                <w:rFonts w:hint="eastAsia"/>
                <w:color w:val="000000" w:themeColor="text1"/>
                <w:sz w:val="20"/>
                <w:szCs w:val="20"/>
              </w:rPr>
              <w:t>전환가격을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하회하는</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발행가격으로</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유상증자</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또는</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전환사채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신주인수권부사채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등</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일체의</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주식연계증권을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발행할</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경우</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제</w:t>
            </w:r>
            <w:r w:rsidR="003A454E" w:rsidRPr="0077285D">
              <w:rPr>
                <w:rFonts w:hint="eastAsia"/>
                <w:color w:val="000000" w:themeColor="text1"/>
                <w:sz w:val="20"/>
                <w:szCs w:val="20"/>
              </w:rPr>
              <w:t>1</w:t>
            </w:r>
            <w:r w:rsidR="006B4A96" w:rsidRPr="0077285D">
              <w:rPr>
                <w:rFonts w:hint="eastAsia"/>
                <w:color w:val="000000" w:themeColor="text1"/>
                <w:sz w:val="20"/>
                <w:szCs w:val="20"/>
              </w:rPr>
              <w:t>종</w:t>
            </w:r>
            <w:r w:rsidR="006B4A96" w:rsidRPr="0077285D">
              <w:rPr>
                <w:rFonts w:hint="eastAsia"/>
                <w:color w:val="000000" w:themeColor="text1"/>
                <w:sz w:val="20"/>
                <w:szCs w:val="20"/>
              </w:rPr>
              <w:t xml:space="preserve"> RCPS) </w:t>
            </w:r>
            <w:r w:rsidR="00C30942" w:rsidRPr="0077285D">
              <w:rPr>
                <w:rFonts w:hint="eastAsia"/>
                <w:color w:val="000000" w:themeColor="text1"/>
                <w:sz w:val="20"/>
                <w:szCs w:val="20"/>
              </w:rPr>
              <w:t>또는</w:t>
            </w:r>
            <w:r w:rsidR="00C30942" w:rsidRPr="0077285D">
              <w:rPr>
                <w:rFonts w:hint="eastAsia"/>
                <w:color w:val="000000" w:themeColor="text1"/>
                <w:sz w:val="20"/>
                <w:szCs w:val="20"/>
              </w:rPr>
              <w:t xml:space="preserve"> </w:t>
            </w:r>
            <w:r w:rsidR="003A454E" w:rsidRPr="0077285D">
              <w:rPr>
                <w:rFonts w:hint="eastAsia"/>
                <w:color w:val="000000" w:themeColor="text1"/>
                <w:sz w:val="20"/>
                <w:szCs w:val="20"/>
              </w:rPr>
              <w:t xml:space="preserve">(iii) RCPS </w:t>
            </w:r>
            <w:r w:rsidR="003A454E" w:rsidRPr="0077285D">
              <w:rPr>
                <w:rFonts w:hint="eastAsia"/>
                <w:color w:val="000000" w:themeColor="text1"/>
                <w:sz w:val="20"/>
                <w:szCs w:val="20"/>
              </w:rPr>
              <w:t>전환</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전에</w:t>
            </w:r>
            <w:r w:rsidR="003A454E" w:rsidRPr="0077285D">
              <w:rPr>
                <w:rFonts w:hint="eastAsia"/>
                <w:color w:val="000000" w:themeColor="text1"/>
                <w:sz w:val="20"/>
                <w:szCs w:val="20"/>
              </w:rPr>
              <w:t xml:space="preserve"> RCPS </w:t>
            </w:r>
            <w:r w:rsidR="003A454E" w:rsidRPr="0077285D">
              <w:rPr>
                <w:rFonts w:hint="eastAsia"/>
                <w:color w:val="000000" w:themeColor="text1"/>
                <w:sz w:val="20"/>
                <w:szCs w:val="20"/>
              </w:rPr>
              <w:t>전환가격을</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하회하는</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발행가격으로</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유상증자</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또는</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주식관련사채</w:t>
            </w:r>
            <w:r w:rsidR="003A454E" w:rsidRPr="0077285D">
              <w:rPr>
                <w:rFonts w:hint="eastAsia"/>
                <w:color w:val="000000" w:themeColor="text1"/>
                <w:sz w:val="20"/>
                <w:szCs w:val="20"/>
              </w:rPr>
              <w:t>(</w:t>
            </w:r>
            <w:r w:rsidR="003A454E" w:rsidRPr="0077285D">
              <w:rPr>
                <w:rFonts w:hint="eastAsia"/>
                <w:color w:val="000000" w:themeColor="text1"/>
                <w:sz w:val="20"/>
                <w:szCs w:val="20"/>
              </w:rPr>
              <w:t>전환사채</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신주인수권부사채</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및</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기타</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주식으로</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전환될</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수</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있는</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종류의</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사채</w:t>
            </w:r>
            <w:r w:rsidR="003A454E" w:rsidRPr="0077285D">
              <w:rPr>
                <w:rFonts w:hint="eastAsia"/>
                <w:color w:val="000000" w:themeColor="text1"/>
                <w:sz w:val="20"/>
                <w:szCs w:val="20"/>
              </w:rPr>
              <w:t>)</w:t>
            </w:r>
            <w:r w:rsidR="003A454E" w:rsidRPr="0077285D">
              <w:rPr>
                <w:rFonts w:hint="eastAsia"/>
                <w:color w:val="000000" w:themeColor="text1"/>
                <w:sz w:val="20"/>
                <w:szCs w:val="20"/>
              </w:rPr>
              <w:t>를</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발행할</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경우</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제</w:t>
            </w:r>
            <w:r w:rsidR="001C2B23" w:rsidRPr="0077285D">
              <w:rPr>
                <w:rFonts w:hint="eastAsia"/>
                <w:color w:val="000000" w:themeColor="text1"/>
                <w:sz w:val="20"/>
                <w:szCs w:val="20"/>
              </w:rPr>
              <w:t>2</w:t>
            </w:r>
            <w:r w:rsidR="003A454E" w:rsidRPr="0077285D">
              <w:rPr>
                <w:rFonts w:hint="eastAsia"/>
                <w:color w:val="000000" w:themeColor="text1"/>
                <w:sz w:val="20"/>
                <w:szCs w:val="20"/>
              </w:rPr>
              <w:t>종</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내지</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제</w:t>
            </w:r>
            <w:r w:rsidR="001C2B23" w:rsidRPr="0077285D">
              <w:rPr>
                <w:rFonts w:hint="eastAsia"/>
                <w:color w:val="000000" w:themeColor="text1"/>
                <w:sz w:val="20"/>
                <w:szCs w:val="20"/>
              </w:rPr>
              <w:t>7</w:t>
            </w:r>
            <w:r w:rsidR="003A454E" w:rsidRPr="0077285D">
              <w:rPr>
                <w:rFonts w:hint="eastAsia"/>
                <w:color w:val="000000" w:themeColor="text1"/>
                <w:sz w:val="20"/>
                <w:szCs w:val="20"/>
              </w:rPr>
              <w:t>종</w:t>
            </w:r>
            <w:r w:rsidR="003A454E" w:rsidRPr="0077285D">
              <w:rPr>
                <w:rFonts w:hint="eastAsia"/>
                <w:color w:val="000000" w:themeColor="text1"/>
                <w:sz w:val="20"/>
                <w:szCs w:val="20"/>
              </w:rPr>
              <w:t xml:space="preserve"> RCPS)</w:t>
            </w:r>
            <w:r w:rsidR="006F5EA4" w:rsidRPr="0077285D">
              <w:rPr>
                <w:rFonts w:hint="eastAsia"/>
                <w:color w:val="000000" w:themeColor="text1"/>
                <w:sz w:val="20"/>
                <w:szCs w:val="20"/>
              </w:rPr>
              <w:t xml:space="preserve">, (iv) </w:t>
            </w:r>
            <w:r w:rsidR="0077285D">
              <w:rPr>
                <w:rFonts w:hint="eastAsia"/>
                <w:color w:val="000000" w:themeColor="text1"/>
                <w:sz w:val="20"/>
                <w:szCs w:val="20"/>
              </w:rPr>
              <w:t>신주의</w:t>
            </w:r>
            <w:r w:rsidR="0077285D">
              <w:rPr>
                <w:rFonts w:hint="eastAsia"/>
                <w:color w:val="000000" w:themeColor="text1"/>
                <w:sz w:val="20"/>
                <w:szCs w:val="20"/>
              </w:rPr>
              <w:t xml:space="preserve"> </w:t>
            </w:r>
            <w:r w:rsidR="0077285D">
              <w:rPr>
                <w:rFonts w:hint="eastAsia"/>
                <w:color w:val="000000" w:themeColor="text1"/>
                <w:sz w:val="20"/>
                <w:szCs w:val="20"/>
              </w:rPr>
              <w:t>발행가액</w:t>
            </w:r>
            <w:r w:rsidR="0077285D">
              <w:rPr>
                <w:rFonts w:hint="eastAsia"/>
                <w:color w:val="000000" w:themeColor="text1"/>
                <w:sz w:val="20"/>
                <w:szCs w:val="20"/>
              </w:rPr>
              <w:t xml:space="preserve">, </w:t>
            </w:r>
            <w:r w:rsidR="0077285D">
              <w:rPr>
                <w:rFonts w:hint="eastAsia"/>
                <w:color w:val="000000" w:themeColor="text1"/>
                <w:sz w:val="20"/>
                <w:szCs w:val="20"/>
              </w:rPr>
              <w:t>전환사채의</w:t>
            </w:r>
            <w:r w:rsidR="0077285D">
              <w:rPr>
                <w:rFonts w:hint="eastAsia"/>
                <w:color w:val="000000" w:themeColor="text1"/>
                <w:sz w:val="20"/>
                <w:szCs w:val="20"/>
              </w:rPr>
              <w:t xml:space="preserve"> </w:t>
            </w:r>
            <w:r w:rsidR="0077285D">
              <w:rPr>
                <w:rFonts w:hint="eastAsia"/>
                <w:color w:val="000000" w:themeColor="text1"/>
                <w:sz w:val="20"/>
                <w:szCs w:val="20"/>
              </w:rPr>
              <w:t>전환가액</w:t>
            </w:r>
            <w:r w:rsidR="0077285D">
              <w:rPr>
                <w:rFonts w:hint="eastAsia"/>
                <w:color w:val="000000" w:themeColor="text1"/>
                <w:sz w:val="20"/>
                <w:szCs w:val="20"/>
              </w:rPr>
              <w:t xml:space="preserve">, </w:t>
            </w:r>
            <w:r w:rsidR="0077285D">
              <w:rPr>
                <w:rFonts w:hint="eastAsia"/>
                <w:color w:val="000000" w:themeColor="text1"/>
                <w:sz w:val="20"/>
                <w:szCs w:val="20"/>
              </w:rPr>
              <w:t>신주인수권부사채의</w:t>
            </w:r>
            <w:r w:rsidR="0077285D">
              <w:rPr>
                <w:rFonts w:hint="eastAsia"/>
                <w:color w:val="000000" w:themeColor="text1"/>
                <w:sz w:val="20"/>
                <w:szCs w:val="20"/>
              </w:rPr>
              <w:t xml:space="preserve"> </w:t>
            </w:r>
            <w:r w:rsidR="0077285D">
              <w:rPr>
                <w:rFonts w:hint="eastAsia"/>
                <w:color w:val="000000" w:themeColor="text1"/>
                <w:sz w:val="20"/>
                <w:szCs w:val="20"/>
              </w:rPr>
              <w:t>신주인수권</w:t>
            </w:r>
            <w:r w:rsidR="0077285D">
              <w:rPr>
                <w:rFonts w:hint="eastAsia"/>
                <w:color w:val="000000" w:themeColor="text1"/>
                <w:sz w:val="20"/>
                <w:szCs w:val="20"/>
              </w:rPr>
              <w:t xml:space="preserve"> </w:t>
            </w:r>
            <w:r w:rsidR="0077285D">
              <w:rPr>
                <w:rFonts w:hint="eastAsia"/>
                <w:color w:val="000000" w:themeColor="text1"/>
                <w:sz w:val="20"/>
                <w:szCs w:val="20"/>
              </w:rPr>
              <w:t>행사가액이</w:t>
            </w:r>
            <w:r w:rsidR="0077285D">
              <w:rPr>
                <w:rFonts w:hint="eastAsia"/>
                <w:color w:val="000000" w:themeColor="text1"/>
                <w:sz w:val="20"/>
                <w:szCs w:val="20"/>
              </w:rPr>
              <w:t xml:space="preserve"> RCPS 1</w:t>
            </w:r>
            <w:r w:rsidR="0077285D">
              <w:rPr>
                <w:rFonts w:hint="eastAsia"/>
                <w:color w:val="000000" w:themeColor="text1"/>
                <w:sz w:val="20"/>
                <w:szCs w:val="20"/>
              </w:rPr>
              <w:t>주당</w:t>
            </w:r>
            <w:r w:rsidR="0077285D">
              <w:rPr>
                <w:rFonts w:hint="eastAsia"/>
                <w:color w:val="000000" w:themeColor="text1"/>
                <w:sz w:val="20"/>
                <w:szCs w:val="20"/>
              </w:rPr>
              <w:t xml:space="preserve"> </w:t>
            </w:r>
            <w:r w:rsidR="0077285D">
              <w:rPr>
                <w:rFonts w:hint="eastAsia"/>
                <w:color w:val="000000" w:themeColor="text1"/>
                <w:sz w:val="20"/>
                <w:szCs w:val="20"/>
              </w:rPr>
              <w:t>전환가액을</w:t>
            </w:r>
            <w:r w:rsidR="0077285D">
              <w:rPr>
                <w:rFonts w:hint="eastAsia"/>
                <w:color w:val="000000" w:themeColor="text1"/>
                <w:sz w:val="20"/>
                <w:szCs w:val="20"/>
              </w:rPr>
              <w:t xml:space="preserve"> </w:t>
            </w:r>
            <w:r w:rsidR="0077285D">
              <w:rPr>
                <w:rFonts w:hint="eastAsia"/>
                <w:color w:val="000000" w:themeColor="text1"/>
                <w:sz w:val="20"/>
                <w:szCs w:val="20"/>
              </w:rPr>
              <w:t>하회하는</w:t>
            </w:r>
            <w:r w:rsidR="0077285D">
              <w:rPr>
                <w:rFonts w:hint="eastAsia"/>
                <w:color w:val="000000" w:themeColor="text1"/>
                <w:sz w:val="20"/>
                <w:szCs w:val="20"/>
              </w:rPr>
              <w:t xml:space="preserve"> </w:t>
            </w:r>
            <w:r w:rsidR="0077285D">
              <w:rPr>
                <w:rFonts w:hint="eastAsia"/>
                <w:color w:val="000000" w:themeColor="text1"/>
                <w:sz w:val="20"/>
                <w:szCs w:val="20"/>
              </w:rPr>
              <w:t>경우</w:t>
            </w:r>
            <w:r w:rsidRPr="0077285D">
              <w:rPr>
                <w:rFonts w:hint="eastAsia"/>
                <w:color w:val="000000" w:themeColor="text1"/>
                <w:sz w:val="20"/>
                <w:szCs w:val="20"/>
              </w:rPr>
              <w:t>(</w:t>
            </w:r>
            <w:r w:rsidRPr="0077285D">
              <w:rPr>
                <w:rFonts w:hint="eastAsia"/>
                <w:color w:val="000000" w:themeColor="text1"/>
                <w:sz w:val="20"/>
                <w:szCs w:val="20"/>
              </w:rPr>
              <w:t>제</w:t>
            </w:r>
            <w:r w:rsidR="004F2FC2">
              <w:rPr>
                <w:rFonts w:hint="eastAsia"/>
                <w:color w:val="000000" w:themeColor="text1"/>
                <w:sz w:val="20"/>
                <w:szCs w:val="20"/>
              </w:rPr>
              <w:t>8</w:t>
            </w:r>
            <w:r w:rsidRPr="0077285D">
              <w:rPr>
                <w:rFonts w:hint="eastAsia"/>
                <w:color w:val="000000" w:themeColor="text1"/>
                <w:sz w:val="20"/>
                <w:szCs w:val="20"/>
              </w:rPr>
              <w:t>종</w:t>
            </w:r>
            <w:r w:rsidRPr="0077285D">
              <w:rPr>
                <w:rFonts w:hint="eastAsia"/>
                <w:color w:val="000000" w:themeColor="text1"/>
                <w:sz w:val="20"/>
                <w:szCs w:val="20"/>
              </w:rPr>
              <w:t xml:space="preserve"> RCPS)</w:t>
            </w:r>
            <w:r w:rsidR="004F2FC2">
              <w:rPr>
                <w:rFonts w:hint="eastAsia"/>
                <w:color w:val="000000" w:themeColor="text1"/>
                <w:sz w:val="20"/>
                <w:szCs w:val="20"/>
              </w:rPr>
              <w:t>에는</w:t>
            </w:r>
            <w:r w:rsidRPr="0077285D">
              <w:rPr>
                <w:rFonts w:hint="eastAsia"/>
                <w:color w:val="000000" w:themeColor="text1"/>
                <w:sz w:val="20"/>
                <w:szCs w:val="20"/>
              </w:rPr>
              <w:t xml:space="preserve"> </w:t>
            </w:r>
            <w:r w:rsidRPr="0077285D">
              <w:rPr>
                <w:rFonts w:hint="eastAsia"/>
                <w:color w:val="000000" w:themeColor="text1"/>
                <w:sz w:val="20"/>
                <w:szCs w:val="20"/>
              </w:rPr>
              <w:t>각</w:t>
            </w:r>
            <w:r w:rsidRPr="0077285D">
              <w:rPr>
                <w:rFonts w:hint="eastAsia"/>
                <w:color w:val="000000" w:themeColor="text1"/>
                <w:sz w:val="20"/>
                <w:szCs w:val="20"/>
              </w:rPr>
              <w:t xml:space="preserve"> RCPS </w:t>
            </w:r>
            <w:r w:rsidRPr="0077285D">
              <w:rPr>
                <w:rFonts w:hint="eastAsia"/>
                <w:color w:val="000000" w:themeColor="text1"/>
                <w:sz w:val="20"/>
                <w:szCs w:val="20"/>
              </w:rPr>
              <w:t>전환가격이</w:t>
            </w:r>
            <w:r w:rsidRPr="0077285D">
              <w:rPr>
                <w:rFonts w:hint="eastAsia"/>
                <w:color w:val="000000" w:themeColor="text1"/>
                <w:sz w:val="20"/>
                <w:szCs w:val="20"/>
              </w:rPr>
              <w:t xml:space="preserve"> </w:t>
            </w:r>
            <w:r w:rsidRPr="0077285D">
              <w:rPr>
                <w:rFonts w:hint="eastAsia"/>
                <w:color w:val="000000" w:themeColor="text1"/>
                <w:sz w:val="20"/>
                <w:szCs w:val="20"/>
              </w:rPr>
              <w:t>조정됨</w:t>
            </w:r>
            <w:r w:rsidRPr="0077285D">
              <w:rPr>
                <w:rFonts w:hint="eastAsia"/>
                <w:color w:val="000000" w:themeColor="text1"/>
                <w:sz w:val="20"/>
                <w:szCs w:val="20"/>
              </w:rPr>
              <w:t>.</w:t>
            </w:r>
          </w:p>
          <w:p w14:paraId="04519B66" w14:textId="77777777" w:rsidR="008233F9" w:rsidRDefault="00FE70AB" w:rsidP="002F76A3">
            <w:pPr>
              <w:pStyle w:val="1"/>
              <w:rPr>
                <w:color w:val="000000" w:themeColor="text1"/>
                <w:sz w:val="20"/>
                <w:szCs w:val="20"/>
              </w:rPr>
            </w:pPr>
            <w:r w:rsidRPr="00A13774">
              <w:rPr>
                <w:rFonts w:hint="eastAsia"/>
                <w:color w:val="000000" w:themeColor="text1"/>
                <w:sz w:val="20"/>
                <w:szCs w:val="20"/>
              </w:rPr>
              <w:t>기존</w:t>
            </w:r>
            <w:r w:rsidRPr="00A13774">
              <w:rPr>
                <w:rFonts w:hint="eastAsia"/>
                <w:color w:val="000000" w:themeColor="text1"/>
                <w:sz w:val="20"/>
                <w:szCs w:val="20"/>
              </w:rPr>
              <w:t xml:space="preserve"> </w:t>
            </w:r>
            <w:r w:rsidR="00266839">
              <w:rPr>
                <w:rFonts w:hint="eastAsia"/>
                <w:color w:val="000000" w:themeColor="text1"/>
                <w:sz w:val="20"/>
                <w:szCs w:val="20"/>
              </w:rPr>
              <w:t>우선주식의</w:t>
            </w:r>
            <w:r w:rsidR="00266839">
              <w:rPr>
                <w:rFonts w:hint="eastAsia"/>
                <w:color w:val="000000" w:themeColor="text1"/>
                <w:sz w:val="20"/>
                <w:szCs w:val="20"/>
              </w:rPr>
              <w:t xml:space="preserve"> </w:t>
            </w:r>
            <w:r w:rsidRPr="00A13774">
              <w:rPr>
                <w:rFonts w:hint="eastAsia"/>
                <w:color w:val="000000" w:themeColor="text1"/>
                <w:sz w:val="20"/>
                <w:szCs w:val="20"/>
              </w:rPr>
              <w:t>전환가격</w:t>
            </w:r>
            <w:r w:rsidRPr="00A13774">
              <w:rPr>
                <w:rFonts w:hint="eastAsia"/>
                <w:color w:val="000000" w:themeColor="text1"/>
                <w:sz w:val="20"/>
                <w:szCs w:val="20"/>
              </w:rPr>
              <w:t xml:space="preserve"> </w:t>
            </w:r>
            <w:r w:rsidRPr="00A13774">
              <w:rPr>
                <w:rFonts w:hint="eastAsia"/>
                <w:color w:val="000000" w:themeColor="text1"/>
                <w:sz w:val="20"/>
                <w:szCs w:val="20"/>
              </w:rPr>
              <w:t>보다</w:t>
            </w:r>
            <w:r w:rsidRPr="00A13774">
              <w:rPr>
                <w:rFonts w:hint="eastAsia"/>
                <w:color w:val="000000" w:themeColor="text1"/>
                <w:sz w:val="20"/>
                <w:szCs w:val="20"/>
              </w:rPr>
              <w:t xml:space="preserve"> </w:t>
            </w:r>
            <w:r w:rsidRPr="00A13774">
              <w:rPr>
                <w:rFonts w:hint="eastAsia"/>
                <w:color w:val="000000" w:themeColor="text1"/>
                <w:sz w:val="20"/>
                <w:szCs w:val="20"/>
              </w:rPr>
              <w:t>투자자의</w:t>
            </w:r>
            <w:r w:rsidRPr="00A13774">
              <w:rPr>
                <w:rFonts w:hint="eastAsia"/>
                <w:color w:val="000000" w:themeColor="text1"/>
                <w:sz w:val="20"/>
                <w:szCs w:val="20"/>
              </w:rPr>
              <w:t xml:space="preserve"> </w:t>
            </w:r>
            <w:r w:rsidRPr="00A13774">
              <w:rPr>
                <w:rFonts w:hint="eastAsia"/>
                <w:color w:val="000000" w:themeColor="text1"/>
                <w:sz w:val="20"/>
                <w:szCs w:val="20"/>
              </w:rPr>
              <w:t>상환전환우선주식</w:t>
            </w:r>
            <w:r w:rsidRPr="00A13774">
              <w:rPr>
                <w:rFonts w:hint="eastAsia"/>
                <w:color w:val="000000" w:themeColor="text1"/>
                <w:sz w:val="20"/>
                <w:szCs w:val="20"/>
              </w:rPr>
              <w:t xml:space="preserve"> </w:t>
            </w:r>
            <w:r w:rsidR="00C338EC">
              <w:rPr>
                <w:rFonts w:hint="eastAsia"/>
                <w:color w:val="000000" w:themeColor="text1"/>
                <w:sz w:val="20"/>
                <w:szCs w:val="20"/>
              </w:rPr>
              <w:t>발행가격이</w:t>
            </w:r>
            <w:r w:rsidRPr="00A13774">
              <w:rPr>
                <w:rFonts w:hint="eastAsia"/>
                <w:color w:val="000000" w:themeColor="text1"/>
                <w:sz w:val="20"/>
                <w:szCs w:val="20"/>
              </w:rPr>
              <w:t xml:space="preserve"> </w:t>
            </w:r>
            <w:r w:rsidRPr="00A13774">
              <w:rPr>
                <w:rFonts w:hint="eastAsia"/>
                <w:color w:val="000000" w:themeColor="text1"/>
                <w:sz w:val="20"/>
                <w:szCs w:val="20"/>
              </w:rPr>
              <w:t>낮은</w:t>
            </w:r>
            <w:r w:rsidRPr="00A13774">
              <w:rPr>
                <w:rFonts w:hint="eastAsia"/>
                <w:color w:val="000000" w:themeColor="text1"/>
                <w:sz w:val="20"/>
                <w:szCs w:val="20"/>
              </w:rPr>
              <w:t xml:space="preserve"> </w:t>
            </w:r>
            <w:r w:rsidRPr="00A13774">
              <w:rPr>
                <w:rFonts w:hint="eastAsia"/>
                <w:color w:val="000000" w:themeColor="text1"/>
                <w:sz w:val="20"/>
                <w:szCs w:val="20"/>
              </w:rPr>
              <w:t>경우</w:t>
            </w:r>
            <w:r w:rsidRPr="00A13774">
              <w:rPr>
                <w:rFonts w:hint="eastAsia"/>
                <w:color w:val="000000" w:themeColor="text1"/>
                <w:sz w:val="20"/>
                <w:szCs w:val="20"/>
              </w:rPr>
              <w:t xml:space="preserve">, </w:t>
            </w:r>
            <w:r w:rsidR="00620694">
              <w:rPr>
                <w:rFonts w:hint="eastAsia"/>
                <w:color w:val="000000" w:themeColor="text1"/>
                <w:sz w:val="20"/>
                <w:szCs w:val="20"/>
              </w:rPr>
              <w:t>기존</w:t>
            </w:r>
            <w:r w:rsidR="00620694">
              <w:rPr>
                <w:rFonts w:hint="eastAsia"/>
                <w:color w:val="000000" w:themeColor="text1"/>
                <w:sz w:val="20"/>
                <w:szCs w:val="20"/>
              </w:rPr>
              <w:t xml:space="preserve"> </w:t>
            </w:r>
            <w:r w:rsidR="00620694">
              <w:rPr>
                <w:rFonts w:hint="eastAsia"/>
                <w:color w:val="000000" w:themeColor="text1"/>
                <w:sz w:val="20"/>
                <w:szCs w:val="20"/>
              </w:rPr>
              <w:t>투자자들의</w:t>
            </w:r>
            <w:r w:rsidR="00620694">
              <w:rPr>
                <w:rFonts w:hint="eastAsia"/>
                <w:color w:val="000000" w:themeColor="text1"/>
                <w:sz w:val="20"/>
                <w:szCs w:val="20"/>
              </w:rPr>
              <w:t xml:space="preserve"> CPS </w:t>
            </w:r>
            <w:r w:rsidR="00620694">
              <w:rPr>
                <w:rFonts w:hint="eastAsia"/>
                <w:color w:val="000000" w:themeColor="text1"/>
                <w:sz w:val="20"/>
                <w:szCs w:val="20"/>
              </w:rPr>
              <w:t>및</w:t>
            </w:r>
            <w:r w:rsidR="00620694">
              <w:rPr>
                <w:rFonts w:hint="eastAsia"/>
                <w:color w:val="000000" w:themeColor="text1"/>
                <w:sz w:val="20"/>
                <w:szCs w:val="20"/>
              </w:rPr>
              <w:t xml:space="preserve"> </w:t>
            </w:r>
            <w:r w:rsidRPr="00A13774">
              <w:rPr>
                <w:rFonts w:hint="eastAsia"/>
                <w:color w:val="000000" w:themeColor="text1"/>
                <w:sz w:val="20"/>
                <w:szCs w:val="20"/>
              </w:rPr>
              <w:t>RCPS</w:t>
            </w:r>
            <w:r w:rsidRPr="00A13774">
              <w:rPr>
                <w:rFonts w:hint="eastAsia"/>
                <w:color w:val="000000" w:themeColor="text1"/>
                <w:sz w:val="20"/>
                <w:szCs w:val="20"/>
              </w:rPr>
              <w:t>의</w:t>
            </w:r>
            <w:r w:rsidRPr="00A13774">
              <w:rPr>
                <w:rFonts w:hint="eastAsia"/>
                <w:color w:val="000000" w:themeColor="text1"/>
                <w:sz w:val="20"/>
                <w:szCs w:val="20"/>
              </w:rPr>
              <w:t xml:space="preserve"> </w:t>
            </w:r>
            <w:r w:rsidRPr="00A13774">
              <w:rPr>
                <w:rFonts w:hint="eastAsia"/>
                <w:color w:val="000000" w:themeColor="text1"/>
                <w:sz w:val="20"/>
                <w:szCs w:val="20"/>
              </w:rPr>
              <w:t>전환가격이</w:t>
            </w:r>
            <w:r w:rsidRPr="00A13774">
              <w:rPr>
                <w:rFonts w:hint="eastAsia"/>
                <w:color w:val="000000" w:themeColor="text1"/>
                <w:sz w:val="20"/>
                <w:szCs w:val="20"/>
              </w:rPr>
              <w:t xml:space="preserve"> </w:t>
            </w:r>
            <w:r w:rsidRPr="00A13774">
              <w:rPr>
                <w:rFonts w:hint="eastAsia"/>
                <w:color w:val="000000" w:themeColor="text1"/>
                <w:sz w:val="20"/>
                <w:szCs w:val="20"/>
              </w:rPr>
              <w:t>조정</w:t>
            </w:r>
            <w:r w:rsidR="00CA19BF">
              <w:rPr>
                <w:rFonts w:hint="eastAsia"/>
                <w:color w:val="000000" w:themeColor="text1"/>
                <w:sz w:val="20"/>
                <w:szCs w:val="20"/>
              </w:rPr>
              <w:t>되어</w:t>
            </w:r>
            <w:r w:rsidR="00CA19BF">
              <w:rPr>
                <w:rFonts w:hint="eastAsia"/>
                <w:color w:val="000000" w:themeColor="text1"/>
                <w:sz w:val="20"/>
                <w:szCs w:val="20"/>
              </w:rPr>
              <w:t xml:space="preserve"> </w:t>
            </w:r>
            <w:r w:rsidR="00CA19BF">
              <w:rPr>
                <w:rFonts w:hint="eastAsia"/>
                <w:color w:val="000000" w:themeColor="text1"/>
                <w:sz w:val="20"/>
                <w:szCs w:val="20"/>
              </w:rPr>
              <w:t>지분</w:t>
            </w:r>
            <w:r w:rsidR="00CA19BF">
              <w:rPr>
                <w:rFonts w:hint="eastAsia"/>
                <w:color w:val="000000" w:themeColor="text1"/>
                <w:sz w:val="20"/>
                <w:szCs w:val="20"/>
              </w:rPr>
              <w:t xml:space="preserve"> </w:t>
            </w:r>
            <w:r w:rsidR="00CA19BF">
              <w:rPr>
                <w:rFonts w:hint="eastAsia"/>
                <w:color w:val="000000" w:themeColor="text1"/>
                <w:sz w:val="20"/>
                <w:szCs w:val="20"/>
              </w:rPr>
              <w:t>희석화</w:t>
            </w:r>
            <w:r w:rsidR="00CA19BF">
              <w:rPr>
                <w:rFonts w:hint="eastAsia"/>
                <w:color w:val="000000" w:themeColor="text1"/>
                <w:sz w:val="20"/>
                <w:szCs w:val="20"/>
              </w:rPr>
              <w:t xml:space="preserve"> </w:t>
            </w:r>
            <w:r w:rsidR="00CA19BF">
              <w:rPr>
                <w:rFonts w:hint="eastAsia"/>
                <w:color w:val="000000" w:themeColor="text1"/>
                <w:sz w:val="20"/>
                <w:szCs w:val="20"/>
              </w:rPr>
              <w:t>사유가</w:t>
            </w:r>
            <w:r w:rsidR="00CA19BF">
              <w:rPr>
                <w:rFonts w:hint="eastAsia"/>
                <w:color w:val="000000" w:themeColor="text1"/>
                <w:sz w:val="20"/>
                <w:szCs w:val="20"/>
              </w:rPr>
              <w:t xml:space="preserve"> </w:t>
            </w:r>
            <w:r w:rsidR="00CA19BF">
              <w:rPr>
                <w:rFonts w:hint="eastAsia"/>
                <w:color w:val="000000" w:themeColor="text1"/>
                <w:sz w:val="20"/>
                <w:szCs w:val="20"/>
              </w:rPr>
              <w:t>발생함</w:t>
            </w:r>
            <w:r w:rsidRPr="00A13774">
              <w:rPr>
                <w:rFonts w:hint="eastAsia"/>
                <w:color w:val="000000" w:themeColor="text1"/>
                <w:sz w:val="20"/>
                <w:szCs w:val="20"/>
              </w:rPr>
              <w:t>에</w:t>
            </w:r>
            <w:r w:rsidRPr="00A13774">
              <w:rPr>
                <w:rFonts w:hint="eastAsia"/>
                <w:color w:val="000000" w:themeColor="text1"/>
                <w:sz w:val="20"/>
                <w:szCs w:val="20"/>
              </w:rPr>
              <w:t xml:space="preserve"> </w:t>
            </w:r>
            <w:r w:rsidRPr="00A13774">
              <w:rPr>
                <w:rFonts w:hint="eastAsia"/>
                <w:color w:val="000000" w:themeColor="text1"/>
                <w:sz w:val="20"/>
                <w:szCs w:val="20"/>
              </w:rPr>
              <w:t>유의하여야</w:t>
            </w:r>
            <w:r w:rsidRPr="00A13774">
              <w:rPr>
                <w:rFonts w:hint="eastAsia"/>
                <w:color w:val="000000" w:themeColor="text1"/>
                <w:sz w:val="20"/>
                <w:szCs w:val="20"/>
              </w:rPr>
              <w:t xml:space="preserve"> </w:t>
            </w:r>
            <w:r w:rsidRPr="00A13774">
              <w:rPr>
                <w:rFonts w:hint="eastAsia"/>
                <w:color w:val="000000" w:themeColor="text1"/>
                <w:sz w:val="20"/>
                <w:szCs w:val="20"/>
              </w:rPr>
              <w:t>함</w:t>
            </w:r>
            <w:r w:rsidRPr="00A13774">
              <w:rPr>
                <w:rFonts w:hint="eastAsia"/>
                <w:color w:val="000000" w:themeColor="text1"/>
                <w:sz w:val="20"/>
                <w:szCs w:val="20"/>
              </w:rPr>
              <w:t>.</w:t>
            </w:r>
          </w:p>
          <w:p w14:paraId="7A5F35D8" w14:textId="326BE9BB" w:rsidR="003F0D46" w:rsidRPr="00A13774" w:rsidRDefault="003F0D46" w:rsidP="005D1107">
            <w:pPr>
              <w:pStyle w:val="1"/>
              <w:rPr>
                <w:color w:val="000000" w:themeColor="text1"/>
                <w:sz w:val="20"/>
                <w:szCs w:val="20"/>
              </w:rPr>
            </w:pPr>
            <w:r w:rsidRPr="00C63FAB">
              <w:rPr>
                <w:rFonts w:hint="eastAsia"/>
                <w:kern w:val="2"/>
                <w:sz w:val="20"/>
                <w:szCs w:val="20"/>
              </w:rPr>
              <w:t>베이스디스트링</w:t>
            </w:r>
            <w:r w:rsidRPr="00C63FAB">
              <w:rPr>
                <w:rFonts w:hint="eastAsia"/>
                <w:kern w:val="2"/>
                <w:sz w:val="20"/>
                <w:szCs w:val="20"/>
              </w:rPr>
              <w:t xml:space="preserve"> </w:t>
            </w:r>
            <w:r w:rsidRPr="00C63FAB">
              <w:rPr>
                <w:rFonts w:hint="eastAsia"/>
                <w:kern w:val="2"/>
                <w:sz w:val="20"/>
                <w:szCs w:val="20"/>
              </w:rPr>
              <w:t>및</w:t>
            </w:r>
            <w:r w:rsidRPr="00C63FAB">
              <w:rPr>
                <w:rFonts w:hint="eastAsia"/>
                <w:kern w:val="2"/>
                <w:sz w:val="20"/>
                <w:szCs w:val="20"/>
              </w:rPr>
              <w:t xml:space="preserve"> </w:t>
            </w:r>
            <w:r w:rsidRPr="00C63FAB">
              <w:rPr>
                <w:rFonts w:hint="eastAsia"/>
                <w:kern w:val="2"/>
                <w:sz w:val="20"/>
                <w:szCs w:val="20"/>
              </w:rPr>
              <w:t>베이스메트로놈은</w:t>
            </w:r>
            <w:r w:rsidRPr="00C63FAB">
              <w:rPr>
                <w:rFonts w:hint="eastAsia"/>
                <w:kern w:val="2"/>
                <w:sz w:val="20"/>
                <w:szCs w:val="20"/>
              </w:rPr>
              <w:t xml:space="preserve"> </w:t>
            </w:r>
            <w:r w:rsidR="00D32C66">
              <w:rPr>
                <w:rFonts w:hint="eastAsia"/>
                <w:kern w:val="2"/>
                <w:sz w:val="20"/>
                <w:szCs w:val="20"/>
              </w:rPr>
              <w:t>기존</w:t>
            </w:r>
            <w:r w:rsidR="00D32C66">
              <w:rPr>
                <w:rFonts w:hint="eastAsia"/>
                <w:kern w:val="2"/>
                <w:sz w:val="20"/>
                <w:szCs w:val="20"/>
              </w:rPr>
              <w:t xml:space="preserve"> </w:t>
            </w:r>
            <w:r w:rsidR="00D32C66">
              <w:rPr>
                <w:rFonts w:hint="eastAsia"/>
                <w:kern w:val="2"/>
                <w:sz w:val="20"/>
                <w:szCs w:val="20"/>
              </w:rPr>
              <w:t>주주들로부터</w:t>
            </w:r>
            <w:r w:rsidR="00D32C66">
              <w:rPr>
                <w:rFonts w:hint="eastAsia"/>
                <w:kern w:val="2"/>
                <w:sz w:val="20"/>
                <w:szCs w:val="20"/>
              </w:rPr>
              <w:t xml:space="preserve"> </w:t>
            </w:r>
            <w:r w:rsidRPr="00C63FAB">
              <w:rPr>
                <w:rFonts w:hint="eastAsia"/>
                <w:kern w:val="2"/>
                <w:sz w:val="20"/>
                <w:szCs w:val="20"/>
              </w:rPr>
              <w:t xml:space="preserve">CPS </w:t>
            </w:r>
            <w:r w:rsidRPr="00C63FAB">
              <w:rPr>
                <w:rFonts w:hint="eastAsia"/>
                <w:kern w:val="2"/>
                <w:sz w:val="20"/>
                <w:szCs w:val="20"/>
              </w:rPr>
              <w:t>및</w:t>
            </w:r>
            <w:r w:rsidRPr="00C63FAB">
              <w:rPr>
                <w:rFonts w:hint="eastAsia"/>
                <w:kern w:val="2"/>
                <w:sz w:val="20"/>
                <w:szCs w:val="20"/>
              </w:rPr>
              <w:t xml:space="preserve"> </w:t>
            </w:r>
            <w:r w:rsidRPr="00C63FAB">
              <w:rPr>
                <w:rFonts w:hint="eastAsia"/>
                <w:kern w:val="2"/>
                <w:sz w:val="20"/>
                <w:szCs w:val="20"/>
              </w:rPr>
              <w:t>보통주를</w:t>
            </w:r>
            <w:r w:rsidRPr="00C63FAB">
              <w:rPr>
                <w:rFonts w:hint="eastAsia"/>
                <w:kern w:val="2"/>
                <w:sz w:val="20"/>
                <w:szCs w:val="20"/>
              </w:rPr>
              <w:t xml:space="preserve"> </w:t>
            </w:r>
            <w:r w:rsidRPr="00C63FAB">
              <w:rPr>
                <w:rFonts w:hint="eastAsia"/>
                <w:kern w:val="2"/>
                <w:sz w:val="20"/>
                <w:szCs w:val="20"/>
              </w:rPr>
              <w:t>인수하면서</w:t>
            </w:r>
            <w:r w:rsidRPr="00C63FAB">
              <w:rPr>
                <w:rFonts w:hint="eastAsia"/>
                <w:kern w:val="2"/>
                <w:sz w:val="20"/>
                <w:szCs w:val="20"/>
              </w:rPr>
              <w:t xml:space="preserve"> </w:t>
            </w:r>
            <w:r w:rsidR="00D32C66">
              <w:rPr>
                <w:rFonts w:hint="eastAsia"/>
                <w:kern w:val="2"/>
                <w:sz w:val="20"/>
                <w:szCs w:val="20"/>
              </w:rPr>
              <w:t>민법상</w:t>
            </w:r>
            <w:r w:rsidR="00D32C66">
              <w:rPr>
                <w:rFonts w:hint="eastAsia"/>
                <w:kern w:val="2"/>
                <w:sz w:val="20"/>
                <w:szCs w:val="20"/>
              </w:rPr>
              <w:t xml:space="preserve"> </w:t>
            </w:r>
            <w:r w:rsidR="00D32C66">
              <w:rPr>
                <w:rFonts w:hint="eastAsia"/>
                <w:kern w:val="2"/>
                <w:sz w:val="20"/>
                <w:szCs w:val="20"/>
              </w:rPr>
              <w:t>계약</w:t>
            </w:r>
            <w:r w:rsidR="00D32C66">
              <w:rPr>
                <w:rFonts w:hint="eastAsia"/>
                <w:kern w:val="2"/>
                <w:sz w:val="20"/>
                <w:szCs w:val="20"/>
              </w:rPr>
              <w:t xml:space="preserve"> </w:t>
            </w:r>
            <w:r w:rsidR="00D32C66">
              <w:rPr>
                <w:rFonts w:hint="eastAsia"/>
                <w:kern w:val="2"/>
                <w:sz w:val="20"/>
                <w:szCs w:val="20"/>
              </w:rPr>
              <w:t>인수의</w:t>
            </w:r>
            <w:r w:rsidR="00D32C66">
              <w:rPr>
                <w:rFonts w:hint="eastAsia"/>
                <w:kern w:val="2"/>
                <w:sz w:val="20"/>
                <w:szCs w:val="20"/>
              </w:rPr>
              <w:t xml:space="preserve"> </w:t>
            </w:r>
            <w:r w:rsidR="00D32C66">
              <w:rPr>
                <w:rFonts w:hint="eastAsia"/>
                <w:kern w:val="2"/>
                <w:sz w:val="20"/>
                <w:szCs w:val="20"/>
              </w:rPr>
              <w:t>법리에</w:t>
            </w:r>
            <w:r w:rsidR="00D32C66">
              <w:rPr>
                <w:rFonts w:hint="eastAsia"/>
                <w:kern w:val="2"/>
                <w:sz w:val="20"/>
                <w:szCs w:val="20"/>
              </w:rPr>
              <w:t xml:space="preserve"> </w:t>
            </w:r>
            <w:r w:rsidR="00D32C66">
              <w:rPr>
                <w:rFonts w:hint="eastAsia"/>
                <w:kern w:val="2"/>
                <w:sz w:val="20"/>
                <w:szCs w:val="20"/>
              </w:rPr>
              <w:t>따라</w:t>
            </w:r>
            <w:r w:rsidR="00D32C66">
              <w:rPr>
                <w:rFonts w:hint="eastAsia"/>
                <w:kern w:val="2"/>
                <w:sz w:val="20"/>
                <w:szCs w:val="20"/>
              </w:rPr>
              <w:t xml:space="preserve"> </w:t>
            </w:r>
            <w:r w:rsidRPr="00C63FAB">
              <w:rPr>
                <w:rFonts w:hint="eastAsia"/>
                <w:kern w:val="2"/>
                <w:sz w:val="20"/>
                <w:szCs w:val="20"/>
              </w:rPr>
              <w:t>별도의</w:t>
            </w:r>
            <w:r w:rsidRPr="00C63FAB">
              <w:rPr>
                <w:rFonts w:hint="eastAsia"/>
                <w:kern w:val="2"/>
                <w:sz w:val="20"/>
                <w:szCs w:val="20"/>
              </w:rPr>
              <w:t xml:space="preserve"> </w:t>
            </w:r>
            <w:r w:rsidRPr="00C63FAB">
              <w:rPr>
                <w:rFonts w:hint="eastAsia"/>
                <w:kern w:val="2"/>
                <w:sz w:val="20"/>
                <w:szCs w:val="20"/>
              </w:rPr>
              <w:t>계약인수</w:t>
            </w:r>
            <w:r w:rsidRPr="00C63FAB">
              <w:rPr>
                <w:rFonts w:hint="eastAsia"/>
                <w:kern w:val="2"/>
                <w:sz w:val="20"/>
                <w:szCs w:val="20"/>
              </w:rPr>
              <w:t xml:space="preserve"> </w:t>
            </w:r>
            <w:r w:rsidRPr="00C63FAB">
              <w:rPr>
                <w:rFonts w:hint="eastAsia"/>
                <w:kern w:val="2"/>
                <w:sz w:val="20"/>
                <w:szCs w:val="20"/>
              </w:rPr>
              <w:t>확약서를</w:t>
            </w:r>
            <w:r w:rsidRPr="00C63FAB">
              <w:rPr>
                <w:rFonts w:hint="eastAsia"/>
                <w:kern w:val="2"/>
                <w:sz w:val="20"/>
                <w:szCs w:val="20"/>
              </w:rPr>
              <w:t xml:space="preserve"> </w:t>
            </w:r>
            <w:r w:rsidRPr="00C63FAB">
              <w:rPr>
                <w:rFonts w:hint="eastAsia"/>
                <w:kern w:val="2"/>
                <w:sz w:val="20"/>
                <w:szCs w:val="20"/>
              </w:rPr>
              <w:t>체결하거나</w:t>
            </w:r>
            <w:r w:rsidRPr="00C63FAB">
              <w:rPr>
                <w:rFonts w:hint="eastAsia"/>
                <w:kern w:val="2"/>
                <w:sz w:val="20"/>
                <w:szCs w:val="20"/>
              </w:rPr>
              <w:t xml:space="preserve">, </w:t>
            </w:r>
            <w:r w:rsidRPr="00C63FAB">
              <w:rPr>
                <w:rFonts w:hint="eastAsia"/>
                <w:kern w:val="2"/>
                <w:sz w:val="20"/>
                <w:szCs w:val="20"/>
              </w:rPr>
              <w:t>주식양수도계약서에</w:t>
            </w:r>
            <w:r w:rsidRPr="00C63FAB">
              <w:rPr>
                <w:rFonts w:hint="eastAsia"/>
                <w:kern w:val="2"/>
                <w:sz w:val="20"/>
                <w:szCs w:val="20"/>
              </w:rPr>
              <w:t xml:space="preserve"> </w:t>
            </w:r>
            <w:r w:rsidRPr="00C63FAB">
              <w:rPr>
                <w:rFonts w:hint="eastAsia"/>
                <w:kern w:val="2"/>
                <w:sz w:val="20"/>
                <w:szCs w:val="20"/>
              </w:rPr>
              <w:t>권리</w:t>
            </w:r>
            <w:r w:rsidRPr="00C63FAB">
              <w:rPr>
                <w:rFonts w:ascii="바탕" w:hAnsi="바탕" w:hint="eastAsia"/>
                <w:kern w:val="2"/>
                <w:sz w:val="20"/>
                <w:szCs w:val="20"/>
              </w:rPr>
              <w:t>ㆍ</w:t>
            </w:r>
            <w:r w:rsidRPr="00C63FAB">
              <w:rPr>
                <w:rFonts w:hint="eastAsia"/>
                <w:kern w:val="2"/>
                <w:sz w:val="20"/>
                <w:szCs w:val="20"/>
              </w:rPr>
              <w:t>의무의</w:t>
            </w:r>
            <w:r w:rsidRPr="00C63FAB">
              <w:rPr>
                <w:rFonts w:hint="eastAsia"/>
                <w:kern w:val="2"/>
                <w:sz w:val="20"/>
                <w:szCs w:val="20"/>
              </w:rPr>
              <w:t xml:space="preserve"> </w:t>
            </w:r>
            <w:r w:rsidRPr="00C63FAB">
              <w:rPr>
                <w:rFonts w:hint="eastAsia"/>
                <w:kern w:val="2"/>
                <w:sz w:val="20"/>
                <w:szCs w:val="20"/>
              </w:rPr>
              <w:t>승계</w:t>
            </w:r>
            <w:r w:rsidRPr="00C63FAB">
              <w:rPr>
                <w:rFonts w:hint="eastAsia"/>
                <w:kern w:val="2"/>
                <w:sz w:val="20"/>
                <w:szCs w:val="20"/>
              </w:rPr>
              <w:t xml:space="preserve"> </w:t>
            </w:r>
            <w:r w:rsidRPr="00C63FAB">
              <w:rPr>
                <w:rFonts w:hint="eastAsia"/>
                <w:kern w:val="2"/>
                <w:sz w:val="20"/>
                <w:szCs w:val="20"/>
              </w:rPr>
              <w:t>조항을</w:t>
            </w:r>
            <w:r w:rsidRPr="00C63FAB">
              <w:rPr>
                <w:rFonts w:hint="eastAsia"/>
                <w:kern w:val="2"/>
                <w:sz w:val="20"/>
                <w:szCs w:val="20"/>
              </w:rPr>
              <w:t xml:space="preserve"> </w:t>
            </w:r>
            <w:r w:rsidRPr="00C63FAB">
              <w:rPr>
                <w:rFonts w:hint="eastAsia"/>
                <w:kern w:val="2"/>
                <w:sz w:val="20"/>
                <w:szCs w:val="20"/>
              </w:rPr>
              <w:t>추가함으로써</w:t>
            </w:r>
            <w:r w:rsidRPr="00C63FAB">
              <w:rPr>
                <w:rFonts w:hint="eastAsia"/>
                <w:kern w:val="2"/>
                <w:sz w:val="20"/>
                <w:szCs w:val="20"/>
              </w:rPr>
              <w:t xml:space="preserve"> </w:t>
            </w:r>
            <w:r w:rsidRPr="00C63FAB">
              <w:rPr>
                <w:rFonts w:hint="eastAsia"/>
                <w:kern w:val="2"/>
                <w:sz w:val="20"/>
                <w:szCs w:val="20"/>
              </w:rPr>
              <w:t>기존</w:t>
            </w:r>
            <w:r w:rsidRPr="00C63FAB">
              <w:rPr>
                <w:rFonts w:hint="eastAsia"/>
                <w:kern w:val="2"/>
                <w:sz w:val="20"/>
                <w:szCs w:val="20"/>
              </w:rPr>
              <w:t xml:space="preserve"> </w:t>
            </w:r>
            <w:r w:rsidRPr="00C63FAB">
              <w:rPr>
                <w:rFonts w:hint="eastAsia"/>
                <w:kern w:val="2"/>
                <w:sz w:val="20"/>
                <w:szCs w:val="20"/>
              </w:rPr>
              <w:t>주주들이</w:t>
            </w:r>
            <w:r w:rsidRPr="00C63FAB">
              <w:rPr>
                <w:rFonts w:hint="eastAsia"/>
                <w:kern w:val="2"/>
                <w:sz w:val="20"/>
                <w:szCs w:val="20"/>
              </w:rPr>
              <w:t xml:space="preserve"> </w:t>
            </w:r>
            <w:r w:rsidRPr="00C63FAB">
              <w:rPr>
                <w:rFonts w:hint="eastAsia"/>
                <w:kern w:val="2"/>
                <w:sz w:val="20"/>
                <w:szCs w:val="20"/>
              </w:rPr>
              <w:t>대상회사와</w:t>
            </w:r>
            <w:r w:rsidRPr="00C63FAB">
              <w:rPr>
                <w:rFonts w:hint="eastAsia"/>
                <w:kern w:val="2"/>
                <w:sz w:val="20"/>
                <w:szCs w:val="20"/>
              </w:rPr>
              <w:t xml:space="preserve"> </w:t>
            </w:r>
            <w:r w:rsidRPr="00C63FAB">
              <w:rPr>
                <w:rFonts w:hint="eastAsia"/>
                <w:kern w:val="2"/>
                <w:sz w:val="20"/>
                <w:szCs w:val="20"/>
              </w:rPr>
              <w:t>체결한</w:t>
            </w:r>
            <w:r w:rsidRPr="00C63FAB">
              <w:rPr>
                <w:rFonts w:hint="eastAsia"/>
                <w:kern w:val="2"/>
                <w:sz w:val="20"/>
                <w:szCs w:val="20"/>
              </w:rPr>
              <w:t xml:space="preserve"> </w:t>
            </w:r>
            <w:r w:rsidRPr="00C63FAB">
              <w:rPr>
                <w:rFonts w:hint="eastAsia"/>
                <w:kern w:val="2"/>
                <w:sz w:val="20"/>
                <w:szCs w:val="20"/>
              </w:rPr>
              <w:t>원</w:t>
            </w:r>
            <w:r w:rsidRPr="00C63FAB">
              <w:rPr>
                <w:rFonts w:hint="eastAsia"/>
                <w:kern w:val="2"/>
                <w:sz w:val="20"/>
                <w:szCs w:val="20"/>
              </w:rPr>
              <w:t xml:space="preserve"> </w:t>
            </w:r>
            <w:r w:rsidRPr="00C63FAB">
              <w:rPr>
                <w:rFonts w:hint="eastAsia"/>
                <w:kern w:val="2"/>
                <w:sz w:val="20"/>
                <w:szCs w:val="20"/>
              </w:rPr>
              <w:t>계약상의</w:t>
            </w:r>
            <w:r w:rsidRPr="00C63FAB">
              <w:rPr>
                <w:rFonts w:hint="eastAsia"/>
                <w:kern w:val="2"/>
                <w:sz w:val="20"/>
                <w:szCs w:val="20"/>
              </w:rPr>
              <w:t xml:space="preserve"> </w:t>
            </w:r>
            <w:r w:rsidRPr="00C63FAB">
              <w:rPr>
                <w:rFonts w:hint="eastAsia"/>
                <w:kern w:val="2"/>
                <w:sz w:val="20"/>
                <w:szCs w:val="20"/>
              </w:rPr>
              <w:t>권리</w:t>
            </w:r>
            <w:r w:rsidRPr="00C63FAB">
              <w:rPr>
                <w:rFonts w:ascii="바탕" w:hAnsi="바탕" w:hint="eastAsia"/>
                <w:kern w:val="2"/>
                <w:sz w:val="20"/>
                <w:szCs w:val="20"/>
              </w:rPr>
              <w:t>ㆍ</w:t>
            </w:r>
            <w:r w:rsidRPr="00C63FAB">
              <w:rPr>
                <w:rFonts w:hint="eastAsia"/>
                <w:kern w:val="2"/>
                <w:sz w:val="20"/>
                <w:szCs w:val="20"/>
              </w:rPr>
              <w:t>의무를</w:t>
            </w:r>
            <w:r w:rsidRPr="00C63FAB">
              <w:rPr>
                <w:rFonts w:hint="eastAsia"/>
                <w:kern w:val="2"/>
                <w:sz w:val="20"/>
                <w:szCs w:val="20"/>
              </w:rPr>
              <w:t xml:space="preserve"> </w:t>
            </w:r>
            <w:r w:rsidR="00DC46A5">
              <w:rPr>
                <w:rFonts w:hint="eastAsia"/>
                <w:kern w:val="2"/>
                <w:sz w:val="20"/>
                <w:szCs w:val="20"/>
              </w:rPr>
              <w:t>각</w:t>
            </w:r>
            <w:r w:rsidR="00DC46A5">
              <w:rPr>
                <w:rFonts w:hint="eastAsia"/>
                <w:kern w:val="2"/>
                <w:sz w:val="20"/>
                <w:szCs w:val="20"/>
              </w:rPr>
              <w:t xml:space="preserve"> </w:t>
            </w:r>
            <w:r w:rsidR="00DC46A5">
              <w:rPr>
                <w:rFonts w:hint="eastAsia"/>
                <w:kern w:val="2"/>
                <w:sz w:val="20"/>
                <w:szCs w:val="20"/>
              </w:rPr>
              <w:t>조합이</w:t>
            </w:r>
            <w:r w:rsidR="00DC46A5">
              <w:rPr>
                <w:rFonts w:hint="eastAsia"/>
                <w:kern w:val="2"/>
                <w:sz w:val="20"/>
                <w:szCs w:val="20"/>
              </w:rPr>
              <w:t xml:space="preserve"> </w:t>
            </w:r>
            <w:r w:rsidRPr="00C63FAB">
              <w:rPr>
                <w:rFonts w:hint="eastAsia"/>
                <w:kern w:val="2"/>
                <w:sz w:val="20"/>
                <w:szCs w:val="20"/>
              </w:rPr>
              <w:t>인수한</w:t>
            </w:r>
            <w:r w:rsidRPr="00C63FAB">
              <w:rPr>
                <w:rFonts w:hint="eastAsia"/>
                <w:kern w:val="2"/>
                <w:sz w:val="20"/>
                <w:szCs w:val="20"/>
              </w:rPr>
              <w:t xml:space="preserve"> </w:t>
            </w:r>
            <w:r w:rsidRPr="00C63FAB">
              <w:rPr>
                <w:rFonts w:hint="eastAsia"/>
                <w:kern w:val="2"/>
                <w:sz w:val="20"/>
                <w:szCs w:val="20"/>
              </w:rPr>
              <w:t>주식</w:t>
            </w:r>
            <w:r w:rsidRPr="00C63FAB">
              <w:rPr>
                <w:rFonts w:hint="eastAsia"/>
                <w:kern w:val="2"/>
                <w:sz w:val="20"/>
                <w:szCs w:val="20"/>
              </w:rPr>
              <w:t xml:space="preserve"> </w:t>
            </w:r>
            <w:r w:rsidRPr="00C63FAB">
              <w:rPr>
                <w:rFonts w:hint="eastAsia"/>
                <w:kern w:val="2"/>
                <w:sz w:val="20"/>
                <w:szCs w:val="20"/>
              </w:rPr>
              <w:t>수에</w:t>
            </w:r>
            <w:r w:rsidRPr="00C63FAB">
              <w:rPr>
                <w:rFonts w:hint="eastAsia"/>
                <w:kern w:val="2"/>
                <w:sz w:val="20"/>
                <w:szCs w:val="20"/>
              </w:rPr>
              <w:t xml:space="preserve"> </w:t>
            </w:r>
            <w:r w:rsidRPr="00C63FAB">
              <w:rPr>
                <w:rFonts w:hint="eastAsia"/>
                <w:kern w:val="2"/>
                <w:sz w:val="20"/>
                <w:szCs w:val="20"/>
              </w:rPr>
              <w:t>비례하여</w:t>
            </w:r>
            <w:r w:rsidRPr="00C63FAB">
              <w:rPr>
                <w:rFonts w:hint="eastAsia"/>
                <w:kern w:val="2"/>
                <w:sz w:val="20"/>
                <w:szCs w:val="20"/>
              </w:rPr>
              <w:t xml:space="preserve"> </w:t>
            </w:r>
            <w:r w:rsidR="00CF0166">
              <w:rPr>
                <w:rFonts w:hint="eastAsia"/>
                <w:kern w:val="2"/>
                <w:sz w:val="20"/>
                <w:szCs w:val="20"/>
              </w:rPr>
              <w:t>적법하게</w:t>
            </w:r>
            <w:r w:rsidR="00CF0166">
              <w:rPr>
                <w:rFonts w:hint="eastAsia"/>
                <w:kern w:val="2"/>
                <w:sz w:val="20"/>
                <w:szCs w:val="20"/>
              </w:rPr>
              <w:t xml:space="preserve"> </w:t>
            </w:r>
            <w:r w:rsidR="00F54C81">
              <w:rPr>
                <w:rFonts w:hint="eastAsia"/>
                <w:kern w:val="2"/>
                <w:sz w:val="20"/>
                <w:szCs w:val="20"/>
              </w:rPr>
              <w:t>승계하였음</w:t>
            </w:r>
            <w:r w:rsidR="00F54C81">
              <w:rPr>
                <w:rFonts w:hint="eastAsia"/>
                <w:kern w:val="2"/>
                <w:sz w:val="20"/>
                <w:szCs w:val="20"/>
              </w:rPr>
              <w:t xml:space="preserve">. </w:t>
            </w:r>
            <w:r w:rsidR="005D1107">
              <w:rPr>
                <w:rFonts w:hint="eastAsia"/>
                <w:kern w:val="2"/>
                <w:sz w:val="20"/>
                <w:szCs w:val="20"/>
              </w:rPr>
              <w:t>단</w:t>
            </w:r>
            <w:r w:rsidR="005D1107">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감사로부터</w:t>
            </w:r>
            <w:r>
              <w:rPr>
                <w:rFonts w:hint="eastAsia"/>
                <w:kern w:val="2"/>
                <w:sz w:val="20"/>
                <w:szCs w:val="20"/>
              </w:rPr>
              <w:t xml:space="preserve"> </w:t>
            </w:r>
            <w:r>
              <w:rPr>
                <w:rFonts w:hint="eastAsia"/>
                <w:kern w:val="2"/>
                <w:sz w:val="20"/>
                <w:szCs w:val="20"/>
              </w:rPr>
              <w:t>인수한</w:t>
            </w:r>
            <w:r>
              <w:rPr>
                <w:rFonts w:hint="eastAsia"/>
                <w:kern w:val="2"/>
                <w:sz w:val="20"/>
                <w:szCs w:val="20"/>
              </w:rPr>
              <w:t xml:space="preserve"> </w:t>
            </w:r>
            <w:r w:rsidR="006704E7">
              <w:rPr>
                <w:rFonts w:hint="eastAsia"/>
                <w:kern w:val="2"/>
                <w:sz w:val="20"/>
                <w:szCs w:val="20"/>
              </w:rPr>
              <w:t>주식의</w:t>
            </w:r>
            <w:r>
              <w:rPr>
                <w:rFonts w:hint="eastAsia"/>
                <w:kern w:val="2"/>
                <w:sz w:val="20"/>
                <w:szCs w:val="20"/>
              </w:rPr>
              <w:t xml:space="preserve"> </w:t>
            </w:r>
            <w:r>
              <w:rPr>
                <w:rFonts w:hint="eastAsia"/>
                <w:kern w:val="2"/>
                <w:sz w:val="20"/>
                <w:szCs w:val="20"/>
              </w:rPr>
              <w:t>유효성은</w:t>
            </w:r>
            <w:r>
              <w:rPr>
                <w:rFonts w:hint="eastAsia"/>
                <w:kern w:val="2"/>
                <w:sz w:val="20"/>
                <w:szCs w:val="20"/>
              </w:rPr>
              <w:t xml:space="preserve"> </w:t>
            </w:r>
            <w:r>
              <w:rPr>
                <w:rFonts w:hint="eastAsia"/>
                <w:kern w:val="2"/>
                <w:sz w:val="20"/>
                <w:szCs w:val="20"/>
              </w:rPr>
              <w:t>이하</w:t>
            </w:r>
            <w:r>
              <w:rPr>
                <w:rFonts w:hint="eastAsia"/>
                <w:kern w:val="2"/>
                <w:sz w:val="20"/>
                <w:szCs w:val="20"/>
              </w:rPr>
              <w:t xml:space="preserve"> </w:t>
            </w:r>
            <w:r>
              <w:rPr>
                <w:kern w:val="2"/>
                <w:sz w:val="20"/>
                <w:szCs w:val="20"/>
              </w:rPr>
              <w:t>“</w:t>
            </w:r>
            <w:r w:rsidRPr="003318FD">
              <w:rPr>
                <w:rFonts w:hint="eastAsia"/>
                <w:b/>
                <w:bCs/>
                <w:kern w:val="2"/>
                <w:sz w:val="20"/>
                <w:szCs w:val="20"/>
                <w:u w:val="single"/>
              </w:rPr>
              <w:t>주식매수선택권</w:t>
            </w:r>
            <w:r w:rsidRPr="003318FD">
              <w:rPr>
                <w:rFonts w:hint="eastAsia"/>
                <w:b/>
                <w:bCs/>
                <w:kern w:val="2"/>
                <w:sz w:val="20"/>
                <w:szCs w:val="20"/>
                <w:u w:val="single"/>
              </w:rPr>
              <w:t xml:space="preserve"> </w:t>
            </w:r>
            <w:r w:rsidRPr="003318FD">
              <w:rPr>
                <w:rFonts w:hint="eastAsia"/>
                <w:b/>
                <w:bCs/>
                <w:kern w:val="2"/>
                <w:sz w:val="20"/>
                <w:szCs w:val="20"/>
                <w:u w:val="single"/>
              </w:rPr>
              <w:t>부여의</w:t>
            </w:r>
            <w:r w:rsidRPr="003318FD">
              <w:rPr>
                <w:rFonts w:hint="eastAsia"/>
                <w:b/>
                <w:bCs/>
                <w:kern w:val="2"/>
                <w:sz w:val="20"/>
                <w:szCs w:val="20"/>
                <w:u w:val="single"/>
              </w:rPr>
              <w:t xml:space="preserve"> </w:t>
            </w:r>
            <w:r w:rsidRPr="003318FD">
              <w:rPr>
                <w:rFonts w:hint="eastAsia"/>
                <w:b/>
                <w:bCs/>
                <w:kern w:val="2"/>
                <w:sz w:val="20"/>
                <w:szCs w:val="20"/>
                <w:u w:val="single"/>
              </w:rPr>
              <w:t>유효성</w:t>
            </w:r>
            <w:r w:rsidRPr="003318FD">
              <w:rPr>
                <w:kern w:val="2"/>
                <w:sz w:val="20"/>
                <w:szCs w:val="20"/>
              </w:rPr>
              <w:t>”</w:t>
            </w:r>
            <w:r w:rsidRPr="003318FD">
              <w:rPr>
                <w:rFonts w:hint="eastAsia"/>
                <w:kern w:val="2"/>
                <w:sz w:val="20"/>
                <w:szCs w:val="20"/>
              </w:rPr>
              <w:t xml:space="preserve"> </w:t>
            </w:r>
            <w:r w:rsidRPr="003318FD">
              <w:rPr>
                <w:rFonts w:hint="eastAsia"/>
                <w:kern w:val="2"/>
                <w:sz w:val="20"/>
                <w:szCs w:val="20"/>
              </w:rPr>
              <w:t>참조</w:t>
            </w:r>
            <w:r w:rsidRPr="003318FD">
              <w:rPr>
                <w:rFonts w:hint="eastAsia"/>
                <w:kern w:val="2"/>
                <w:sz w:val="20"/>
                <w:szCs w:val="20"/>
              </w:rPr>
              <w:t>.</w:t>
            </w:r>
          </w:p>
        </w:tc>
      </w:tr>
      <w:tr w:rsidR="003D7169" w:rsidRPr="00C65EAA" w14:paraId="69DE5B20" w14:textId="77777777" w:rsidTr="001D3938">
        <w:trPr>
          <w:trHeight w:val="20"/>
        </w:trPr>
        <w:tc>
          <w:tcPr>
            <w:tcW w:w="1418" w:type="dxa"/>
            <w:tcBorders>
              <w:top w:val="single" w:sz="12" w:space="0" w:color="0F243E"/>
              <w:bottom w:val="single" w:sz="12" w:space="0" w:color="0F243E"/>
            </w:tcBorders>
            <w:shd w:val="clear" w:color="auto" w:fill="auto"/>
          </w:tcPr>
          <w:p w14:paraId="2DB600A6" w14:textId="0FA3C91E" w:rsidR="00A23E85" w:rsidRPr="00C04842" w:rsidRDefault="00530A5C" w:rsidP="007134C6">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투자계약</w:t>
            </w:r>
            <w:r w:rsidR="00DE7317" w:rsidRPr="00C04842">
              <w:rPr>
                <w:rFonts w:eastAsia="바탕" w:hint="eastAsia"/>
                <w:b/>
                <w:color w:val="000000" w:themeColor="text1"/>
                <w:kern w:val="2"/>
              </w:rPr>
              <w:t>상</w:t>
            </w:r>
            <w:r w:rsidR="00DE7317" w:rsidRPr="00C04842">
              <w:rPr>
                <w:rFonts w:eastAsia="바탕" w:hint="eastAsia"/>
                <w:b/>
                <w:color w:val="000000" w:themeColor="text1"/>
                <w:kern w:val="2"/>
              </w:rPr>
              <w:t xml:space="preserve"> </w:t>
            </w:r>
            <w:r w:rsidR="00DE7317" w:rsidRPr="00C04842">
              <w:rPr>
                <w:rFonts w:eastAsia="바탕" w:hint="eastAsia"/>
                <w:b/>
                <w:color w:val="000000" w:themeColor="text1"/>
                <w:kern w:val="2"/>
              </w:rPr>
              <w:t>권리</w:t>
            </w:r>
          </w:p>
        </w:tc>
        <w:tc>
          <w:tcPr>
            <w:tcW w:w="6946" w:type="dxa"/>
            <w:tcBorders>
              <w:top w:val="single" w:sz="12" w:space="0" w:color="0F243E"/>
              <w:bottom w:val="single" w:sz="12" w:space="0" w:color="0F243E"/>
            </w:tcBorders>
            <w:shd w:val="clear" w:color="auto" w:fill="auto"/>
          </w:tcPr>
          <w:p w14:paraId="1D2C6D3E" w14:textId="6324ED58" w:rsidR="00530A5C" w:rsidRDefault="00530A5C" w:rsidP="002F76A3">
            <w:pPr>
              <w:pStyle w:val="1"/>
              <w:rPr>
                <w:color w:val="000000" w:themeColor="text1"/>
                <w:kern w:val="2"/>
                <w:sz w:val="20"/>
                <w:szCs w:val="20"/>
              </w:rPr>
            </w:pPr>
            <w:r>
              <w:rPr>
                <w:rFonts w:hint="eastAsia"/>
                <w:color w:val="000000" w:themeColor="text1"/>
                <w:kern w:val="2"/>
                <w:sz w:val="20"/>
                <w:szCs w:val="20"/>
              </w:rPr>
              <w:t>기존</w:t>
            </w:r>
            <w:r>
              <w:rPr>
                <w:rFonts w:hint="eastAsia"/>
                <w:color w:val="000000" w:themeColor="text1"/>
                <w:kern w:val="2"/>
                <w:sz w:val="20"/>
                <w:szCs w:val="20"/>
              </w:rPr>
              <w:t xml:space="preserve"> </w:t>
            </w:r>
            <w:r>
              <w:rPr>
                <w:rFonts w:hint="eastAsia"/>
                <w:color w:val="000000" w:themeColor="text1"/>
                <w:kern w:val="2"/>
                <w:sz w:val="20"/>
                <w:szCs w:val="20"/>
              </w:rPr>
              <w:t>투자자들은</w:t>
            </w:r>
            <w:r>
              <w:rPr>
                <w:rFonts w:hint="eastAsia"/>
                <w:color w:val="000000" w:themeColor="text1"/>
                <w:kern w:val="2"/>
                <w:sz w:val="20"/>
                <w:szCs w:val="20"/>
              </w:rPr>
              <w:t xml:space="preserve"> </w:t>
            </w:r>
            <w:r>
              <w:rPr>
                <w:rFonts w:hint="eastAsia"/>
                <w:color w:val="000000" w:themeColor="text1"/>
                <w:kern w:val="2"/>
                <w:sz w:val="20"/>
                <w:szCs w:val="20"/>
              </w:rPr>
              <w:t>통합된</w:t>
            </w:r>
            <w:r>
              <w:rPr>
                <w:rFonts w:hint="eastAsia"/>
                <w:color w:val="000000" w:themeColor="text1"/>
                <w:kern w:val="2"/>
                <w:sz w:val="20"/>
                <w:szCs w:val="20"/>
              </w:rPr>
              <w:t xml:space="preserve"> </w:t>
            </w:r>
            <w:r>
              <w:rPr>
                <w:rFonts w:hint="eastAsia"/>
                <w:color w:val="000000" w:themeColor="text1"/>
                <w:kern w:val="2"/>
                <w:sz w:val="20"/>
                <w:szCs w:val="20"/>
              </w:rPr>
              <w:t>주주간계약이</w:t>
            </w:r>
            <w:r>
              <w:rPr>
                <w:rFonts w:hint="eastAsia"/>
                <w:color w:val="000000" w:themeColor="text1"/>
                <w:kern w:val="2"/>
                <w:sz w:val="20"/>
                <w:szCs w:val="20"/>
              </w:rPr>
              <w:t xml:space="preserve"> </w:t>
            </w:r>
            <w:r>
              <w:rPr>
                <w:rFonts w:hint="eastAsia"/>
                <w:color w:val="000000" w:themeColor="text1"/>
                <w:kern w:val="2"/>
                <w:sz w:val="20"/>
                <w:szCs w:val="20"/>
              </w:rPr>
              <w:t>아닌</w:t>
            </w:r>
            <w:r>
              <w:rPr>
                <w:rFonts w:hint="eastAsia"/>
                <w:color w:val="000000" w:themeColor="text1"/>
                <w:kern w:val="2"/>
                <w:sz w:val="20"/>
                <w:szCs w:val="20"/>
              </w:rPr>
              <w:t xml:space="preserve"> </w:t>
            </w:r>
            <w:r>
              <w:rPr>
                <w:rFonts w:hint="eastAsia"/>
                <w:color w:val="000000" w:themeColor="text1"/>
                <w:kern w:val="2"/>
                <w:sz w:val="20"/>
                <w:szCs w:val="20"/>
              </w:rPr>
              <w:t>각자</w:t>
            </w:r>
            <w:r>
              <w:rPr>
                <w:rFonts w:hint="eastAsia"/>
                <w:color w:val="000000" w:themeColor="text1"/>
                <w:kern w:val="2"/>
                <w:sz w:val="20"/>
                <w:szCs w:val="20"/>
              </w:rPr>
              <w:t xml:space="preserve"> </w:t>
            </w:r>
            <w:r>
              <w:rPr>
                <w:rFonts w:hint="eastAsia"/>
                <w:color w:val="000000" w:themeColor="text1"/>
                <w:kern w:val="2"/>
                <w:sz w:val="20"/>
                <w:szCs w:val="20"/>
              </w:rPr>
              <w:t>투자</w:t>
            </w:r>
            <w:r>
              <w:rPr>
                <w:rFonts w:hint="eastAsia"/>
                <w:color w:val="000000" w:themeColor="text1"/>
                <w:kern w:val="2"/>
                <w:sz w:val="20"/>
                <w:szCs w:val="20"/>
              </w:rPr>
              <w:t xml:space="preserve"> </w:t>
            </w:r>
            <w:r>
              <w:rPr>
                <w:rFonts w:hint="eastAsia"/>
                <w:color w:val="000000" w:themeColor="text1"/>
                <w:kern w:val="2"/>
                <w:sz w:val="20"/>
                <w:szCs w:val="20"/>
              </w:rPr>
              <w:t>당시</w:t>
            </w:r>
            <w:r>
              <w:rPr>
                <w:rFonts w:hint="eastAsia"/>
                <w:color w:val="000000" w:themeColor="text1"/>
                <w:kern w:val="2"/>
                <w:sz w:val="20"/>
                <w:szCs w:val="20"/>
              </w:rPr>
              <w:t xml:space="preserve"> </w:t>
            </w:r>
            <w:r>
              <w:rPr>
                <w:rFonts w:hint="eastAsia"/>
                <w:color w:val="000000" w:themeColor="text1"/>
                <w:kern w:val="2"/>
                <w:sz w:val="20"/>
                <w:szCs w:val="20"/>
              </w:rPr>
              <w:t>대상회사와</w:t>
            </w:r>
            <w:r>
              <w:rPr>
                <w:rFonts w:hint="eastAsia"/>
                <w:color w:val="000000" w:themeColor="text1"/>
                <w:kern w:val="2"/>
                <w:sz w:val="20"/>
                <w:szCs w:val="20"/>
              </w:rPr>
              <w:t xml:space="preserve"> </w:t>
            </w:r>
            <w:r>
              <w:rPr>
                <w:rFonts w:hint="eastAsia"/>
                <w:color w:val="000000" w:themeColor="text1"/>
                <w:kern w:val="2"/>
                <w:sz w:val="20"/>
                <w:szCs w:val="20"/>
              </w:rPr>
              <w:t>체결한</w:t>
            </w:r>
            <w:r>
              <w:rPr>
                <w:rFonts w:hint="eastAsia"/>
                <w:color w:val="000000" w:themeColor="text1"/>
                <w:kern w:val="2"/>
                <w:sz w:val="20"/>
                <w:szCs w:val="20"/>
              </w:rPr>
              <w:t xml:space="preserve"> </w:t>
            </w:r>
            <w:r>
              <w:rPr>
                <w:rFonts w:hint="eastAsia"/>
                <w:color w:val="000000" w:themeColor="text1"/>
                <w:kern w:val="2"/>
                <w:sz w:val="20"/>
                <w:szCs w:val="20"/>
              </w:rPr>
              <w:t>투자계약을</w:t>
            </w:r>
            <w:r>
              <w:rPr>
                <w:rFonts w:hint="eastAsia"/>
                <w:color w:val="000000" w:themeColor="text1"/>
                <w:kern w:val="2"/>
                <w:sz w:val="20"/>
                <w:szCs w:val="20"/>
              </w:rPr>
              <w:t xml:space="preserve"> </w:t>
            </w:r>
            <w:r>
              <w:rPr>
                <w:rFonts w:hint="eastAsia"/>
                <w:color w:val="000000" w:themeColor="text1"/>
                <w:kern w:val="2"/>
                <w:sz w:val="20"/>
                <w:szCs w:val="20"/>
              </w:rPr>
              <w:t>통하여</w:t>
            </w:r>
            <w:r>
              <w:rPr>
                <w:rFonts w:hint="eastAsia"/>
                <w:color w:val="000000" w:themeColor="text1"/>
                <w:kern w:val="2"/>
                <w:sz w:val="20"/>
                <w:szCs w:val="20"/>
              </w:rPr>
              <w:t xml:space="preserve"> </w:t>
            </w:r>
            <w:r>
              <w:rPr>
                <w:rFonts w:hint="eastAsia"/>
                <w:color w:val="000000" w:themeColor="text1"/>
                <w:kern w:val="2"/>
                <w:sz w:val="20"/>
                <w:szCs w:val="20"/>
              </w:rPr>
              <w:t>주주로서의</w:t>
            </w:r>
            <w:r>
              <w:rPr>
                <w:rFonts w:hint="eastAsia"/>
                <w:color w:val="000000" w:themeColor="text1"/>
                <w:kern w:val="2"/>
                <w:sz w:val="20"/>
                <w:szCs w:val="20"/>
              </w:rPr>
              <w:t xml:space="preserve"> </w:t>
            </w:r>
            <w:r>
              <w:rPr>
                <w:rFonts w:hint="eastAsia"/>
                <w:color w:val="000000" w:themeColor="text1"/>
                <w:kern w:val="2"/>
                <w:sz w:val="20"/>
                <w:szCs w:val="20"/>
              </w:rPr>
              <w:t>권리를</w:t>
            </w:r>
            <w:r>
              <w:rPr>
                <w:rFonts w:hint="eastAsia"/>
                <w:color w:val="000000" w:themeColor="text1"/>
                <w:kern w:val="2"/>
                <w:sz w:val="20"/>
                <w:szCs w:val="20"/>
              </w:rPr>
              <w:t xml:space="preserve"> </w:t>
            </w:r>
            <w:r>
              <w:rPr>
                <w:rFonts w:hint="eastAsia"/>
                <w:color w:val="000000" w:themeColor="text1"/>
                <w:kern w:val="2"/>
                <w:sz w:val="20"/>
                <w:szCs w:val="20"/>
              </w:rPr>
              <w:t>보유하고</w:t>
            </w:r>
            <w:r>
              <w:rPr>
                <w:rFonts w:hint="eastAsia"/>
                <w:color w:val="000000" w:themeColor="text1"/>
                <w:kern w:val="2"/>
                <w:sz w:val="20"/>
                <w:szCs w:val="20"/>
              </w:rPr>
              <w:t xml:space="preserve"> </w:t>
            </w:r>
            <w:r>
              <w:rPr>
                <w:rFonts w:hint="eastAsia"/>
                <w:color w:val="000000" w:themeColor="text1"/>
                <w:kern w:val="2"/>
                <w:sz w:val="20"/>
                <w:szCs w:val="20"/>
              </w:rPr>
              <w:t>있으며</w:t>
            </w:r>
            <w:r>
              <w:rPr>
                <w:rFonts w:hint="eastAsia"/>
                <w:color w:val="000000" w:themeColor="text1"/>
                <w:kern w:val="2"/>
                <w:sz w:val="20"/>
                <w:szCs w:val="20"/>
              </w:rPr>
              <w:t xml:space="preserve">, </w:t>
            </w:r>
            <w:r>
              <w:rPr>
                <w:rFonts w:hint="eastAsia"/>
                <w:color w:val="000000" w:themeColor="text1"/>
                <w:kern w:val="2"/>
                <w:sz w:val="20"/>
                <w:szCs w:val="20"/>
              </w:rPr>
              <w:t>투자계약상</w:t>
            </w:r>
            <w:r>
              <w:rPr>
                <w:rFonts w:hint="eastAsia"/>
                <w:color w:val="000000" w:themeColor="text1"/>
                <w:kern w:val="2"/>
                <w:sz w:val="20"/>
                <w:szCs w:val="20"/>
              </w:rPr>
              <w:t xml:space="preserve"> </w:t>
            </w:r>
            <w:r>
              <w:rPr>
                <w:rFonts w:hint="eastAsia"/>
                <w:color w:val="000000" w:themeColor="text1"/>
                <w:kern w:val="2"/>
                <w:sz w:val="20"/>
                <w:szCs w:val="20"/>
              </w:rPr>
              <w:t>주요</w:t>
            </w:r>
            <w:r>
              <w:rPr>
                <w:rFonts w:hint="eastAsia"/>
                <w:color w:val="000000" w:themeColor="text1"/>
                <w:kern w:val="2"/>
                <w:sz w:val="20"/>
                <w:szCs w:val="20"/>
              </w:rPr>
              <w:t xml:space="preserve"> </w:t>
            </w:r>
            <w:r>
              <w:rPr>
                <w:rFonts w:hint="eastAsia"/>
                <w:color w:val="000000" w:themeColor="text1"/>
                <w:kern w:val="2"/>
                <w:sz w:val="20"/>
                <w:szCs w:val="20"/>
              </w:rPr>
              <w:t>권리들은</w:t>
            </w:r>
            <w:r>
              <w:rPr>
                <w:rFonts w:hint="eastAsia"/>
                <w:color w:val="000000" w:themeColor="text1"/>
                <w:kern w:val="2"/>
                <w:sz w:val="20"/>
                <w:szCs w:val="20"/>
              </w:rPr>
              <w:t xml:space="preserve"> </w:t>
            </w:r>
            <w:r>
              <w:rPr>
                <w:rFonts w:hint="eastAsia"/>
                <w:color w:val="000000" w:themeColor="text1"/>
                <w:kern w:val="2"/>
                <w:sz w:val="20"/>
                <w:szCs w:val="20"/>
              </w:rPr>
              <w:t>다음과</w:t>
            </w:r>
            <w:r>
              <w:rPr>
                <w:rFonts w:hint="eastAsia"/>
                <w:color w:val="000000" w:themeColor="text1"/>
                <w:kern w:val="2"/>
                <w:sz w:val="20"/>
                <w:szCs w:val="20"/>
              </w:rPr>
              <w:t xml:space="preserve"> </w:t>
            </w:r>
            <w:r>
              <w:rPr>
                <w:rFonts w:hint="eastAsia"/>
                <w:color w:val="000000" w:themeColor="text1"/>
                <w:kern w:val="2"/>
                <w:sz w:val="20"/>
                <w:szCs w:val="20"/>
              </w:rPr>
              <w:t>같음</w:t>
            </w:r>
            <w:r>
              <w:rPr>
                <w:rFonts w:hint="eastAsia"/>
                <w:color w:val="000000" w:themeColor="text1"/>
                <w:kern w:val="2"/>
                <w:sz w:val="20"/>
                <w:szCs w:val="20"/>
              </w:rPr>
              <w:t>.</w:t>
            </w:r>
            <w:r w:rsidR="00E73C97">
              <w:rPr>
                <w:rFonts w:hint="eastAsia"/>
                <w:color w:val="000000" w:themeColor="text1"/>
                <w:kern w:val="2"/>
                <w:sz w:val="20"/>
                <w:szCs w:val="20"/>
              </w:rPr>
              <w:t xml:space="preserve"> </w:t>
            </w:r>
            <w:r w:rsidR="00E73C97">
              <w:rPr>
                <w:rFonts w:hint="eastAsia"/>
                <w:color w:val="000000" w:themeColor="text1"/>
                <w:kern w:val="2"/>
                <w:sz w:val="20"/>
                <w:szCs w:val="20"/>
              </w:rPr>
              <w:t>구체적인</w:t>
            </w:r>
            <w:r w:rsidR="00E73C97">
              <w:rPr>
                <w:rFonts w:hint="eastAsia"/>
                <w:color w:val="000000" w:themeColor="text1"/>
                <w:kern w:val="2"/>
                <w:sz w:val="20"/>
                <w:szCs w:val="20"/>
              </w:rPr>
              <w:t xml:space="preserve"> </w:t>
            </w:r>
            <w:r w:rsidR="00E73C97">
              <w:rPr>
                <w:rFonts w:hint="eastAsia"/>
                <w:color w:val="000000" w:themeColor="text1"/>
                <w:kern w:val="2"/>
                <w:sz w:val="20"/>
                <w:szCs w:val="20"/>
              </w:rPr>
              <w:t>투자계약상</w:t>
            </w:r>
            <w:r w:rsidR="00E73C97">
              <w:rPr>
                <w:rFonts w:hint="eastAsia"/>
                <w:color w:val="000000" w:themeColor="text1"/>
                <w:kern w:val="2"/>
                <w:sz w:val="20"/>
                <w:szCs w:val="20"/>
              </w:rPr>
              <w:t xml:space="preserve"> </w:t>
            </w:r>
            <w:r w:rsidR="00E73C97">
              <w:rPr>
                <w:rFonts w:hint="eastAsia"/>
                <w:color w:val="000000" w:themeColor="text1"/>
                <w:kern w:val="2"/>
                <w:sz w:val="20"/>
                <w:szCs w:val="20"/>
              </w:rPr>
              <w:t>내용</w:t>
            </w:r>
            <w:r w:rsidR="00E73C97">
              <w:rPr>
                <w:rFonts w:hint="eastAsia"/>
                <w:color w:val="000000" w:themeColor="text1"/>
                <w:kern w:val="2"/>
                <w:sz w:val="20"/>
                <w:szCs w:val="20"/>
              </w:rPr>
              <w:t xml:space="preserve"> </w:t>
            </w:r>
            <w:r w:rsidR="00E73C97">
              <w:rPr>
                <w:rFonts w:hint="eastAsia"/>
                <w:color w:val="000000" w:themeColor="text1"/>
                <w:kern w:val="2"/>
                <w:sz w:val="20"/>
                <w:szCs w:val="20"/>
              </w:rPr>
              <w:t>및</w:t>
            </w:r>
            <w:r w:rsidR="00E73C97">
              <w:rPr>
                <w:rFonts w:hint="eastAsia"/>
                <w:color w:val="000000" w:themeColor="text1"/>
                <w:kern w:val="2"/>
                <w:sz w:val="20"/>
                <w:szCs w:val="20"/>
              </w:rPr>
              <w:t xml:space="preserve"> </w:t>
            </w:r>
            <w:r w:rsidR="00E73C97">
              <w:rPr>
                <w:rFonts w:hint="eastAsia"/>
                <w:color w:val="000000" w:themeColor="text1"/>
                <w:kern w:val="2"/>
                <w:sz w:val="20"/>
                <w:szCs w:val="20"/>
              </w:rPr>
              <w:t>조건은</w:t>
            </w:r>
            <w:r w:rsidR="00E73C97">
              <w:rPr>
                <w:rFonts w:hint="eastAsia"/>
                <w:color w:val="000000" w:themeColor="text1"/>
                <w:kern w:val="2"/>
                <w:sz w:val="20"/>
                <w:szCs w:val="20"/>
              </w:rPr>
              <w:t xml:space="preserve"> </w:t>
            </w:r>
            <w:r w:rsidR="00E73C97" w:rsidRPr="00E73C97">
              <w:rPr>
                <w:rFonts w:hint="eastAsia"/>
                <w:b/>
                <w:bCs/>
                <w:color w:val="000000" w:themeColor="text1"/>
                <w:kern w:val="2"/>
                <w:sz w:val="20"/>
                <w:szCs w:val="20"/>
                <w:u w:val="single"/>
              </w:rPr>
              <w:t>[</w:t>
            </w:r>
            <w:r w:rsidR="00E73C97" w:rsidRPr="00E73C97">
              <w:rPr>
                <w:rFonts w:hint="eastAsia"/>
                <w:b/>
                <w:bCs/>
                <w:color w:val="000000" w:themeColor="text1"/>
                <w:kern w:val="2"/>
                <w:sz w:val="20"/>
                <w:szCs w:val="20"/>
                <w:u w:val="single"/>
              </w:rPr>
              <w:t>별첨</w:t>
            </w:r>
            <w:r w:rsidR="00E73C97" w:rsidRPr="00E73C97">
              <w:rPr>
                <w:rFonts w:hint="eastAsia"/>
                <w:b/>
                <w:bCs/>
                <w:color w:val="000000" w:themeColor="text1"/>
                <w:kern w:val="2"/>
                <w:sz w:val="20"/>
                <w:szCs w:val="20"/>
                <w:u w:val="single"/>
              </w:rPr>
              <w:t xml:space="preserve"> 3] </w:t>
            </w:r>
            <w:r w:rsidR="00E73C97" w:rsidRPr="00E73C97">
              <w:rPr>
                <w:rFonts w:hint="eastAsia"/>
                <w:b/>
                <w:bCs/>
                <w:color w:val="000000" w:themeColor="text1"/>
                <w:kern w:val="2"/>
                <w:sz w:val="20"/>
                <w:szCs w:val="20"/>
                <w:u w:val="single"/>
              </w:rPr>
              <w:t>투자계약상</w:t>
            </w:r>
            <w:r w:rsidR="00E73C97" w:rsidRPr="00E73C97">
              <w:rPr>
                <w:rFonts w:hint="eastAsia"/>
                <w:b/>
                <w:bCs/>
                <w:color w:val="000000" w:themeColor="text1"/>
                <w:kern w:val="2"/>
                <w:sz w:val="20"/>
                <w:szCs w:val="20"/>
                <w:u w:val="single"/>
              </w:rPr>
              <w:t xml:space="preserve"> </w:t>
            </w:r>
            <w:r w:rsidR="00E73C97" w:rsidRPr="00E73C97">
              <w:rPr>
                <w:rFonts w:hint="eastAsia"/>
                <w:b/>
                <w:bCs/>
                <w:color w:val="000000" w:themeColor="text1"/>
                <w:kern w:val="2"/>
                <w:sz w:val="20"/>
                <w:szCs w:val="20"/>
                <w:u w:val="single"/>
              </w:rPr>
              <w:t>주요</w:t>
            </w:r>
            <w:r w:rsidR="00E73C97" w:rsidRPr="00E73C97">
              <w:rPr>
                <w:rFonts w:hint="eastAsia"/>
                <w:b/>
                <w:bCs/>
                <w:color w:val="000000" w:themeColor="text1"/>
                <w:kern w:val="2"/>
                <w:sz w:val="20"/>
                <w:szCs w:val="20"/>
                <w:u w:val="single"/>
              </w:rPr>
              <w:t xml:space="preserve"> </w:t>
            </w:r>
            <w:r w:rsidR="00E73C97" w:rsidRPr="00E73C97">
              <w:rPr>
                <w:rFonts w:hint="eastAsia"/>
                <w:b/>
                <w:bCs/>
                <w:color w:val="000000" w:themeColor="text1"/>
                <w:kern w:val="2"/>
                <w:sz w:val="20"/>
                <w:szCs w:val="20"/>
                <w:u w:val="single"/>
              </w:rPr>
              <w:t>조건</w:t>
            </w:r>
            <w:r w:rsidR="00E73C97">
              <w:rPr>
                <w:rFonts w:hint="eastAsia"/>
                <w:color w:val="000000" w:themeColor="text1"/>
                <w:kern w:val="2"/>
                <w:sz w:val="20"/>
                <w:szCs w:val="20"/>
              </w:rPr>
              <w:t xml:space="preserve"> </w:t>
            </w:r>
            <w:r w:rsidR="00E73C97">
              <w:rPr>
                <w:rFonts w:hint="eastAsia"/>
                <w:color w:val="000000" w:themeColor="text1"/>
                <w:kern w:val="2"/>
                <w:sz w:val="20"/>
                <w:szCs w:val="20"/>
              </w:rPr>
              <w:t>참조</w:t>
            </w:r>
            <w:r w:rsidR="00E73C97">
              <w:rPr>
                <w:rFonts w:hint="eastAsia"/>
                <w:color w:val="000000" w:themeColor="text1"/>
                <w:kern w:val="2"/>
                <w:sz w:val="20"/>
                <w:szCs w:val="20"/>
              </w:rPr>
              <w:t>.</w:t>
            </w:r>
          </w:p>
          <w:tbl>
            <w:tblPr>
              <w:tblStyle w:val="a7"/>
              <w:tblW w:w="6228"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07"/>
              <w:gridCol w:w="4721"/>
            </w:tblGrid>
            <w:tr w:rsidR="001C6613" w:rsidRPr="006C51F8" w14:paraId="7CEA938C" w14:textId="77777777" w:rsidTr="00E86079">
              <w:trPr>
                <w:trHeight w:val="118"/>
              </w:trPr>
              <w:tc>
                <w:tcPr>
                  <w:tcW w:w="1507" w:type="dxa"/>
                  <w:shd w:val="clear" w:color="auto" w:fill="D9D9D9" w:themeFill="background1" w:themeFillShade="D9"/>
                </w:tcPr>
                <w:p w14:paraId="51066ED2" w14:textId="63969C9C" w:rsidR="001C6613" w:rsidRPr="006C51F8" w:rsidRDefault="001C6613" w:rsidP="001C6613">
                  <w:pPr>
                    <w:wordWrap w:val="0"/>
                    <w:autoSpaceDE w:val="0"/>
                    <w:autoSpaceDN w:val="0"/>
                    <w:jc w:val="center"/>
                    <w:rPr>
                      <w:rFonts w:eastAsia="바탕"/>
                      <w:b/>
                      <w:bCs/>
                      <w:sz w:val="18"/>
                      <w:szCs w:val="18"/>
                    </w:rPr>
                  </w:pPr>
                  <w:r>
                    <w:rPr>
                      <w:rFonts w:eastAsia="바탕" w:hint="eastAsia"/>
                      <w:b/>
                      <w:bCs/>
                      <w:sz w:val="18"/>
                      <w:szCs w:val="18"/>
                    </w:rPr>
                    <w:t>구분</w:t>
                  </w:r>
                </w:p>
              </w:tc>
              <w:tc>
                <w:tcPr>
                  <w:tcW w:w="4721" w:type="dxa"/>
                  <w:shd w:val="clear" w:color="auto" w:fill="D9D9D9" w:themeFill="background1" w:themeFillShade="D9"/>
                </w:tcPr>
                <w:p w14:paraId="7ED6438E" w14:textId="7C187DD4" w:rsidR="001C6613" w:rsidRPr="006C51F8" w:rsidRDefault="001C6613" w:rsidP="001C6613">
                  <w:pPr>
                    <w:wordWrap w:val="0"/>
                    <w:autoSpaceDE w:val="0"/>
                    <w:autoSpaceDN w:val="0"/>
                    <w:jc w:val="center"/>
                    <w:rPr>
                      <w:rFonts w:eastAsia="바탕"/>
                      <w:b/>
                      <w:bCs/>
                      <w:sz w:val="18"/>
                      <w:szCs w:val="18"/>
                    </w:rPr>
                  </w:pPr>
                  <w:r>
                    <w:rPr>
                      <w:rFonts w:eastAsia="바탕" w:hint="eastAsia"/>
                      <w:b/>
                      <w:bCs/>
                      <w:sz w:val="18"/>
                      <w:szCs w:val="18"/>
                    </w:rPr>
                    <w:t>내용</w:t>
                  </w:r>
                </w:p>
              </w:tc>
            </w:tr>
            <w:tr w:rsidR="001C6613" w:rsidRPr="006C51F8" w14:paraId="3F57C05B" w14:textId="77777777" w:rsidTr="00E86079">
              <w:trPr>
                <w:trHeight w:val="238"/>
              </w:trPr>
              <w:tc>
                <w:tcPr>
                  <w:tcW w:w="1507" w:type="dxa"/>
                  <w:vMerge w:val="restart"/>
                  <w:shd w:val="clear" w:color="auto" w:fill="auto"/>
                  <w:vAlign w:val="center"/>
                </w:tcPr>
                <w:p w14:paraId="4E2B5087" w14:textId="2CDDA327" w:rsidR="001C6613" w:rsidRPr="006C51F8" w:rsidRDefault="001C6613" w:rsidP="001C6613">
                  <w:pPr>
                    <w:wordWrap w:val="0"/>
                    <w:autoSpaceDE w:val="0"/>
                    <w:autoSpaceDN w:val="0"/>
                    <w:rPr>
                      <w:rFonts w:eastAsia="바탕"/>
                      <w:sz w:val="18"/>
                      <w:szCs w:val="18"/>
                    </w:rPr>
                  </w:pPr>
                  <w:r>
                    <w:rPr>
                      <w:rFonts w:eastAsia="바탕" w:hint="eastAsia"/>
                      <w:sz w:val="18"/>
                      <w:szCs w:val="18"/>
                    </w:rPr>
                    <w:t>신주인수권</w:t>
                  </w:r>
                </w:p>
              </w:tc>
              <w:tc>
                <w:tcPr>
                  <w:tcW w:w="4721" w:type="dxa"/>
                  <w:vMerge w:val="restart"/>
                  <w:shd w:val="clear" w:color="auto" w:fill="FFFFFF" w:themeFill="background1"/>
                  <w:vAlign w:val="center"/>
                </w:tcPr>
                <w:p w14:paraId="6AE070E4" w14:textId="75F45AF4" w:rsidR="001C6613" w:rsidRPr="001C6613" w:rsidRDefault="00794A22" w:rsidP="001C6613">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투자자는</w:t>
                  </w:r>
                  <w:r>
                    <w:rPr>
                      <w:rFonts w:eastAsia="바탕" w:hint="eastAsia"/>
                      <w:sz w:val="18"/>
                      <w:szCs w:val="18"/>
                    </w:rPr>
                    <w:t xml:space="preserve"> </w:t>
                  </w:r>
                  <w:r>
                    <w:rPr>
                      <w:rFonts w:eastAsia="바탕" w:hint="eastAsia"/>
                      <w:sz w:val="18"/>
                      <w:szCs w:val="18"/>
                    </w:rPr>
                    <w:t>대상회사가</w:t>
                  </w:r>
                  <w:r>
                    <w:rPr>
                      <w:rFonts w:eastAsia="바탕" w:hint="eastAsia"/>
                      <w:sz w:val="18"/>
                      <w:szCs w:val="18"/>
                    </w:rPr>
                    <w:t xml:space="preserve"> </w:t>
                  </w:r>
                  <w:r>
                    <w:rPr>
                      <w:rFonts w:eastAsia="바탕" w:hint="eastAsia"/>
                      <w:sz w:val="18"/>
                      <w:szCs w:val="18"/>
                    </w:rPr>
                    <w:t>신주</w:t>
                  </w:r>
                  <w:r>
                    <w:rPr>
                      <w:rFonts w:eastAsia="바탕" w:hint="eastAsia"/>
                      <w:sz w:val="18"/>
                      <w:szCs w:val="18"/>
                    </w:rPr>
                    <w:t xml:space="preserve"> </w:t>
                  </w:r>
                  <w:r>
                    <w:rPr>
                      <w:rFonts w:eastAsia="바탕" w:hint="eastAsia"/>
                      <w:sz w:val="18"/>
                      <w:szCs w:val="18"/>
                    </w:rPr>
                    <w:t>발행시</w:t>
                  </w:r>
                  <w:r>
                    <w:rPr>
                      <w:rFonts w:eastAsia="바탕" w:hint="eastAsia"/>
                      <w:sz w:val="18"/>
                      <w:szCs w:val="18"/>
                    </w:rPr>
                    <w:t xml:space="preserve"> </w:t>
                  </w:r>
                  <w:r>
                    <w:rPr>
                      <w:rFonts w:eastAsia="바탕" w:hint="eastAsia"/>
                      <w:sz w:val="18"/>
                      <w:szCs w:val="18"/>
                    </w:rPr>
                    <w:t>지분</w:t>
                  </w:r>
                  <w:r>
                    <w:rPr>
                      <w:rFonts w:eastAsia="바탕" w:hint="eastAsia"/>
                      <w:sz w:val="18"/>
                      <w:szCs w:val="18"/>
                    </w:rPr>
                    <w:t xml:space="preserve"> </w:t>
                  </w:r>
                  <w:r>
                    <w:rPr>
                      <w:rFonts w:eastAsia="바탕" w:hint="eastAsia"/>
                      <w:sz w:val="18"/>
                      <w:szCs w:val="18"/>
                    </w:rPr>
                    <w:t>비율에</w:t>
                  </w:r>
                  <w:r>
                    <w:rPr>
                      <w:rFonts w:eastAsia="바탕" w:hint="eastAsia"/>
                      <w:sz w:val="18"/>
                      <w:szCs w:val="18"/>
                    </w:rPr>
                    <w:t xml:space="preserve"> </w:t>
                  </w:r>
                  <w:r>
                    <w:rPr>
                      <w:rFonts w:eastAsia="바탕" w:hint="eastAsia"/>
                      <w:sz w:val="18"/>
                      <w:szCs w:val="18"/>
                    </w:rPr>
                    <w:t>따라</w:t>
                  </w:r>
                  <w:r>
                    <w:rPr>
                      <w:rFonts w:eastAsia="바탕" w:hint="eastAsia"/>
                      <w:sz w:val="18"/>
                      <w:szCs w:val="18"/>
                    </w:rPr>
                    <w:t xml:space="preserve"> </w:t>
                  </w:r>
                  <w:r>
                    <w:rPr>
                      <w:rFonts w:eastAsia="바탕" w:hint="eastAsia"/>
                      <w:sz w:val="18"/>
                      <w:szCs w:val="18"/>
                    </w:rPr>
                    <w:t>신주를</w:t>
                  </w:r>
                  <w:r>
                    <w:rPr>
                      <w:rFonts w:eastAsia="바탕" w:hint="eastAsia"/>
                      <w:sz w:val="18"/>
                      <w:szCs w:val="18"/>
                    </w:rPr>
                    <w:t xml:space="preserve"> </w:t>
                  </w:r>
                  <w:r>
                    <w:rPr>
                      <w:rFonts w:eastAsia="바탕" w:hint="eastAsia"/>
                      <w:sz w:val="18"/>
                      <w:szCs w:val="18"/>
                    </w:rPr>
                    <w:t>인수할</w:t>
                  </w:r>
                  <w:r>
                    <w:rPr>
                      <w:rFonts w:eastAsia="바탕" w:hint="eastAsia"/>
                      <w:sz w:val="18"/>
                      <w:szCs w:val="18"/>
                    </w:rPr>
                    <w:t xml:space="preserve"> </w:t>
                  </w:r>
                  <w:r>
                    <w:rPr>
                      <w:rFonts w:eastAsia="바탕" w:hint="eastAsia"/>
                      <w:sz w:val="18"/>
                      <w:szCs w:val="18"/>
                    </w:rPr>
                    <w:t>권리</w:t>
                  </w:r>
                  <w:r>
                    <w:rPr>
                      <w:rFonts w:eastAsia="바탕" w:hint="eastAsia"/>
                      <w:sz w:val="18"/>
                      <w:szCs w:val="18"/>
                    </w:rPr>
                    <w:t xml:space="preserve"> </w:t>
                  </w:r>
                  <w:r>
                    <w:rPr>
                      <w:rFonts w:eastAsia="바탕" w:hint="eastAsia"/>
                      <w:sz w:val="18"/>
                      <w:szCs w:val="18"/>
                    </w:rPr>
                    <w:t>보유</w:t>
                  </w:r>
                </w:p>
              </w:tc>
            </w:tr>
            <w:tr w:rsidR="001C6613" w:rsidRPr="0002692C" w14:paraId="75C1A476" w14:textId="77777777" w:rsidTr="00E86079">
              <w:trPr>
                <w:trHeight w:val="238"/>
              </w:trPr>
              <w:tc>
                <w:tcPr>
                  <w:tcW w:w="1507" w:type="dxa"/>
                  <w:vMerge/>
                  <w:shd w:val="clear" w:color="auto" w:fill="auto"/>
                  <w:vAlign w:val="center"/>
                </w:tcPr>
                <w:p w14:paraId="247B41B2" w14:textId="77777777" w:rsidR="001C6613" w:rsidRDefault="001C6613" w:rsidP="001C6613">
                  <w:pPr>
                    <w:wordWrap w:val="0"/>
                    <w:autoSpaceDE w:val="0"/>
                    <w:autoSpaceDN w:val="0"/>
                    <w:rPr>
                      <w:rFonts w:eastAsia="바탕"/>
                      <w:sz w:val="18"/>
                      <w:szCs w:val="18"/>
                    </w:rPr>
                  </w:pPr>
                </w:p>
              </w:tc>
              <w:tc>
                <w:tcPr>
                  <w:tcW w:w="4721" w:type="dxa"/>
                  <w:vMerge/>
                  <w:shd w:val="clear" w:color="auto" w:fill="FFFFFF" w:themeFill="background1"/>
                </w:tcPr>
                <w:p w14:paraId="27940CF4" w14:textId="77777777" w:rsidR="001C6613" w:rsidRPr="0002692C" w:rsidRDefault="001C6613" w:rsidP="001C6613">
                  <w:pPr>
                    <w:wordWrap w:val="0"/>
                    <w:autoSpaceDE w:val="0"/>
                    <w:autoSpaceDN w:val="0"/>
                    <w:jc w:val="center"/>
                    <w:rPr>
                      <w:rFonts w:eastAsia="바탕"/>
                      <w:sz w:val="18"/>
                      <w:szCs w:val="18"/>
                    </w:rPr>
                  </w:pPr>
                </w:p>
              </w:tc>
            </w:tr>
            <w:tr w:rsidR="00006A37" w:rsidRPr="0002692C" w14:paraId="1415E390" w14:textId="77777777" w:rsidTr="00E86079">
              <w:trPr>
                <w:trHeight w:val="238"/>
              </w:trPr>
              <w:tc>
                <w:tcPr>
                  <w:tcW w:w="1507" w:type="dxa"/>
                  <w:shd w:val="clear" w:color="auto" w:fill="auto"/>
                  <w:vAlign w:val="center"/>
                </w:tcPr>
                <w:p w14:paraId="71112256" w14:textId="371E1429" w:rsidR="00006A37" w:rsidRDefault="00006A37" w:rsidP="00006A37">
                  <w:pPr>
                    <w:wordWrap w:val="0"/>
                    <w:autoSpaceDE w:val="0"/>
                    <w:autoSpaceDN w:val="0"/>
                    <w:rPr>
                      <w:rFonts w:eastAsia="바탕"/>
                      <w:sz w:val="18"/>
                      <w:szCs w:val="18"/>
                    </w:rPr>
                  </w:pPr>
                  <w:r>
                    <w:rPr>
                      <w:rFonts w:eastAsia="바탕" w:hint="eastAsia"/>
                      <w:sz w:val="18"/>
                      <w:szCs w:val="18"/>
                    </w:rPr>
                    <w:t>주요경영사항</w:t>
                  </w:r>
                  <w:r>
                    <w:rPr>
                      <w:rFonts w:eastAsia="바탕" w:hint="eastAsia"/>
                      <w:sz w:val="18"/>
                      <w:szCs w:val="18"/>
                    </w:rPr>
                    <w:t xml:space="preserve"> </w:t>
                  </w:r>
                  <w:r>
                    <w:rPr>
                      <w:rFonts w:eastAsia="바탕" w:hint="eastAsia"/>
                      <w:sz w:val="18"/>
                      <w:szCs w:val="18"/>
                    </w:rPr>
                    <w:t>사전동의권</w:t>
                  </w:r>
                </w:p>
              </w:tc>
              <w:tc>
                <w:tcPr>
                  <w:tcW w:w="4721" w:type="dxa"/>
                  <w:shd w:val="clear" w:color="auto" w:fill="FFFFFF" w:themeFill="background1"/>
                  <w:vAlign w:val="center"/>
                </w:tcPr>
                <w:p w14:paraId="395F3235" w14:textId="1AE06D85" w:rsidR="00006A37" w:rsidRPr="00006A37" w:rsidRDefault="007C28EA"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대상회사는</w:t>
                  </w:r>
                  <w:r>
                    <w:rPr>
                      <w:rFonts w:eastAsia="바탕" w:hint="eastAsia"/>
                      <w:sz w:val="18"/>
                      <w:szCs w:val="18"/>
                    </w:rPr>
                    <w:t xml:space="preserve"> </w:t>
                  </w:r>
                  <w:r>
                    <w:rPr>
                      <w:rFonts w:eastAsia="바탕" w:hint="eastAsia"/>
                      <w:sz w:val="18"/>
                      <w:szCs w:val="18"/>
                    </w:rPr>
                    <w:t>신주발행</w:t>
                  </w:r>
                  <w:r>
                    <w:rPr>
                      <w:rFonts w:eastAsia="바탕" w:hint="eastAsia"/>
                      <w:sz w:val="18"/>
                      <w:szCs w:val="18"/>
                    </w:rPr>
                    <w:t xml:space="preserve">, </w:t>
                  </w:r>
                  <w:r>
                    <w:rPr>
                      <w:rFonts w:eastAsia="바탕" w:hint="eastAsia"/>
                      <w:sz w:val="18"/>
                      <w:szCs w:val="18"/>
                    </w:rPr>
                    <w:t>정관변경</w:t>
                  </w:r>
                  <w:r>
                    <w:rPr>
                      <w:rFonts w:eastAsia="바탕" w:hint="eastAsia"/>
                      <w:sz w:val="18"/>
                      <w:szCs w:val="18"/>
                    </w:rPr>
                    <w:t xml:space="preserve">, </w:t>
                  </w:r>
                  <w:r>
                    <w:rPr>
                      <w:rFonts w:eastAsia="바탕" w:hint="eastAsia"/>
                      <w:sz w:val="18"/>
                      <w:szCs w:val="18"/>
                    </w:rPr>
                    <w:t>합병</w:t>
                  </w:r>
                  <w:r>
                    <w:rPr>
                      <w:rFonts w:eastAsia="바탕" w:hint="eastAsia"/>
                      <w:sz w:val="18"/>
                      <w:szCs w:val="18"/>
                    </w:rPr>
                    <w:t>/</w:t>
                  </w:r>
                  <w:r>
                    <w:rPr>
                      <w:rFonts w:eastAsia="바탕" w:hint="eastAsia"/>
                      <w:sz w:val="18"/>
                      <w:szCs w:val="18"/>
                    </w:rPr>
                    <w:t>분할</w:t>
                  </w:r>
                  <w:r>
                    <w:rPr>
                      <w:rFonts w:eastAsia="바탕" w:hint="eastAsia"/>
                      <w:sz w:val="18"/>
                      <w:szCs w:val="18"/>
                    </w:rPr>
                    <w:t xml:space="preserve"> </w:t>
                  </w:r>
                  <w:r>
                    <w:rPr>
                      <w:rFonts w:eastAsia="바탕" w:hint="eastAsia"/>
                      <w:sz w:val="18"/>
                      <w:szCs w:val="18"/>
                    </w:rPr>
                    <w:t>등</w:t>
                  </w:r>
                  <w:r>
                    <w:rPr>
                      <w:rFonts w:eastAsia="바탕" w:hint="eastAsia"/>
                      <w:sz w:val="18"/>
                      <w:szCs w:val="18"/>
                    </w:rPr>
                    <w:t xml:space="preserve"> </w:t>
                  </w:r>
                  <w:r>
                    <w:rPr>
                      <w:rFonts w:eastAsia="바탕" w:hint="eastAsia"/>
                      <w:sz w:val="18"/>
                      <w:szCs w:val="18"/>
                    </w:rPr>
                    <w:t>구조개편</w:t>
                  </w:r>
                  <w:r>
                    <w:rPr>
                      <w:rFonts w:eastAsia="바탕" w:hint="eastAsia"/>
                      <w:sz w:val="18"/>
                      <w:szCs w:val="18"/>
                    </w:rPr>
                    <w:t xml:space="preserve">, </w:t>
                  </w:r>
                  <w:r>
                    <w:rPr>
                      <w:rFonts w:eastAsia="바탕" w:hint="eastAsia"/>
                      <w:sz w:val="18"/>
                      <w:szCs w:val="18"/>
                    </w:rPr>
                    <w:t>주요</w:t>
                  </w:r>
                  <w:r>
                    <w:rPr>
                      <w:rFonts w:eastAsia="바탕" w:hint="eastAsia"/>
                      <w:sz w:val="18"/>
                      <w:szCs w:val="18"/>
                    </w:rPr>
                    <w:t xml:space="preserve"> </w:t>
                  </w:r>
                  <w:r>
                    <w:rPr>
                      <w:rFonts w:eastAsia="바탕" w:hint="eastAsia"/>
                      <w:sz w:val="18"/>
                      <w:szCs w:val="18"/>
                    </w:rPr>
                    <w:t>자산의</w:t>
                  </w:r>
                  <w:r>
                    <w:rPr>
                      <w:rFonts w:eastAsia="바탕" w:hint="eastAsia"/>
                      <w:sz w:val="18"/>
                      <w:szCs w:val="18"/>
                    </w:rPr>
                    <w:t xml:space="preserve"> </w:t>
                  </w:r>
                  <w:r>
                    <w:rPr>
                      <w:rFonts w:eastAsia="바탕" w:hint="eastAsia"/>
                      <w:sz w:val="18"/>
                      <w:szCs w:val="18"/>
                    </w:rPr>
                    <w:t>매각</w:t>
                  </w:r>
                  <w:r>
                    <w:rPr>
                      <w:rFonts w:eastAsia="바탕" w:hint="eastAsia"/>
                      <w:sz w:val="18"/>
                      <w:szCs w:val="18"/>
                    </w:rPr>
                    <w:t>/</w:t>
                  </w:r>
                  <w:r>
                    <w:rPr>
                      <w:rFonts w:eastAsia="바탕" w:hint="eastAsia"/>
                      <w:sz w:val="18"/>
                      <w:szCs w:val="18"/>
                    </w:rPr>
                    <w:t>임대</w:t>
                  </w:r>
                  <w:r>
                    <w:rPr>
                      <w:rFonts w:eastAsia="바탕" w:hint="eastAsia"/>
                      <w:sz w:val="18"/>
                      <w:szCs w:val="18"/>
                    </w:rPr>
                    <w:t xml:space="preserve"> </w:t>
                  </w:r>
                  <w:r>
                    <w:rPr>
                      <w:rFonts w:eastAsia="바탕" w:hint="eastAsia"/>
                      <w:sz w:val="18"/>
                      <w:szCs w:val="18"/>
                    </w:rPr>
                    <w:t>등</w:t>
                  </w:r>
                  <w:r>
                    <w:rPr>
                      <w:rFonts w:eastAsia="바탕" w:hint="eastAsia"/>
                      <w:sz w:val="18"/>
                      <w:szCs w:val="18"/>
                    </w:rPr>
                    <w:t xml:space="preserve"> </w:t>
                  </w:r>
                  <w:r>
                    <w:rPr>
                      <w:rFonts w:eastAsia="바탕" w:hint="eastAsia"/>
                      <w:sz w:val="18"/>
                      <w:szCs w:val="18"/>
                    </w:rPr>
                    <w:t>주요</w:t>
                  </w:r>
                  <w:r>
                    <w:rPr>
                      <w:rFonts w:eastAsia="바탕" w:hint="eastAsia"/>
                      <w:sz w:val="18"/>
                      <w:szCs w:val="18"/>
                    </w:rPr>
                    <w:t xml:space="preserve"> </w:t>
                  </w:r>
                  <w:r>
                    <w:rPr>
                      <w:rFonts w:eastAsia="바탕" w:hint="eastAsia"/>
                      <w:sz w:val="18"/>
                      <w:szCs w:val="18"/>
                    </w:rPr>
                    <w:t>경영사항에</w:t>
                  </w:r>
                  <w:r>
                    <w:rPr>
                      <w:rFonts w:eastAsia="바탕" w:hint="eastAsia"/>
                      <w:sz w:val="18"/>
                      <w:szCs w:val="18"/>
                    </w:rPr>
                    <w:t xml:space="preserve"> </w:t>
                  </w:r>
                  <w:r>
                    <w:rPr>
                      <w:rFonts w:eastAsia="바탕" w:hint="eastAsia"/>
                      <w:sz w:val="18"/>
                      <w:szCs w:val="18"/>
                    </w:rPr>
                    <w:t>대하여</w:t>
                  </w:r>
                  <w:r>
                    <w:rPr>
                      <w:rFonts w:eastAsia="바탕" w:hint="eastAsia"/>
                      <w:sz w:val="18"/>
                      <w:szCs w:val="18"/>
                    </w:rPr>
                    <w:t xml:space="preserve"> </w:t>
                  </w:r>
                  <w:r>
                    <w:rPr>
                      <w:rFonts w:eastAsia="바탕" w:hint="eastAsia"/>
                      <w:sz w:val="18"/>
                      <w:szCs w:val="18"/>
                    </w:rPr>
                    <w:t>사전에</w:t>
                  </w:r>
                  <w:r>
                    <w:rPr>
                      <w:rFonts w:eastAsia="바탕" w:hint="eastAsia"/>
                      <w:sz w:val="18"/>
                      <w:szCs w:val="18"/>
                    </w:rPr>
                    <w:t xml:space="preserve"> </w:t>
                  </w:r>
                  <w:r>
                    <w:rPr>
                      <w:rFonts w:eastAsia="바탕" w:hint="eastAsia"/>
                      <w:sz w:val="18"/>
                      <w:szCs w:val="18"/>
                    </w:rPr>
                    <w:t>투자자의</w:t>
                  </w:r>
                  <w:r>
                    <w:rPr>
                      <w:rFonts w:eastAsia="바탕" w:hint="eastAsia"/>
                      <w:sz w:val="18"/>
                      <w:szCs w:val="18"/>
                    </w:rPr>
                    <w:t xml:space="preserve"> </w:t>
                  </w:r>
                  <w:r>
                    <w:rPr>
                      <w:rFonts w:eastAsia="바탕" w:hint="eastAsia"/>
                      <w:sz w:val="18"/>
                      <w:szCs w:val="18"/>
                    </w:rPr>
                    <w:t>동의를</w:t>
                  </w:r>
                  <w:r>
                    <w:rPr>
                      <w:rFonts w:eastAsia="바탕" w:hint="eastAsia"/>
                      <w:sz w:val="18"/>
                      <w:szCs w:val="18"/>
                    </w:rPr>
                    <w:t xml:space="preserve"> </w:t>
                  </w:r>
                  <w:r>
                    <w:rPr>
                      <w:rFonts w:eastAsia="바탕" w:hint="eastAsia"/>
                      <w:sz w:val="18"/>
                      <w:szCs w:val="18"/>
                    </w:rPr>
                    <w:t>받아야</w:t>
                  </w:r>
                  <w:r>
                    <w:rPr>
                      <w:rFonts w:eastAsia="바탕" w:hint="eastAsia"/>
                      <w:sz w:val="18"/>
                      <w:szCs w:val="18"/>
                    </w:rPr>
                    <w:t xml:space="preserve"> </w:t>
                  </w:r>
                  <w:r>
                    <w:rPr>
                      <w:rFonts w:eastAsia="바탕" w:hint="eastAsia"/>
                      <w:sz w:val="18"/>
                      <w:szCs w:val="18"/>
                    </w:rPr>
                    <w:t>함</w:t>
                  </w:r>
                  <w:r>
                    <w:rPr>
                      <w:rFonts w:eastAsia="바탕" w:hint="eastAsia"/>
                      <w:sz w:val="18"/>
                      <w:szCs w:val="18"/>
                    </w:rPr>
                    <w:t xml:space="preserve"> </w:t>
                  </w:r>
                </w:p>
              </w:tc>
            </w:tr>
            <w:tr w:rsidR="00006A37" w:rsidRPr="0002692C" w14:paraId="3A903A12" w14:textId="77777777" w:rsidTr="00E86079">
              <w:trPr>
                <w:trHeight w:val="238"/>
              </w:trPr>
              <w:tc>
                <w:tcPr>
                  <w:tcW w:w="1507" w:type="dxa"/>
                  <w:shd w:val="clear" w:color="auto" w:fill="auto"/>
                  <w:vAlign w:val="center"/>
                </w:tcPr>
                <w:p w14:paraId="6A64E100" w14:textId="465A8BB3" w:rsidR="00006A37" w:rsidRDefault="00006A37" w:rsidP="00006A37">
                  <w:pPr>
                    <w:wordWrap w:val="0"/>
                    <w:autoSpaceDE w:val="0"/>
                    <w:autoSpaceDN w:val="0"/>
                    <w:rPr>
                      <w:rFonts w:eastAsia="바탕"/>
                      <w:sz w:val="18"/>
                      <w:szCs w:val="18"/>
                    </w:rPr>
                  </w:pPr>
                  <w:r>
                    <w:rPr>
                      <w:rFonts w:eastAsia="바탕" w:hint="eastAsia"/>
                      <w:sz w:val="18"/>
                      <w:szCs w:val="18"/>
                    </w:rPr>
                    <w:t>우선매수청구권</w:t>
                  </w:r>
                </w:p>
              </w:tc>
              <w:tc>
                <w:tcPr>
                  <w:tcW w:w="4721" w:type="dxa"/>
                  <w:shd w:val="clear" w:color="auto" w:fill="FFFFFF" w:themeFill="background1"/>
                  <w:vAlign w:val="center"/>
                </w:tcPr>
                <w:p w14:paraId="3B189EC8" w14:textId="30EE3922" w:rsidR="00006A37" w:rsidRPr="00006A37" w:rsidRDefault="00083791"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대상회사의</w:t>
                  </w:r>
                  <w:r>
                    <w:rPr>
                      <w:rFonts w:eastAsia="바탕" w:hint="eastAsia"/>
                      <w:sz w:val="18"/>
                      <w:szCs w:val="18"/>
                    </w:rPr>
                    <w:t xml:space="preserve"> </w:t>
                  </w:r>
                  <w:r>
                    <w:rPr>
                      <w:rFonts w:eastAsia="바탕" w:hint="eastAsia"/>
                      <w:sz w:val="18"/>
                      <w:szCs w:val="18"/>
                    </w:rPr>
                    <w:t>최대주주</w:t>
                  </w:r>
                  <w:r w:rsidR="00B8063C">
                    <w:rPr>
                      <w:rFonts w:eastAsia="바탕" w:hint="eastAsia"/>
                      <w:sz w:val="18"/>
                      <w:szCs w:val="18"/>
                    </w:rPr>
                    <w:t>가</w:t>
                  </w:r>
                  <w:r>
                    <w:rPr>
                      <w:rFonts w:eastAsia="바탕" w:hint="eastAsia"/>
                      <w:sz w:val="18"/>
                      <w:szCs w:val="18"/>
                    </w:rPr>
                    <w:t xml:space="preserve"> </w:t>
                  </w:r>
                  <w:r>
                    <w:rPr>
                      <w:rFonts w:eastAsia="바탕" w:hint="eastAsia"/>
                      <w:sz w:val="18"/>
                      <w:szCs w:val="18"/>
                    </w:rPr>
                    <w:t>보유</w:t>
                  </w:r>
                  <w:r>
                    <w:rPr>
                      <w:rFonts w:eastAsia="바탕" w:hint="eastAsia"/>
                      <w:sz w:val="18"/>
                      <w:szCs w:val="18"/>
                    </w:rPr>
                    <w:t xml:space="preserve"> </w:t>
                  </w:r>
                  <w:r>
                    <w:rPr>
                      <w:rFonts w:eastAsia="바탕" w:hint="eastAsia"/>
                      <w:sz w:val="18"/>
                      <w:szCs w:val="18"/>
                    </w:rPr>
                    <w:t>주식을</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자</w:t>
                  </w:r>
                  <w:r>
                    <w:rPr>
                      <w:rFonts w:eastAsia="바탕" w:hint="eastAsia"/>
                      <w:sz w:val="18"/>
                      <w:szCs w:val="18"/>
                    </w:rPr>
                    <w:t xml:space="preserve"> </w:t>
                  </w:r>
                  <w:r>
                    <w:rPr>
                      <w:rFonts w:eastAsia="바탕" w:hint="eastAsia"/>
                      <w:sz w:val="18"/>
                      <w:szCs w:val="18"/>
                    </w:rPr>
                    <w:t>매각시</w:t>
                  </w:r>
                  <w:r>
                    <w:rPr>
                      <w:rFonts w:eastAsia="바탕" w:hint="eastAsia"/>
                      <w:sz w:val="18"/>
                      <w:szCs w:val="18"/>
                    </w:rPr>
                    <w:t xml:space="preserve"> </w:t>
                  </w:r>
                  <w:r>
                    <w:rPr>
                      <w:rFonts w:eastAsia="바탕" w:hint="eastAsia"/>
                      <w:sz w:val="18"/>
                      <w:szCs w:val="18"/>
                    </w:rPr>
                    <w:t>투자자는</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자에</w:t>
                  </w:r>
                  <w:r>
                    <w:rPr>
                      <w:rFonts w:eastAsia="바탕" w:hint="eastAsia"/>
                      <w:sz w:val="18"/>
                      <w:szCs w:val="18"/>
                    </w:rPr>
                    <w:t xml:space="preserve"> </w:t>
                  </w:r>
                  <w:r>
                    <w:rPr>
                      <w:rFonts w:eastAsia="바탕" w:hint="eastAsia"/>
                      <w:sz w:val="18"/>
                      <w:szCs w:val="18"/>
                    </w:rPr>
                    <w:t>우선하여</w:t>
                  </w:r>
                  <w:r>
                    <w:rPr>
                      <w:rFonts w:eastAsia="바탕" w:hint="eastAsia"/>
                      <w:sz w:val="18"/>
                      <w:szCs w:val="18"/>
                    </w:rPr>
                    <w:t xml:space="preserve"> </w:t>
                  </w:r>
                  <w:r>
                    <w:rPr>
                      <w:rFonts w:eastAsia="바탕" w:hint="eastAsia"/>
                      <w:sz w:val="18"/>
                      <w:szCs w:val="18"/>
                    </w:rPr>
                    <w:t>매수할</w:t>
                  </w:r>
                  <w:r>
                    <w:rPr>
                      <w:rFonts w:eastAsia="바탕" w:hint="eastAsia"/>
                      <w:sz w:val="18"/>
                      <w:szCs w:val="18"/>
                    </w:rPr>
                    <w:t xml:space="preserve"> </w:t>
                  </w:r>
                  <w:r>
                    <w:rPr>
                      <w:rFonts w:eastAsia="바탕" w:hint="eastAsia"/>
                      <w:sz w:val="18"/>
                      <w:szCs w:val="18"/>
                    </w:rPr>
                    <w:t>권리</w:t>
                  </w:r>
                  <w:r>
                    <w:rPr>
                      <w:rFonts w:eastAsia="바탕" w:hint="eastAsia"/>
                      <w:sz w:val="18"/>
                      <w:szCs w:val="18"/>
                    </w:rPr>
                    <w:t xml:space="preserve"> </w:t>
                  </w:r>
                  <w:r>
                    <w:rPr>
                      <w:rFonts w:eastAsia="바탕" w:hint="eastAsia"/>
                      <w:sz w:val="18"/>
                      <w:szCs w:val="18"/>
                    </w:rPr>
                    <w:t>보유</w:t>
                  </w:r>
                </w:p>
              </w:tc>
            </w:tr>
            <w:tr w:rsidR="00006A37" w:rsidRPr="0002692C" w14:paraId="11914EB0" w14:textId="77777777" w:rsidTr="00E86079">
              <w:trPr>
                <w:trHeight w:val="238"/>
              </w:trPr>
              <w:tc>
                <w:tcPr>
                  <w:tcW w:w="1507" w:type="dxa"/>
                  <w:shd w:val="clear" w:color="auto" w:fill="auto"/>
                  <w:vAlign w:val="center"/>
                </w:tcPr>
                <w:p w14:paraId="38894BE6" w14:textId="77777777" w:rsidR="00006A37" w:rsidRDefault="00006A37" w:rsidP="00006A37">
                  <w:pPr>
                    <w:wordWrap w:val="0"/>
                    <w:autoSpaceDE w:val="0"/>
                    <w:autoSpaceDN w:val="0"/>
                    <w:rPr>
                      <w:rFonts w:eastAsia="바탕"/>
                      <w:sz w:val="18"/>
                      <w:szCs w:val="18"/>
                    </w:rPr>
                  </w:pPr>
                  <w:r>
                    <w:rPr>
                      <w:rFonts w:eastAsia="바탕" w:hint="eastAsia"/>
                      <w:sz w:val="18"/>
                      <w:szCs w:val="18"/>
                    </w:rPr>
                    <w:t>동반매각권</w:t>
                  </w:r>
                </w:p>
                <w:p w14:paraId="73F62830" w14:textId="6A577751" w:rsidR="00006A37" w:rsidRDefault="00006A37" w:rsidP="00006A37">
                  <w:pPr>
                    <w:wordWrap w:val="0"/>
                    <w:autoSpaceDE w:val="0"/>
                    <w:autoSpaceDN w:val="0"/>
                    <w:rPr>
                      <w:rFonts w:eastAsia="바탕"/>
                      <w:sz w:val="18"/>
                      <w:szCs w:val="18"/>
                    </w:rPr>
                  </w:pPr>
                  <w:r>
                    <w:rPr>
                      <w:rFonts w:eastAsia="바탕" w:hint="eastAsia"/>
                      <w:sz w:val="18"/>
                      <w:szCs w:val="18"/>
                    </w:rPr>
                    <w:t>(Tag Along Right)</w:t>
                  </w:r>
                </w:p>
              </w:tc>
              <w:tc>
                <w:tcPr>
                  <w:tcW w:w="4721" w:type="dxa"/>
                  <w:shd w:val="clear" w:color="auto" w:fill="FFFFFF" w:themeFill="background1"/>
                  <w:vAlign w:val="center"/>
                </w:tcPr>
                <w:p w14:paraId="4570C062" w14:textId="42981753" w:rsidR="00006A37" w:rsidRPr="00006A37" w:rsidRDefault="00B8063C"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대상회사의</w:t>
                  </w:r>
                  <w:r>
                    <w:rPr>
                      <w:rFonts w:eastAsia="바탕" w:hint="eastAsia"/>
                      <w:sz w:val="18"/>
                      <w:szCs w:val="18"/>
                    </w:rPr>
                    <w:t xml:space="preserve"> </w:t>
                  </w:r>
                  <w:r>
                    <w:rPr>
                      <w:rFonts w:eastAsia="바탕" w:hint="eastAsia"/>
                      <w:sz w:val="18"/>
                      <w:szCs w:val="18"/>
                    </w:rPr>
                    <w:t>최대주주가</w:t>
                  </w:r>
                  <w:r>
                    <w:rPr>
                      <w:rFonts w:eastAsia="바탕" w:hint="eastAsia"/>
                      <w:sz w:val="18"/>
                      <w:szCs w:val="18"/>
                    </w:rPr>
                    <w:t xml:space="preserve"> </w:t>
                  </w:r>
                  <w:r>
                    <w:rPr>
                      <w:rFonts w:eastAsia="바탕" w:hint="eastAsia"/>
                      <w:sz w:val="18"/>
                      <w:szCs w:val="18"/>
                    </w:rPr>
                    <w:t>보유</w:t>
                  </w:r>
                  <w:r>
                    <w:rPr>
                      <w:rFonts w:eastAsia="바탕" w:hint="eastAsia"/>
                      <w:sz w:val="18"/>
                      <w:szCs w:val="18"/>
                    </w:rPr>
                    <w:t xml:space="preserve"> </w:t>
                  </w:r>
                  <w:r>
                    <w:rPr>
                      <w:rFonts w:eastAsia="바탕" w:hint="eastAsia"/>
                      <w:sz w:val="18"/>
                      <w:szCs w:val="18"/>
                    </w:rPr>
                    <w:t>주식을</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자</w:t>
                  </w:r>
                  <w:r>
                    <w:rPr>
                      <w:rFonts w:eastAsia="바탕" w:hint="eastAsia"/>
                      <w:sz w:val="18"/>
                      <w:szCs w:val="18"/>
                    </w:rPr>
                    <w:t xml:space="preserve"> </w:t>
                  </w:r>
                  <w:r>
                    <w:rPr>
                      <w:rFonts w:eastAsia="바탕" w:hint="eastAsia"/>
                      <w:sz w:val="18"/>
                      <w:szCs w:val="18"/>
                    </w:rPr>
                    <w:t>매각시</w:t>
                  </w:r>
                  <w:r>
                    <w:rPr>
                      <w:rFonts w:eastAsia="바탕" w:hint="eastAsia"/>
                      <w:sz w:val="18"/>
                      <w:szCs w:val="18"/>
                    </w:rPr>
                    <w:t xml:space="preserve"> </w:t>
                  </w:r>
                  <w:r>
                    <w:rPr>
                      <w:rFonts w:eastAsia="바탕" w:hint="eastAsia"/>
                      <w:sz w:val="18"/>
                      <w:szCs w:val="18"/>
                    </w:rPr>
                    <w:t>투자자는</w:t>
                  </w:r>
                  <w:r>
                    <w:rPr>
                      <w:rFonts w:eastAsia="바탕" w:hint="eastAsia"/>
                      <w:sz w:val="18"/>
                      <w:szCs w:val="18"/>
                    </w:rPr>
                    <w:t xml:space="preserve"> </w:t>
                  </w:r>
                  <w:r>
                    <w:rPr>
                      <w:rFonts w:eastAsia="바탕" w:hint="eastAsia"/>
                      <w:sz w:val="18"/>
                      <w:szCs w:val="18"/>
                    </w:rPr>
                    <w:t>자신이</w:t>
                  </w:r>
                  <w:r>
                    <w:rPr>
                      <w:rFonts w:eastAsia="바탕" w:hint="eastAsia"/>
                      <w:sz w:val="18"/>
                      <w:szCs w:val="18"/>
                    </w:rPr>
                    <w:t xml:space="preserve"> </w:t>
                  </w:r>
                  <w:r>
                    <w:rPr>
                      <w:rFonts w:eastAsia="바탕" w:hint="eastAsia"/>
                      <w:sz w:val="18"/>
                      <w:szCs w:val="18"/>
                    </w:rPr>
                    <w:t>보유하는</w:t>
                  </w:r>
                  <w:r>
                    <w:rPr>
                      <w:rFonts w:eastAsia="바탕" w:hint="eastAsia"/>
                      <w:sz w:val="18"/>
                      <w:szCs w:val="18"/>
                    </w:rPr>
                    <w:t xml:space="preserve"> </w:t>
                  </w:r>
                  <w:r>
                    <w:rPr>
                      <w:rFonts w:eastAsia="바탕" w:hint="eastAsia"/>
                      <w:sz w:val="18"/>
                      <w:szCs w:val="18"/>
                    </w:rPr>
                    <w:t>주식도</w:t>
                  </w:r>
                  <w:r>
                    <w:rPr>
                      <w:rFonts w:eastAsia="바탕" w:hint="eastAsia"/>
                      <w:sz w:val="18"/>
                      <w:szCs w:val="18"/>
                    </w:rPr>
                    <w:t xml:space="preserve"> </w:t>
                  </w:r>
                  <w:r>
                    <w:rPr>
                      <w:rFonts w:eastAsia="바탕" w:hint="eastAsia"/>
                      <w:sz w:val="18"/>
                      <w:szCs w:val="18"/>
                    </w:rPr>
                    <w:t>함께</w:t>
                  </w:r>
                  <w:r>
                    <w:rPr>
                      <w:rFonts w:eastAsia="바탕" w:hint="eastAsia"/>
                      <w:sz w:val="18"/>
                      <w:szCs w:val="18"/>
                    </w:rPr>
                    <w:t xml:space="preserve"> </w:t>
                  </w:r>
                  <w:r>
                    <w:rPr>
                      <w:rFonts w:eastAsia="바탕" w:hint="eastAsia"/>
                      <w:sz w:val="18"/>
                      <w:szCs w:val="18"/>
                    </w:rPr>
                    <w:t>매각할</w:t>
                  </w:r>
                  <w:r>
                    <w:rPr>
                      <w:rFonts w:eastAsia="바탕" w:hint="eastAsia"/>
                      <w:sz w:val="18"/>
                      <w:szCs w:val="18"/>
                    </w:rPr>
                    <w:t xml:space="preserve"> </w:t>
                  </w:r>
                  <w:r w:rsidR="005D2422">
                    <w:rPr>
                      <w:rFonts w:eastAsia="바탕" w:hint="eastAsia"/>
                      <w:sz w:val="18"/>
                      <w:szCs w:val="18"/>
                    </w:rPr>
                    <w:t>수</w:t>
                  </w:r>
                  <w:r w:rsidR="005D2422">
                    <w:rPr>
                      <w:rFonts w:eastAsia="바탕" w:hint="eastAsia"/>
                      <w:sz w:val="18"/>
                      <w:szCs w:val="18"/>
                    </w:rPr>
                    <w:t xml:space="preserve"> </w:t>
                  </w:r>
                  <w:r w:rsidR="005D2422">
                    <w:rPr>
                      <w:rFonts w:eastAsia="바탕" w:hint="eastAsia"/>
                      <w:sz w:val="18"/>
                      <w:szCs w:val="18"/>
                    </w:rPr>
                    <w:t>있는</w:t>
                  </w:r>
                  <w:r w:rsidR="005D2422">
                    <w:rPr>
                      <w:rFonts w:eastAsia="바탕" w:hint="eastAsia"/>
                      <w:sz w:val="18"/>
                      <w:szCs w:val="18"/>
                    </w:rPr>
                    <w:t xml:space="preserve"> </w:t>
                  </w:r>
                  <w:r w:rsidR="005D2422">
                    <w:rPr>
                      <w:rFonts w:eastAsia="바탕" w:hint="eastAsia"/>
                      <w:sz w:val="18"/>
                      <w:szCs w:val="18"/>
                    </w:rPr>
                    <w:t>권리</w:t>
                  </w:r>
                  <w:r w:rsidR="005D2422">
                    <w:rPr>
                      <w:rFonts w:eastAsia="바탕" w:hint="eastAsia"/>
                      <w:sz w:val="18"/>
                      <w:szCs w:val="18"/>
                    </w:rPr>
                    <w:t xml:space="preserve"> </w:t>
                  </w:r>
                  <w:r w:rsidR="005D2422">
                    <w:rPr>
                      <w:rFonts w:eastAsia="바탕" w:hint="eastAsia"/>
                      <w:sz w:val="18"/>
                      <w:szCs w:val="18"/>
                    </w:rPr>
                    <w:t>보유</w:t>
                  </w:r>
                </w:p>
              </w:tc>
            </w:tr>
            <w:tr w:rsidR="00006A37" w:rsidRPr="0002692C" w14:paraId="45F7C6C6" w14:textId="77777777" w:rsidTr="00E86079">
              <w:trPr>
                <w:trHeight w:val="238"/>
              </w:trPr>
              <w:tc>
                <w:tcPr>
                  <w:tcW w:w="1507" w:type="dxa"/>
                  <w:shd w:val="clear" w:color="auto" w:fill="auto"/>
                  <w:vAlign w:val="center"/>
                </w:tcPr>
                <w:p w14:paraId="01379445" w14:textId="5A5B0DA4" w:rsidR="00006A37" w:rsidRDefault="008437EB" w:rsidP="00006A37">
                  <w:pPr>
                    <w:wordWrap w:val="0"/>
                    <w:autoSpaceDE w:val="0"/>
                    <w:autoSpaceDN w:val="0"/>
                    <w:rPr>
                      <w:rFonts w:eastAsia="바탕"/>
                      <w:sz w:val="18"/>
                      <w:szCs w:val="18"/>
                    </w:rPr>
                  </w:pPr>
                  <w:r>
                    <w:rPr>
                      <w:rFonts w:eastAsia="바탕" w:hint="eastAsia"/>
                      <w:sz w:val="18"/>
                      <w:szCs w:val="18"/>
                    </w:rPr>
                    <w:t>임원지명권</w:t>
                  </w:r>
                </w:p>
              </w:tc>
              <w:tc>
                <w:tcPr>
                  <w:tcW w:w="4721" w:type="dxa"/>
                  <w:shd w:val="clear" w:color="auto" w:fill="FFFFFF" w:themeFill="background1"/>
                  <w:vAlign w:val="center"/>
                </w:tcPr>
                <w:p w14:paraId="4C3FC866" w14:textId="68B1AC73" w:rsidR="00006A37" w:rsidRPr="00006A37" w:rsidRDefault="008437EB"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일부</w:t>
                  </w:r>
                  <w:r>
                    <w:rPr>
                      <w:rFonts w:eastAsia="바탕" w:hint="eastAsia"/>
                      <w:sz w:val="18"/>
                      <w:szCs w:val="18"/>
                    </w:rPr>
                    <w:t xml:space="preserve"> </w:t>
                  </w:r>
                  <w:r>
                    <w:rPr>
                      <w:rFonts w:eastAsia="바탕" w:hint="eastAsia"/>
                      <w:sz w:val="18"/>
                      <w:szCs w:val="18"/>
                    </w:rPr>
                    <w:t>투자자</w:t>
                  </w:r>
                  <w:r w:rsidR="006906E0">
                    <w:rPr>
                      <w:rStyle w:val="ae"/>
                      <w:rFonts w:eastAsia="바탕"/>
                      <w:sz w:val="18"/>
                      <w:szCs w:val="18"/>
                    </w:rPr>
                    <w:footnoteReference w:id="3"/>
                  </w:r>
                  <w:r>
                    <w:rPr>
                      <w:rFonts w:eastAsia="바탕" w:hint="eastAsia"/>
                      <w:sz w:val="18"/>
                      <w:szCs w:val="18"/>
                    </w:rPr>
                    <w:t>는</w:t>
                  </w:r>
                  <w:r>
                    <w:rPr>
                      <w:rFonts w:eastAsia="바탕" w:hint="eastAsia"/>
                      <w:sz w:val="18"/>
                      <w:szCs w:val="18"/>
                    </w:rPr>
                    <w:t xml:space="preserve"> </w:t>
                  </w:r>
                  <w:r w:rsidR="00346EE8">
                    <w:rPr>
                      <w:rFonts w:eastAsia="바탕" w:hint="eastAsia"/>
                      <w:sz w:val="18"/>
                      <w:szCs w:val="18"/>
                    </w:rPr>
                    <w:t>이사</w:t>
                  </w:r>
                  <w:r w:rsidR="00346EE8">
                    <w:rPr>
                      <w:rFonts w:eastAsia="바탕" w:hint="eastAsia"/>
                      <w:sz w:val="18"/>
                      <w:szCs w:val="18"/>
                    </w:rPr>
                    <w:t xml:space="preserve"> </w:t>
                  </w:r>
                  <w:r w:rsidR="00346EE8">
                    <w:rPr>
                      <w:rFonts w:eastAsia="바탕" w:hint="eastAsia"/>
                      <w:sz w:val="18"/>
                      <w:szCs w:val="18"/>
                    </w:rPr>
                    <w:t>또는</w:t>
                  </w:r>
                  <w:r w:rsidR="00346EE8">
                    <w:rPr>
                      <w:rFonts w:eastAsia="바탕" w:hint="eastAsia"/>
                      <w:sz w:val="18"/>
                      <w:szCs w:val="18"/>
                    </w:rPr>
                    <w:t xml:space="preserve"> </w:t>
                  </w:r>
                  <w:r w:rsidR="00346EE8">
                    <w:rPr>
                      <w:rFonts w:eastAsia="바탕" w:hint="eastAsia"/>
                      <w:sz w:val="18"/>
                      <w:szCs w:val="18"/>
                    </w:rPr>
                    <w:t>감사를</w:t>
                  </w:r>
                  <w:r>
                    <w:rPr>
                      <w:rFonts w:eastAsia="바탕" w:hint="eastAsia"/>
                      <w:sz w:val="18"/>
                      <w:szCs w:val="18"/>
                    </w:rPr>
                    <w:t xml:space="preserve"> </w:t>
                  </w:r>
                  <w:r>
                    <w:rPr>
                      <w:rFonts w:eastAsia="바탕" w:hint="eastAsia"/>
                      <w:sz w:val="18"/>
                      <w:szCs w:val="18"/>
                    </w:rPr>
                    <w:t>선임할</w:t>
                  </w:r>
                  <w:r>
                    <w:rPr>
                      <w:rFonts w:eastAsia="바탕" w:hint="eastAsia"/>
                      <w:sz w:val="18"/>
                      <w:szCs w:val="18"/>
                    </w:rPr>
                    <w:t xml:space="preserve"> </w:t>
                  </w:r>
                  <w:r>
                    <w:rPr>
                      <w:rFonts w:eastAsia="바탕" w:hint="eastAsia"/>
                      <w:sz w:val="18"/>
                      <w:szCs w:val="18"/>
                    </w:rPr>
                    <w:t>권리</w:t>
                  </w:r>
                  <w:r>
                    <w:rPr>
                      <w:rFonts w:eastAsia="바탕" w:hint="eastAsia"/>
                      <w:sz w:val="18"/>
                      <w:szCs w:val="18"/>
                    </w:rPr>
                    <w:t xml:space="preserve"> </w:t>
                  </w:r>
                  <w:r>
                    <w:rPr>
                      <w:rFonts w:eastAsia="바탕" w:hint="eastAsia"/>
                      <w:sz w:val="18"/>
                      <w:szCs w:val="18"/>
                    </w:rPr>
                    <w:t>보유</w:t>
                  </w:r>
                </w:p>
              </w:tc>
            </w:tr>
            <w:tr w:rsidR="00616515" w:rsidRPr="0002692C" w14:paraId="0EE1027E" w14:textId="77777777" w:rsidTr="00E86079">
              <w:trPr>
                <w:trHeight w:val="238"/>
              </w:trPr>
              <w:tc>
                <w:tcPr>
                  <w:tcW w:w="1507" w:type="dxa"/>
                  <w:shd w:val="clear" w:color="auto" w:fill="auto"/>
                  <w:vAlign w:val="center"/>
                </w:tcPr>
                <w:p w14:paraId="7FB2E291" w14:textId="7713A40B" w:rsidR="00616515" w:rsidRDefault="00616515" w:rsidP="00006A37">
                  <w:pPr>
                    <w:wordWrap w:val="0"/>
                    <w:autoSpaceDE w:val="0"/>
                    <w:autoSpaceDN w:val="0"/>
                    <w:rPr>
                      <w:rFonts w:eastAsia="바탕"/>
                      <w:sz w:val="18"/>
                      <w:szCs w:val="18"/>
                    </w:rPr>
                  </w:pPr>
                  <w:r>
                    <w:rPr>
                      <w:rFonts w:eastAsia="바탕" w:hint="eastAsia"/>
                      <w:sz w:val="18"/>
                      <w:szCs w:val="18"/>
                    </w:rPr>
                    <w:t>풋옵션</w:t>
                  </w:r>
                </w:p>
              </w:tc>
              <w:tc>
                <w:tcPr>
                  <w:tcW w:w="4721" w:type="dxa"/>
                  <w:shd w:val="clear" w:color="auto" w:fill="FFFFFF" w:themeFill="background1"/>
                  <w:vAlign w:val="center"/>
                </w:tcPr>
                <w:p w14:paraId="0CAAC8AB" w14:textId="5D0F2303" w:rsidR="00616515" w:rsidRDefault="00350810"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투자자는</w:t>
                  </w:r>
                  <w:r>
                    <w:rPr>
                      <w:rFonts w:eastAsia="바탕" w:hint="eastAsia"/>
                      <w:sz w:val="18"/>
                      <w:szCs w:val="18"/>
                    </w:rPr>
                    <w:t xml:space="preserve"> </w:t>
                  </w:r>
                  <w:r w:rsidR="00616515">
                    <w:rPr>
                      <w:rFonts w:eastAsia="바탕" w:hint="eastAsia"/>
                      <w:sz w:val="18"/>
                      <w:szCs w:val="18"/>
                    </w:rPr>
                    <w:t>투자금</w:t>
                  </w:r>
                  <w:r w:rsidR="00616515">
                    <w:rPr>
                      <w:rFonts w:eastAsia="바탕" w:hint="eastAsia"/>
                      <w:sz w:val="18"/>
                      <w:szCs w:val="18"/>
                    </w:rPr>
                    <w:t xml:space="preserve"> </w:t>
                  </w:r>
                  <w:r w:rsidR="00616515">
                    <w:rPr>
                      <w:rFonts w:eastAsia="바탕" w:hint="eastAsia"/>
                      <w:sz w:val="18"/>
                      <w:szCs w:val="18"/>
                    </w:rPr>
                    <w:t>사용용도</w:t>
                  </w:r>
                  <w:r w:rsidR="00616515">
                    <w:rPr>
                      <w:rFonts w:eastAsia="바탕" w:hint="eastAsia"/>
                      <w:sz w:val="18"/>
                      <w:szCs w:val="18"/>
                    </w:rPr>
                    <w:t xml:space="preserve">, </w:t>
                  </w:r>
                  <w:r w:rsidR="00616515">
                    <w:rPr>
                      <w:rFonts w:eastAsia="바탕" w:hint="eastAsia"/>
                      <w:sz w:val="18"/>
                      <w:szCs w:val="18"/>
                    </w:rPr>
                    <w:t>경업금지</w:t>
                  </w:r>
                  <w:r w:rsidR="00616515">
                    <w:rPr>
                      <w:rFonts w:eastAsia="바탕" w:hint="eastAsia"/>
                      <w:sz w:val="18"/>
                      <w:szCs w:val="18"/>
                    </w:rPr>
                    <w:t xml:space="preserve">, </w:t>
                  </w:r>
                  <w:r w:rsidR="00616515">
                    <w:rPr>
                      <w:rFonts w:eastAsia="바탕" w:hint="eastAsia"/>
                      <w:sz w:val="18"/>
                      <w:szCs w:val="18"/>
                    </w:rPr>
                    <w:t>사전동의</w:t>
                  </w:r>
                  <w:r w:rsidR="00616515">
                    <w:rPr>
                      <w:rFonts w:eastAsia="바탕" w:hint="eastAsia"/>
                      <w:sz w:val="18"/>
                      <w:szCs w:val="18"/>
                    </w:rPr>
                    <w:t>/</w:t>
                  </w:r>
                  <w:r w:rsidR="00616515">
                    <w:rPr>
                      <w:rFonts w:eastAsia="바탕" w:hint="eastAsia"/>
                      <w:sz w:val="18"/>
                      <w:szCs w:val="18"/>
                    </w:rPr>
                    <w:t>협의</w:t>
                  </w:r>
                  <w:r w:rsidR="00616515">
                    <w:rPr>
                      <w:rFonts w:eastAsia="바탕" w:hint="eastAsia"/>
                      <w:sz w:val="18"/>
                      <w:szCs w:val="18"/>
                    </w:rPr>
                    <w:t xml:space="preserve"> </w:t>
                  </w:r>
                  <w:r w:rsidR="00616515">
                    <w:rPr>
                      <w:rFonts w:eastAsia="바탕" w:hint="eastAsia"/>
                      <w:sz w:val="18"/>
                      <w:szCs w:val="18"/>
                    </w:rPr>
                    <w:t>등</w:t>
                  </w:r>
                  <w:r w:rsidR="00616515">
                    <w:rPr>
                      <w:rFonts w:eastAsia="바탕" w:hint="eastAsia"/>
                      <w:sz w:val="18"/>
                      <w:szCs w:val="18"/>
                    </w:rPr>
                    <w:t xml:space="preserve"> </w:t>
                  </w:r>
                  <w:r w:rsidR="00616515">
                    <w:rPr>
                      <w:rFonts w:eastAsia="바탕" w:hint="eastAsia"/>
                      <w:sz w:val="18"/>
                      <w:szCs w:val="18"/>
                    </w:rPr>
                    <w:t>투자계약상</w:t>
                  </w:r>
                  <w:r w:rsidR="00616515">
                    <w:rPr>
                      <w:rFonts w:eastAsia="바탕" w:hint="eastAsia"/>
                      <w:sz w:val="18"/>
                      <w:szCs w:val="18"/>
                    </w:rPr>
                    <w:t xml:space="preserve"> </w:t>
                  </w:r>
                  <w:r w:rsidR="00616515">
                    <w:rPr>
                      <w:rFonts w:eastAsia="바탕" w:hint="eastAsia"/>
                      <w:sz w:val="18"/>
                      <w:szCs w:val="18"/>
                    </w:rPr>
                    <w:t>각종</w:t>
                  </w:r>
                  <w:r w:rsidR="00616515">
                    <w:rPr>
                      <w:rFonts w:eastAsia="바탕" w:hint="eastAsia"/>
                      <w:sz w:val="18"/>
                      <w:szCs w:val="18"/>
                    </w:rPr>
                    <w:t xml:space="preserve"> </w:t>
                  </w:r>
                  <w:r w:rsidR="00616515">
                    <w:rPr>
                      <w:rFonts w:eastAsia="바탕" w:hint="eastAsia"/>
                      <w:sz w:val="18"/>
                      <w:szCs w:val="18"/>
                    </w:rPr>
                    <w:t>의무</w:t>
                  </w:r>
                  <w:r w:rsidR="00616515">
                    <w:rPr>
                      <w:rFonts w:eastAsia="바탕" w:hint="eastAsia"/>
                      <w:sz w:val="18"/>
                      <w:szCs w:val="18"/>
                    </w:rPr>
                    <w:t xml:space="preserve"> </w:t>
                  </w:r>
                  <w:r w:rsidR="00616515">
                    <w:rPr>
                      <w:rFonts w:eastAsia="바탕" w:hint="eastAsia"/>
                      <w:sz w:val="18"/>
                      <w:szCs w:val="18"/>
                    </w:rPr>
                    <w:t>및</w:t>
                  </w:r>
                  <w:r w:rsidR="00616515">
                    <w:rPr>
                      <w:rFonts w:eastAsia="바탕" w:hint="eastAsia"/>
                      <w:sz w:val="18"/>
                      <w:szCs w:val="18"/>
                    </w:rPr>
                    <w:t xml:space="preserve"> </w:t>
                  </w:r>
                  <w:r w:rsidR="00616515">
                    <w:rPr>
                      <w:rFonts w:eastAsia="바탕" w:hint="eastAsia"/>
                      <w:sz w:val="18"/>
                      <w:szCs w:val="18"/>
                    </w:rPr>
                    <w:t>진술보장을</w:t>
                  </w:r>
                  <w:r w:rsidR="00616515">
                    <w:rPr>
                      <w:rFonts w:eastAsia="바탕" w:hint="eastAsia"/>
                      <w:sz w:val="18"/>
                      <w:szCs w:val="18"/>
                    </w:rPr>
                    <w:t xml:space="preserve"> </w:t>
                  </w:r>
                  <w:r w:rsidR="00616515">
                    <w:rPr>
                      <w:rFonts w:eastAsia="바탕" w:hint="eastAsia"/>
                      <w:sz w:val="18"/>
                      <w:szCs w:val="18"/>
                    </w:rPr>
                    <w:t>위반한</w:t>
                  </w:r>
                  <w:r w:rsidR="00616515">
                    <w:rPr>
                      <w:rFonts w:eastAsia="바탕" w:hint="eastAsia"/>
                      <w:sz w:val="18"/>
                      <w:szCs w:val="18"/>
                    </w:rPr>
                    <w:t xml:space="preserve"> </w:t>
                  </w:r>
                  <w:r w:rsidR="00616515">
                    <w:rPr>
                      <w:rFonts w:eastAsia="바탕" w:hint="eastAsia"/>
                      <w:sz w:val="18"/>
                      <w:szCs w:val="18"/>
                    </w:rPr>
                    <w:t>경우</w:t>
                  </w:r>
                  <w:r w:rsidR="00616515">
                    <w:rPr>
                      <w:rFonts w:eastAsia="바탕" w:hint="eastAsia"/>
                      <w:sz w:val="18"/>
                      <w:szCs w:val="18"/>
                    </w:rPr>
                    <w:t xml:space="preserve"> </w:t>
                  </w:r>
                  <w:r w:rsidR="00616515">
                    <w:rPr>
                      <w:rFonts w:eastAsia="바탕" w:hint="eastAsia"/>
                      <w:sz w:val="18"/>
                      <w:szCs w:val="18"/>
                    </w:rPr>
                    <w:t>인수당시</w:t>
                  </w:r>
                  <w:r w:rsidR="00616515">
                    <w:rPr>
                      <w:rFonts w:eastAsia="바탕" w:hint="eastAsia"/>
                      <w:sz w:val="18"/>
                      <w:szCs w:val="18"/>
                    </w:rPr>
                    <w:t xml:space="preserve"> </w:t>
                  </w:r>
                  <w:r w:rsidR="00616515">
                    <w:rPr>
                      <w:rFonts w:eastAsia="바탕" w:hint="eastAsia"/>
                      <w:sz w:val="18"/>
                      <w:szCs w:val="18"/>
                    </w:rPr>
                    <w:t>발행가액</w:t>
                  </w:r>
                  <w:r w:rsidR="00616515">
                    <w:rPr>
                      <w:rFonts w:eastAsia="바탕" w:hint="eastAsia"/>
                      <w:sz w:val="18"/>
                      <w:szCs w:val="18"/>
                    </w:rPr>
                    <w:t xml:space="preserve"> </w:t>
                  </w:r>
                  <w:r w:rsidR="00616515">
                    <w:rPr>
                      <w:rFonts w:eastAsia="바탕" w:hint="eastAsia"/>
                      <w:sz w:val="18"/>
                      <w:szCs w:val="18"/>
                    </w:rPr>
                    <w:t>및</w:t>
                  </w:r>
                  <w:r w:rsidR="00616515">
                    <w:rPr>
                      <w:rFonts w:eastAsia="바탕" w:hint="eastAsia"/>
                      <w:sz w:val="18"/>
                      <w:szCs w:val="18"/>
                    </w:rPr>
                    <w:t xml:space="preserve"> </w:t>
                  </w:r>
                  <w:r w:rsidR="00616515">
                    <w:rPr>
                      <w:rFonts w:eastAsia="바탕" w:hint="eastAsia"/>
                      <w:sz w:val="18"/>
                      <w:szCs w:val="18"/>
                    </w:rPr>
                    <w:t>일정</w:t>
                  </w:r>
                  <w:r w:rsidR="00616515">
                    <w:rPr>
                      <w:rFonts w:eastAsia="바탕" w:hint="eastAsia"/>
                      <w:sz w:val="18"/>
                      <w:szCs w:val="18"/>
                    </w:rPr>
                    <w:t xml:space="preserve"> </w:t>
                  </w:r>
                  <w:r w:rsidR="00616515">
                    <w:rPr>
                      <w:rFonts w:eastAsia="바탕" w:hint="eastAsia"/>
                      <w:sz w:val="18"/>
                      <w:szCs w:val="18"/>
                    </w:rPr>
                    <w:t>이율</w:t>
                  </w:r>
                  <w:r w:rsidR="00616515">
                    <w:rPr>
                      <w:rFonts w:eastAsia="바탕" w:hint="eastAsia"/>
                      <w:sz w:val="18"/>
                      <w:szCs w:val="18"/>
                    </w:rPr>
                    <w:t xml:space="preserve"> </w:t>
                  </w:r>
                  <w:r w:rsidR="00616515">
                    <w:rPr>
                      <w:rFonts w:eastAsia="바탕" w:hint="eastAsia"/>
                      <w:sz w:val="18"/>
                      <w:szCs w:val="18"/>
                    </w:rPr>
                    <w:t>곱한</w:t>
                  </w:r>
                  <w:r w:rsidR="00616515">
                    <w:rPr>
                      <w:rFonts w:eastAsia="바탕" w:hint="eastAsia"/>
                      <w:sz w:val="18"/>
                      <w:szCs w:val="18"/>
                    </w:rPr>
                    <w:t xml:space="preserve"> </w:t>
                  </w:r>
                  <w:r w:rsidR="00616515">
                    <w:rPr>
                      <w:rFonts w:eastAsia="바탕" w:hint="eastAsia"/>
                      <w:sz w:val="18"/>
                      <w:szCs w:val="18"/>
                    </w:rPr>
                    <w:t>금액으로</w:t>
                  </w:r>
                  <w:r w:rsidR="00616515">
                    <w:rPr>
                      <w:rFonts w:eastAsia="바탕" w:hint="eastAsia"/>
                      <w:sz w:val="18"/>
                      <w:szCs w:val="18"/>
                    </w:rPr>
                    <w:t xml:space="preserve"> </w:t>
                  </w:r>
                  <w:r w:rsidR="00616515">
                    <w:rPr>
                      <w:rFonts w:eastAsia="바탕" w:hint="eastAsia"/>
                      <w:sz w:val="18"/>
                      <w:szCs w:val="18"/>
                    </w:rPr>
                    <w:t>주식매수청구권</w:t>
                  </w:r>
                  <w:r w:rsidR="00616515">
                    <w:rPr>
                      <w:rFonts w:eastAsia="바탕" w:hint="eastAsia"/>
                      <w:sz w:val="18"/>
                      <w:szCs w:val="18"/>
                    </w:rPr>
                    <w:t xml:space="preserve"> </w:t>
                  </w:r>
                  <w:r w:rsidR="00616515">
                    <w:rPr>
                      <w:rFonts w:eastAsia="바탕" w:hint="eastAsia"/>
                      <w:sz w:val="18"/>
                      <w:szCs w:val="18"/>
                    </w:rPr>
                    <w:t>보유</w:t>
                  </w:r>
                </w:p>
              </w:tc>
            </w:tr>
            <w:tr w:rsidR="00563224" w:rsidRPr="0002692C" w14:paraId="5CC2F61D" w14:textId="77777777" w:rsidTr="00E86079">
              <w:trPr>
                <w:trHeight w:val="238"/>
              </w:trPr>
              <w:tc>
                <w:tcPr>
                  <w:tcW w:w="1507" w:type="dxa"/>
                  <w:shd w:val="clear" w:color="auto" w:fill="auto"/>
                  <w:vAlign w:val="center"/>
                </w:tcPr>
                <w:p w14:paraId="602B65A1" w14:textId="5183A5D1" w:rsidR="00563224" w:rsidRDefault="00563224" w:rsidP="00006A37">
                  <w:pPr>
                    <w:wordWrap w:val="0"/>
                    <w:autoSpaceDE w:val="0"/>
                    <w:autoSpaceDN w:val="0"/>
                    <w:rPr>
                      <w:rFonts w:eastAsia="바탕"/>
                      <w:sz w:val="18"/>
                      <w:szCs w:val="18"/>
                    </w:rPr>
                  </w:pPr>
                  <w:r>
                    <w:rPr>
                      <w:rFonts w:eastAsia="바탕" w:hint="eastAsia"/>
                      <w:sz w:val="18"/>
                      <w:szCs w:val="18"/>
                    </w:rPr>
                    <w:t>기업공개</w:t>
                  </w:r>
                </w:p>
              </w:tc>
              <w:tc>
                <w:tcPr>
                  <w:tcW w:w="4721" w:type="dxa"/>
                  <w:shd w:val="clear" w:color="auto" w:fill="FFFFFF" w:themeFill="background1"/>
                  <w:vAlign w:val="center"/>
                </w:tcPr>
                <w:p w14:paraId="7BE6B537" w14:textId="1AD08D50" w:rsidR="00563224" w:rsidRDefault="00563224"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대상회사가</w:t>
                  </w:r>
                  <w:r>
                    <w:rPr>
                      <w:rFonts w:eastAsia="바탕" w:hint="eastAsia"/>
                      <w:sz w:val="18"/>
                      <w:szCs w:val="18"/>
                    </w:rPr>
                    <w:t xml:space="preserve"> </w:t>
                  </w:r>
                  <w:r>
                    <w:rPr>
                      <w:rFonts w:eastAsia="바탕" w:hint="eastAsia"/>
                      <w:sz w:val="18"/>
                      <w:szCs w:val="18"/>
                    </w:rPr>
                    <w:t>기업공개</w:t>
                  </w:r>
                  <w:r>
                    <w:rPr>
                      <w:rFonts w:eastAsia="바탕" w:hint="eastAsia"/>
                      <w:sz w:val="18"/>
                      <w:szCs w:val="18"/>
                    </w:rPr>
                    <w:t xml:space="preserve"> </w:t>
                  </w:r>
                  <w:r>
                    <w:rPr>
                      <w:rFonts w:eastAsia="바탕" w:hint="eastAsia"/>
                      <w:sz w:val="18"/>
                      <w:szCs w:val="18"/>
                    </w:rPr>
                    <w:t>요건을</w:t>
                  </w:r>
                  <w:r>
                    <w:rPr>
                      <w:rFonts w:eastAsia="바탕" w:hint="eastAsia"/>
                      <w:sz w:val="18"/>
                      <w:szCs w:val="18"/>
                    </w:rPr>
                    <w:t xml:space="preserve"> </w:t>
                  </w:r>
                  <w:r>
                    <w:rPr>
                      <w:rFonts w:eastAsia="바탕" w:hint="eastAsia"/>
                      <w:sz w:val="18"/>
                      <w:szCs w:val="18"/>
                    </w:rPr>
                    <w:t>충족하고</w:t>
                  </w:r>
                  <w:r>
                    <w:rPr>
                      <w:rFonts w:eastAsia="바탕" w:hint="eastAsia"/>
                      <w:sz w:val="18"/>
                      <w:szCs w:val="18"/>
                    </w:rPr>
                    <w:t xml:space="preserve">, </w:t>
                  </w:r>
                  <w:r>
                    <w:rPr>
                      <w:rFonts w:eastAsia="바탕" w:hint="eastAsia"/>
                      <w:sz w:val="18"/>
                      <w:szCs w:val="18"/>
                    </w:rPr>
                    <w:t>투자자의</w:t>
                  </w:r>
                  <w:r>
                    <w:rPr>
                      <w:rFonts w:eastAsia="바탕" w:hint="eastAsia"/>
                      <w:sz w:val="18"/>
                      <w:szCs w:val="18"/>
                    </w:rPr>
                    <w:t xml:space="preserve"> </w:t>
                  </w:r>
                  <w:r>
                    <w:rPr>
                      <w:rFonts w:eastAsia="바탕" w:hint="eastAsia"/>
                      <w:sz w:val="18"/>
                      <w:szCs w:val="18"/>
                    </w:rPr>
                    <w:t>기업공개</w:t>
                  </w:r>
                  <w:r>
                    <w:rPr>
                      <w:rFonts w:eastAsia="바탕" w:hint="eastAsia"/>
                      <w:sz w:val="18"/>
                      <w:szCs w:val="18"/>
                    </w:rPr>
                    <w:t xml:space="preserve"> </w:t>
                  </w:r>
                  <w:r>
                    <w:rPr>
                      <w:rFonts w:eastAsia="바탕" w:hint="eastAsia"/>
                      <w:sz w:val="18"/>
                      <w:szCs w:val="18"/>
                    </w:rPr>
                    <w:t>절차</w:t>
                  </w:r>
                  <w:r>
                    <w:rPr>
                      <w:rFonts w:eastAsia="바탕" w:hint="eastAsia"/>
                      <w:sz w:val="18"/>
                      <w:szCs w:val="18"/>
                    </w:rPr>
                    <w:t xml:space="preserve"> </w:t>
                  </w:r>
                  <w:r>
                    <w:rPr>
                      <w:rFonts w:eastAsia="바탕" w:hint="eastAsia"/>
                      <w:sz w:val="18"/>
                      <w:szCs w:val="18"/>
                    </w:rPr>
                    <w:t>추진을</w:t>
                  </w:r>
                  <w:r>
                    <w:rPr>
                      <w:rFonts w:eastAsia="바탕" w:hint="eastAsia"/>
                      <w:sz w:val="18"/>
                      <w:szCs w:val="18"/>
                    </w:rPr>
                    <w:t xml:space="preserve"> </w:t>
                  </w:r>
                  <w:r>
                    <w:rPr>
                      <w:rFonts w:eastAsia="바탕" w:hint="eastAsia"/>
                      <w:sz w:val="18"/>
                      <w:szCs w:val="18"/>
                    </w:rPr>
                    <w:t>위한</w:t>
                  </w:r>
                  <w:r>
                    <w:rPr>
                      <w:rFonts w:eastAsia="바탕" w:hint="eastAsia"/>
                      <w:sz w:val="18"/>
                      <w:szCs w:val="18"/>
                    </w:rPr>
                    <w:t xml:space="preserve"> </w:t>
                  </w:r>
                  <w:r>
                    <w:rPr>
                      <w:rFonts w:eastAsia="바탕" w:hint="eastAsia"/>
                      <w:sz w:val="18"/>
                      <w:szCs w:val="18"/>
                    </w:rPr>
                    <w:t>서면요구를</w:t>
                  </w:r>
                  <w:r>
                    <w:rPr>
                      <w:rFonts w:eastAsia="바탕" w:hint="eastAsia"/>
                      <w:sz w:val="18"/>
                      <w:szCs w:val="18"/>
                    </w:rPr>
                    <w:t xml:space="preserve"> </w:t>
                  </w:r>
                  <w:r>
                    <w:rPr>
                      <w:rFonts w:eastAsia="바탕" w:hint="eastAsia"/>
                      <w:sz w:val="18"/>
                      <w:szCs w:val="18"/>
                    </w:rPr>
                    <w:t>받은</w:t>
                  </w:r>
                  <w:r>
                    <w:rPr>
                      <w:rFonts w:eastAsia="바탕" w:hint="eastAsia"/>
                      <w:sz w:val="18"/>
                      <w:szCs w:val="18"/>
                    </w:rPr>
                    <w:t xml:space="preserve"> </w:t>
                  </w:r>
                  <w:r>
                    <w:rPr>
                      <w:rFonts w:eastAsia="바탕" w:hint="eastAsia"/>
                      <w:sz w:val="18"/>
                      <w:szCs w:val="18"/>
                    </w:rPr>
                    <w:t>후에도</w:t>
                  </w:r>
                  <w:r>
                    <w:rPr>
                      <w:rFonts w:eastAsia="바탕" w:hint="eastAsia"/>
                      <w:sz w:val="18"/>
                      <w:szCs w:val="18"/>
                    </w:rPr>
                    <w:t xml:space="preserve"> </w:t>
                  </w:r>
                  <w:r>
                    <w:rPr>
                      <w:rFonts w:eastAsia="바탕" w:hint="eastAsia"/>
                      <w:sz w:val="18"/>
                      <w:szCs w:val="18"/>
                    </w:rPr>
                    <w:t>기업공개를</w:t>
                  </w:r>
                  <w:r>
                    <w:rPr>
                      <w:rFonts w:eastAsia="바탕" w:hint="eastAsia"/>
                      <w:sz w:val="18"/>
                      <w:szCs w:val="18"/>
                    </w:rPr>
                    <w:t xml:space="preserve"> </w:t>
                  </w:r>
                  <w:r>
                    <w:rPr>
                      <w:rFonts w:eastAsia="바탕" w:hint="eastAsia"/>
                      <w:sz w:val="18"/>
                      <w:szCs w:val="18"/>
                    </w:rPr>
                    <w:t>하지</w:t>
                  </w:r>
                  <w:r>
                    <w:rPr>
                      <w:rFonts w:eastAsia="바탕" w:hint="eastAsia"/>
                      <w:sz w:val="18"/>
                      <w:szCs w:val="18"/>
                    </w:rPr>
                    <w:t xml:space="preserve"> </w:t>
                  </w:r>
                  <w:r>
                    <w:rPr>
                      <w:rFonts w:eastAsia="바탕" w:hint="eastAsia"/>
                      <w:sz w:val="18"/>
                      <w:szCs w:val="18"/>
                    </w:rPr>
                    <w:t>않는</w:t>
                  </w:r>
                  <w:r>
                    <w:rPr>
                      <w:rFonts w:eastAsia="바탕" w:hint="eastAsia"/>
                      <w:sz w:val="18"/>
                      <w:szCs w:val="18"/>
                    </w:rPr>
                    <w:t xml:space="preserve"> </w:t>
                  </w:r>
                  <w:r>
                    <w:rPr>
                      <w:rFonts w:eastAsia="바탕" w:hint="eastAsia"/>
                      <w:sz w:val="18"/>
                      <w:szCs w:val="18"/>
                    </w:rPr>
                    <w:t>경우</w:t>
                  </w:r>
                  <w:r>
                    <w:rPr>
                      <w:rFonts w:eastAsia="바탕" w:hint="eastAsia"/>
                      <w:sz w:val="18"/>
                      <w:szCs w:val="18"/>
                    </w:rPr>
                    <w:t xml:space="preserve"> </w:t>
                  </w:r>
                  <w:r>
                    <w:rPr>
                      <w:rFonts w:eastAsia="바탕" w:hint="eastAsia"/>
                      <w:sz w:val="18"/>
                      <w:szCs w:val="18"/>
                    </w:rPr>
                    <w:t>투자자</w:t>
                  </w:r>
                  <w:r>
                    <w:rPr>
                      <w:rFonts w:eastAsia="바탕" w:hint="eastAsia"/>
                      <w:sz w:val="18"/>
                      <w:szCs w:val="18"/>
                    </w:rPr>
                    <w:t xml:space="preserve"> </w:t>
                  </w:r>
                  <w:r>
                    <w:rPr>
                      <w:rFonts w:eastAsia="바탕" w:hint="eastAsia"/>
                      <w:sz w:val="18"/>
                      <w:szCs w:val="18"/>
                    </w:rPr>
                    <w:t>주식의</w:t>
                  </w:r>
                  <w:r>
                    <w:rPr>
                      <w:rFonts w:eastAsia="바탕" w:hint="eastAsia"/>
                      <w:sz w:val="18"/>
                      <w:szCs w:val="18"/>
                    </w:rPr>
                    <w:t xml:space="preserve"> </w:t>
                  </w:r>
                  <w:r>
                    <w:rPr>
                      <w:rFonts w:eastAsia="바탕" w:hint="eastAsia"/>
                      <w:sz w:val="18"/>
                      <w:szCs w:val="18"/>
                    </w:rPr>
                    <w:t>본질가치</w:t>
                  </w:r>
                  <w:r>
                    <w:rPr>
                      <w:rFonts w:eastAsia="바탕" w:hint="eastAsia"/>
                      <w:sz w:val="18"/>
                      <w:szCs w:val="18"/>
                    </w:rPr>
                    <w:t xml:space="preserve"> 200% </w:t>
                  </w:r>
                  <w:r>
                    <w:rPr>
                      <w:rFonts w:eastAsia="바탕" w:hint="eastAsia"/>
                      <w:sz w:val="18"/>
                      <w:szCs w:val="18"/>
                    </w:rPr>
                    <w:t>가치로</w:t>
                  </w:r>
                  <w:r>
                    <w:rPr>
                      <w:rFonts w:eastAsia="바탕" w:hint="eastAsia"/>
                      <w:sz w:val="18"/>
                      <w:szCs w:val="18"/>
                    </w:rPr>
                    <w:t xml:space="preserve"> </w:t>
                  </w:r>
                  <w:r>
                    <w:rPr>
                      <w:rFonts w:eastAsia="바탕" w:hint="eastAsia"/>
                      <w:sz w:val="18"/>
                      <w:szCs w:val="18"/>
                    </w:rPr>
                    <w:t>주식매수청구권</w:t>
                  </w:r>
                  <w:r>
                    <w:rPr>
                      <w:rFonts w:eastAsia="바탕" w:hint="eastAsia"/>
                      <w:sz w:val="18"/>
                      <w:szCs w:val="18"/>
                    </w:rPr>
                    <w:t xml:space="preserve"> </w:t>
                  </w:r>
                  <w:r>
                    <w:rPr>
                      <w:rFonts w:eastAsia="바탕" w:hint="eastAsia"/>
                      <w:sz w:val="18"/>
                      <w:szCs w:val="18"/>
                    </w:rPr>
                    <w:t>보유</w:t>
                  </w:r>
                </w:p>
              </w:tc>
            </w:tr>
          </w:tbl>
          <w:p w14:paraId="3A439D39" w14:textId="24F1EB57" w:rsidR="007B057B" w:rsidRPr="00C65EAA" w:rsidRDefault="007B057B" w:rsidP="007B057B">
            <w:pPr>
              <w:pStyle w:val="1"/>
              <w:numPr>
                <w:ilvl w:val="0"/>
                <w:numId w:val="0"/>
              </w:numPr>
              <w:ind w:left="873"/>
              <w:rPr>
                <w:color w:val="000000" w:themeColor="text1"/>
                <w:kern w:val="2"/>
                <w:sz w:val="20"/>
                <w:szCs w:val="20"/>
              </w:rPr>
            </w:pPr>
          </w:p>
        </w:tc>
        <w:tc>
          <w:tcPr>
            <w:tcW w:w="5640" w:type="dxa"/>
            <w:tcBorders>
              <w:top w:val="single" w:sz="12" w:space="0" w:color="0F243E"/>
              <w:bottom w:val="single" w:sz="12" w:space="0" w:color="0F243E"/>
            </w:tcBorders>
            <w:shd w:val="clear" w:color="auto" w:fill="auto"/>
          </w:tcPr>
          <w:p w14:paraId="6BB2A533" w14:textId="5B3FC41E" w:rsidR="00800D7B" w:rsidRPr="00800D7B" w:rsidRDefault="00800D7B" w:rsidP="00800D7B">
            <w:pPr>
              <w:pStyle w:val="1"/>
              <w:rPr>
                <w:color w:val="000000" w:themeColor="text1"/>
                <w:sz w:val="20"/>
                <w:szCs w:val="20"/>
              </w:rPr>
            </w:pP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투자자들이</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투자계약서</w:t>
            </w:r>
            <w:r>
              <w:rPr>
                <w:rFonts w:hint="eastAsia"/>
                <w:color w:val="000000" w:themeColor="text1"/>
                <w:sz w:val="20"/>
                <w:szCs w:val="20"/>
              </w:rPr>
              <w:t xml:space="preserve"> </w:t>
            </w:r>
            <w:r w:rsidRPr="00800D7B">
              <w:rPr>
                <w:rFonts w:hint="eastAsia"/>
                <w:color w:val="000000" w:themeColor="text1"/>
                <w:sz w:val="20"/>
                <w:szCs w:val="20"/>
              </w:rPr>
              <w:t>모두</w:t>
            </w:r>
            <w:r w:rsidRPr="00800D7B">
              <w:rPr>
                <w:rFonts w:hint="eastAsia"/>
                <w:color w:val="000000" w:themeColor="text1"/>
                <w:sz w:val="20"/>
                <w:szCs w:val="20"/>
              </w:rPr>
              <w:t xml:space="preserve"> </w:t>
            </w:r>
            <w:r w:rsidRPr="00800D7B">
              <w:rPr>
                <w:rFonts w:hint="eastAsia"/>
                <w:color w:val="000000" w:themeColor="text1"/>
                <w:sz w:val="20"/>
                <w:szCs w:val="20"/>
              </w:rPr>
              <w:t>신주발행</w:t>
            </w:r>
            <w:r w:rsidRPr="00800D7B">
              <w:rPr>
                <w:rFonts w:hint="eastAsia"/>
                <w:color w:val="000000" w:themeColor="text1"/>
                <w:sz w:val="20"/>
                <w:szCs w:val="20"/>
              </w:rPr>
              <w:t xml:space="preserve"> </w:t>
            </w:r>
            <w:r w:rsidRPr="00800D7B">
              <w:rPr>
                <w:rFonts w:hint="eastAsia"/>
                <w:color w:val="000000" w:themeColor="text1"/>
                <w:sz w:val="20"/>
                <w:szCs w:val="20"/>
              </w:rPr>
              <w:t>에</w:t>
            </w:r>
            <w:r w:rsidRPr="00800D7B">
              <w:rPr>
                <w:rFonts w:hint="eastAsia"/>
                <w:color w:val="000000" w:themeColor="text1"/>
                <w:sz w:val="20"/>
                <w:szCs w:val="20"/>
              </w:rPr>
              <w:t xml:space="preserve"> </w:t>
            </w:r>
            <w:r w:rsidRPr="00800D7B">
              <w:rPr>
                <w:rFonts w:hint="eastAsia"/>
                <w:color w:val="000000" w:themeColor="text1"/>
                <w:sz w:val="20"/>
                <w:szCs w:val="20"/>
              </w:rPr>
              <w:t>대하여</w:t>
            </w:r>
            <w:r w:rsidRPr="00800D7B">
              <w:rPr>
                <w:rFonts w:hint="eastAsia"/>
                <w:color w:val="000000" w:themeColor="text1"/>
                <w:sz w:val="20"/>
                <w:szCs w:val="20"/>
              </w:rPr>
              <w:t xml:space="preserve"> </w:t>
            </w:r>
            <w:r>
              <w:rPr>
                <w:rFonts w:hint="eastAsia"/>
                <w:color w:val="000000" w:themeColor="text1"/>
                <w:sz w:val="20"/>
                <w:szCs w:val="20"/>
              </w:rPr>
              <w:t>투자자의</w:t>
            </w:r>
            <w:r>
              <w:rPr>
                <w:rFonts w:hint="eastAsia"/>
                <w:color w:val="000000" w:themeColor="text1"/>
                <w:sz w:val="20"/>
                <w:szCs w:val="20"/>
              </w:rPr>
              <w:t xml:space="preserve"> </w:t>
            </w:r>
            <w:r>
              <w:rPr>
                <w:rFonts w:hint="eastAsia"/>
                <w:color w:val="000000" w:themeColor="text1"/>
                <w:sz w:val="20"/>
                <w:szCs w:val="20"/>
              </w:rPr>
              <w:t>사전동의권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신주</w:t>
            </w:r>
            <w:r>
              <w:rPr>
                <w:rFonts w:hint="eastAsia"/>
                <w:color w:val="000000" w:themeColor="text1"/>
                <w:sz w:val="20"/>
                <w:szCs w:val="20"/>
              </w:rPr>
              <w:t xml:space="preserve"> </w:t>
            </w:r>
            <w:r>
              <w:rPr>
                <w:rFonts w:hint="eastAsia"/>
                <w:color w:val="000000" w:themeColor="text1"/>
                <w:sz w:val="20"/>
                <w:szCs w:val="20"/>
              </w:rPr>
              <w:t>우선인수권을</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있으므로</w:t>
            </w:r>
            <w:r>
              <w:rPr>
                <w:rFonts w:hint="eastAsia"/>
                <w:color w:val="000000" w:themeColor="text1"/>
                <w:sz w:val="20"/>
                <w:szCs w:val="20"/>
              </w:rPr>
              <w:t xml:space="preserve">, </w:t>
            </w:r>
            <w:r w:rsidRPr="00800D7B">
              <w:rPr>
                <w:rFonts w:hint="eastAsia"/>
                <w:color w:val="000000" w:themeColor="text1"/>
                <w:sz w:val="20"/>
                <w:szCs w:val="20"/>
              </w:rPr>
              <w:t>대상회사</w:t>
            </w:r>
            <w:r w:rsidRPr="00800D7B">
              <w:rPr>
                <w:rFonts w:hint="eastAsia"/>
                <w:color w:val="000000" w:themeColor="text1"/>
                <w:sz w:val="20"/>
                <w:szCs w:val="20"/>
              </w:rPr>
              <w:t xml:space="preserve"> </w:t>
            </w:r>
            <w:r w:rsidRPr="00800D7B">
              <w:rPr>
                <w:rFonts w:hint="eastAsia"/>
                <w:color w:val="000000" w:themeColor="text1"/>
                <w:sz w:val="20"/>
                <w:szCs w:val="20"/>
              </w:rPr>
              <w:t>신</w:t>
            </w:r>
            <w:r w:rsidR="009108A2">
              <w:rPr>
                <w:rFonts w:hint="eastAsia"/>
                <w:color w:val="000000" w:themeColor="text1"/>
                <w:sz w:val="20"/>
                <w:szCs w:val="20"/>
              </w:rPr>
              <w:t>주발행을</w:t>
            </w:r>
            <w:r w:rsidR="009108A2">
              <w:rPr>
                <w:rFonts w:hint="eastAsia"/>
                <w:color w:val="000000" w:themeColor="text1"/>
                <w:sz w:val="20"/>
                <w:szCs w:val="20"/>
              </w:rPr>
              <w:t xml:space="preserve"> </w:t>
            </w:r>
            <w:r w:rsidRPr="00800D7B">
              <w:rPr>
                <w:rFonts w:hint="eastAsia"/>
                <w:color w:val="000000" w:themeColor="text1"/>
                <w:sz w:val="20"/>
                <w:szCs w:val="20"/>
              </w:rPr>
              <w:t>수반하는</w:t>
            </w:r>
            <w:r w:rsidRPr="00800D7B">
              <w:rPr>
                <w:rFonts w:hint="eastAsia"/>
                <w:color w:val="000000" w:themeColor="text1"/>
                <w:sz w:val="20"/>
                <w:szCs w:val="20"/>
              </w:rPr>
              <w:t xml:space="preserve"> </w:t>
            </w:r>
            <w:r w:rsidRPr="00800D7B">
              <w:rPr>
                <w:rFonts w:hint="eastAsia"/>
                <w:color w:val="000000" w:themeColor="text1"/>
                <w:sz w:val="20"/>
                <w:szCs w:val="20"/>
              </w:rPr>
              <w:t>본건</w:t>
            </w:r>
            <w:r w:rsidRPr="00800D7B">
              <w:rPr>
                <w:rFonts w:hint="eastAsia"/>
                <w:color w:val="000000" w:themeColor="text1"/>
                <w:sz w:val="20"/>
                <w:szCs w:val="20"/>
              </w:rPr>
              <w:t xml:space="preserve"> </w:t>
            </w:r>
            <w:r w:rsidRPr="00800D7B">
              <w:rPr>
                <w:rFonts w:hint="eastAsia"/>
                <w:color w:val="000000" w:themeColor="text1"/>
                <w:sz w:val="20"/>
                <w:szCs w:val="20"/>
              </w:rPr>
              <w:t>거래에</w:t>
            </w:r>
            <w:r w:rsidRPr="00800D7B">
              <w:rPr>
                <w:rFonts w:hint="eastAsia"/>
                <w:color w:val="000000" w:themeColor="text1"/>
                <w:sz w:val="20"/>
                <w:szCs w:val="20"/>
              </w:rPr>
              <w:t xml:space="preserve"> </w:t>
            </w:r>
            <w:r w:rsidRPr="00800D7B">
              <w:rPr>
                <w:rFonts w:hint="eastAsia"/>
                <w:color w:val="000000" w:themeColor="text1"/>
                <w:sz w:val="20"/>
                <w:szCs w:val="20"/>
              </w:rPr>
              <w:t>대하여</w:t>
            </w:r>
            <w:r w:rsidRPr="00800D7B">
              <w:rPr>
                <w:rFonts w:hint="eastAsia"/>
                <w:color w:val="000000" w:themeColor="text1"/>
                <w:sz w:val="20"/>
                <w:szCs w:val="20"/>
              </w:rPr>
              <w:t xml:space="preserve"> </w:t>
            </w:r>
            <w:r w:rsidRPr="00800D7B">
              <w:rPr>
                <w:rFonts w:hint="eastAsia"/>
                <w:color w:val="000000" w:themeColor="text1"/>
                <w:sz w:val="20"/>
                <w:szCs w:val="20"/>
              </w:rPr>
              <w:t>사전에</w:t>
            </w:r>
            <w:r w:rsidRPr="00800D7B">
              <w:rPr>
                <w:rFonts w:hint="eastAsia"/>
                <w:color w:val="000000" w:themeColor="text1"/>
                <w:sz w:val="20"/>
                <w:szCs w:val="20"/>
              </w:rPr>
              <w:t xml:space="preserve"> </w:t>
            </w:r>
            <w:r w:rsidR="00C77219">
              <w:rPr>
                <w:rFonts w:hint="eastAsia"/>
                <w:color w:val="000000" w:themeColor="text1"/>
                <w:sz w:val="20"/>
                <w:szCs w:val="20"/>
              </w:rPr>
              <w:t>기존</w:t>
            </w:r>
            <w:r w:rsidRPr="00800D7B">
              <w:rPr>
                <w:rFonts w:hint="eastAsia"/>
                <w:color w:val="000000" w:themeColor="text1"/>
                <w:sz w:val="20"/>
                <w:szCs w:val="20"/>
              </w:rPr>
              <w:t xml:space="preserve"> </w:t>
            </w:r>
            <w:r w:rsidRPr="00800D7B">
              <w:rPr>
                <w:rFonts w:hint="eastAsia"/>
                <w:color w:val="000000" w:themeColor="text1"/>
                <w:sz w:val="20"/>
                <w:szCs w:val="20"/>
              </w:rPr>
              <w:t>투자자</w:t>
            </w:r>
            <w:r w:rsidRPr="00800D7B">
              <w:rPr>
                <w:rFonts w:hint="eastAsia"/>
                <w:color w:val="000000" w:themeColor="text1"/>
                <w:sz w:val="20"/>
                <w:szCs w:val="20"/>
              </w:rPr>
              <w:t xml:space="preserve"> </w:t>
            </w:r>
            <w:r w:rsidRPr="00800D7B">
              <w:rPr>
                <w:rFonts w:hint="eastAsia"/>
                <w:color w:val="000000" w:themeColor="text1"/>
                <w:sz w:val="20"/>
                <w:szCs w:val="20"/>
              </w:rPr>
              <w:t>모두에</w:t>
            </w:r>
            <w:r w:rsidRPr="00800D7B">
              <w:rPr>
                <w:rFonts w:hint="eastAsia"/>
                <w:color w:val="000000" w:themeColor="text1"/>
                <w:sz w:val="20"/>
                <w:szCs w:val="20"/>
              </w:rPr>
              <w:t xml:space="preserve"> </w:t>
            </w:r>
            <w:r w:rsidRPr="00800D7B">
              <w:rPr>
                <w:rFonts w:hint="eastAsia"/>
                <w:color w:val="000000" w:themeColor="text1"/>
                <w:sz w:val="20"/>
                <w:szCs w:val="20"/>
              </w:rPr>
              <w:t>대하여</w:t>
            </w:r>
            <w:r w:rsidRPr="00800D7B">
              <w:rPr>
                <w:rFonts w:hint="eastAsia"/>
                <w:color w:val="000000" w:themeColor="text1"/>
                <w:sz w:val="20"/>
                <w:szCs w:val="20"/>
              </w:rPr>
              <w:t xml:space="preserve"> </w:t>
            </w:r>
            <w:r w:rsidRPr="00800D7B">
              <w:rPr>
                <w:rFonts w:hint="eastAsia"/>
                <w:color w:val="000000" w:themeColor="text1"/>
                <w:sz w:val="20"/>
                <w:szCs w:val="20"/>
              </w:rPr>
              <w:t>사전</w:t>
            </w:r>
            <w:r w:rsidRPr="00800D7B">
              <w:rPr>
                <w:rFonts w:hint="eastAsia"/>
                <w:color w:val="000000" w:themeColor="text1"/>
                <w:sz w:val="20"/>
                <w:szCs w:val="20"/>
              </w:rPr>
              <w:t xml:space="preserve"> </w:t>
            </w:r>
            <w:r w:rsidRPr="00800D7B">
              <w:rPr>
                <w:rFonts w:hint="eastAsia"/>
                <w:color w:val="000000" w:themeColor="text1"/>
                <w:sz w:val="20"/>
                <w:szCs w:val="20"/>
              </w:rPr>
              <w:t>협의를</w:t>
            </w:r>
            <w:r w:rsidRPr="00800D7B">
              <w:rPr>
                <w:rFonts w:hint="eastAsia"/>
                <w:color w:val="000000" w:themeColor="text1"/>
                <w:sz w:val="20"/>
                <w:szCs w:val="20"/>
              </w:rPr>
              <w:t xml:space="preserve"> </w:t>
            </w:r>
            <w:r w:rsidRPr="00800D7B">
              <w:rPr>
                <w:rFonts w:hint="eastAsia"/>
                <w:color w:val="000000" w:themeColor="text1"/>
                <w:sz w:val="20"/>
                <w:szCs w:val="20"/>
              </w:rPr>
              <w:t>진행하고</w:t>
            </w:r>
            <w:r w:rsidRPr="00800D7B">
              <w:rPr>
                <w:rFonts w:hint="eastAsia"/>
                <w:color w:val="000000" w:themeColor="text1"/>
                <w:sz w:val="20"/>
                <w:szCs w:val="20"/>
              </w:rPr>
              <w:t xml:space="preserve"> </w:t>
            </w:r>
            <w:r w:rsidRPr="00800D7B">
              <w:rPr>
                <w:rFonts w:hint="eastAsia"/>
                <w:color w:val="000000" w:themeColor="text1"/>
                <w:sz w:val="20"/>
                <w:szCs w:val="20"/>
              </w:rPr>
              <w:t>본건</w:t>
            </w:r>
            <w:r w:rsidRPr="00800D7B">
              <w:rPr>
                <w:rFonts w:hint="eastAsia"/>
                <w:color w:val="000000" w:themeColor="text1"/>
                <w:sz w:val="20"/>
                <w:szCs w:val="20"/>
              </w:rPr>
              <w:t xml:space="preserve"> </w:t>
            </w:r>
            <w:r w:rsidRPr="00800D7B">
              <w:rPr>
                <w:rFonts w:hint="eastAsia"/>
                <w:color w:val="000000" w:themeColor="text1"/>
                <w:sz w:val="20"/>
                <w:szCs w:val="20"/>
              </w:rPr>
              <w:t>거래에</w:t>
            </w:r>
            <w:r w:rsidRPr="00800D7B">
              <w:rPr>
                <w:rFonts w:hint="eastAsia"/>
                <w:color w:val="000000" w:themeColor="text1"/>
                <w:sz w:val="20"/>
                <w:szCs w:val="20"/>
              </w:rPr>
              <w:t xml:space="preserve"> </w:t>
            </w:r>
            <w:r w:rsidRPr="00800D7B">
              <w:rPr>
                <w:rFonts w:hint="eastAsia"/>
                <w:color w:val="000000" w:themeColor="text1"/>
                <w:sz w:val="20"/>
                <w:szCs w:val="20"/>
              </w:rPr>
              <w:t>대한</w:t>
            </w:r>
            <w:r w:rsidRPr="00800D7B">
              <w:rPr>
                <w:rFonts w:hint="eastAsia"/>
                <w:color w:val="000000" w:themeColor="text1"/>
                <w:sz w:val="20"/>
                <w:szCs w:val="20"/>
              </w:rPr>
              <w:t xml:space="preserve"> </w:t>
            </w:r>
            <w:r w:rsidRPr="00800D7B">
              <w:rPr>
                <w:rFonts w:hint="eastAsia"/>
                <w:color w:val="000000" w:themeColor="text1"/>
                <w:sz w:val="20"/>
                <w:szCs w:val="20"/>
              </w:rPr>
              <w:t>동의</w:t>
            </w:r>
            <w:r w:rsidRPr="00800D7B">
              <w:rPr>
                <w:rFonts w:hint="eastAsia"/>
                <w:color w:val="000000" w:themeColor="text1"/>
                <w:sz w:val="20"/>
                <w:szCs w:val="20"/>
              </w:rPr>
              <w:t>(</w:t>
            </w:r>
            <w:r w:rsidRPr="00800D7B">
              <w:rPr>
                <w:rFonts w:hint="eastAsia"/>
                <w:color w:val="000000" w:themeColor="text1"/>
                <w:sz w:val="20"/>
                <w:szCs w:val="20"/>
              </w:rPr>
              <w:t>신주발행</w:t>
            </w:r>
            <w:r w:rsidR="00C77219">
              <w:rPr>
                <w:rFonts w:hint="eastAsia"/>
                <w:color w:val="000000" w:themeColor="text1"/>
                <w:sz w:val="20"/>
                <w:szCs w:val="20"/>
              </w:rPr>
              <w:t>에</w:t>
            </w:r>
            <w:r w:rsidRPr="00800D7B">
              <w:rPr>
                <w:rFonts w:hint="eastAsia"/>
                <w:color w:val="000000" w:themeColor="text1"/>
                <w:sz w:val="20"/>
                <w:szCs w:val="20"/>
              </w:rPr>
              <w:t xml:space="preserve"> </w:t>
            </w:r>
            <w:r w:rsidRPr="00800D7B">
              <w:rPr>
                <w:rFonts w:hint="eastAsia"/>
                <w:color w:val="000000" w:themeColor="text1"/>
                <w:sz w:val="20"/>
                <w:szCs w:val="20"/>
              </w:rPr>
              <w:t>대한</w:t>
            </w:r>
            <w:r w:rsidRPr="00800D7B">
              <w:rPr>
                <w:rFonts w:hint="eastAsia"/>
                <w:color w:val="000000" w:themeColor="text1"/>
                <w:sz w:val="20"/>
                <w:szCs w:val="20"/>
              </w:rPr>
              <w:t xml:space="preserve"> </w:t>
            </w:r>
            <w:r w:rsidRPr="00800D7B">
              <w:rPr>
                <w:rFonts w:hint="eastAsia"/>
                <w:color w:val="000000" w:themeColor="text1"/>
                <w:sz w:val="20"/>
                <w:szCs w:val="20"/>
              </w:rPr>
              <w:t>동의</w:t>
            </w:r>
            <w:r w:rsidRPr="00800D7B">
              <w:rPr>
                <w:rFonts w:hint="eastAsia"/>
                <w:color w:val="000000" w:themeColor="text1"/>
                <w:sz w:val="20"/>
                <w:szCs w:val="20"/>
              </w:rPr>
              <w:t xml:space="preserve"> </w:t>
            </w:r>
            <w:r w:rsidRPr="00800D7B">
              <w:rPr>
                <w:rFonts w:hint="eastAsia"/>
                <w:color w:val="000000" w:themeColor="text1"/>
                <w:sz w:val="20"/>
                <w:szCs w:val="20"/>
              </w:rPr>
              <w:t>및</w:t>
            </w:r>
            <w:r w:rsidRPr="00800D7B">
              <w:rPr>
                <w:rFonts w:hint="eastAsia"/>
                <w:color w:val="000000" w:themeColor="text1"/>
                <w:sz w:val="20"/>
                <w:szCs w:val="20"/>
              </w:rPr>
              <w:t xml:space="preserve"> </w:t>
            </w:r>
            <w:r w:rsidR="00C77219">
              <w:rPr>
                <w:rFonts w:hint="eastAsia"/>
                <w:color w:val="000000" w:themeColor="text1"/>
                <w:sz w:val="20"/>
                <w:szCs w:val="20"/>
              </w:rPr>
              <w:t>신주</w:t>
            </w:r>
            <w:r w:rsidR="00C77219">
              <w:rPr>
                <w:rFonts w:hint="eastAsia"/>
                <w:color w:val="000000" w:themeColor="text1"/>
                <w:sz w:val="20"/>
                <w:szCs w:val="20"/>
              </w:rPr>
              <w:t xml:space="preserve"> </w:t>
            </w:r>
            <w:r w:rsidR="00C77219">
              <w:rPr>
                <w:rFonts w:hint="eastAsia"/>
                <w:color w:val="000000" w:themeColor="text1"/>
                <w:sz w:val="20"/>
                <w:szCs w:val="20"/>
              </w:rPr>
              <w:t>우선인수권</w:t>
            </w:r>
            <w:r w:rsidR="00C77219">
              <w:rPr>
                <w:rFonts w:hint="eastAsia"/>
                <w:color w:val="000000" w:themeColor="text1"/>
                <w:sz w:val="20"/>
                <w:szCs w:val="20"/>
              </w:rPr>
              <w:t xml:space="preserve"> </w:t>
            </w:r>
            <w:r w:rsidRPr="00800D7B">
              <w:rPr>
                <w:rFonts w:hint="eastAsia"/>
                <w:color w:val="000000" w:themeColor="text1"/>
                <w:sz w:val="20"/>
                <w:szCs w:val="20"/>
              </w:rPr>
              <w:t>미행사에</w:t>
            </w:r>
            <w:r w:rsidRPr="00800D7B">
              <w:rPr>
                <w:rFonts w:hint="eastAsia"/>
                <w:color w:val="000000" w:themeColor="text1"/>
                <w:sz w:val="20"/>
                <w:szCs w:val="20"/>
              </w:rPr>
              <w:t xml:space="preserve"> </w:t>
            </w:r>
            <w:r w:rsidRPr="00800D7B">
              <w:rPr>
                <w:rFonts w:hint="eastAsia"/>
                <w:color w:val="000000" w:themeColor="text1"/>
                <w:sz w:val="20"/>
                <w:szCs w:val="20"/>
              </w:rPr>
              <w:t>대한</w:t>
            </w:r>
            <w:r w:rsidRPr="00800D7B">
              <w:rPr>
                <w:rFonts w:hint="eastAsia"/>
                <w:color w:val="000000" w:themeColor="text1"/>
                <w:sz w:val="20"/>
                <w:szCs w:val="20"/>
              </w:rPr>
              <w:t xml:space="preserve"> </w:t>
            </w:r>
            <w:r w:rsidRPr="00800D7B">
              <w:rPr>
                <w:rFonts w:hint="eastAsia"/>
                <w:color w:val="000000" w:themeColor="text1"/>
                <w:sz w:val="20"/>
                <w:szCs w:val="20"/>
              </w:rPr>
              <w:t>확인</w:t>
            </w:r>
            <w:r w:rsidRPr="00800D7B">
              <w:rPr>
                <w:rFonts w:hint="eastAsia"/>
                <w:color w:val="000000" w:themeColor="text1"/>
                <w:sz w:val="20"/>
                <w:szCs w:val="20"/>
              </w:rPr>
              <w:t xml:space="preserve"> </w:t>
            </w:r>
            <w:r w:rsidRPr="00800D7B">
              <w:rPr>
                <w:rFonts w:hint="eastAsia"/>
                <w:color w:val="000000" w:themeColor="text1"/>
                <w:sz w:val="20"/>
                <w:szCs w:val="20"/>
              </w:rPr>
              <w:t>포함</w:t>
            </w:r>
            <w:r w:rsidRPr="00800D7B">
              <w:rPr>
                <w:rFonts w:hint="eastAsia"/>
                <w:color w:val="000000" w:themeColor="text1"/>
                <w:sz w:val="20"/>
                <w:szCs w:val="20"/>
              </w:rPr>
              <w:t xml:space="preserve">) </w:t>
            </w:r>
            <w:r w:rsidRPr="00800D7B">
              <w:rPr>
                <w:rFonts w:hint="eastAsia"/>
                <w:color w:val="000000" w:themeColor="text1"/>
                <w:sz w:val="20"/>
                <w:szCs w:val="20"/>
              </w:rPr>
              <w:t>징구가</w:t>
            </w:r>
            <w:r w:rsidRPr="00800D7B">
              <w:rPr>
                <w:rFonts w:hint="eastAsia"/>
                <w:color w:val="000000" w:themeColor="text1"/>
                <w:sz w:val="20"/>
                <w:szCs w:val="20"/>
              </w:rPr>
              <w:t xml:space="preserve"> </w:t>
            </w:r>
            <w:r w:rsidRPr="00800D7B">
              <w:rPr>
                <w:rFonts w:hint="eastAsia"/>
                <w:color w:val="000000" w:themeColor="text1"/>
                <w:sz w:val="20"/>
                <w:szCs w:val="20"/>
              </w:rPr>
              <w:t>필요해</w:t>
            </w:r>
            <w:r w:rsidRPr="00800D7B">
              <w:rPr>
                <w:rFonts w:hint="eastAsia"/>
                <w:color w:val="000000" w:themeColor="text1"/>
                <w:sz w:val="20"/>
                <w:szCs w:val="20"/>
              </w:rPr>
              <w:t xml:space="preserve"> </w:t>
            </w:r>
            <w:r w:rsidRPr="00800D7B">
              <w:rPr>
                <w:rFonts w:hint="eastAsia"/>
                <w:color w:val="000000" w:themeColor="text1"/>
                <w:sz w:val="20"/>
                <w:szCs w:val="20"/>
              </w:rPr>
              <w:t>보임</w:t>
            </w:r>
            <w:r w:rsidRPr="00800D7B">
              <w:rPr>
                <w:rFonts w:hint="eastAsia"/>
                <w:color w:val="000000" w:themeColor="text1"/>
                <w:sz w:val="20"/>
                <w:szCs w:val="20"/>
              </w:rPr>
              <w:t xml:space="preserve">. </w:t>
            </w:r>
          </w:p>
          <w:p w14:paraId="4EF36108" w14:textId="35904975" w:rsidR="003D7169" w:rsidRPr="00C65EAA" w:rsidRDefault="004A3FED" w:rsidP="002F76A3">
            <w:pPr>
              <w:pStyle w:val="1"/>
              <w:spacing w:line="276" w:lineRule="auto"/>
              <w:rPr>
                <w:color w:val="000000" w:themeColor="text1"/>
                <w:sz w:val="20"/>
                <w:szCs w:val="20"/>
              </w:rPr>
            </w:pPr>
            <w:r>
              <w:rPr>
                <w:rFonts w:hint="eastAsia"/>
                <w:color w:val="000000" w:themeColor="text1"/>
                <w:sz w:val="20"/>
                <w:szCs w:val="20"/>
              </w:rPr>
              <w:t>본건</w:t>
            </w:r>
            <w:r>
              <w:rPr>
                <w:rFonts w:hint="eastAsia"/>
                <w:color w:val="000000" w:themeColor="text1"/>
                <w:sz w:val="20"/>
                <w:szCs w:val="20"/>
              </w:rPr>
              <w:t xml:space="preserve"> </w:t>
            </w:r>
            <w:r>
              <w:rPr>
                <w:rFonts w:hint="eastAsia"/>
                <w:color w:val="000000" w:themeColor="text1"/>
                <w:sz w:val="20"/>
                <w:szCs w:val="20"/>
              </w:rPr>
              <w:t>거래를</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신주인수계약</w:t>
            </w:r>
            <w:r>
              <w:rPr>
                <w:rFonts w:hint="eastAsia"/>
                <w:color w:val="000000" w:themeColor="text1"/>
                <w:sz w:val="20"/>
                <w:szCs w:val="20"/>
              </w:rPr>
              <w:t xml:space="preserve"> </w:t>
            </w:r>
            <w:r>
              <w:rPr>
                <w:rFonts w:hint="eastAsia"/>
                <w:color w:val="000000" w:themeColor="text1"/>
                <w:sz w:val="20"/>
                <w:szCs w:val="20"/>
              </w:rPr>
              <w:t>체결시</w:t>
            </w:r>
            <w:r>
              <w:rPr>
                <w:rFonts w:hint="eastAsia"/>
                <w:color w:val="000000" w:themeColor="text1"/>
                <w:sz w:val="20"/>
                <w:szCs w:val="20"/>
              </w:rPr>
              <w:t xml:space="preserve"> </w:t>
            </w: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투자자들의</w:t>
            </w:r>
            <w:r>
              <w:rPr>
                <w:rFonts w:hint="eastAsia"/>
                <w:color w:val="000000" w:themeColor="text1"/>
                <w:sz w:val="20"/>
                <w:szCs w:val="20"/>
              </w:rPr>
              <w:t xml:space="preserve"> </w:t>
            </w:r>
            <w:r>
              <w:rPr>
                <w:rFonts w:hint="eastAsia"/>
                <w:color w:val="000000" w:themeColor="text1"/>
                <w:sz w:val="20"/>
                <w:szCs w:val="20"/>
              </w:rPr>
              <w:t>권리</w:t>
            </w:r>
            <w:r>
              <w:rPr>
                <w:rFonts w:hint="eastAsia"/>
                <w:color w:val="000000" w:themeColor="text1"/>
                <w:sz w:val="20"/>
                <w:szCs w:val="20"/>
              </w:rPr>
              <w:t xml:space="preserve"> </w:t>
            </w:r>
            <w:r>
              <w:rPr>
                <w:rFonts w:hint="eastAsia"/>
                <w:color w:val="000000" w:themeColor="text1"/>
                <w:sz w:val="20"/>
                <w:szCs w:val="20"/>
              </w:rPr>
              <w:t>내용과</w:t>
            </w:r>
            <w:r>
              <w:rPr>
                <w:rFonts w:hint="eastAsia"/>
                <w:color w:val="000000" w:themeColor="text1"/>
                <w:sz w:val="20"/>
                <w:szCs w:val="20"/>
              </w:rPr>
              <w:t xml:space="preserve"> </w:t>
            </w:r>
            <w:r>
              <w:rPr>
                <w:rFonts w:hint="eastAsia"/>
                <w:color w:val="000000" w:themeColor="text1"/>
                <w:sz w:val="20"/>
                <w:szCs w:val="20"/>
              </w:rPr>
              <w:t>충돌하지</w:t>
            </w:r>
            <w:r>
              <w:rPr>
                <w:rFonts w:hint="eastAsia"/>
                <w:color w:val="000000" w:themeColor="text1"/>
                <w:sz w:val="20"/>
                <w:szCs w:val="20"/>
              </w:rPr>
              <w:t xml:space="preserve"> </w:t>
            </w:r>
            <w:r>
              <w:rPr>
                <w:rFonts w:hint="eastAsia"/>
                <w:color w:val="000000" w:themeColor="text1"/>
                <w:sz w:val="20"/>
                <w:szCs w:val="20"/>
              </w:rPr>
              <w:t>않고</w:t>
            </w:r>
            <w:r w:rsidR="00E6424F">
              <w:rPr>
                <w:rFonts w:hint="eastAsia"/>
                <w:color w:val="000000" w:themeColor="text1"/>
                <w:sz w:val="20"/>
                <w:szCs w:val="20"/>
              </w:rPr>
              <w:t xml:space="preserve">, </w:t>
            </w:r>
            <w:r w:rsidR="00E6424F">
              <w:rPr>
                <w:rFonts w:hint="eastAsia"/>
                <w:color w:val="000000" w:themeColor="text1"/>
                <w:sz w:val="20"/>
                <w:szCs w:val="20"/>
              </w:rPr>
              <w:t>가능한</w:t>
            </w:r>
            <w:r w:rsidR="00E6424F">
              <w:rPr>
                <w:rFonts w:hint="eastAsia"/>
                <w:color w:val="000000" w:themeColor="text1"/>
                <w:sz w:val="20"/>
                <w:szCs w:val="20"/>
              </w:rPr>
              <w:t xml:space="preserve"> </w:t>
            </w:r>
            <w:r w:rsidR="00E6424F">
              <w:rPr>
                <w:rFonts w:hint="eastAsia"/>
                <w:color w:val="000000" w:themeColor="text1"/>
                <w:sz w:val="20"/>
                <w:szCs w:val="20"/>
              </w:rPr>
              <w:t>유리한</w:t>
            </w:r>
            <w:r w:rsidR="00E6424F">
              <w:rPr>
                <w:rFonts w:hint="eastAsia"/>
                <w:color w:val="000000" w:themeColor="text1"/>
                <w:sz w:val="20"/>
                <w:szCs w:val="20"/>
              </w:rPr>
              <w:t xml:space="preserve"> </w:t>
            </w:r>
            <w:r w:rsidR="00E6424F">
              <w:rPr>
                <w:rFonts w:hint="eastAsia"/>
                <w:color w:val="000000" w:themeColor="text1"/>
                <w:sz w:val="20"/>
                <w:szCs w:val="20"/>
              </w:rPr>
              <w:t>조건으로</w:t>
            </w:r>
            <w:r w:rsidR="00E6424F">
              <w:rPr>
                <w:rFonts w:hint="eastAsia"/>
                <w:color w:val="000000" w:themeColor="text1"/>
                <w:sz w:val="20"/>
                <w:szCs w:val="20"/>
              </w:rPr>
              <w:t xml:space="preserve"> </w:t>
            </w:r>
            <w:r w:rsidR="00E6424F">
              <w:rPr>
                <w:rFonts w:hint="eastAsia"/>
                <w:color w:val="000000" w:themeColor="text1"/>
                <w:sz w:val="20"/>
                <w:szCs w:val="20"/>
              </w:rPr>
              <w:t>신주를</w:t>
            </w:r>
            <w:r w:rsidR="00E6424F">
              <w:rPr>
                <w:rFonts w:hint="eastAsia"/>
                <w:color w:val="000000" w:themeColor="text1"/>
                <w:sz w:val="20"/>
                <w:szCs w:val="20"/>
              </w:rPr>
              <w:t xml:space="preserve"> </w:t>
            </w:r>
            <w:r w:rsidR="00E6424F">
              <w:rPr>
                <w:rFonts w:hint="eastAsia"/>
                <w:color w:val="000000" w:themeColor="text1"/>
                <w:sz w:val="20"/>
                <w:szCs w:val="20"/>
              </w:rPr>
              <w:t>인수할</w:t>
            </w:r>
            <w:r w:rsidR="00E6424F">
              <w:rPr>
                <w:rFonts w:hint="eastAsia"/>
                <w:color w:val="000000" w:themeColor="text1"/>
                <w:sz w:val="20"/>
                <w:szCs w:val="20"/>
              </w:rPr>
              <w:t xml:space="preserve"> </w:t>
            </w:r>
            <w:r w:rsidR="00E6424F">
              <w:rPr>
                <w:rFonts w:hint="eastAsia"/>
                <w:color w:val="000000" w:themeColor="text1"/>
                <w:sz w:val="20"/>
                <w:szCs w:val="20"/>
              </w:rPr>
              <w:t>수</w:t>
            </w:r>
            <w:r w:rsidR="00E6424F">
              <w:rPr>
                <w:rFonts w:hint="eastAsia"/>
                <w:color w:val="000000" w:themeColor="text1"/>
                <w:sz w:val="20"/>
                <w:szCs w:val="20"/>
              </w:rPr>
              <w:t xml:space="preserve"> </w:t>
            </w:r>
            <w:r w:rsidR="00E6424F">
              <w:rPr>
                <w:rFonts w:hint="eastAsia"/>
                <w:color w:val="000000" w:themeColor="text1"/>
                <w:sz w:val="20"/>
                <w:szCs w:val="20"/>
              </w:rPr>
              <w:t>있도록</w:t>
            </w:r>
            <w:r w:rsidR="00E6424F">
              <w:rPr>
                <w:rFonts w:hint="eastAsia"/>
                <w:color w:val="000000" w:themeColor="text1"/>
                <w:sz w:val="20"/>
                <w:szCs w:val="20"/>
              </w:rPr>
              <w:t xml:space="preserve"> </w:t>
            </w:r>
            <w:r w:rsidR="00E6424F">
              <w:rPr>
                <w:rFonts w:hint="eastAsia"/>
                <w:color w:val="000000" w:themeColor="text1"/>
                <w:sz w:val="20"/>
                <w:szCs w:val="20"/>
              </w:rPr>
              <w:t>고려할</w:t>
            </w:r>
            <w:r w:rsidR="00E6424F">
              <w:rPr>
                <w:rFonts w:hint="eastAsia"/>
                <w:color w:val="000000" w:themeColor="text1"/>
                <w:sz w:val="20"/>
                <w:szCs w:val="20"/>
              </w:rPr>
              <w:t xml:space="preserve"> </w:t>
            </w:r>
            <w:r w:rsidR="00E6424F">
              <w:rPr>
                <w:rFonts w:hint="eastAsia"/>
                <w:color w:val="000000" w:themeColor="text1"/>
                <w:sz w:val="20"/>
                <w:szCs w:val="20"/>
              </w:rPr>
              <w:t>필요가</w:t>
            </w:r>
            <w:r w:rsidR="00E6424F">
              <w:rPr>
                <w:rFonts w:hint="eastAsia"/>
                <w:color w:val="000000" w:themeColor="text1"/>
                <w:sz w:val="20"/>
                <w:szCs w:val="20"/>
              </w:rPr>
              <w:t xml:space="preserve"> </w:t>
            </w:r>
            <w:r w:rsidR="00E6424F">
              <w:rPr>
                <w:rFonts w:hint="eastAsia"/>
                <w:color w:val="000000" w:themeColor="text1"/>
                <w:sz w:val="20"/>
                <w:szCs w:val="20"/>
              </w:rPr>
              <w:t>있음</w:t>
            </w:r>
            <w:r w:rsidR="00E6424F">
              <w:rPr>
                <w:rFonts w:hint="eastAsia"/>
                <w:color w:val="000000" w:themeColor="text1"/>
                <w:sz w:val="20"/>
                <w:szCs w:val="20"/>
              </w:rPr>
              <w:t xml:space="preserve">. </w:t>
            </w:r>
          </w:p>
        </w:tc>
      </w:tr>
      <w:tr w:rsidR="00D216AB" w:rsidRPr="00C65EAA" w14:paraId="18110322" w14:textId="77777777" w:rsidTr="001D3938">
        <w:trPr>
          <w:trHeight w:val="20"/>
        </w:trPr>
        <w:tc>
          <w:tcPr>
            <w:tcW w:w="1418" w:type="dxa"/>
            <w:tcBorders>
              <w:top w:val="single" w:sz="12" w:space="0" w:color="0F243E"/>
              <w:bottom w:val="single" w:sz="12" w:space="0" w:color="0F243E"/>
            </w:tcBorders>
            <w:shd w:val="clear" w:color="auto" w:fill="auto"/>
          </w:tcPr>
          <w:p w14:paraId="2A6786F3" w14:textId="109724DE" w:rsidR="00210954" w:rsidRPr="00C65EAA" w:rsidRDefault="003D7169" w:rsidP="009D63D4">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주식매수선택권</w:t>
            </w:r>
            <w:r w:rsidR="0032181D">
              <w:rPr>
                <w:rFonts w:eastAsia="바탕" w:hint="eastAsia"/>
                <w:b/>
                <w:color w:val="000000" w:themeColor="text1"/>
                <w:kern w:val="2"/>
              </w:rPr>
              <w:t xml:space="preserve"> </w:t>
            </w:r>
            <w:r w:rsidR="00F146DE" w:rsidRPr="00C04842">
              <w:rPr>
                <w:rFonts w:eastAsia="바탕" w:hint="eastAsia"/>
                <w:b/>
                <w:color w:val="000000" w:themeColor="text1"/>
                <w:kern w:val="2"/>
              </w:rPr>
              <w:t>부여</w:t>
            </w:r>
            <w:r w:rsidR="003B6E3A" w:rsidRPr="00C04842">
              <w:rPr>
                <w:rFonts w:eastAsia="바탕" w:hint="eastAsia"/>
                <w:b/>
                <w:color w:val="000000" w:themeColor="text1"/>
                <w:kern w:val="2"/>
              </w:rPr>
              <w:t xml:space="preserve"> </w:t>
            </w:r>
            <w:r w:rsidR="003B6E3A" w:rsidRPr="00C04842">
              <w:rPr>
                <w:rFonts w:eastAsia="바탕" w:hint="eastAsia"/>
                <w:b/>
                <w:color w:val="000000" w:themeColor="text1"/>
                <w:kern w:val="2"/>
              </w:rPr>
              <w:t>및</w:t>
            </w:r>
            <w:r w:rsidR="003B6E3A" w:rsidRPr="00C04842">
              <w:rPr>
                <w:rFonts w:eastAsia="바탕" w:hint="eastAsia"/>
                <w:b/>
                <w:color w:val="000000" w:themeColor="text1"/>
                <w:kern w:val="2"/>
              </w:rPr>
              <w:t xml:space="preserve"> </w:t>
            </w:r>
            <w:r w:rsidR="003B6E3A" w:rsidRPr="00C04842">
              <w:rPr>
                <w:rFonts w:eastAsia="바탕" w:hint="eastAsia"/>
                <w:b/>
                <w:color w:val="000000" w:themeColor="text1"/>
                <w:kern w:val="2"/>
              </w:rPr>
              <w:t>행사</w:t>
            </w:r>
            <w:r w:rsidR="006428DB" w:rsidRPr="00C04842">
              <w:rPr>
                <w:rFonts w:eastAsia="바탕" w:hint="eastAsia"/>
                <w:b/>
                <w:color w:val="000000" w:themeColor="text1"/>
                <w:kern w:val="2"/>
              </w:rPr>
              <w:t xml:space="preserve"> </w:t>
            </w:r>
            <w:r w:rsidR="006428DB" w:rsidRPr="00C04842">
              <w:rPr>
                <w:rFonts w:eastAsia="바탕" w:hint="eastAsia"/>
                <w:b/>
                <w:color w:val="000000" w:themeColor="text1"/>
                <w:kern w:val="2"/>
              </w:rPr>
              <w:t>현황</w:t>
            </w:r>
          </w:p>
        </w:tc>
        <w:tc>
          <w:tcPr>
            <w:tcW w:w="6946" w:type="dxa"/>
            <w:tcBorders>
              <w:top w:val="single" w:sz="12" w:space="0" w:color="0F243E"/>
              <w:bottom w:val="single" w:sz="12" w:space="0" w:color="0F243E"/>
            </w:tcBorders>
            <w:shd w:val="clear" w:color="auto" w:fill="auto"/>
          </w:tcPr>
          <w:p w14:paraId="01CAE7A6" w14:textId="30720186" w:rsidR="00E52EBA" w:rsidRPr="00D57C99" w:rsidRDefault="00BB2906" w:rsidP="002F76A3">
            <w:pPr>
              <w:pStyle w:val="1"/>
              <w:rPr>
                <w:kern w:val="2"/>
                <w:sz w:val="20"/>
                <w:szCs w:val="20"/>
              </w:rPr>
            </w:pPr>
            <w:r w:rsidRPr="00D57C99">
              <w:rPr>
                <w:rFonts w:hint="eastAsia"/>
                <w:kern w:val="2"/>
                <w:sz w:val="20"/>
                <w:szCs w:val="20"/>
              </w:rPr>
              <w:t>대상</w:t>
            </w:r>
            <w:r w:rsidR="00E97C8A" w:rsidRPr="00D57C99">
              <w:rPr>
                <w:rFonts w:hint="eastAsia"/>
                <w:kern w:val="2"/>
                <w:sz w:val="20"/>
                <w:szCs w:val="20"/>
              </w:rPr>
              <w:t>회사는</w:t>
            </w:r>
            <w:r w:rsidR="00E97C8A" w:rsidRPr="00D57C99">
              <w:rPr>
                <w:rFonts w:hint="eastAsia"/>
                <w:kern w:val="2"/>
                <w:sz w:val="20"/>
                <w:szCs w:val="20"/>
              </w:rPr>
              <w:t xml:space="preserve"> 20</w:t>
            </w:r>
            <w:r w:rsidRPr="00D57C99">
              <w:rPr>
                <w:rFonts w:hint="eastAsia"/>
                <w:kern w:val="2"/>
                <w:sz w:val="20"/>
                <w:szCs w:val="20"/>
              </w:rPr>
              <w:t>2</w:t>
            </w:r>
            <w:r w:rsidR="00E97C8A" w:rsidRPr="00D57C99">
              <w:rPr>
                <w:rFonts w:hint="eastAsia"/>
                <w:kern w:val="2"/>
                <w:sz w:val="20"/>
                <w:szCs w:val="20"/>
              </w:rPr>
              <w:t>1</w:t>
            </w:r>
            <w:r w:rsidR="00E97C8A" w:rsidRPr="00D57C99">
              <w:rPr>
                <w:rFonts w:hint="eastAsia"/>
                <w:kern w:val="2"/>
                <w:sz w:val="20"/>
                <w:szCs w:val="20"/>
              </w:rPr>
              <w:t>년부터</w:t>
            </w:r>
            <w:r w:rsidR="00E97C8A" w:rsidRPr="00D57C99">
              <w:rPr>
                <w:rFonts w:hint="eastAsia"/>
                <w:kern w:val="2"/>
                <w:sz w:val="20"/>
                <w:szCs w:val="20"/>
              </w:rPr>
              <w:t xml:space="preserve"> 20</w:t>
            </w:r>
            <w:r w:rsidRPr="00D57C99">
              <w:rPr>
                <w:rFonts w:hint="eastAsia"/>
                <w:kern w:val="2"/>
                <w:sz w:val="20"/>
                <w:szCs w:val="20"/>
              </w:rPr>
              <w:t>23</w:t>
            </w:r>
            <w:r w:rsidR="00E97C8A" w:rsidRPr="00D57C99">
              <w:rPr>
                <w:rFonts w:hint="eastAsia"/>
                <w:kern w:val="2"/>
                <w:sz w:val="20"/>
                <w:szCs w:val="20"/>
              </w:rPr>
              <w:t>년까지</w:t>
            </w:r>
            <w:r w:rsidR="00E97C8A" w:rsidRPr="00D57C99">
              <w:rPr>
                <w:rFonts w:hint="eastAsia"/>
                <w:kern w:val="2"/>
                <w:sz w:val="20"/>
                <w:szCs w:val="20"/>
              </w:rPr>
              <w:t xml:space="preserve"> </w:t>
            </w:r>
            <w:r w:rsidR="00E97C8A" w:rsidRPr="00D57C99">
              <w:rPr>
                <w:rFonts w:hint="eastAsia"/>
                <w:kern w:val="2"/>
                <w:sz w:val="20"/>
                <w:szCs w:val="20"/>
              </w:rPr>
              <w:t>모두</w:t>
            </w:r>
            <w:r w:rsidR="00E97C8A" w:rsidRPr="00D57C99">
              <w:rPr>
                <w:rFonts w:hint="eastAsia"/>
                <w:kern w:val="2"/>
                <w:sz w:val="20"/>
                <w:szCs w:val="20"/>
              </w:rPr>
              <w:t xml:space="preserve"> </w:t>
            </w:r>
            <w:r w:rsidR="00F235A2" w:rsidRPr="00D57C99">
              <w:rPr>
                <w:rFonts w:hint="eastAsia"/>
                <w:kern w:val="2"/>
                <w:sz w:val="20"/>
                <w:szCs w:val="20"/>
              </w:rPr>
              <w:t>4</w:t>
            </w:r>
            <w:r w:rsidR="00E97C8A" w:rsidRPr="00D57C99">
              <w:rPr>
                <w:rFonts w:hint="eastAsia"/>
                <w:kern w:val="2"/>
                <w:sz w:val="20"/>
                <w:szCs w:val="20"/>
              </w:rPr>
              <w:t>차례에</w:t>
            </w:r>
            <w:r w:rsidR="00E97C8A" w:rsidRPr="00D57C99">
              <w:rPr>
                <w:rFonts w:hint="eastAsia"/>
                <w:kern w:val="2"/>
                <w:sz w:val="20"/>
                <w:szCs w:val="20"/>
              </w:rPr>
              <w:t xml:space="preserve"> </w:t>
            </w:r>
            <w:r w:rsidR="00E97C8A" w:rsidRPr="00D57C99">
              <w:rPr>
                <w:rFonts w:hint="eastAsia"/>
                <w:kern w:val="2"/>
                <w:sz w:val="20"/>
                <w:szCs w:val="20"/>
              </w:rPr>
              <w:t>걸쳐</w:t>
            </w:r>
            <w:r w:rsidR="00E97C8A" w:rsidRPr="00D57C99">
              <w:rPr>
                <w:rFonts w:hint="eastAsia"/>
                <w:kern w:val="2"/>
                <w:sz w:val="20"/>
                <w:szCs w:val="20"/>
              </w:rPr>
              <w:t xml:space="preserve"> </w:t>
            </w:r>
            <w:r w:rsidR="007E7897">
              <w:rPr>
                <w:rFonts w:hint="eastAsia"/>
                <w:kern w:val="2"/>
                <w:sz w:val="20"/>
                <w:szCs w:val="20"/>
              </w:rPr>
              <w:t>총</w:t>
            </w:r>
            <w:r w:rsidR="007E7897">
              <w:rPr>
                <w:rFonts w:hint="eastAsia"/>
                <w:kern w:val="2"/>
                <w:sz w:val="20"/>
                <w:szCs w:val="20"/>
              </w:rPr>
              <w:t xml:space="preserve"> 18</w:t>
            </w:r>
            <w:r w:rsidR="007E7897">
              <w:rPr>
                <w:rFonts w:hint="eastAsia"/>
                <w:kern w:val="2"/>
                <w:sz w:val="20"/>
                <w:szCs w:val="20"/>
              </w:rPr>
              <w:t>명</w:t>
            </w:r>
            <w:r w:rsidR="006A42F7">
              <w:rPr>
                <w:rFonts w:hint="eastAsia"/>
                <w:kern w:val="2"/>
                <w:sz w:val="20"/>
                <w:szCs w:val="20"/>
              </w:rPr>
              <w:t>(</w:t>
            </w:r>
            <w:r w:rsidR="006A42F7">
              <w:rPr>
                <w:rFonts w:hint="eastAsia"/>
                <w:kern w:val="2"/>
                <w:sz w:val="20"/>
                <w:szCs w:val="20"/>
              </w:rPr>
              <w:t>중복으로</w:t>
            </w:r>
            <w:r w:rsidR="006A42F7">
              <w:rPr>
                <w:rFonts w:hint="eastAsia"/>
                <w:kern w:val="2"/>
                <w:sz w:val="20"/>
                <w:szCs w:val="20"/>
              </w:rPr>
              <w:t xml:space="preserve"> </w:t>
            </w:r>
            <w:r w:rsidR="006A42F7">
              <w:rPr>
                <w:rFonts w:hint="eastAsia"/>
                <w:kern w:val="2"/>
                <w:sz w:val="20"/>
                <w:szCs w:val="20"/>
              </w:rPr>
              <w:t>부여하는</w:t>
            </w:r>
            <w:r w:rsidR="006A42F7">
              <w:rPr>
                <w:rFonts w:hint="eastAsia"/>
                <w:kern w:val="2"/>
                <w:sz w:val="20"/>
                <w:szCs w:val="20"/>
              </w:rPr>
              <w:t xml:space="preserve"> </w:t>
            </w:r>
            <w:r w:rsidR="006A42F7">
              <w:rPr>
                <w:rFonts w:hint="eastAsia"/>
                <w:kern w:val="2"/>
                <w:sz w:val="20"/>
                <w:szCs w:val="20"/>
              </w:rPr>
              <w:t>경우</w:t>
            </w:r>
            <w:r w:rsidR="00DD39CA">
              <w:rPr>
                <w:rFonts w:hint="eastAsia"/>
                <w:kern w:val="2"/>
                <w:sz w:val="20"/>
                <w:szCs w:val="20"/>
              </w:rPr>
              <w:t>를</w:t>
            </w:r>
            <w:r w:rsidR="006A42F7">
              <w:rPr>
                <w:rFonts w:hint="eastAsia"/>
                <w:kern w:val="2"/>
                <w:sz w:val="20"/>
                <w:szCs w:val="20"/>
              </w:rPr>
              <w:t xml:space="preserve"> </w:t>
            </w:r>
            <w:r w:rsidR="006A42F7">
              <w:rPr>
                <w:rFonts w:hint="eastAsia"/>
                <w:kern w:val="2"/>
                <w:sz w:val="20"/>
                <w:szCs w:val="20"/>
              </w:rPr>
              <w:t>포함</w:t>
            </w:r>
            <w:r w:rsidR="006A42F7">
              <w:rPr>
                <w:rFonts w:hint="eastAsia"/>
                <w:kern w:val="2"/>
                <w:sz w:val="20"/>
                <w:szCs w:val="20"/>
              </w:rPr>
              <w:t>)</w:t>
            </w:r>
            <w:r w:rsidR="007E7897">
              <w:rPr>
                <w:rFonts w:hint="eastAsia"/>
                <w:kern w:val="2"/>
                <w:sz w:val="20"/>
                <w:szCs w:val="20"/>
              </w:rPr>
              <w:t>에게</w:t>
            </w:r>
            <w:r w:rsidR="007E7897">
              <w:rPr>
                <w:rFonts w:hint="eastAsia"/>
                <w:kern w:val="2"/>
                <w:sz w:val="20"/>
                <w:szCs w:val="20"/>
              </w:rPr>
              <w:t xml:space="preserve"> </w:t>
            </w:r>
            <w:r w:rsidR="00C95B4A" w:rsidRPr="00D57C99">
              <w:rPr>
                <w:rFonts w:hint="eastAsia"/>
                <w:kern w:val="2"/>
                <w:sz w:val="20"/>
                <w:szCs w:val="20"/>
              </w:rPr>
              <w:t>주식매수선택권</w:t>
            </w:r>
            <w:r w:rsidR="00E97C8A" w:rsidRPr="00D57C99">
              <w:rPr>
                <w:rFonts w:hint="eastAsia"/>
                <w:kern w:val="2"/>
                <w:sz w:val="20"/>
                <w:szCs w:val="20"/>
              </w:rPr>
              <w:t>을</w:t>
            </w:r>
            <w:r w:rsidR="00E97C8A" w:rsidRPr="00D57C99">
              <w:rPr>
                <w:rFonts w:hint="eastAsia"/>
                <w:kern w:val="2"/>
                <w:sz w:val="20"/>
                <w:szCs w:val="20"/>
              </w:rPr>
              <w:t xml:space="preserve"> </w:t>
            </w:r>
            <w:r w:rsidR="0041728B" w:rsidRPr="00D57C99">
              <w:rPr>
                <w:kern w:val="2"/>
                <w:sz w:val="20"/>
                <w:szCs w:val="20"/>
              </w:rPr>
              <w:t>78,</w:t>
            </w:r>
            <w:r w:rsidR="002568E4">
              <w:rPr>
                <w:rFonts w:hint="eastAsia"/>
                <w:kern w:val="2"/>
                <w:sz w:val="20"/>
                <w:szCs w:val="20"/>
              </w:rPr>
              <w:t>373</w:t>
            </w:r>
            <w:r w:rsidR="00B42CE7" w:rsidRPr="00D57C99">
              <w:rPr>
                <w:rFonts w:hint="eastAsia"/>
                <w:kern w:val="2"/>
                <w:sz w:val="20"/>
                <w:szCs w:val="20"/>
              </w:rPr>
              <w:t>주를</w:t>
            </w:r>
            <w:r w:rsidR="00B42CE7" w:rsidRPr="00D57C99">
              <w:rPr>
                <w:rFonts w:hint="eastAsia"/>
                <w:kern w:val="2"/>
                <w:sz w:val="20"/>
                <w:szCs w:val="20"/>
              </w:rPr>
              <w:t xml:space="preserve"> </w:t>
            </w:r>
            <w:r w:rsidR="00B42CE7" w:rsidRPr="00D57C99">
              <w:rPr>
                <w:rFonts w:hint="eastAsia"/>
                <w:kern w:val="2"/>
                <w:sz w:val="20"/>
                <w:szCs w:val="20"/>
              </w:rPr>
              <w:t>부여하였고</w:t>
            </w:r>
            <w:r w:rsidR="00B42CE7" w:rsidRPr="00D57C99">
              <w:rPr>
                <w:rFonts w:hint="eastAsia"/>
                <w:kern w:val="2"/>
                <w:sz w:val="20"/>
                <w:szCs w:val="20"/>
              </w:rPr>
              <w:t>,</w:t>
            </w:r>
            <w:r w:rsidR="00E97C8A" w:rsidRPr="00D57C99">
              <w:rPr>
                <w:rFonts w:hint="eastAsia"/>
                <w:kern w:val="2"/>
                <w:sz w:val="20"/>
                <w:szCs w:val="20"/>
              </w:rPr>
              <w:t xml:space="preserve"> </w:t>
            </w:r>
            <w:r w:rsidR="005A544B" w:rsidRPr="00D57C99">
              <w:rPr>
                <w:rFonts w:hint="eastAsia"/>
                <w:kern w:val="2"/>
                <w:sz w:val="20"/>
                <w:szCs w:val="20"/>
              </w:rPr>
              <w:t>2024</w:t>
            </w:r>
            <w:r w:rsidR="005A544B" w:rsidRPr="00D57C99">
              <w:rPr>
                <w:rFonts w:hint="eastAsia"/>
                <w:kern w:val="2"/>
                <w:sz w:val="20"/>
                <w:szCs w:val="20"/>
              </w:rPr>
              <w:t>년</w:t>
            </w:r>
            <w:r w:rsidR="005A544B" w:rsidRPr="00D57C99">
              <w:rPr>
                <w:rFonts w:hint="eastAsia"/>
                <w:kern w:val="2"/>
                <w:sz w:val="20"/>
                <w:szCs w:val="20"/>
              </w:rPr>
              <w:t xml:space="preserve"> 8</w:t>
            </w:r>
            <w:r w:rsidR="005A544B" w:rsidRPr="00D57C99">
              <w:rPr>
                <w:rFonts w:hint="eastAsia"/>
                <w:kern w:val="2"/>
                <w:sz w:val="20"/>
                <w:szCs w:val="20"/>
              </w:rPr>
              <w:t>월</w:t>
            </w:r>
            <w:r w:rsidR="005A544B" w:rsidRPr="00D57C99">
              <w:rPr>
                <w:rFonts w:hint="eastAsia"/>
                <w:kern w:val="2"/>
                <w:sz w:val="20"/>
                <w:szCs w:val="20"/>
              </w:rPr>
              <w:t xml:space="preserve"> 19</w:t>
            </w:r>
            <w:r w:rsidR="005A544B" w:rsidRPr="00D57C99">
              <w:rPr>
                <w:rFonts w:hint="eastAsia"/>
                <w:kern w:val="2"/>
                <w:sz w:val="20"/>
                <w:szCs w:val="20"/>
              </w:rPr>
              <w:t>일</w:t>
            </w:r>
            <w:r w:rsidR="005A544B" w:rsidRPr="00D57C99">
              <w:rPr>
                <w:rFonts w:hint="eastAsia"/>
                <w:kern w:val="2"/>
                <w:sz w:val="20"/>
                <w:szCs w:val="20"/>
              </w:rPr>
              <w:t xml:space="preserve"> </w:t>
            </w:r>
            <w:r w:rsidR="005A544B" w:rsidRPr="00D57C99">
              <w:rPr>
                <w:rFonts w:hint="eastAsia"/>
                <w:kern w:val="2"/>
                <w:sz w:val="20"/>
                <w:szCs w:val="20"/>
              </w:rPr>
              <w:t>기준</w:t>
            </w:r>
            <w:r w:rsidR="005A544B" w:rsidRPr="00D57C99">
              <w:rPr>
                <w:rFonts w:hint="eastAsia"/>
                <w:kern w:val="2"/>
                <w:sz w:val="20"/>
                <w:szCs w:val="20"/>
              </w:rPr>
              <w:t xml:space="preserve"> </w:t>
            </w:r>
            <w:r w:rsidR="005A544B" w:rsidRPr="00D57C99">
              <w:rPr>
                <w:rFonts w:hint="eastAsia"/>
                <w:kern w:val="2"/>
                <w:sz w:val="20"/>
                <w:szCs w:val="20"/>
              </w:rPr>
              <w:t>잔여수량</w:t>
            </w:r>
            <w:r w:rsidR="005A544B" w:rsidRPr="00D57C99">
              <w:rPr>
                <w:rFonts w:hint="eastAsia"/>
                <w:kern w:val="2"/>
                <w:sz w:val="20"/>
                <w:szCs w:val="20"/>
              </w:rPr>
              <w:t>(</w:t>
            </w:r>
            <w:r w:rsidR="005A544B" w:rsidRPr="00D57C99">
              <w:rPr>
                <w:rFonts w:hint="eastAsia"/>
                <w:kern w:val="2"/>
                <w:sz w:val="20"/>
                <w:szCs w:val="20"/>
              </w:rPr>
              <w:t>행사수량</w:t>
            </w:r>
            <w:r w:rsidR="005A544B" w:rsidRPr="00D57C99">
              <w:rPr>
                <w:rFonts w:hint="eastAsia"/>
                <w:kern w:val="2"/>
                <w:sz w:val="20"/>
                <w:szCs w:val="20"/>
              </w:rPr>
              <w:t xml:space="preserve"> </w:t>
            </w:r>
            <w:r w:rsidR="005A544B" w:rsidRPr="00D57C99">
              <w:rPr>
                <w:rFonts w:hint="eastAsia"/>
                <w:kern w:val="2"/>
                <w:sz w:val="20"/>
                <w:szCs w:val="20"/>
              </w:rPr>
              <w:t>및</w:t>
            </w:r>
            <w:r w:rsidR="005A544B" w:rsidRPr="00D57C99">
              <w:rPr>
                <w:rFonts w:hint="eastAsia"/>
                <w:kern w:val="2"/>
                <w:sz w:val="20"/>
                <w:szCs w:val="20"/>
              </w:rPr>
              <w:t xml:space="preserve"> </w:t>
            </w:r>
            <w:r w:rsidR="005A544B" w:rsidRPr="00D57C99">
              <w:rPr>
                <w:rFonts w:hint="eastAsia"/>
                <w:kern w:val="2"/>
                <w:sz w:val="20"/>
                <w:szCs w:val="20"/>
              </w:rPr>
              <w:t>취소수량을</w:t>
            </w:r>
            <w:r w:rsidR="005A544B" w:rsidRPr="00D57C99">
              <w:rPr>
                <w:rFonts w:hint="eastAsia"/>
                <w:kern w:val="2"/>
                <w:sz w:val="20"/>
                <w:szCs w:val="20"/>
              </w:rPr>
              <w:t xml:space="preserve"> </w:t>
            </w:r>
            <w:r w:rsidR="005A544B" w:rsidRPr="00D57C99">
              <w:rPr>
                <w:rFonts w:hint="eastAsia"/>
                <w:kern w:val="2"/>
                <w:sz w:val="20"/>
                <w:szCs w:val="20"/>
              </w:rPr>
              <w:t>제외한</w:t>
            </w:r>
            <w:r w:rsidR="005A544B" w:rsidRPr="00D57C99">
              <w:rPr>
                <w:rFonts w:hint="eastAsia"/>
                <w:kern w:val="2"/>
                <w:sz w:val="20"/>
                <w:szCs w:val="20"/>
              </w:rPr>
              <w:t xml:space="preserve"> </w:t>
            </w:r>
            <w:r w:rsidR="005A544B" w:rsidRPr="00D57C99">
              <w:rPr>
                <w:rFonts w:hint="eastAsia"/>
                <w:kern w:val="2"/>
                <w:sz w:val="20"/>
                <w:szCs w:val="20"/>
              </w:rPr>
              <w:t>수량</w:t>
            </w:r>
            <w:r w:rsidR="005A544B" w:rsidRPr="00D57C99">
              <w:rPr>
                <w:rFonts w:hint="eastAsia"/>
                <w:kern w:val="2"/>
                <w:sz w:val="20"/>
                <w:szCs w:val="20"/>
              </w:rPr>
              <w:t>)</w:t>
            </w:r>
            <w:r w:rsidR="005A544B" w:rsidRPr="00D57C99">
              <w:rPr>
                <w:rFonts w:hint="eastAsia"/>
                <w:kern w:val="2"/>
                <w:sz w:val="20"/>
                <w:szCs w:val="20"/>
              </w:rPr>
              <w:t>은</w:t>
            </w:r>
            <w:r w:rsidR="005A544B" w:rsidRPr="00D57C99">
              <w:rPr>
                <w:rFonts w:hint="eastAsia"/>
                <w:kern w:val="2"/>
                <w:sz w:val="20"/>
                <w:szCs w:val="20"/>
              </w:rPr>
              <w:t xml:space="preserve"> </w:t>
            </w:r>
            <w:r w:rsidR="00A4116C" w:rsidRPr="00D57C99">
              <w:rPr>
                <w:kern w:val="2"/>
                <w:sz w:val="20"/>
                <w:szCs w:val="20"/>
              </w:rPr>
              <w:t>39,516</w:t>
            </w:r>
            <w:r w:rsidR="005A544B" w:rsidRPr="00D57C99">
              <w:rPr>
                <w:rFonts w:hint="eastAsia"/>
                <w:kern w:val="2"/>
                <w:sz w:val="20"/>
                <w:szCs w:val="20"/>
              </w:rPr>
              <w:t>주</w:t>
            </w:r>
            <w:r w:rsidR="00261C61">
              <w:rPr>
                <w:rFonts w:hint="eastAsia"/>
                <w:kern w:val="2"/>
                <w:sz w:val="20"/>
                <w:szCs w:val="20"/>
              </w:rPr>
              <w:t>임</w:t>
            </w:r>
            <w:r w:rsidR="005A544B" w:rsidRPr="00D57C99">
              <w:rPr>
                <w:rFonts w:hint="eastAsia"/>
                <w:kern w:val="2"/>
                <w:sz w:val="20"/>
                <w:szCs w:val="20"/>
              </w:rPr>
              <w:t xml:space="preserve">. </w:t>
            </w:r>
            <w:r w:rsidR="00E97C8A" w:rsidRPr="00D57C99">
              <w:rPr>
                <w:rFonts w:hint="eastAsia"/>
                <w:kern w:val="2"/>
                <w:sz w:val="20"/>
                <w:szCs w:val="20"/>
              </w:rPr>
              <w:t>각</w:t>
            </w:r>
            <w:r w:rsidR="00E97C8A" w:rsidRPr="00D57C99">
              <w:rPr>
                <w:rFonts w:hint="eastAsia"/>
                <w:kern w:val="2"/>
                <w:sz w:val="20"/>
                <w:szCs w:val="20"/>
              </w:rPr>
              <w:t xml:space="preserve"> </w:t>
            </w:r>
            <w:r w:rsidR="00E97C8A" w:rsidRPr="00D57C99">
              <w:rPr>
                <w:rFonts w:hint="eastAsia"/>
                <w:kern w:val="2"/>
                <w:sz w:val="20"/>
                <w:szCs w:val="20"/>
              </w:rPr>
              <w:t>연도별</w:t>
            </w:r>
            <w:r w:rsidR="00E97C8A" w:rsidRPr="00D57C99">
              <w:rPr>
                <w:rFonts w:hint="eastAsia"/>
                <w:kern w:val="2"/>
                <w:sz w:val="20"/>
                <w:szCs w:val="20"/>
              </w:rPr>
              <w:t xml:space="preserve"> </w:t>
            </w:r>
            <w:r w:rsidR="00E97C8A" w:rsidRPr="00D57C99">
              <w:rPr>
                <w:rFonts w:hint="eastAsia"/>
                <w:kern w:val="2"/>
                <w:sz w:val="20"/>
                <w:szCs w:val="20"/>
              </w:rPr>
              <w:t>현황은</w:t>
            </w:r>
            <w:r w:rsidR="00E97C8A" w:rsidRPr="00D57C99">
              <w:rPr>
                <w:rFonts w:hint="eastAsia"/>
                <w:kern w:val="2"/>
                <w:sz w:val="20"/>
                <w:szCs w:val="20"/>
              </w:rPr>
              <w:t xml:space="preserve"> </w:t>
            </w:r>
            <w:r w:rsidR="00E97C8A" w:rsidRPr="00D57C99">
              <w:rPr>
                <w:rFonts w:hint="eastAsia"/>
                <w:kern w:val="2"/>
                <w:sz w:val="20"/>
                <w:szCs w:val="20"/>
              </w:rPr>
              <w:t>다음과</w:t>
            </w:r>
            <w:r w:rsidR="00E97C8A" w:rsidRPr="00D57C99">
              <w:rPr>
                <w:rFonts w:hint="eastAsia"/>
                <w:kern w:val="2"/>
                <w:sz w:val="20"/>
                <w:szCs w:val="20"/>
              </w:rPr>
              <w:t xml:space="preserve"> </w:t>
            </w:r>
            <w:r w:rsidR="00E97C8A" w:rsidRPr="00D57C99">
              <w:rPr>
                <w:rFonts w:hint="eastAsia"/>
                <w:kern w:val="2"/>
                <w:sz w:val="20"/>
                <w:szCs w:val="20"/>
              </w:rPr>
              <w:t>같</w:t>
            </w:r>
            <w:r w:rsidR="00D57C99">
              <w:rPr>
                <w:rFonts w:hint="eastAsia"/>
                <w:kern w:val="2"/>
                <w:sz w:val="20"/>
                <w:szCs w:val="20"/>
              </w:rPr>
              <w:t>으며</w:t>
            </w:r>
            <w:r w:rsidR="00D57C99">
              <w:rPr>
                <w:rFonts w:hint="eastAsia"/>
                <w:kern w:val="2"/>
                <w:sz w:val="20"/>
                <w:szCs w:val="20"/>
              </w:rPr>
              <w:t xml:space="preserve">, </w:t>
            </w:r>
            <w:r w:rsidR="00D57C99">
              <w:rPr>
                <w:rFonts w:hint="eastAsia"/>
                <w:kern w:val="2"/>
                <w:sz w:val="20"/>
                <w:szCs w:val="20"/>
              </w:rPr>
              <w:t>대상회사가</w:t>
            </w:r>
            <w:r w:rsidR="00D57C99">
              <w:rPr>
                <w:rFonts w:hint="eastAsia"/>
                <w:kern w:val="2"/>
                <w:sz w:val="20"/>
                <w:szCs w:val="20"/>
              </w:rPr>
              <w:t xml:space="preserve"> </w:t>
            </w:r>
            <w:r w:rsidR="00D57C99" w:rsidRPr="00D57C99">
              <w:rPr>
                <w:rFonts w:hint="eastAsia"/>
                <w:kern w:val="2"/>
                <w:sz w:val="20"/>
                <w:szCs w:val="20"/>
              </w:rPr>
              <w:t>부여한</w:t>
            </w:r>
            <w:r w:rsidR="00D57C99" w:rsidRPr="00D57C99">
              <w:rPr>
                <w:rFonts w:hint="eastAsia"/>
                <w:kern w:val="2"/>
                <w:sz w:val="20"/>
                <w:szCs w:val="20"/>
              </w:rPr>
              <w:t xml:space="preserve"> </w:t>
            </w:r>
            <w:r w:rsidR="00D57C99" w:rsidRPr="00D57C99">
              <w:rPr>
                <w:rFonts w:hint="eastAsia"/>
                <w:kern w:val="2"/>
                <w:sz w:val="20"/>
                <w:szCs w:val="20"/>
              </w:rPr>
              <w:t>주식매수선택권의</w:t>
            </w:r>
            <w:r w:rsidR="00D57C99" w:rsidRPr="00D57C99">
              <w:rPr>
                <w:rFonts w:hint="eastAsia"/>
                <w:kern w:val="2"/>
                <w:sz w:val="20"/>
                <w:szCs w:val="20"/>
              </w:rPr>
              <w:t xml:space="preserve"> </w:t>
            </w:r>
            <w:r w:rsidR="00D57C99" w:rsidRPr="00D57C99">
              <w:rPr>
                <w:rFonts w:hint="eastAsia"/>
                <w:kern w:val="2"/>
                <w:sz w:val="20"/>
                <w:szCs w:val="20"/>
              </w:rPr>
              <w:t>구체적인</w:t>
            </w:r>
            <w:r w:rsidR="00D57C99" w:rsidRPr="00D57C99">
              <w:rPr>
                <w:rFonts w:hint="eastAsia"/>
                <w:kern w:val="2"/>
                <w:sz w:val="20"/>
                <w:szCs w:val="20"/>
              </w:rPr>
              <w:t xml:space="preserve"> </w:t>
            </w:r>
            <w:r w:rsidR="00D57C99" w:rsidRPr="00D57C99">
              <w:rPr>
                <w:rFonts w:hint="eastAsia"/>
                <w:kern w:val="2"/>
                <w:sz w:val="20"/>
                <w:szCs w:val="20"/>
              </w:rPr>
              <w:t>내역</w:t>
            </w:r>
            <w:r w:rsidR="00D57C99" w:rsidRPr="00D57C99">
              <w:rPr>
                <w:rFonts w:hint="eastAsia"/>
                <w:kern w:val="2"/>
                <w:sz w:val="20"/>
                <w:szCs w:val="20"/>
              </w:rPr>
              <w:t xml:space="preserve"> </w:t>
            </w:r>
            <w:r w:rsidR="00D57C99" w:rsidRPr="00D57C99">
              <w:rPr>
                <w:rFonts w:hint="eastAsia"/>
                <w:kern w:val="2"/>
                <w:sz w:val="20"/>
                <w:szCs w:val="20"/>
              </w:rPr>
              <w:t>및</w:t>
            </w:r>
            <w:r w:rsidR="00D57C99" w:rsidRPr="00D57C99">
              <w:rPr>
                <w:rFonts w:hint="eastAsia"/>
                <w:kern w:val="2"/>
                <w:sz w:val="20"/>
                <w:szCs w:val="20"/>
              </w:rPr>
              <w:t xml:space="preserve"> </w:t>
            </w:r>
            <w:r w:rsidR="00D57C99" w:rsidRPr="00D57C99">
              <w:rPr>
                <w:rFonts w:hint="eastAsia"/>
                <w:kern w:val="2"/>
                <w:sz w:val="20"/>
                <w:szCs w:val="20"/>
              </w:rPr>
              <w:t>주요조건은</w:t>
            </w:r>
            <w:r w:rsidR="00D57C99" w:rsidRPr="00D57C99">
              <w:rPr>
                <w:rFonts w:hint="eastAsia"/>
                <w:kern w:val="2"/>
                <w:sz w:val="20"/>
                <w:szCs w:val="20"/>
              </w:rPr>
              <w:t xml:space="preserve"> </w:t>
            </w:r>
            <w:r w:rsidR="00455D50" w:rsidRPr="00455D50">
              <w:rPr>
                <w:rFonts w:hint="eastAsia"/>
                <w:b/>
                <w:bCs/>
                <w:kern w:val="2"/>
                <w:sz w:val="20"/>
                <w:szCs w:val="20"/>
                <w:u w:val="single"/>
              </w:rPr>
              <w:t>[</w:t>
            </w:r>
            <w:r w:rsidR="00D57C99" w:rsidRPr="00EB5AE4">
              <w:rPr>
                <w:rFonts w:hint="eastAsia"/>
                <w:b/>
                <w:bCs/>
                <w:kern w:val="2"/>
                <w:sz w:val="20"/>
                <w:szCs w:val="20"/>
                <w:u w:val="single"/>
              </w:rPr>
              <w:t>별첨</w:t>
            </w:r>
            <w:r w:rsidR="00D57C99" w:rsidRPr="00EB5AE4">
              <w:rPr>
                <w:rFonts w:hint="eastAsia"/>
                <w:b/>
                <w:bCs/>
                <w:kern w:val="2"/>
                <w:sz w:val="20"/>
                <w:szCs w:val="20"/>
                <w:u w:val="single"/>
              </w:rPr>
              <w:t xml:space="preserve"> </w:t>
            </w:r>
            <w:r w:rsidR="002121C2">
              <w:rPr>
                <w:rFonts w:hint="eastAsia"/>
                <w:b/>
                <w:bCs/>
                <w:kern w:val="2"/>
                <w:sz w:val="20"/>
                <w:szCs w:val="20"/>
                <w:u w:val="single"/>
              </w:rPr>
              <w:t>4</w:t>
            </w:r>
            <w:r w:rsidR="00455D50">
              <w:rPr>
                <w:rFonts w:hint="eastAsia"/>
                <w:b/>
                <w:bCs/>
                <w:kern w:val="2"/>
                <w:sz w:val="20"/>
                <w:szCs w:val="20"/>
                <w:u w:val="single"/>
              </w:rPr>
              <w:t>]</w:t>
            </w:r>
            <w:r w:rsidR="00D57C99" w:rsidRPr="00EB5AE4">
              <w:rPr>
                <w:rFonts w:hint="eastAsia"/>
                <w:b/>
                <w:bCs/>
                <w:kern w:val="2"/>
                <w:sz w:val="20"/>
                <w:szCs w:val="20"/>
                <w:u w:val="single"/>
              </w:rPr>
              <w:t xml:space="preserve"> </w:t>
            </w:r>
            <w:r w:rsidR="00D57C99" w:rsidRPr="00EB5AE4">
              <w:rPr>
                <w:rFonts w:hint="eastAsia"/>
                <w:b/>
                <w:bCs/>
                <w:kern w:val="2"/>
                <w:sz w:val="20"/>
                <w:szCs w:val="20"/>
                <w:u w:val="single"/>
              </w:rPr>
              <w:t>주식매수선택권</w:t>
            </w:r>
            <w:r w:rsidR="00D57C99" w:rsidRPr="00EB5AE4">
              <w:rPr>
                <w:rFonts w:hint="eastAsia"/>
                <w:b/>
                <w:bCs/>
                <w:kern w:val="2"/>
                <w:sz w:val="20"/>
                <w:szCs w:val="20"/>
                <w:u w:val="single"/>
              </w:rPr>
              <w:t xml:space="preserve"> </w:t>
            </w:r>
            <w:r w:rsidR="00D57C99" w:rsidRPr="00EB5AE4">
              <w:rPr>
                <w:rFonts w:hint="eastAsia"/>
                <w:b/>
                <w:bCs/>
                <w:kern w:val="2"/>
                <w:sz w:val="20"/>
                <w:szCs w:val="20"/>
                <w:u w:val="single"/>
              </w:rPr>
              <w:t>부여내역</w:t>
            </w:r>
            <w:r w:rsidR="00D57C99" w:rsidRPr="00D57C99">
              <w:rPr>
                <w:rFonts w:hint="eastAsia"/>
                <w:kern w:val="2"/>
                <w:sz w:val="20"/>
                <w:szCs w:val="20"/>
              </w:rPr>
              <w:t xml:space="preserve"> </w:t>
            </w:r>
            <w:r w:rsidR="00D57C99" w:rsidRPr="00D57C99">
              <w:rPr>
                <w:rFonts w:hint="eastAsia"/>
                <w:kern w:val="2"/>
                <w:sz w:val="20"/>
                <w:szCs w:val="20"/>
              </w:rPr>
              <w:t>참조</w:t>
            </w:r>
            <w:r w:rsidR="00D57C99" w:rsidRPr="00D57C99">
              <w:rPr>
                <w:rFonts w:hint="eastAsia"/>
                <w:kern w:val="2"/>
                <w:sz w:val="20"/>
                <w:szCs w:val="20"/>
              </w:rPr>
              <w:t>.</w:t>
            </w:r>
          </w:p>
          <w:tbl>
            <w:tblPr>
              <w:tblW w:w="4483" w:type="pct"/>
              <w:tblInd w:w="5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94"/>
              <w:gridCol w:w="954"/>
              <w:gridCol w:w="898"/>
              <w:gridCol w:w="1155"/>
              <w:gridCol w:w="1228"/>
            </w:tblGrid>
            <w:tr w:rsidR="001D3938" w:rsidRPr="00C65EAA" w14:paraId="1F5C331E" w14:textId="77777777" w:rsidTr="001D3938">
              <w:tc>
                <w:tcPr>
                  <w:tcW w:w="1488" w:type="pct"/>
                  <w:shd w:val="clear" w:color="auto" w:fill="D9D9D9"/>
                  <w:vAlign w:val="center"/>
                </w:tcPr>
                <w:p w14:paraId="2BC02A7F" w14:textId="4413ACE6"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부여일자</w:t>
                  </w:r>
                </w:p>
              </w:tc>
              <w:tc>
                <w:tcPr>
                  <w:tcW w:w="791" w:type="pct"/>
                  <w:shd w:val="clear" w:color="auto" w:fill="D9D9D9"/>
                  <w:vAlign w:val="center"/>
                </w:tcPr>
                <w:p w14:paraId="30B784F3" w14:textId="025401FE" w:rsidR="00707B49"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부여</w:t>
                  </w:r>
                </w:p>
                <w:p w14:paraId="10CAA15B" w14:textId="702AB03A"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임직원수</w:t>
                  </w:r>
                </w:p>
              </w:tc>
              <w:tc>
                <w:tcPr>
                  <w:tcW w:w="745" w:type="pct"/>
                  <w:shd w:val="clear" w:color="auto" w:fill="D9D9D9"/>
                  <w:vAlign w:val="center"/>
                </w:tcPr>
                <w:p w14:paraId="489CE152" w14:textId="600BA9D4" w:rsidR="00111F94"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수량</w:t>
                  </w:r>
                  <w:r w:rsidR="002F7FE6">
                    <w:rPr>
                      <w:rFonts w:hint="eastAsia"/>
                      <w:b/>
                      <w:sz w:val="18"/>
                      <w:szCs w:val="18"/>
                      <w:shd w:val="pct15" w:color="auto" w:fill="FFFFFF"/>
                    </w:rPr>
                    <w:t xml:space="preserve"> </w:t>
                  </w:r>
                  <w:r w:rsidR="00111F94">
                    <w:rPr>
                      <w:rFonts w:hint="eastAsia"/>
                      <w:b/>
                      <w:sz w:val="18"/>
                      <w:szCs w:val="18"/>
                      <w:shd w:val="pct15" w:color="auto" w:fill="FFFFFF"/>
                    </w:rPr>
                    <w:t>(</w:t>
                  </w:r>
                  <w:r w:rsidR="00111F94">
                    <w:rPr>
                      <w:rFonts w:hint="eastAsia"/>
                      <w:b/>
                      <w:sz w:val="18"/>
                      <w:szCs w:val="18"/>
                      <w:shd w:val="pct15" w:color="auto" w:fill="FFFFFF"/>
                    </w:rPr>
                    <w:t>주</w:t>
                  </w:r>
                  <w:r w:rsidR="00111F94">
                    <w:rPr>
                      <w:rFonts w:hint="eastAsia"/>
                      <w:b/>
                      <w:sz w:val="18"/>
                      <w:szCs w:val="18"/>
                      <w:shd w:val="pct15" w:color="auto" w:fill="FFFFFF"/>
                    </w:rPr>
                    <w:t>)</w:t>
                  </w:r>
                </w:p>
              </w:tc>
              <w:tc>
                <w:tcPr>
                  <w:tcW w:w="958" w:type="pct"/>
                  <w:shd w:val="clear" w:color="auto" w:fill="D9D9D9"/>
                  <w:vAlign w:val="center"/>
                </w:tcPr>
                <w:p w14:paraId="3F4698AF" w14:textId="77777777"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미행사</w:t>
                  </w:r>
                </w:p>
                <w:p w14:paraId="062B21F5" w14:textId="26A466BB"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잔여수량</w:t>
                  </w:r>
                  <w:r w:rsidR="00A72F22">
                    <w:rPr>
                      <w:rFonts w:hint="eastAsia"/>
                      <w:b/>
                      <w:sz w:val="18"/>
                      <w:szCs w:val="18"/>
                      <w:shd w:val="pct15" w:color="auto" w:fill="FFFFFF"/>
                    </w:rPr>
                    <w:t>(</w:t>
                  </w:r>
                  <w:r w:rsidR="00A72F22">
                    <w:rPr>
                      <w:rFonts w:hint="eastAsia"/>
                      <w:b/>
                      <w:sz w:val="18"/>
                      <w:szCs w:val="18"/>
                      <w:shd w:val="pct15" w:color="auto" w:fill="FFFFFF"/>
                    </w:rPr>
                    <w:t>주</w:t>
                  </w:r>
                  <w:r w:rsidR="00A72F22">
                    <w:rPr>
                      <w:rFonts w:hint="eastAsia"/>
                      <w:b/>
                      <w:sz w:val="18"/>
                      <w:szCs w:val="18"/>
                      <w:shd w:val="pct15" w:color="auto" w:fill="FFFFFF"/>
                    </w:rPr>
                    <w:t>)</w:t>
                  </w:r>
                </w:p>
              </w:tc>
              <w:tc>
                <w:tcPr>
                  <w:tcW w:w="1018" w:type="pct"/>
                  <w:shd w:val="clear" w:color="auto" w:fill="D9D9D9"/>
                  <w:vAlign w:val="center"/>
                </w:tcPr>
                <w:p w14:paraId="3FC262FC" w14:textId="59A38CB2"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행사금액</w:t>
                  </w:r>
                  <w:r w:rsidRPr="00707B49">
                    <w:rPr>
                      <w:rFonts w:hint="eastAsia"/>
                      <w:b/>
                      <w:sz w:val="18"/>
                      <w:szCs w:val="18"/>
                      <w:shd w:val="pct15" w:color="auto" w:fill="FFFFFF"/>
                    </w:rPr>
                    <w:t>(</w:t>
                  </w:r>
                  <w:r w:rsidRPr="00707B49">
                    <w:rPr>
                      <w:rFonts w:hint="eastAsia"/>
                      <w:b/>
                      <w:sz w:val="18"/>
                      <w:szCs w:val="18"/>
                      <w:shd w:val="pct15" w:color="auto" w:fill="FFFFFF"/>
                    </w:rPr>
                    <w:t>원</w:t>
                  </w:r>
                  <w:r w:rsidRPr="00707B49">
                    <w:rPr>
                      <w:rFonts w:hint="eastAsia"/>
                      <w:b/>
                      <w:sz w:val="18"/>
                      <w:szCs w:val="18"/>
                      <w:shd w:val="pct15" w:color="auto" w:fill="FFFFFF"/>
                    </w:rPr>
                    <w:t>)</w:t>
                  </w:r>
                </w:p>
              </w:tc>
            </w:tr>
            <w:tr w:rsidR="00111F94" w:rsidRPr="00C65EAA" w14:paraId="40F6677D" w14:textId="77777777" w:rsidTr="001D3938">
              <w:tc>
                <w:tcPr>
                  <w:tcW w:w="1488" w:type="pct"/>
                  <w:shd w:val="clear" w:color="auto" w:fill="auto"/>
                </w:tcPr>
                <w:p w14:paraId="2F21CA02" w14:textId="392526DD" w:rsidR="005C66A1" w:rsidRPr="00D0249D" w:rsidRDefault="005C66A1" w:rsidP="002F76A3">
                  <w:pPr>
                    <w:wordWrap w:val="0"/>
                    <w:autoSpaceDE w:val="0"/>
                    <w:autoSpaceDN w:val="0"/>
                    <w:spacing w:line="280" w:lineRule="exact"/>
                    <w:jc w:val="center"/>
                    <w:rPr>
                      <w:bCs/>
                      <w:sz w:val="18"/>
                      <w:szCs w:val="18"/>
                    </w:rPr>
                  </w:pPr>
                  <w:r w:rsidRPr="00D0249D">
                    <w:rPr>
                      <w:rFonts w:hint="eastAsia"/>
                      <w:bCs/>
                      <w:sz w:val="18"/>
                      <w:szCs w:val="18"/>
                    </w:rPr>
                    <w:t>2021</w:t>
                  </w:r>
                  <w:r w:rsidRPr="00D0249D">
                    <w:rPr>
                      <w:rFonts w:hint="eastAsia"/>
                      <w:bCs/>
                      <w:sz w:val="18"/>
                      <w:szCs w:val="18"/>
                    </w:rPr>
                    <w:t>년</w:t>
                  </w:r>
                  <w:r w:rsidRPr="00D0249D">
                    <w:rPr>
                      <w:rFonts w:hint="eastAsia"/>
                      <w:bCs/>
                      <w:sz w:val="18"/>
                      <w:szCs w:val="18"/>
                    </w:rPr>
                    <w:t xml:space="preserve"> 11</w:t>
                  </w:r>
                  <w:r w:rsidRPr="00D0249D">
                    <w:rPr>
                      <w:rFonts w:hint="eastAsia"/>
                      <w:bCs/>
                      <w:sz w:val="18"/>
                      <w:szCs w:val="18"/>
                    </w:rPr>
                    <w:t>월</w:t>
                  </w:r>
                  <w:r w:rsidRPr="00D0249D">
                    <w:rPr>
                      <w:rFonts w:hint="eastAsia"/>
                      <w:bCs/>
                      <w:sz w:val="18"/>
                      <w:szCs w:val="18"/>
                    </w:rPr>
                    <w:t xml:space="preserve"> 19</w:t>
                  </w:r>
                  <w:r w:rsidRPr="00D0249D">
                    <w:rPr>
                      <w:rFonts w:hint="eastAsia"/>
                      <w:bCs/>
                      <w:sz w:val="18"/>
                      <w:szCs w:val="18"/>
                    </w:rPr>
                    <w:t>일</w:t>
                  </w:r>
                </w:p>
              </w:tc>
              <w:tc>
                <w:tcPr>
                  <w:tcW w:w="791" w:type="pct"/>
                  <w:shd w:val="clear" w:color="auto" w:fill="auto"/>
                  <w:vAlign w:val="center"/>
                </w:tcPr>
                <w:p w14:paraId="47CB22DA" w14:textId="1A6EDEDF" w:rsidR="005C66A1" w:rsidRPr="00707B49" w:rsidRDefault="005C66A1" w:rsidP="002F76A3">
                  <w:pPr>
                    <w:wordWrap w:val="0"/>
                    <w:autoSpaceDE w:val="0"/>
                    <w:autoSpaceDN w:val="0"/>
                    <w:spacing w:line="280" w:lineRule="exact"/>
                    <w:jc w:val="center"/>
                    <w:rPr>
                      <w:sz w:val="18"/>
                      <w:szCs w:val="18"/>
                    </w:rPr>
                  </w:pPr>
                  <w:r>
                    <w:rPr>
                      <w:rFonts w:hint="eastAsia"/>
                      <w:sz w:val="18"/>
                      <w:szCs w:val="18"/>
                    </w:rPr>
                    <w:t>1</w:t>
                  </w:r>
                </w:p>
              </w:tc>
              <w:tc>
                <w:tcPr>
                  <w:tcW w:w="745" w:type="pct"/>
                  <w:shd w:val="clear" w:color="auto" w:fill="auto"/>
                </w:tcPr>
                <w:p w14:paraId="5704EBC5" w14:textId="2A68C6F6" w:rsidR="005C66A1" w:rsidRPr="00707B49" w:rsidRDefault="005C66A1" w:rsidP="002F76A3">
                  <w:pPr>
                    <w:wordWrap w:val="0"/>
                    <w:autoSpaceDE w:val="0"/>
                    <w:autoSpaceDN w:val="0"/>
                    <w:spacing w:line="280" w:lineRule="exact"/>
                    <w:jc w:val="right"/>
                    <w:rPr>
                      <w:sz w:val="18"/>
                      <w:szCs w:val="18"/>
                    </w:rPr>
                  </w:pPr>
                  <w:r>
                    <w:rPr>
                      <w:rFonts w:hint="eastAsia"/>
                      <w:sz w:val="18"/>
                      <w:szCs w:val="18"/>
                    </w:rPr>
                    <w:t>486</w:t>
                  </w:r>
                </w:p>
              </w:tc>
              <w:tc>
                <w:tcPr>
                  <w:tcW w:w="958" w:type="pct"/>
                  <w:shd w:val="clear" w:color="auto" w:fill="auto"/>
                </w:tcPr>
                <w:p w14:paraId="3E4F8CD6" w14:textId="10A59CD1" w:rsidR="005C66A1" w:rsidRPr="00707B49" w:rsidRDefault="005C66A1" w:rsidP="002F76A3">
                  <w:pPr>
                    <w:wordWrap w:val="0"/>
                    <w:autoSpaceDE w:val="0"/>
                    <w:autoSpaceDN w:val="0"/>
                    <w:spacing w:line="280" w:lineRule="exact"/>
                    <w:jc w:val="right"/>
                    <w:rPr>
                      <w:sz w:val="18"/>
                      <w:szCs w:val="18"/>
                    </w:rPr>
                  </w:pPr>
                  <w:r>
                    <w:rPr>
                      <w:rFonts w:hint="eastAsia"/>
                      <w:sz w:val="18"/>
                      <w:szCs w:val="18"/>
                    </w:rPr>
                    <w:t>0</w:t>
                  </w:r>
                </w:p>
              </w:tc>
              <w:tc>
                <w:tcPr>
                  <w:tcW w:w="1018" w:type="pct"/>
                  <w:shd w:val="clear" w:color="auto" w:fill="auto"/>
                </w:tcPr>
                <w:p w14:paraId="0CDACCFB" w14:textId="7653359A" w:rsidR="005C66A1" w:rsidRPr="00AC0200" w:rsidRDefault="005C66A1" w:rsidP="002F76A3">
                  <w:pPr>
                    <w:wordWrap w:val="0"/>
                    <w:autoSpaceDE w:val="0"/>
                    <w:autoSpaceDN w:val="0"/>
                    <w:spacing w:line="280" w:lineRule="exact"/>
                    <w:jc w:val="right"/>
                    <w:rPr>
                      <w:sz w:val="18"/>
                      <w:szCs w:val="18"/>
                    </w:rPr>
                  </w:pPr>
                  <w:r w:rsidRPr="00AC0200">
                    <w:rPr>
                      <w:rFonts w:hint="eastAsia"/>
                      <w:sz w:val="18"/>
                      <w:szCs w:val="18"/>
                    </w:rPr>
                    <w:t>100</w:t>
                  </w:r>
                </w:p>
              </w:tc>
            </w:tr>
            <w:tr w:rsidR="00111F94" w:rsidRPr="00C65EAA" w14:paraId="4780F749" w14:textId="77777777" w:rsidTr="001D3938">
              <w:tc>
                <w:tcPr>
                  <w:tcW w:w="1488" w:type="pct"/>
                  <w:shd w:val="clear" w:color="auto" w:fill="auto"/>
                </w:tcPr>
                <w:p w14:paraId="47ED09FD" w14:textId="45129613" w:rsidR="008D0F10" w:rsidRPr="00D0249D" w:rsidRDefault="00707B49" w:rsidP="002F76A3">
                  <w:pPr>
                    <w:wordWrap w:val="0"/>
                    <w:autoSpaceDE w:val="0"/>
                    <w:autoSpaceDN w:val="0"/>
                    <w:spacing w:line="280" w:lineRule="exact"/>
                    <w:jc w:val="center"/>
                    <w:rPr>
                      <w:bCs/>
                      <w:sz w:val="18"/>
                      <w:szCs w:val="18"/>
                    </w:rPr>
                  </w:pPr>
                  <w:r w:rsidRPr="00D0249D">
                    <w:rPr>
                      <w:rFonts w:hint="eastAsia"/>
                      <w:bCs/>
                      <w:sz w:val="18"/>
                      <w:szCs w:val="18"/>
                    </w:rPr>
                    <w:t>2022</w:t>
                  </w:r>
                  <w:r w:rsidRPr="00D0249D">
                    <w:rPr>
                      <w:rFonts w:hint="eastAsia"/>
                      <w:bCs/>
                      <w:sz w:val="18"/>
                      <w:szCs w:val="18"/>
                    </w:rPr>
                    <w:t>년</w:t>
                  </w:r>
                  <w:r w:rsidRPr="00D0249D">
                    <w:rPr>
                      <w:rFonts w:hint="eastAsia"/>
                      <w:bCs/>
                      <w:sz w:val="18"/>
                      <w:szCs w:val="18"/>
                    </w:rPr>
                    <w:t xml:space="preserve"> 7</w:t>
                  </w:r>
                  <w:r w:rsidRPr="00D0249D">
                    <w:rPr>
                      <w:rFonts w:hint="eastAsia"/>
                      <w:bCs/>
                      <w:sz w:val="18"/>
                      <w:szCs w:val="18"/>
                    </w:rPr>
                    <w:t>월</w:t>
                  </w:r>
                  <w:r w:rsidRPr="00D0249D">
                    <w:rPr>
                      <w:rFonts w:hint="eastAsia"/>
                      <w:bCs/>
                      <w:sz w:val="18"/>
                      <w:szCs w:val="18"/>
                    </w:rPr>
                    <w:t xml:space="preserve"> 1</w:t>
                  </w:r>
                  <w:r w:rsidRPr="00D0249D">
                    <w:rPr>
                      <w:rFonts w:hint="eastAsia"/>
                      <w:bCs/>
                      <w:sz w:val="18"/>
                      <w:szCs w:val="18"/>
                    </w:rPr>
                    <w:t>일</w:t>
                  </w:r>
                </w:p>
              </w:tc>
              <w:tc>
                <w:tcPr>
                  <w:tcW w:w="791" w:type="pct"/>
                  <w:shd w:val="clear" w:color="auto" w:fill="auto"/>
                  <w:vAlign w:val="center"/>
                </w:tcPr>
                <w:p w14:paraId="34D309F9" w14:textId="07A5CD76" w:rsidR="008D0F10" w:rsidRPr="00707B49" w:rsidRDefault="006118AF" w:rsidP="002F76A3">
                  <w:pPr>
                    <w:wordWrap w:val="0"/>
                    <w:autoSpaceDE w:val="0"/>
                    <w:autoSpaceDN w:val="0"/>
                    <w:spacing w:line="280" w:lineRule="exact"/>
                    <w:jc w:val="center"/>
                    <w:rPr>
                      <w:sz w:val="18"/>
                      <w:szCs w:val="18"/>
                    </w:rPr>
                  </w:pPr>
                  <w:r>
                    <w:rPr>
                      <w:rFonts w:hint="eastAsia"/>
                      <w:sz w:val="18"/>
                      <w:szCs w:val="18"/>
                    </w:rPr>
                    <w:t>3</w:t>
                  </w:r>
                </w:p>
              </w:tc>
              <w:tc>
                <w:tcPr>
                  <w:tcW w:w="745" w:type="pct"/>
                  <w:shd w:val="clear" w:color="auto" w:fill="auto"/>
                </w:tcPr>
                <w:p w14:paraId="1F3264CF" w14:textId="5FE04A3E" w:rsidR="008D0F10" w:rsidRPr="00707B49" w:rsidRDefault="005019AF" w:rsidP="002F76A3">
                  <w:pPr>
                    <w:wordWrap w:val="0"/>
                    <w:autoSpaceDE w:val="0"/>
                    <w:autoSpaceDN w:val="0"/>
                    <w:spacing w:line="280" w:lineRule="exact"/>
                    <w:jc w:val="right"/>
                    <w:rPr>
                      <w:sz w:val="18"/>
                      <w:szCs w:val="18"/>
                    </w:rPr>
                  </w:pPr>
                  <w:r w:rsidRPr="005019AF">
                    <w:rPr>
                      <w:sz w:val="18"/>
                      <w:szCs w:val="18"/>
                    </w:rPr>
                    <w:t>1,</w:t>
                  </w:r>
                  <w:r w:rsidR="006118AF">
                    <w:rPr>
                      <w:rFonts w:hint="eastAsia"/>
                      <w:sz w:val="18"/>
                      <w:szCs w:val="18"/>
                    </w:rPr>
                    <w:t>221</w:t>
                  </w:r>
                </w:p>
              </w:tc>
              <w:tc>
                <w:tcPr>
                  <w:tcW w:w="958" w:type="pct"/>
                  <w:shd w:val="clear" w:color="auto" w:fill="auto"/>
                </w:tcPr>
                <w:p w14:paraId="6BA5181B" w14:textId="7A3D4D21" w:rsidR="008D0F10" w:rsidRPr="00707B49" w:rsidRDefault="005019AF" w:rsidP="002F76A3">
                  <w:pPr>
                    <w:wordWrap w:val="0"/>
                    <w:autoSpaceDE w:val="0"/>
                    <w:autoSpaceDN w:val="0"/>
                    <w:spacing w:line="280" w:lineRule="exact"/>
                    <w:jc w:val="right"/>
                    <w:rPr>
                      <w:sz w:val="18"/>
                      <w:szCs w:val="18"/>
                    </w:rPr>
                  </w:pPr>
                  <w:r>
                    <w:rPr>
                      <w:rFonts w:hint="eastAsia"/>
                      <w:sz w:val="18"/>
                      <w:szCs w:val="18"/>
                    </w:rPr>
                    <w:t>0</w:t>
                  </w:r>
                  <w:r w:rsidR="006118AF">
                    <w:rPr>
                      <w:rFonts w:hint="eastAsia"/>
                      <w:sz w:val="18"/>
                      <w:szCs w:val="18"/>
                    </w:rPr>
                    <w:t xml:space="preserve"> </w:t>
                  </w:r>
                </w:p>
              </w:tc>
              <w:tc>
                <w:tcPr>
                  <w:tcW w:w="1018" w:type="pct"/>
                  <w:shd w:val="clear" w:color="auto" w:fill="auto"/>
                </w:tcPr>
                <w:p w14:paraId="379AC4E9" w14:textId="08BDD9A5" w:rsidR="008D0F10" w:rsidRPr="00AC0200" w:rsidRDefault="005019AF" w:rsidP="002F76A3">
                  <w:pPr>
                    <w:wordWrap w:val="0"/>
                    <w:autoSpaceDE w:val="0"/>
                    <w:autoSpaceDN w:val="0"/>
                    <w:spacing w:line="280" w:lineRule="exact"/>
                    <w:jc w:val="right"/>
                    <w:rPr>
                      <w:sz w:val="18"/>
                      <w:szCs w:val="18"/>
                    </w:rPr>
                  </w:pPr>
                  <w:r w:rsidRPr="00AC0200">
                    <w:rPr>
                      <w:rFonts w:hint="eastAsia"/>
                      <w:sz w:val="18"/>
                      <w:szCs w:val="18"/>
                    </w:rPr>
                    <w:t>514,438</w:t>
                  </w:r>
                </w:p>
              </w:tc>
            </w:tr>
            <w:tr w:rsidR="00111F94" w:rsidRPr="00C65EAA" w14:paraId="680B9A07" w14:textId="77777777" w:rsidTr="001D3938">
              <w:tc>
                <w:tcPr>
                  <w:tcW w:w="1488" w:type="pct"/>
                  <w:shd w:val="clear" w:color="auto" w:fill="auto"/>
                </w:tcPr>
                <w:p w14:paraId="399B80CA" w14:textId="06889BCB" w:rsidR="008D0F10" w:rsidRPr="00D0249D" w:rsidRDefault="00707B49" w:rsidP="002F76A3">
                  <w:pPr>
                    <w:wordWrap w:val="0"/>
                    <w:autoSpaceDE w:val="0"/>
                    <w:autoSpaceDN w:val="0"/>
                    <w:spacing w:line="280" w:lineRule="exact"/>
                    <w:jc w:val="center"/>
                    <w:rPr>
                      <w:bCs/>
                      <w:sz w:val="18"/>
                      <w:szCs w:val="18"/>
                    </w:rPr>
                  </w:pPr>
                  <w:r w:rsidRPr="00D0249D">
                    <w:rPr>
                      <w:rFonts w:hint="eastAsia"/>
                      <w:bCs/>
                      <w:sz w:val="18"/>
                      <w:szCs w:val="18"/>
                    </w:rPr>
                    <w:t>2022</w:t>
                  </w:r>
                  <w:r w:rsidRPr="00D0249D">
                    <w:rPr>
                      <w:rFonts w:hint="eastAsia"/>
                      <w:bCs/>
                      <w:sz w:val="18"/>
                      <w:szCs w:val="18"/>
                    </w:rPr>
                    <w:t>년</w:t>
                  </w:r>
                  <w:r w:rsidRPr="00D0249D">
                    <w:rPr>
                      <w:rFonts w:hint="eastAsia"/>
                      <w:bCs/>
                      <w:sz w:val="18"/>
                      <w:szCs w:val="18"/>
                    </w:rPr>
                    <w:t xml:space="preserve"> 11</w:t>
                  </w:r>
                  <w:r w:rsidRPr="00D0249D">
                    <w:rPr>
                      <w:rFonts w:hint="eastAsia"/>
                      <w:bCs/>
                      <w:sz w:val="18"/>
                      <w:szCs w:val="18"/>
                    </w:rPr>
                    <w:t>월</w:t>
                  </w:r>
                  <w:r w:rsidRPr="00D0249D">
                    <w:rPr>
                      <w:rFonts w:hint="eastAsia"/>
                      <w:bCs/>
                      <w:sz w:val="18"/>
                      <w:szCs w:val="18"/>
                    </w:rPr>
                    <w:t xml:space="preserve"> 1</w:t>
                  </w:r>
                  <w:r w:rsidRPr="00D0249D">
                    <w:rPr>
                      <w:rFonts w:hint="eastAsia"/>
                      <w:bCs/>
                      <w:sz w:val="18"/>
                      <w:szCs w:val="18"/>
                    </w:rPr>
                    <w:t>일</w:t>
                  </w:r>
                </w:p>
              </w:tc>
              <w:tc>
                <w:tcPr>
                  <w:tcW w:w="791" w:type="pct"/>
                  <w:shd w:val="clear" w:color="auto" w:fill="auto"/>
                  <w:vAlign w:val="center"/>
                </w:tcPr>
                <w:p w14:paraId="638C2886" w14:textId="4D70F39A" w:rsidR="008D0F10" w:rsidRPr="00707B49" w:rsidRDefault="004A6F29" w:rsidP="002F76A3">
                  <w:pPr>
                    <w:wordWrap w:val="0"/>
                    <w:autoSpaceDE w:val="0"/>
                    <w:autoSpaceDN w:val="0"/>
                    <w:spacing w:line="280" w:lineRule="exact"/>
                    <w:jc w:val="center"/>
                    <w:rPr>
                      <w:sz w:val="18"/>
                      <w:szCs w:val="18"/>
                    </w:rPr>
                  </w:pPr>
                  <w:r>
                    <w:rPr>
                      <w:rFonts w:hint="eastAsia"/>
                      <w:sz w:val="18"/>
                      <w:szCs w:val="18"/>
                    </w:rPr>
                    <w:t>7</w:t>
                  </w:r>
                </w:p>
              </w:tc>
              <w:tc>
                <w:tcPr>
                  <w:tcW w:w="745" w:type="pct"/>
                  <w:shd w:val="clear" w:color="auto" w:fill="auto"/>
                </w:tcPr>
                <w:p w14:paraId="12FB76BF" w14:textId="62DD0FC6" w:rsidR="008D0F10" w:rsidRPr="00707B49" w:rsidRDefault="00111F94" w:rsidP="002F76A3">
                  <w:pPr>
                    <w:wordWrap w:val="0"/>
                    <w:autoSpaceDE w:val="0"/>
                    <w:autoSpaceDN w:val="0"/>
                    <w:spacing w:line="280" w:lineRule="exact"/>
                    <w:jc w:val="right"/>
                    <w:rPr>
                      <w:sz w:val="18"/>
                      <w:szCs w:val="18"/>
                    </w:rPr>
                  </w:pPr>
                  <w:r w:rsidRPr="00111F94">
                    <w:rPr>
                      <w:sz w:val="18"/>
                      <w:szCs w:val="18"/>
                    </w:rPr>
                    <w:t>56,693</w:t>
                  </w:r>
                </w:p>
              </w:tc>
              <w:tc>
                <w:tcPr>
                  <w:tcW w:w="958" w:type="pct"/>
                  <w:shd w:val="clear" w:color="auto" w:fill="auto"/>
                </w:tcPr>
                <w:p w14:paraId="1DA893FC" w14:textId="56AF1FAE" w:rsidR="008D0F10" w:rsidRPr="00707B49" w:rsidRDefault="00111F94" w:rsidP="002F76A3">
                  <w:pPr>
                    <w:wordWrap w:val="0"/>
                    <w:autoSpaceDE w:val="0"/>
                    <w:autoSpaceDN w:val="0"/>
                    <w:spacing w:line="280" w:lineRule="exact"/>
                    <w:jc w:val="right"/>
                    <w:rPr>
                      <w:sz w:val="18"/>
                      <w:szCs w:val="18"/>
                    </w:rPr>
                  </w:pPr>
                  <w:r w:rsidRPr="00111F94">
                    <w:rPr>
                      <w:sz w:val="18"/>
                      <w:szCs w:val="18"/>
                    </w:rPr>
                    <w:t>20,319</w:t>
                  </w:r>
                </w:p>
              </w:tc>
              <w:tc>
                <w:tcPr>
                  <w:tcW w:w="1018" w:type="pct"/>
                  <w:shd w:val="clear" w:color="auto" w:fill="auto"/>
                </w:tcPr>
                <w:p w14:paraId="6741F2C7" w14:textId="0A815691" w:rsidR="008D0F10" w:rsidRPr="00707B49" w:rsidRDefault="004A6F29" w:rsidP="002F76A3">
                  <w:pPr>
                    <w:wordWrap w:val="0"/>
                    <w:autoSpaceDE w:val="0"/>
                    <w:autoSpaceDN w:val="0"/>
                    <w:spacing w:line="280" w:lineRule="exact"/>
                    <w:jc w:val="right"/>
                    <w:rPr>
                      <w:sz w:val="18"/>
                      <w:szCs w:val="18"/>
                    </w:rPr>
                  </w:pPr>
                  <w:r>
                    <w:rPr>
                      <w:rFonts w:hint="eastAsia"/>
                      <w:sz w:val="18"/>
                      <w:szCs w:val="18"/>
                    </w:rPr>
                    <w:t>5,625</w:t>
                  </w:r>
                </w:p>
              </w:tc>
            </w:tr>
            <w:tr w:rsidR="00111F94" w:rsidRPr="00C65EAA" w14:paraId="191D4DA5" w14:textId="77777777" w:rsidTr="001D3938">
              <w:tc>
                <w:tcPr>
                  <w:tcW w:w="1488" w:type="pct"/>
                  <w:shd w:val="clear" w:color="auto" w:fill="auto"/>
                </w:tcPr>
                <w:p w14:paraId="2020E14D" w14:textId="6E7AD640" w:rsidR="008D0F10" w:rsidRPr="00D0249D" w:rsidRDefault="00707B49" w:rsidP="002F76A3">
                  <w:pPr>
                    <w:wordWrap w:val="0"/>
                    <w:autoSpaceDE w:val="0"/>
                    <w:autoSpaceDN w:val="0"/>
                    <w:spacing w:line="280" w:lineRule="exact"/>
                    <w:jc w:val="center"/>
                    <w:rPr>
                      <w:bCs/>
                      <w:sz w:val="18"/>
                      <w:szCs w:val="18"/>
                    </w:rPr>
                  </w:pPr>
                  <w:r w:rsidRPr="00D0249D">
                    <w:rPr>
                      <w:rFonts w:hint="eastAsia"/>
                      <w:bCs/>
                      <w:sz w:val="18"/>
                      <w:szCs w:val="18"/>
                    </w:rPr>
                    <w:t>2023</w:t>
                  </w:r>
                  <w:r w:rsidRPr="00D0249D">
                    <w:rPr>
                      <w:rFonts w:hint="eastAsia"/>
                      <w:bCs/>
                      <w:sz w:val="18"/>
                      <w:szCs w:val="18"/>
                    </w:rPr>
                    <w:t>년</w:t>
                  </w:r>
                  <w:r w:rsidRPr="00D0249D">
                    <w:rPr>
                      <w:rFonts w:hint="eastAsia"/>
                      <w:bCs/>
                      <w:sz w:val="18"/>
                      <w:szCs w:val="18"/>
                    </w:rPr>
                    <w:t xml:space="preserve"> 3</w:t>
                  </w:r>
                  <w:r w:rsidRPr="00D0249D">
                    <w:rPr>
                      <w:rFonts w:hint="eastAsia"/>
                      <w:bCs/>
                      <w:sz w:val="18"/>
                      <w:szCs w:val="18"/>
                    </w:rPr>
                    <w:t>월</w:t>
                  </w:r>
                  <w:r w:rsidRPr="00D0249D">
                    <w:rPr>
                      <w:rFonts w:hint="eastAsia"/>
                      <w:bCs/>
                      <w:sz w:val="18"/>
                      <w:szCs w:val="18"/>
                    </w:rPr>
                    <w:t xml:space="preserve"> 27</w:t>
                  </w:r>
                  <w:r w:rsidRPr="00D0249D">
                    <w:rPr>
                      <w:rFonts w:hint="eastAsia"/>
                      <w:bCs/>
                      <w:sz w:val="18"/>
                      <w:szCs w:val="18"/>
                    </w:rPr>
                    <w:t>일</w:t>
                  </w:r>
                </w:p>
              </w:tc>
              <w:tc>
                <w:tcPr>
                  <w:tcW w:w="791" w:type="pct"/>
                  <w:shd w:val="clear" w:color="auto" w:fill="auto"/>
                  <w:vAlign w:val="center"/>
                </w:tcPr>
                <w:p w14:paraId="4EFEF1E6" w14:textId="55B307AE" w:rsidR="008D0F10" w:rsidRPr="00707B49" w:rsidRDefault="00111F94" w:rsidP="002F76A3">
                  <w:pPr>
                    <w:wordWrap w:val="0"/>
                    <w:autoSpaceDE w:val="0"/>
                    <w:autoSpaceDN w:val="0"/>
                    <w:spacing w:line="280" w:lineRule="exact"/>
                    <w:jc w:val="center"/>
                    <w:rPr>
                      <w:sz w:val="18"/>
                      <w:szCs w:val="18"/>
                    </w:rPr>
                  </w:pPr>
                  <w:r>
                    <w:rPr>
                      <w:rFonts w:hint="eastAsia"/>
                      <w:sz w:val="18"/>
                      <w:szCs w:val="18"/>
                    </w:rPr>
                    <w:t>7</w:t>
                  </w:r>
                </w:p>
              </w:tc>
              <w:tc>
                <w:tcPr>
                  <w:tcW w:w="745" w:type="pct"/>
                  <w:shd w:val="clear" w:color="auto" w:fill="auto"/>
                </w:tcPr>
                <w:p w14:paraId="2592E870" w14:textId="13AFFA62" w:rsidR="008D0F10" w:rsidRPr="00707B49" w:rsidRDefault="00111F94" w:rsidP="002F76A3">
                  <w:pPr>
                    <w:wordWrap w:val="0"/>
                    <w:autoSpaceDE w:val="0"/>
                    <w:autoSpaceDN w:val="0"/>
                    <w:spacing w:line="280" w:lineRule="exact"/>
                    <w:jc w:val="right"/>
                    <w:rPr>
                      <w:sz w:val="18"/>
                      <w:szCs w:val="18"/>
                    </w:rPr>
                  </w:pPr>
                  <w:r w:rsidRPr="00111F94">
                    <w:rPr>
                      <w:sz w:val="18"/>
                      <w:szCs w:val="18"/>
                    </w:rPr>
                    <w:t>19,973</w:t>
                  </w:r>
                </w:p>
              </w:tc>
              <w:tc>
                <w:tcPr>
                  <w:tcW w:w="958" w:type="pct"/>
                  <w:shd w:val="clear" w:color="auto" w:fill="auto"/>
                </w:tcPr>
                <w:p w14:paraId="287009E3" w14:textId="1C86641C" w:rsidR="008D0F10" w:rsidRPr="00707B49" w:rsidRDefault="00111F94" w:rsidP="002F76A3">
                  <w:pPr>
                    <w:wordWrap w:val="0"/>
                    <w:autoSpaceDE w:val="0"/>
                    <w:autoSpaceDN w:val="0"/>
                    <w:spacing w:line="280" w:lineRule="exact"/>
                    <w:jc w:val="right"/>
                    <w:rPr>
                      <w:sz w:val="18"/>
                      <w:szCs w:val="18"/>
                    </w:rPr>
                  </w:pPr>
                  <w:r w:rsidRPr="00111F94">
                    <w:rPr>
                      <w:sz w:val="18"/>
                      <w:szCs w:val="18"/>
                    </w:rPr>
                    <w:t>19,197</w:t>
                  </w:r>
                </w:p>
              </w:tc>
              <w:tc>
                <w:tcPr>
                  <w:tcW w:w="1018" w:type="pct"/>
                  <w:shd w:val="clear" w:color="auto" w:fill="auto"/>
                </w:tcPr>
                <w:p w14:paraId="6D3804CE" w14:textId="40C0156E" w:rsidR="008D0F10" w:rsidRPr="00707B49" w:rsidRDefault="00A72F22" w:rsidP="002F76A3">
                  <w:pPr>
                    <w:wordWrap w:val="0"/>
                    <w:autoSpaceDE w:val="0"/>
                    <w:autoSpaceDN w:val="0"/>
                    <w:spacing w:line="280" w:lineRule="exact"/>
                    <w:jc w:val="right"/>
                    <w:rPr>
                      <w:sz w:val="18"/>
                      <w:szCs w:val="18"/>
                    </w:rPr>
                  </w:pPr>
                  <w:r>
                    <w:rPr>
                      <w:rFonts w:hint="eastAsia"/>
                      <w:sz w:val="18"/>
                      <w:szCs w:val="18"/>
                    </w:rPr>
                    <w:t>7,730</w:t>
                  </w:r>
                </w:p>
              </w:tc>
            </w:tr>
            <w:tr w:rsidR="00526E53" w:rsidRPr="00C65EAA" w14:paraId="77E31A49" w14:textId="77777777" w:rsidTr="001D3938">
              <w:tc>
                <w:tcPr>
                  <w:tcW w:w="1488" w:type="pct"/>
                  <w:shd w:val="clear" w:color="auto" w:fill="auto"/>
                </w:tcPr>
                <w:p w14:paraId="20D73B9E" w14:textId="25FF2EE2" w:rsidR="00526E53" w:rsidRPr="008C5514" w:rsidRDefault="00526E53" w:rsidP="002F76A3">
                  <w:pPr>
                    <w:wordWrap w:val="0"/>
                    <w:autoSpaceDE w:val="0"/>
                    <w:autoSpaceDN w:val="0"/>
                    <w:spacing w:line="280" w:lineRule="exact"/>
                    <w:jc w:val="right"/>
                    <w:rPr>
                      <w:b/>
                      <w:sz w:val="18"/>
                      <w:szCs w:val="18"/>
                    </w:rPr>
                  </w:pPr>
                  <w:r w:rsidRPr="008C5514">
                    <w:rPr>
                      <w:rFonts w:hint="eastAsia"/>
                      <w:b/>
                      <w:sz w:val="18"/>
                      <w:szCs w:val="18"/>
                    </w:rPr>
                    <w:t>합계</w:t>
                  </w:r>
                </w:p>
              </w:tc>
              <w:tc>
                <w:tcPr>
                  <w:tcW w:w="791" w:type="pct"/>
                  <w:shd w:val="clear" w:color="auto" w:fill="auto"/>
                </w:tcPr>
                <w:p w14:paraId="7C16EFB7" w14:textId="77777777" w:rsidR="00526E53" w:rsidRPr="008C5514" w:rsidRDefault="00526E53" w:rsidP="002F76A3">
                  <w:pPr>
                    <w:wordWrap w:val="0"/>
                    <w:autoSpaceDE w:val="0"/>
                    <w:autoSpaceDN w:val="0"/>
                    <w:spacing w:line="280" w:lineRule="exact"/>
                    <w:rPr>
                      <w:b/>
                      <w:sz w:val="18"/>
                      <w:szCs w:val="18"/>
                    </w:rPr>
                  </w:pPr>
                </w:p>
              </w:tc>
              <w:tc>
                <w:tcPr>
                  <w:tcW w:w="745" w:type="pct"/>
                  <w:shd w:val="clear" w:color="auto" w:fill="auto"/>
                </w:tcPr>
                <w:p w14:paraId="16F73F16" w14:textId="71E9568C" w:rsidR="00526E53" w:rsidRPr="008C5514" w:rsidRDefault="00F37CF7" w:rsidP="002F76A3">
                  <w:pPr>
                    <w:wordWrap w:val="0"/>
                    <w:autoSpaceDE w:val="0"/>
                    <w:autoSpaceDN w:val="0"/>
                    <w:spacing w:line="280" w:lineRule="exact"/>
                    <w:jc w:val="right"/>
                    <w:rPr>
                      <w:b/>
                      <w:sz w:val="18"/>
                      <w:szCs w:val="18"/>
                    </w:rPr>
                  </w:pPr>
                  <w:r w:rsidRPr="008C5514">
                    <w:rPr>
                      <w:b/>
                      <w:sz w:val="18"/>
                      <w:szCs w:val="18"/>
                    </w:rPr>
                    <w:t>78,</w:t>
                  </w:r>
                  <w:r w:rsidR="00354250">
                    <w:rPr>
                      <w:rFonts w:hint="eastAsia"/>
                      <w:b/>
                      <w:sz w:val="18"/>
                      <w:szCs w:val="18"/>
                    </w:rPr>
                    <w:t>373</w:t>
                  </w:r>
                </w:p>
              </w:tc>
              <w:tc>
                <w:tcPr>
                  <w:tcW w:w="958" w:type="pct"/>
                  <w:shd w:val="clear" w:color="auto" w:fill="auto"/>
                </w:tcPr>
                <w:p w14:paraId="263BEF5C" w14:textId="3389E180" w:rsidR="00526E53" w:rsidRPr="00AC0200" w:rsidRDefault="00972260" w:rsidP="002F76A3">
                  <w:pPr>
                    <w:wordWrap w:val="0"/>
                    <w:autoSpaceDE w:val="0"/>
                    <w:autoSpaceDN w:val="0"/>
                    <w:spacing w:line="280" w:lineRule="exact"/>
                    <w:jc w:val="right"/>
                    <w:rPr>
                      <w:b/>
                      <w:sz w:val="18"/>
                      <w:szCs w:val="18"/>
                    </w:rPr>
                  </w:pPr>
                  <w:r w:rsidRPr="00AC0200">
                    <w:rPr>
                      <w:b/>
                      <w:sz w:val="18"/>
                      <w:szCs w:val="18"/>
                    </w:rPr>
                    <w:t>39,516</w:t>
                  </w:r>
                </w:p>
              </w:tc>
              <w:tc>
                <w:tcPr>
                  <w:tcW w:w="1018" w:type="pct"/>
                  <w:shd w:val="clear" w:color="auto" w:fill="auto"/>
                </w:tcPr>
                <w:p w14:paraId="645A5105" w14:textId="77777777" w:rsidR="00526E53" w:rsidRPr="00AC0200" w:rsidRDefault="00526E53" w:rsidP="002F76A3">
                  <w:pPr>
                    <w:wordWrap w:val="0"/>
                    <w:autoSpaceDE w:val="0"/>
                    <w:autoSpaceDN w:val="0"/>
                    <w:spacing w:line="280" w:lineRule="exact"/>
                    <w:jc w:val="right"/>
                    <w:rPr>
                      <w:sz w:val="18"/>
                      <w:szCs w:val="18"/>
                    </w:rPr>
                  </w:pPr>
                </w:p>
              </w:tc>
            </w:tr>
          </w:tbl>
          <w:p w14:paraId="5BFBE087" w14:textId="49CFC887" w:rsidR="0081556D" w:rsidRDefault="0023271B" w:rsidP="002F76A3">
            <w:pPr>
              <w:pStyle w:val="1"/>
              <w:rPr>
                <w:kern w:val="2"/>
                <w:sz w:val="20"/>
                <w:szCs w:val="20"/>
              </w:rPr>
            </w:pPr>
            <w:r>
              <w:rPr>
                <w:rFonts w:hint="eastAsia"/>
                <w:kern w:val="2"/>
                <w:sz w:val="20"/>
                <w:szCs w:val="20"/>
              </w:rPr>
              <w:t>대상회사</w:t>
            </w:r>
            <w:r>
              <w:rPr>
                <w:rFonts w:hint="eastAsia"/>
                <w:kern w:val="2"/>
                <w:sz w:val="20"/>
                <w:szCs w:val="20"/>
              </w:rPr>
              <w:t xml:space="preserve"> </w:t>
            </w:r>
            <w:r w:rsidR="0081556D" w:rsidRPr="0081556D">
              <w:rPr>
                <w:rFonts w:hint="eastAsia"/>
                <w:kern w:val="2"/>
                <w:sz w:val="20"/>
                <w:szCs w:val="20"/>
              </w:rPr>
              <w:t>정관</w:t>
            </w:r>
            <w:r w:rsidR="0081556D" w:rsidRPr="0081556D">
              <w:rPr>
                <w:kern w:val="2"/>
                <w:sz w:val="20"/>
                <w:szCs w:val="20"/>
              </w:rPr>
              <w:t xml:space="preserve"> </w:t>
            </w:r>
            <w:r w:rsidR="0081556D" w:rsidRPr="0081556D">
              <w:rPr>
                <w:rFonts w:hint="eastAsia"/>
                <w:kern w:val="2"/>
                <w:sz w:val="20"/>
                <w:szCs w:val="20"/>
              </w:rPr>
              <w:t>제</w:t>
            </w:r>
            <w:r w:rsidR="008C5514">
              <w:rPr>
                <w:rFonts w:hint="eastAsia"/>
                <w:kern w:val="2"/>
                <w:sz w:val="20"/>
                <w:szCs w:val="20"/>
              </w:rPr>
              <w:t>11</w:t>
            </w:r>
            <w:r w:rsidR="0081556D" w:rsidRPr="0081556D">
              <w:rPr>
                <w:rFonts w:hint="eastAsia"/>
                <w:kern w:val="2"/>
                <w:sz w:val="20"/>
                <w:szCs w:val="20"/>
              </w:rPr>
              <w:t>조의</w:t>
            </w:r>
            <w:r w:rsidR="008C5514">
              <w:rPr>
                <w:rFonts w:hint="eastAsia"/>
                <w:kern w:val="2"/>
                <w:sz w:val="20"/>
                <w:szCs w:val="20"/>
              </w:rPr>
              <w:t>7</w:t>
            </w:r>
            <w:r w:rsidR="0081556D" w:rsidRPr="0081556D">
              <w:rPr>
                <w:rFonts w:hint="eastAsia"/>
                <w:kern w:val="2"/>
                <w:sz w:val="20"/>
                <w:szCs w:val="20"/>
              </w:rPr>
              <w:t>에</w:t>
            </w:r>
            <w:r w:rsidR="0081556D" w:rsidRPr="0081556D">
              <w:rPr>
                <w:kern w:val="2"/>
                <w:sz w:val="20"/>
                <w:szCs w:val="20"/>
              </w:rPr>
              <w:t xml:space="preserve"> </w:t>
            </w:r>
            <w:r w:rsidR="00474760">
              <w:rPr>
                <w:rFonts w:hint="eastAsia"/>
                <w:kern w:val="2"/>
                <w:sz w:val="20"/>
                <w:szCs w:val="20"/>
              </w:rPr>
              <w:t>의하면</w:t>
            </w:r>
            <w:r w:rsidR="00474760">
              <w:rPr>
                <w:rFonts w:hint="eastAsia"/>
                <w:kern w:val="2"/>
                <w:sz w:val="20"/>
                <w:szCs w:val="20"/>
              </w:rPr>
              <w:t xml:space="preserve">, </w:t>
            </w:r>
            <w:r w:rsidR="00FB56AF">
              <w:rPr>
                <w:rFonts w:hint="eastAsia"/>
                <w:kern w:val="2"/>
                <w:sz w:val="20"/>
                <w:szCs w:val="20"/>
              </w:rPr>
              <w:t>대상</w:t>
            </w:r>
            <w:r w:rsidR="0081556D" w:rsidRPr="0081556D">
              <w:rPr>
                <w:rFonts w:hint="eastAsia"/>
                <w:kern w:val="2"/>
                <w:sz w:val="20"/>
                <w:szCs w:val="20"/>
              </w:rPr>
              <w:t>회사는</w:t>
            </w:r>
            <w:r w:rsidR="0081556D" w:rsidRPr="0081556D">
              <w:rPr>
                <w:kern w:val="2"/>
                <w:sz w:val="20"/>
                <w:szCs w:val="20"/>
              </w:rPr>
              <w:t xml:space="preserve"> </w:t>
            </w:r>
            <w:r w:rsidR="0081556D" w:rsidRPr="0081556D">
              <w:rPr>
                <w:rFonts w:hint="eastAsia"/>
                <w:kern w:val="2"/>
                <w:sz w:val="20"/>
                <w:szCs w:val="20"/>
              </w:rPr>
              <w:t>주주총회의</w:t>
            </w:r>
            <w:r w:rsidR="0081556D" w:rsidRPr="0081556D">
              <w:rPr>
                <w:kern w:val="2"/>
                <w:sz w:val="20"/>
                <w:szCs w:val="20"/>
              </w:rPr>
              <w:t xml:space="preserve"> </w:t>
            </w:r>
            <w:r w:rsidR="0081556D" w:rsidRPr="0081556D">
              <w:rPr>
                <w:rFonts w:hint="eastAsia"/>
                <w:kern w:val="2"/>
                <w:sz w:val="20"/>
                <w:szCs w:val="20"/>
              </w:rPr>
              <w:t>특별결의로</w:t>
            </w:r>
            <w:r w:rsidR="0081556D" w:rsidRPr="0081556D">
              <w:rPr>
                <w:kern w:val="2"/>
                <w:sz w:val="20"/>
                <w:szCs w:val="20"/>
              </w:rPr>
              <w:t xml:space="preserve"> </w:t>
            </w:r>
            <w:r w:rsidR="0081556D" w:rsidRPr="0081556D">
              <w:rPr>
                <w:rFonts w:hint="eastAsia"/>
                <w:kern w:val="2"/>
                <w:sz w:val="20"/>
                <w:szCs w:val="20"/>
              </w:rPr>
              <w:t>발행주식총수의</w:t>
            </w:r>
            <w:r w:rsidR="0081556D" w:rsidRPr="0081556D">
              <w:rPr>
                <w:kern w:val="2"/>
                <w:sz w:val="20"/>
                <w:szCs w:val="20"/>
              </w:rPr>
              <w:t xml:space="preserve"> </w:t>
            </w:r>
            <w:r w:rsidR="008C5514">
              <w:rPr>
                <w:rFonts w:hint="eastAsia"/>
                <w:kern w:val="2"/>
                <w:sz w:val="20"/>
                <w:szCs w:val="20"/>
              </w:rPr>
              <w:t>10%</w:t>
            </w:r>
            <w:r w:rsidR="008C5514">
              <w:rPr>
                <w:rFonts w:hint="eastAsia"/>
                <w:kern w:val="2"/>
                <w:sz w:val="20"/>
                <w:szCs w:val="20"/>
              </w:rPr>
              <w:t>의</w:t>
            </w:r>
            <w:r w:rsidR="008C5514">
              <w:rPr>
                <w:rFonts w:hint="eastAsia"/>
                <w:kern w:val="2"/>
                <w:sz w:val="20"/>
                <w:szCs w:val="20"/>
              </w:rPr>
              <w:t xml:space="preserve"> </w:t>
            </w:r>
            <w:r w:rsidR="008C5514">
              <w:rPr>
                <w:rFonts w:hint="eastAsia"/>
                <w:kern w:val="2"/>
                <w:sz w:val="20"/>
                <w:szCs w:val="20"/>
              </w:rPr>
              <w:t>범위</w:t>
            </w:r>
            <w:r w:rsidR="0081556D" w:rsidRPr="0081556D">
              <w:rPr>
                <w:kern w:val="2"/>
                <w:sz w:val="20"/>
                <w:szCs w:val="20"/>
              </w:rPr>
              <w:t xml:space="preserve"> </w:t>
            </w:r>
            <w:r w:rsidR="0081556D" w:rsidRPr="0081556D">
              <w:rPr>
                <w:rFonts w:hint="eastAsia"/>
                <w:kern w:val="2"/>
                <w:sz w:val="20"/>
                <w:szCs w:val="20"/>
              </w:rPr>
              <w:t>내에서</w:t>
            </w:r>
            <w:r w:rsidR="0081556D" w:rsidRPr="0081556D">
              <w:rPr>
                <w:kern w:val="2"/>
                <w:sz w:val="20"/>
                <w:szCs w:val="20"/>
              </w:rPr>
              <w:t xml:space="preserve"> </w:t>
            </w:r>
            <w:r w:rsidR="0081556D" w:rsidRPr="0081556D">
              <w:rPr>
                <w:rFonts w:hint="eastAsia"/>
                <w:kern w:val="2"/>
                <w:sz w:val="20"/>
                <w:szCs w:val="20"/>
              </w:rPr>
              <w:t>회사의</w:t>
            </w:r>
            <w:r w:rsidR="0081556D" w:rsidRPr="0081556D">
              <w:rPr>
                <w:kern w:val="2"/>
                <w:sz w:val="20"/>
                <w:szCs w:val="20"/>
              </w:rPr>
              <w:t xml:space="preserve"> </w:t>
            </w:r>
            <w:r w:rsidR="0081556D" w:rsidRPr="0081556D">
              <w:rPr>
                <w:rFonts w:hint="eastAsia"/>
                <w:kern w:val="2"/>
                <w:sz w:val="20"/>
                <w:szCs w:val="20"/>
              </w:rPr>
              <w:t>설립</w:t>
            </w:r>
            <w:r w:rsidR="0081556D" w:rsidRPr="0081556D">
              <w:rPr>
                <w:kern w:val="2"/>
                <w:sz w:val="20"/>
                <w:szCs w:val="20"/>
              </w:rPr>
              <w:t xml:space="preserve"> </w:t>
            </w:r>
            <w:r w:rsidR="0081556D" w:rsidRPr="0081556D">
              <w:rPr>
                <w:rFonts w:hint="eastAsia"/>
                <w:kern w:val="2"/>
                <w:sz w:val="20"/>
                <w:szCs w:val="20"/>
              </w:rPr>
              <w:t>또는</w:t>
            </w:r>
            <w:r w:rsidR="0081556D" w:rsidRPr="0081556D">
              <w:rPr>
                <w:kern w:val="2"/>
                <w:sz w:val="20"/>
                <w:szCs w:val="20"/>
              </w:rPr>
              <w:t xml:space="preserve"> </w:t>
            </w:r>
            <w:r w:rsidR="0081556D" w:rsidRPr="0081556D">
              <w:rPr>
                <w:rFonts w:hint="eastAsia"/>
                <w:kern w:val="2"/>
                <w:sz w:val="20"/>
                <w:szCs w:val="20"/>
              </w:rPr>
              <w:t>경영</w:t>
            </w:r>
            <w:r w:rsidR="00C63A9C">
              <w:rPr>
                <w:rFonts w:hint="eastAsia"/>
                <w:kern w:val="2"/>
                <w:sz w:val="20"/>
                <w:szCs w:val="20"/>
              </w:rPr>
              <w:t xml:space="preserve">, </w:t>
            </w:r>
            <w:r w:rsidR="0081556D" w:rsidRPr="0081556D">
              <w:rPr>
                <w:rFonts w:hint="eastAsia"/>
                <w:kern w:val="2"/>
                <w:sz w:val="20"/>
                <w:szCs w:val="20"/>
              </w:rPr>
              <w:t>기술혁신</w:t>
            </w:r>
            <w:r w:rsidR="00AD5BB9">
              <w:rPr>
                <w:rFonts w:hint="eastAsia"/>
                <w:kern w:val="2"/>
                <w:sz w:val="20"/>
                <w:szCs w:val="20"/>
              </w:rPr>
              <w:t xml:space="preserve"> </w:t>
            </w:r>
            <w:r w:rsidR="00AD5BB9">
              <w:rPr>
                <w:rFonts w:hint="eastAsia"/>
                <w:kern w:val="2"/>
                <w:sz w:val="20"/>
                <w:szCs w:val="20"/>
              </w:rPr>
              <w:t>등</w:t>
            </w:r>
            <w:r w:rsidR="0081556D" w:rsidRPr="0081556D">
              <w:rPr>
                <w:rFonts w:hint="eastAsia"/>
                <w:kern w:val="2"/>
                <w:sz w:val="20"/>
                <w:szCs w:val="20"/>
              </w:rPr>
              <w:t>에</w:t>
            </w:r>
            <w:r w:rsidR="0081556D" w:rsidRPr="0081556D">
              <w:rPr>
                <w:kern w:val="2"/>
                <w:sz w:val="20"/>
                <w:szCs w:val="20"/>
              </w:rPr>
              <w:t xml:space="preserve"> </w:t>
            </w:r>
            <w:r w:rsidR="0081556D" w:rsidRPr="0081556D">
              <w:rPr>
                <w:rFonts w:hint="eastAsia"/>
                <w:kern w:val="2"/>
                <w:sz w:val="20"/>
                <w:szCs w:val="20"/>
              </w:rPr>
              <w:t>기여하였거나</w:t>
            </w:r>
            <w:r w:rsidR="0081556D" w:rsidRPr="0081556D">
              <w:rPr>
                <w:kern w:val="2"/>
                <w:sz w:val="20"/>
                <w:szCs w:val="20"/>
              </w:rPr>
              <w:t xml:space="preserve"> </w:t>
            </w:r>
            <w:r w:rsidR="0081556D" w:rsidRPr="0081556D">
              <w:rPr>
                <w:rFonts w:hint="eastAsia"/>
                <w:kern w:val="2"/>
                <w:sz w:val="20"/>
                <w:szCs w:val="20"/>
              </w:rPr>
              <w:t>기여할</w:t>
            </w:r>
            <w:r w:rsidR="0081556D" w:rsidRPr="0081556D">
              <w:rPr>
                <w:kern w:val="2"/>
                <w:sz w:val="20"/>
                <w:szCs w:val="20"/>
              </w:rPr>
              <w:t xml:space="preserve"> </w:t>
            </w:r>
            <w:r w:rsidR="0081556D" w:rsidRPr="0081556D">
              <w:rPr>
                <w:rFonts w:hint="eastAsia"/>
                <w:kern w:val="2"/>
                <w:sz w:val="20"/>
                <w:szCs w:val="20"/>
              </w:rPr>
              <w:t>수</w:t>
            </w:r>
            <w:r w:rsidR="0081556D" w:rsidRPr="0081556D">
              <w:rPr>
                <w:kern w:val="2"/>
                <w:sz w:val="20"/>
                <w:szCs w:val="20"/>
              </w:rPr>
              <w:t xml:space="preserve"> </w:t>
            </w:r>
            <w:r w:rsidR="0081556D" w:rsidRPr="0081556D">
              <w:rPr>
                <w:rFonts w:hint="eastAsia"/>
                <w:kern w:val="2"/>
                <w:sz w:val="20"/>
                <w:szCs w:val="20"/>
              </w:rPr>
              <w:t>있는</w:t>
            </w:r>
            <w:r w:rsidR="0081556D" w:rsidRPr="0081556D">
              <w:rPr>
                <w:kern w:val="2"/>
                <w:sz w:val="20"/>
                <w:szCs w:val="20"/>
              </w:rPr>
              <w:t xml:space="preserve"> </w:t>
            </w:r>
            <w:r w:rsidR="0081556D" w:rsidRPr="0081556D">
              <w:rPr>
                <w:rFonts w:hint="eastAsia"/>
                <w:kern w:val="2"/>
                <w:sz w:val="20"/>
                <w:szCs w:val="20"/>
              </w:rPr>
              <w:t>자로서</w:t>
            </w:r>
            <w:r w:rsidR="0081556D" w:rsidRPr="0081556D">
              <w:rPr>
                <w:kern w:val="2"/>
                <w:sz w:val="20"/>
                <w:szCs w:val="20"/>
              </w:rPr>
              <w:t xml:space="preserve"> </w:t>
            </w:r>
            <w:r w:rsidR="0081556D" w:rsidRPr="0081556D">
              <w:rPr>
                <w:rFonts w:hint="eastAsia"/>
                <w:kern w:val="2"/>
                <w:sz w:val="20"/>
                <w:szCs w:val="20"/>
              </w:rPr>
              <w:t>회사의</w:t>
            </w:r>
            <w:r w:rsidR="0081556D" w:rsidRPr="0081556D">
              <w:rPr>
                <w:kern w:val="2"/>
                <w:sz w:val="20"/>
                <w:szCs w:val="20"/>
              </w:rPr>
              <w:t xml:space="preserve"> </w:t>
            </w:r>
            <w:r w:rsidR="00935BBF">
              <w:rPr>
                <w:rFonts w:hint="eastAsia"/>
                <w:kern w:val="2"/>
                <w:sz w:val="20"/>
                <w:szCs w:val="20"/>
              </w:rPr>
              <w:t>이사</w:t>
            </w:r>
            <w:r w:rsidR="00935BBF">
              <w:rPr>
                <w:rFonts w:hint="eastAsia"/>
                <w:kern w:val="2"/>
                <w:sz w:val="20"/>
                <w:szCs w:val="20"/>
              </w:rPr>
              <w:t xml:space="preserve">, </w:t>
            </w:r>
            <w:r w:rsidR="00935BBF">
              <w:rPr>
                <w:rFonts w:hint="eastAsia"/>
                <w:kern w:val="2"/>
                <w:sz w:val="20"/>
                <w:szCs w:val="20"/>
              </w:rPr>
              <w:t>감사</w:t>
            </w:r>
            <w:r w:rsidR="00935BBF">
              <w:rPr>
                <w:rFonts w:hint="eastAsia"/>
                <w:kern w:val="2"/>
                <w:sz w:val="20"/>
                <w:szCs w:val="20"/>
              </w:rPr>
              <w:t xml:space="preserve"> </w:t>
            </w:r>
            <w:r w:rsidR="00935BBF">
              <w:rPr>
                <w:rFonts w:hint="eastAsia"/>
                <w:kern w:val="2"/>
                <w:sz w:val="20"/>
                <w:szCs w:val="20"/>
              </w:rPr>
              <w:t>또는</w:t>
            </w:r>
            <w:r w:rsidR="00935BBF">
              <w:rPr>
                <w:rFonts w:hint="eastAsia"/>
                <w:kern w:val="2"/>
                <w:sz w:val="20"/>
                <w:szCs w:val="20"/>
              </w:rPr>
              <w:t xml:space="preserve"> </w:t>
            </w:r>
            <w:r w:rsidR="00935BBF">
              <w:rPr>
                <w:rFonts w:hint="eastAsia"/>
                <w:kern w:val="2"/>
                <w:sz w:val="20"/>
                <w:szCs w:val="20"/>
              </w:rPr>
              <w:t>피용자에게</w:t>
            </w:r>
            <w:r w:rsidR="0081556D" w:rsidRPr="0081556D">
              <w:rPr>
                <w:kern w:val="2"/>
                <w:sz w:val="20"/>
                <w:szCs w:val="20"/>
              </w:rPr>
              <w:t xml:space="preserve"> </w:t>
            </w:r>
            <w:r w:rsidR="0081556D" w:rsidRPr="0081556D">
              <w:rPr>
                <w:rFonts w:hint="eastAsia"/>
                <w:kern w:val="2"/>
                <w:sz w:val="20"/>
                <w:szCs w:val="20"/>
              </w:rPr>
              <w:t>주식매수선택권을</w:t>
            </w:r>
            <w:r w:rsidR="0081556D" w:rsidRPr="0081556D">
              <w:rPr>
                <w:kern w:val="2"/>
                <w:sz w:val="20"/>
                <w:szCs w:val="20"/>
              </w:rPr>
              <w:t xml:space="preserve"> </w:t>
            </w:r>
            <w:r w:rsidR="0081556D" w:rsidRPr="0081556D">
              <w:rPr>
                <w:rFonts w:hint="eastAsia"/>
                <w:kern w:val="2"/>
                <w:sz w:val="20"/>
                <w:szCs w:val="20"/>
              </w:rPr>
              <w:t>부여할</w:t>
            </w:r>
            <w:r w:rsidR="0081556D" w:rsidRPr="0081556D">
              <w:rPr>
                <w:kern w:val="2"/>
                <w:sz w:val="20"/>
                <w:szCs w:val="20"/>
              </w:rPr>
              <w:t xml:space="preserve"> </w:t>
            </w:r>
            <w:r w:rsidR="0081556D" w:rsidRPr="0081556D">
              <w:rPr>
                <w:rFonts w:hint="eastAsia"/>
                <w:kern w:val="2"/>
                <w:sz w:val="20"/>
                <w:szCs w:val="20"/>
              </w:rPr>
              <w:t>수</w:t>
            </w:r>
            <w:r w:rsidR="0081556D" w:rsidRPr="0081556D">
              <w:rPr>
                <w:kern w:val="2"/>
                <w:sz w:val="20"/>
                <w:szCs w:val="20"/>
              </w:rPr>
              <w:t xml:space="preserve"> </w:t>
            </w:r>
            <w:r w:rsidR="0081556D" w:rsidRPr="0081556D">
              <w:rPr>
                <w:rFonts w:hint="eastAsia"/>
                <w:kern w:val="2"/>
                <w:sz w:val="20"/>
                <w:szCs w:val="20"/>
              </w:rPr>
              <w:t>있고</w:t>
            </w:r>
            <w:r w:rsidR="0081556D" w:rsidRPr="0081556D">
              <w:rPr>
                <w:kern w:val="2"/>
                <w:sz w:val="20"/>
                <w:szCs w:val="20"/>
              </w:rPr>
              <w:t>(</w:t>
            </w:r>
            <w:r w:rsidR="009945EC">
              <w:rPr>
                <w:rFonts w:hint="eastAsia"/>
                <w:kern w:val="2"/>
                <w:sz w:val="20"/>
                <w:szCs w:val="20"/>
              </w:rPr>
              <w:t>동조</w:t>
            </w:r>
            <w:r w:rsidR="009945EC">
              <w:rPr>
                <w:rFonts w:hint="eastAsia"/>
                <w:kern w:val="2"/>
                <w:sz w:val="20"/>
                <w:szCs w:val="20"/>
              </w:rPr>
              <w:t xml:space="preserve"> </w:t>
            </w:r>
            <w:r w:rsidR="0081556D" w:rsidRPr="0081556D">
              <w:rPr>
                <w:rFonts w:hint="eastAsia"/>
                <w:kern w:val="2"/>
                <w:sz w:val="20"/>
                <w:szCs w:val="20"/>
              </w:rPr>
              <w:t>제</w:t>
            </w:r>
            <w:r w:rsidR="0081556D" w:rsidRPr="0081556D">
              <w:rPr>
                <w:kern w:val="2"/>
                <w:sz w:val="20"/>
                <w:szCs w:val="20"/>
              </w:rPr>
              <w:t>1</w:t>
            </w:r>
            <w:r w:rsidR="0081556D" w:rsidRPr="0081556D">
              <w:rPr>
                <w:rFonts w:hint="eastAsia"/>
                <w:kern w:val="2"/>
                <w:sz w:val="20"/>
                <w:szCs w:val="20"/>
              </w:rPr>
              <w:t>항</w:t>
            </w:r>
            <w:r w:rsidR="002A5DE5">
              <w:rPr>
                <w:rFonts w:hint="eastAsia"/>
                <w:kern w:val="2"/>
                <w:sz w:val="20"/>
                <w:szCs w:val="20"/>
              </w:rPr>
              <w:t xml:space="preserve">, </w:t>
            </w:r>
            <w:r w:rsidR="002A5DE5">
              <w:rPr>
                <w:rFonts w:hint="eastAsia"/>
                <w:kern w:val="2"/>
                <w:sz w:val="20"/>
                <w:szCs w:val="20"/>
              </w:rPr>
              <w:t>제</w:t>
            </w:r>
            <w:r w:rsidR="002A5DE5">
              <w:rPr>
                <w:rFonts w:hint="eastAsia"/>
                <w:kern w:val="2"/>
                <w:sz w:val="20"/>
                <w:szCs w:val="20"/>
              </w:rPr>
              <w:t>2</w:t>
            </w:r>
            <w:r w:rsidR="002A5DE5">
              <w:rPr>
                <w:rFonts w:hint="eastAsia"/>
                <w:kern w:val="2"/>
                <w:sz w:val="20"/>
                <w:szCs w:val="20"/>
              </w:rPr>
              <w:t>항</w:t>
            </w:r>
            <w:r w:rsidR="0081556D" w:rsidRPr="0081556D">
              <w:rPr>
                <w:kern w:val="2"/>
                <w:sz w:val="20"/>
                <w:szCs w:val="20"/>
              </w:rPr>
              <w:t xml:space="preserve">), </w:t>
            </w:r>
            <w:r w:rsidR="0081556D" w:rsidRPr="0081556D">
              <w:rPr>
                <w:rFonts w:hint="eastAsia"/>
                <w:kern w:val="2"/>
                <w:sz w:val="20"/>
                <w:szCs w:val="20"/>
              </w:rPr>
              <w:t>주식매수선택권은</w:t>
            </w:r>
            <w:r w:rsidR="0081556D" w:rsidRPr="0081556D">
              <w:rPr>
                <w:kern w:val="2"/>
                <w:sz w:val="20"/>
                <w:szCs w:val="20"/>
              </w:rPr>
              <w:t xml:space="preserve"> </w:t>
            </w:r>
            <w:r w:rsidR="0081556D" w:rsidRPr="0081556D">
              <w:rPr>
                <w:rFonts w:hint="eastAsia"/>
                <w:kern w:val="2"/>
                <w:sz w:val="20"/>
                <w:szCs w:val="20"/>
              </w:rPr>
              <w:t>신주발행</w:t>
            </w:r>
            <w:r w:rsidR="0081556D" w:rsidRPr="0081556D">
              <w:rPr>
                <w:kern w:val="2"/>
                <w:sz w:val="20"/>
                <w:szCs w:val="20"/>
              </w:rPr>
              <w:t xml:space="preserve">, </w:t>
            </w:r>
            <w:r w:rsidR="0081556D" w:rsidRPr="0081556D">
              <w:rPr>
                <w:rFonts w:hint="eastAsia"/>
                <w:kern w:val="2"/>
                <w:sz w:val="20"/>
                <w:szCs w:val="20"/>
              </w:rPr>
              <w:t>자기주식교부</w:t>
            </w:r>
            <w:r w:rsidR="0081556D" w:rsidRPr="0081556D">
              <w:rPr>
                <w:kern w:val="2"/>
                <w:sz w:val="20"/>
                <w:szCs w:val="20"/>
              </w:rPr>
              <w:t xml:space="preserve"> </w:t>
            </w:r>
            <w:r w:rsidR="0081556D" w:rsidRPr="0081556D">
              <w:rPr>
                <w:rFonts w:hint="eastAsia"/>
                <w:kern w:val="2"/>
                <w:sz w:val="20"/>
                <w:szCs w:val="20"/>
              </w:rPr>
              <w:t>또는</w:t>
            </w:r>
            <w:r w:rsidR="0081556D" w:rsidRPr="0081556D">
              <w:rPr>
                <w:kern w:val="2"/>
                <w:sz w:val="20"/>
                <w:szCs w:val="20"/>
              </w:rPr>
              <w:t xml:space="preserve"> </w:t>
            </w:r>
            <w:r w:rsidR="0081556D" w:rsidRPr="0081556D">
              <w:rPr>
                <w:rFonts w:hint="eastAsia"/>
                <w:kern w:val="2"/>
                <w:sz w:val="20"/>
                <w:szCs w:val="20"/>
              </w:rPr>
              <w:t>차액정산의</w:t>
            </w:r>
            <w:r w:rsidR="0081556D" w:rsidRPr="0081556D">
              <w:rPr>
                <w:kern w:val="2"/>
                <w:sz w:val="20"/>
                <w:szCs w:val="20"/>
              </w:rPr>
              <w:t xml:space="preserve"> </w:t>
            </w:r>
            <w:r w:rsidR="0081556D" w:rsidRPr="0081556D">
              <w:rPr>
                <w:rFonts w:hint="eastAsia"/>
                <w:kern w:val="2"/>
                <w:sz w:val="20"/>
                <w:szCs w:val="20"/>
              </w:rPr>
              <w:t>방법으로</w:t>
            </w:r>
            <w:r w:rsidR="0081556D" w:rsidRPr="0081556D">
              <w:rPr>
                <w:kern w:val="2"/>
                <w:sz w:val="20"/>
                <w:szCs w:val="20"/>
              </w:rPr>
              <w:t xml:space="preserve"> </w:t>
            </w:r>
            <w:r w:rsidR="0081556D" w:rsidRPr="0081556D">
              <w:rPr>
                <w:rFonts w:hint="eastAsia"/>
                <w:kern w:val="2"/>
                <w:sz w:val="20"/>
                <w:szCs w:val="20"/>
              </w:rPr>
              <w:t>행사될</w:t>
            </w:r>
            <w:r w:rsidR="0081556D" w:rsidRPr="0081556D">
              <w:rPr>
                <w:kern w:val="2"/>
                <w:sz w:val="20"/>
                <w:szCs w:val="20"/>
              </w:rPr>
              <w:t xml:space="preserve"> </w:t>
            </w:r>
            <w:r w:rsidR="0081556D" w:rsidRPr="0081556D">
              <w:rPr>
                <w:rFonts w:hint="eastAsia"/>
                <w:kern w:val="2"/>
                <w:sz w:val="20"/>
                <w:szCs w:val="20"/>
              </w:rPr>
              <w:t>수</w:t>
            </w:r>
            <w:r w:rsidR="0081556D" w:rsidRPr="0081556D">
              <w:rPr>
                <w:kern w:val="2"/>
                <w:sz w:val="20"/>
                <w:szCs w:val="20"/>
              </w:rPr>
              <w:t xml:space="preserve"> </w:t>
            </w:r>
            <w:r w:rsidR="0081556D" w:rsidRPr="0081556D">
              <w:rPr>
                <w:rFonts w:hint="eastAsia"/>
                <w:kern w:val="2"/>
                <w:sz w:val="20"/>
                <w:szCs w:val="20"/>
              </w:rPr>
              <w:t>있음</w:t>
            </w:r>
            <w:r w:rsidR="0081556D" w:rsidRPr="0081556D">
              <w:rPr>
                <w:kern w:val="2"/>
                <w:sz w:val="20"/>
                <w:szCs w:val="20"/>
              </w:rPr>
              <w:t>(</w:t>
            </w:r>
            <w:r w:rsidR="00985075">
              <w:rPr>
                <w:rFonts w:hint="eastAsia"/>
                <w:kern w:val="2"/>
                <w:sz w:val="20"/>
                <w:szCs w:val="20"/>
              </w:rPr>
              <w:t>동조</w:t>
            </w:r>
            <w:r w:rsidR="00985075">
              <w:rPr>
                <w:rFonts w:hint="eastAsia"/>
                <w:kern w:val="2"/>
                <w:sz w:val="20"/>
                <w:szCs w:val="20"/>
              </w:rPr>
              <w:t xml:space="preserve"> </w:t>
            </w:r>
            <w:r w:rsidR="0081556D" w:rsidRPr="0081556D">
              <w:rPr>
                <w:rFonts w:hint="eastAsia"/>
                <w:kern w:val="2"/>
                <w:sz w:val="20"/>
                <w:szCs w:val="20"/>
              </w:rPr>
              <w:t>제</w:t>
            </w:r>
            <w:r w:rsidR="0081556D" w:rsidRPr="0081556D">
              <w:rPr>
                <w:kern w:val="2"/>
                <w:sz w:val="20"/>
                <w:szCs w:val="20"/>
              </w:rPr>
              <w:t>3</w:t>
            </w:r>
            <w:r w:rsidR="0081556D" w:rsidRPr="0081556D">
              <w:rPr>
                <w:rFonts w:hint="eastAsia"/>
                <w:kern w:val="2"/>
                <w:sz w:val="20"/>
                <w:szCs w:val="20"/>
              </w:rPr>
              <w:t>항</w:t>
            </w:r>
            <w:r w:rsidR="0081556D" w:rsidRPr="0081556D">
              <w:rPr>
                <w:kern w:val="2"/>
                <w:sz w:val="20"/>
                <w:szCs w:val="20"/>
              </w:rPr>
              <w:t xml:space="preserve">). </w:t>
            </w:r>
            <w:r w:rsidR="0081556D" w:rsidRPr="0081556D">
              <w:rPr>
                <w:rFonts w:hint="eastAsia"/>
                <w:kern w:val="2"/>
                <w:sz w:val="20"/>
                <w:szCs w:val="20"/>
              </w:rPr>
              <w:t>부여된</w:t>
            </w:r>
            <w:r w:rsidR="0081556D" w:rsidRPr="0081556D">
              <w:rPr>
                <w:kern w:val="2"/>
                <w:sz w:val="20"/>
                <w:szCs w:val="20"/>
              </w:rPr>
              <w:t xml:space="preserve"> </w:t>
            </w:r>
            <w:r w:rsidR="0081556D" w:rsidRPr="0081556D">
              <w:rPr>
                <w:rFonts w:hint="eastAsia"/>
                <w:kern w:val="2"/>
                <w:sz w:val="20"/>
                <w:szCs w:val="20"/>
              </w:rPr>
              <w:t>주식매수선택권은</w:t>
            </w:r>
            <w:r w:rsidR="0081556D" w:rsidRPr="0081556D">
              <w:rPr>
                <w:kern w:val="2"/>
                <w:sz w:val="20"/>
                <w:szCs w:val="20"/>
              </w:rPr>
              <w:t xml:space="preserve"> </w:t>
            </w:r>
            <w:r w:rsidR="0081556D" w:rsidRPr="0081556D">
              <w:rPr>
                <w:rFonts w:hint="eastAsia"/>
                <w:kern w:val="2"/>
                <w:sz w:val="20"/>
                <w:szCs w:val="20"/>
              </w:rPr>
              <w:t>주주총회</w:t>
            </w:r>
            <w:r w:rsidR="0081556D" w:rsidRPr="0081556D">
              <w:rPr>
                <w:kern w:val="2"/>
                <w:sz w:val="20"/>
                <w:szCs w:val="20"/>
              </w:rPr>
              <w:t xml:space="preserve"> </w:t>
            </w:r>
            <w:r w:rsidR="0081556D" w:rsidRPr="0081556D">
              <w:rPr>
                <w:rFonts w:hint="eastAsia"/>
                <w:kern w:val="2"/>
                <w:sz w:val="20"/>
                <w:szCs w:val="20"/>
              </w:rPr>
              <w:t>또는</w:t>
            </w:r>
            <w:r w:rsidR="0081556D" w:rsidRPr="0081556D">
              <w:rPr>
                <w:kern w:val="2"/>
                <w:sz w:val="20"/>
                <w:szCs w:val="20"/>
              </w:rPr>
              <w:t xml:space="preserve"> </w:t>
            </w:r>
            <w:r w:rsidR="0081556D" w:rsidRPr="0081556D">
              <w:rPr>
                <w:rFonts w:hint="eastAsia"/>
                <w:kern w:val="2"/>
                <w:sz w:val="20"/>
                <w:szCs w:val="20"/>
              </w:rPr>
              <w:t>이사회</w:t>
            </w:r>
            <w:r w:rsidR="0081556D" w:rsidRPr="0081556D">
              <w:rPr>
                <w:kern w:val="2"/>
                <w:sz w:val="20"/>
                <w:szCs w:val="20"/>
              </w:rPr>
              <w:t xml:space="preserve"> </w:t>
            </w:r>
            <w:r w:rsidR="0081556D" w:rsidRPr="0081556D">
              <w:rPr>
                <w:rFonts w:hint="eastAsia"/>
                <w:kern w:val="2"/>
                <w:sz w:val="20"/>
                <w:szCs w:val="20"/>
              </w:rPr>
              <w:t>결의일로부터</w:t>
            </w:r>
            <w:r w:rsidR="0081556D" w:rsidRPr="0081556D">
              <w:rPr>
                <w:kern w:val="2"/>
                <w:sz w:val="20"/>
                <w:szCs w:val="20"/>
              </w:rPr>
              <w:t xml:space="preserve"> 2</w:t>
            </w:r>
            <w:r w:rsidR="0081556D" w:rsidRPr="0081556D">
              <w:rPr>
                <w:rFonts w:hint="eastAsia"/>
                <w:kern w:val="2"/>
                <w:sz w:val="20"/>
                <w:szCs w:val="20"/>
              </w:rPr>
              <w:t>년</w:t>
            </w:r>
            <w:r w:rsidR="0081556D" w:rsidRPr="0081556D">
              <w:rPr>
                <w:kern w:val="2"/>
                <w:sz w:val="20"/>
                <w:szCs w:val="20"/>
              </w:rPr>
              <w:t xml:space="preserve"> </w:t>
            </w:r>
            <w:r w:rsidR="0081556D" w:rsidRPr="0081556D">
              <w:rPr>
                <w:rFonts w:hint="eastAsia"/>
                <w:kern w:val="2"/>
                <w:sz w:val="20"/>
                <w:szCs w:val="20"/>
              </w:rPr>
              <w:t>이상</w:t>
            </w:r>
            <w:r w:rsidR="0081556D" w:rsidRPr="0081556D">
              <w:rPr>
                <w:kern w:val="2"/>
                <w:sz w:val="20"/>
                <w:szCs w:val="20"/>
              </w:rPr>
              <w:t xml:space="preserve"> </w:t>
            </w:r>
            <w:r w:rsidR="0081556D" w:rsidRPr="0081556D">
              <w:rPr>
                <w:rFonts w:hint="eastAsia"/>
                <w:kern w:val="2"/>
                <w:sz w:val="20"/>
                <w:szCs w:val="20"/>
              </w:rPr>
              <w:t>재임</w:t>
            </w:r>
            <w:r w:rsidR="0081556D" w:rsidRPr="0081556D">
              <w:rPr>
                <w:rFonts w:hint="eastAsia"/>
                <w:kern w:val="2"/>
                <w:sz w:val="20"/>
                <w:szCs w:val="20"/>
              </w:rPr>
              <w:t>/</w:t>
            </w:r>
            <w:r w:rsidR="0081556D" w:rsidRPr="0081556D">
              <w:rPr>
                <w:rFonts w:hint="eastAsia"/>
                <w:kern w:val="2"/>
                <w:sz w:val="20"/>
                <w:szCs w:val="20"/>
              </w:rPr>
              <w:t>재직하여야</w:t>
            </w:r>
            <w:r w:rsidR="0081556D" w:rsidRPr="0081556D">
              <w:rPr>
                <w:rFonts w:hint="eastAsia"/>
                <w:kern w:val="2"/>
                <w:sz w:val="20"/>
                <w:szCs w:val="20"/>
              </w:rPr>
              <w:t xml:space="preserve"> </w:t>
            </w:r>
            <w:r w:rsidR="00381E5A">
              <w:rPr>
                <w:rFonts w:hint="eastAsia"/>
                <w:kern w:val="2"/>
                <w:sz w:val="20"/>
                <w:szCs w:val="20"/>
              </w:rPr>
              <w:t>하고</w:t>
            </w:r>
            <w:r w:rsidR="006D2A97">
              <w:rPr>
                <w:rFonts w:hint="eastAsia"/>
                <w:kern w:val="2"/>
                <w:sz w:val="20"/>
                <w:szCs w:val="20"/>
              </w:rPr>
              <w:t xml:space="preserve">, </w:t>
            </w:r>
            <w:r w:rsidR="006D2A97">
              <w:rPr>
                <w:rFonts w:hint="eastAsia"/>
                <w:kern w:val="2"/>
                <w:sz w:val="20"/>
                <w:szCs w:val="20"/>
              </w:rPr>
              <w:t>주주총회</w:t>
            </w:r>
            <w:r w:rsidR="006D2A97">
              <w:rPr>
                <w:rFonts w:hint="eastAsia"/>
                <w:kern w:val="2"/>
                <w:sz w:val="20"/>
                <w:szCs w:val="20"/>
              </w:rPr>
              <w:t xml:space="preserve"> </w:t>
            </w:r>
            <w:r w:rsidR="006D2A97">
              <w:rPr>
                <w:rFonts w:hint="eastAsia"/>
                <w:kern w:val="2"/>
                <w:sz w:val="20"/>
                <w:szCs w:val="20"/>
              </w:rPr>
              <w:t>결의로</w:t>
            </w:r>
            <w:r w:rsidR="006D2A97">
              <w:rPr>
                <w:rFonts w:hint="eastAsia"/>
                <w:kern w:val="2"/>
                <w:sz w:val="20"/>
                <w:szCs w:val="20"/>
              </w:rPr>
              <w:t xml:space="preserve"> </w:t>
            </w:r>
            <w:r w:rsidR="006D2A97">
              <w:rPr>
                <w:rFonts w:hint="eastAsia"/>
                <w:kern w:val="2"/>
                <w:sz w:val="20"/>
                <w:szCs w:val="20"/>
              </w:rPr>
              <w:t>정한</w:t>
            </w:r>
            <w:r w:rsidR="006D2A97">
              <w:rPr>
                <w:rFonts w:hint="eastAsia"/>
                <w:kern w:val="2"/>
                <w:sz w:val="20"/>
                <w:szCs w:val="20"/>
              </w:rPr>
              <w:t xml:space="preserve"> </w:t>
            </w:r>
            <w:r w:rsidR="006D2A97">
              <w:rPr>
                <w:rFonts w:hint="eastAsia"/>
                <w:kern w:val="2"/>
                <w:sz w:val="20"/>
                <w:szCs w:val="20"/>
              </w:rPr>
              <w:t>기간</w:t>
            </w:r>
            <w:r w:rsidR="006D2A97">
              <w:rPr>
                <w:rFonts w:hint="eastAsia"/>
                <w:kern w:val="2"/>
                <w:sz w:val="20"/>
                <w:szCs w:val="20"/>
              </w:rPr>
              <w:t xml:space="preserve"> </w:t>
            </w:r>
            <w:r w:rsidR="006D2A97">
              <w:rPr>
                <w:rFonts w:hint="eastAsia"/>
                <w:kern w:val="2"/>
                <w:sz w:val="20"/>
                <w:szCs w:val="20"/>
              </w:rPr>
              <w:t>동안</w:t>
            </w:r>
            <w:r w:rsidR="006D2A97">
              <w:rPr>
                <w:rFonts w:hint="eastAsia"/>
                <w:kern w:val="2"/>
                <w:sz w:val="20"/>
                <w:szCs w:val="20"/>
              </w:rPr>
              <w:t xml:space="preserve"> </w:t>
            </w:r>
            <w:r w:rsidR="006D2A97">
              <w:rPr>
                <w:rFonts w:hint="eastAsia"/>
                <w:kern w:val="2"/>
                <w:sz w:val="20"/>
                <w:szCs w:val="20"/>
              </w:rPr>
              <w:t>행사할</w:t>
            </w:r>
            <w:r w:rsidR="006D2A97">
              <w:rPr>
                <w:rFonts w:hint="eastAsia"/>
                <w:kern w:val="2"/>
                <w:sz w:val="20"/>
                <w:szCs w:val="20"/>
              </w:rPr>
              <w:t xml:space="preserve"> </w:t>
            </w:r>
            <w:r w:rsidR="006D2A97">
              <w:rPr>
                <w:rFonts w:hint="eastAsia"/>
                <w:kern w:val="2"/>
                <w:sz w:val="20"/>
                <w:szCs w:val="20"/>
              </w:rPr>
              <w:t>수</w:t>
            </w:r>
            <w:r w:rsidR="006D2A97">
              <w:rPr>
                <w:rFonts w:hint="eastAsia"/>
                <w:kern w:val="2"/>
                <w:sz w:val="20"/>
                <w:szCs w:val="20"/>
              </w:rPr>
              <w:t xml:space="preserve"> </w:t>
            </w:r>
            <w:r w:rsidR="006D2A97">
              <w:rPr>
                <w:rFonts w:hint="eastAsia"/>
                <w:kern w:val="2"/>
                <w:sz w:val="20"/>
                <w:szCs w:val="20"/>
              </w:rPr>
              <w:t>있</w:t>
            </w:r>
            <w:r w:rsidR="002D798A">
              <w:rPr>
                <w:rFonts w:hint="eastAsia"/>
                <w:kern w:val="2"/>
                <w:sz w:val="20"/>
                <w:szCs w:val="20"/>
              </w:rPr>
              <w:t>도록</w:t>
            </w:r>
            <w:r w:rsidR="002D798A">
              <w:rPr>
                <w:rFonts w:hint="eastAsia"/>
                <w:kern w:val="2"/>
                <w:sz w:val="20"/>
                <w:szCs w:val="20"/>
              </w:rPr>
              <w:t xml:space="preserve"> </w:t>
            </w:r>
            <w:r w:rsidR="002D798A">
              <w:rPr>
                <w:rFonts w:hint="eastAsia"/>
                <w:kern w:val="2"/>
                <w:sz w:val="20"/>
                <w:szCs w:val="20"/>
              </w:rPr>
              <w:t>규정하고</w:t>
            </w:r>
            <w:r w:rsidR="002D798A">
              <w:rPr>
                <w:rFonts w:hint="eastAsia"/>
                <w:kern w:val="2"/>
                <w:sz w:val="20"/>
                <w:szCs w:val="20"/>
              </w:rPr>
              <w:t xml:space="preserve"> </w:t>
            </w:r>
            <w:r w:rsidR="002D798A">
              <w:rPr>
                <w:rFonts w:hint="eastAsia"/>
                <w:kern w:val="2"/>
                <w:sz w:val="20"/>
                <w:szCs w:val="20"/>
              </w:rPr>
              <w:t>있음</w:t>
            </w:r>
            <w:r w:rsidR="0081556D" w:rsidRPr="0081556D">
              <w:rPr>
                <w:rFonts w:hint="eastAsia"/>
                <w:kern w:val="2"/>
                <w:sz w:val="20"/>
                <w:szCs w:val="20"/>
              </w:rPr>
              <w:t>(</w:t>
            </w:r>
            <w:r w:rsidR="00985075">
              <w:rPr>
                <w:rFonts w:hint="eastAsia"/>
                <w:kern w:val="2"/>
                <w:sz w:val="20"/>
                <w:szCs w:val="20"/>
              </w:rPr>
              <w:t>동조</w:t>
            </w:r>
            <w:r w:rsidR="00985075">
              <w:rPr>
                <w:rFonts w:hint="eastAsia"/>
                <w:kern w:val="2"/>
                <w:sz w:val="20"/>
                <w:szCs w:val="20"/>
              </w:rPr>
              <w:t xml:space="preserve"> </w:t>
            </w:r>
            <w:r w:rsidR="006D2A97">
              <w:rPr>
                <w:rFonts w:hint="eastAsia"/>
                <w:kern w:val="2"/>
                <w:sz w:val="20"/>
                <w:szCs w:val="20"/>
              </w:rPr>
              <w:t>제</w:t>
            </w:r>
            <w:r w:rsidR="006D2A97">
              <w:rPr>
                <w:rFonts w:hint="eastAsia"/>
                <w:kern w:val="2"/>
                <w:sz w:val="20"/>
                <w:szCs w:val="20"/>
              </w:rPr>
              <w:t>4</w:t>
            </w:r>
            <w:r w:rsidR="006D2A97">
              <w:rPr>
                <w:rFonts w:hint="eastAsia"/>
                <w:kern w:val="2"/>
                <w:sz w:val="20"/>
                <w:szCs w:val="20"/>
              </w:rPr>
              <w:t>항</w:t>
            </w:r>
            <w:r w:rsidR="006D2A97">
              <w:rPr>
                <w:rFonts w:hint="eastAsia"/>
                <w:kern w:val="2"/>
                <w:sz w:val="20"/>
                <w:szCs w:val="20"/>
              </w:rPr>
              <w:t xml:space="preserve">, </w:t>
            </w:r>
            <w:r w:rsidR="0081556D" w:rsidRPr="0081556D">
              <w:rPr>
                <w:rFonts w:hint="eastAsia"/>
                <w:kern w:val="2"/>
                <w:sz w:val="20"/>
                <w:szCs w:val="20"/>
              </w:rPr>
              <w:t>제</w:t>
            </w:r>
            <w:r w:rsidR="00381E5A">
              <w:rPr>
                <w:rFonts w:hint="eastAsia"/>
                <w:kern w:val="2"/>
                <w:sz w:val="20"/>
                <w:szCs w:val="20"/>
              </w:rPr>
              <w:t>5</w:t>
            </w:r>
            <w:r w:rsidR="0081556D" w:rsidRPr="0081556D">
              <w:rPr>
                <w:rFonts w:hint="eastAsia"/>
                <w:kern w:val="2"/>
                <w:sz w:val="20"/>
                <w:szCs w:val="20"/>
              </w:rPr>
              <w:t>항</w:t>
            </w:r>
            <w:r w:rsidR="00381E5A">
              <w:rPr>
                <w:rFonts w:hint="eastAsia"/>
                <w:kern w:val="2"/>
                <w:sz w:val="20"/>
                <w:szCs w:val="20"/>
              </w:rPr>
              <w:t>)</w:t>
            </w:r>
            <w:r w:rsidR="00461524">
              <w:rPr>
                <w:rFonts w:hint="eastAsia"/>
                <w:kern w:val="2"/>
                <w:sz w:val="20"/>
                <w:szCs w:val="20"/>
              </w:rPr>
              <w:t>.</w:t>
            </w:r>
          </w:p>
          <w:p w14:paraId="79CF15E6" w14:textId="33A59137" w:rsidR="00851DC7" w:rsidRDefault="00851DC7" w:rsidP="002F76A3">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자료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2021</w:t>
            </w:r>
            <w:r>
              <w:rPr>
                <w:rFonts w:hint="eastAsia"/>
                <w:kern w:val="2"/>
                <w:sz w:val="20"/>
                <w:szCs w:val="20"/>
              </w:rPr>
              <w:t>년</w:t>
            </w:r>
            <w:r>
              <w:rPr>
                <w:rFonts w:hint="eastAsia"/>
                <w:kern w:val="2"/>
                <w:sz w:val="20"/>
                <w:szCs w:val="20"/>
              </w:rPr>
              <w:t xml:space="preserve"> 11</w:t>
            </w:r>
            <w:r>
              <w:rPr>
                <w:rFonts w:hint="eastAsia"/>
                <w:kern w:val="2"/>
                <w:sz w:val="20"/>
                <w:szCs w:val="20"/>
              </w:rPr>
              <w:t>월</w:t>
            </w:r>
            <w:r>
              <w:rPr>
                <w:rFonts w:hint="eastAsia"/>
                <w:kern w:val="2"/>
                <w:sz w:val="20"/>
                <w:szCs w:val="20"/>
              </w:rPr>
              <w:t xml:space="preserve"> 19</w:t>
            </w:r>
            <w:r>
              <w:rPr>
                <w:rFonts w:hint="eastAsia"/>
                <w:kern w:val="2"/>
                <w:sz w:val="20"/>
                <w:szCs w:val="20"/>
              </w:rPr>
              <w:t>일</w:t>
            </w:r>
            <w:r>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감사에게</w:t>
            </w:r>
            <w:r>
              <w:rPr>
                <w:rFonts w:hint="eastAsia"/>
                <w:kern w:val="2"/>
                <w:sz w:val="20"/>
                <w:szCs w:val="20"/>
              </w:rPr>
              <w:t xml:space="preserve"> </w:t>
            </w:r>
            <w:r>
              <w:rPr>
                <w:rFonts w:hint="eastAsia"/>
                <w:kern w:val="2"/>
                <w:sz w:val="20"/>
                <w:szCs w:val="20"/>
              </w:rPr>
              <w:t>부여된</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486</w:t>
            </w:r>
            <w:r>
              <w:rPr>
                <w:rFonts w:hint="eastAsia"/>
                <w:kern w:val="2"/>
                <w:sz w:val="20"/>
                <w:szCs w:val="20"/>
              </w:rPr>
              <w:t>주는</w:t>
            </w:r>
            <w:r>
              <w:rPr>
                <w:rFonts w:hint="eastAsia"/>
                <w:kern w:val="2"/>
                <w:sz w:val="20"/>
                <w:szCs w:val="20"/>
              </w:rPr>
              <w:t xml:space="preserve"> 2024</w:t>
            </w:r>
            <w:r>
              <w:rPr>
                <w:rFonts w:hint="eastAsia"/>
                <w:kern w:val="2"/>
                <w:sz w:val="20"/>
                <w:szCs w:val="20"/>
              </w:rPr>
              <w:t>년</w:t>
            </w:r>
            <w:r>
              <w:rPr>
                <w:rFonts w:hint="eastAsia"/>
                <w:kern w:val="2"/>
                <w:sz w:val="20"/>
                <w:szCs w:val="20"/>
              </w:rPr>
              <w:t xml:space="preserve"> 6</w:t>
            </w:r>
            <w:r>
              <w:rPr>
                <w:rFonts w:hint="eastAsia"/>
                <w:kern w:val="2"/>
                <w:sz w:val="20"/>
                <w:szCs w:val="20"/>
              </w:rPr>
              <w:t>월</w:t>
            </w:r>
            <w:r>
              <w:rPr>
                <w:rFonts w:hint="eastAsia"/>
                <w:kern w:val="2"/>
                <w:sz w:val="20"/>
                <w:szCs w:val="20"/>
              </w:rPr>
              <w:t xml:space="preserve"> 1</w:t>
            </w:r>
            <w:r>
              <w:rPr>
                <w:rFonts w:hint="eastAsia"/>
                <w:kern w:val="2"/>
                <w:sz w:val="20"/>
                <w:szCs w:val="20"/>
              </w:rPr>
              <w:t>일</w:t>
            </w:r>
            <w:r>
              <w:rPr>
                <w:rFonts w:hint="eastAsia"/>
                <w:kern w:val="2"/>
                <w:sz w:val="20"/>
                <w:szCs w:val="20"/>
              </w:rPr>
              <w:t xml:space="preserve"> </w:t>
            </w:r>
            <w:r>
              <w:rPr>
                <w:rFonts w:hint="eastAsia"/>
                <w:kern w:val="2"/>
                <w:sz w:val="20"/>
                <w:szCs w:val="20"/>
              </w:rPr>
              <w:t>전량</w:t>
            </w:r>
            <w:r>
              <w:rPr>
                <w:rFonts w:hint="eastAsia"/>
                <w:kern w:val="2"/>
                <w:sz w:val="20"/>
                <w:szCs w:val="20"/>
              </w:rPr>
              <w:t xml:space="preserve"> </w:t>
            </w:r>
            <w:r>
              <w:rPr>
                <w:rFonts w:hint="eastAsia"/>
                <w:kern w:val="2"/>
                <w:sz w:val="20"/>
                <w:szCs w:val="20"/>
              </w:rPr>
              <w:t>행사되었으며</w:t>
            </w:r>
            <w:r>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감사는</w:t>
            </w:r>
            <w:r>
              <w:rPr>
                <w:rFonts w:hint="eastAsia"/>
                <w:kern w:val="2"/>
                <w:sz w:val="20"/>
                <w:szCs w:val="20"/>
              </w:rPr>
              <w:t xml:space="preserve"> </w:t>
            </w:r>
            <w:r>
              <w:rPr>
                <w:rFonts w:hint="eastAsia"/>
                <w:kern w:val="2"/>
                <w:sz w:val="20"/>
                <w:szCs w:val="20"/>
              </w:rPr>
              <w:t>같은</w:t>
            </w:r>
            <w:r>
              <w:rPr>
                <w:rFonts w:hint="eastAsia"/>
                <w:kern w:val="2"/>
                <w:sz w:val="20"/>
                <w:szCs w:val="20"/>
              </w:rPr>
              <w:t xml:space="preserve"> </w:t>
            </w:r>
            <w:r>
              <w:rPr>
                <w:rFonts w:hint="eastAsia"/>
                <w:kern w:val="2"/>
                <w:sz w:val="20"/>
                <w:szCs w:val="20"/>
              </w:rPr>
              <w:t>수량의</w:t>
            </w:r>
            <w:r>
              <w:rPr>
                <w:rFonts w:hint="eastAsia"/>
                <w:kern w:val="2"/>
                <w:sz w:val="20"/>
                <w:szCs w:val="20"/>
              </w:rPr>
              <w:t xml:space="preserve"> </w:t>
            </w:r>
            <w:r>
              <w:rPr>
                <w:rFonts w:hint="eastAsia"/>
                <w:kern w:val="2"/>
                <w:sz w:val="20"/>
                <w:szCs w:val="20"/>
              </w:rPr>
              <w:t>보통주식을</w:t>
            </w:r>
            <w:r>
              <w:rPr>
                <w:rFonts w:hint="eastAsia"/>
                <w:kern w:val="2"/>
                <w:sz w:val="20"/>
                <w:szCs w:val="20"/>
              </w:rPr>
              <w:t xml:space="preserve"> </w:t>
            </w:r>
            <w:r>
              <w:rPr>
                <w:rFonts w:hint="eastAsia"/>
                <w:kern w:val="2"/>
                <w:sz w:val="20"/>
                <w:szCs w:val="20"/>
              </w:rPr>
              <w:t>취득하고</w:t>
            </w:r>
            <w:r w:rsidR="008F41D1">
              <w:rPr>
                <w:rFonts w:hint="eastAsia"/>
                <w:kern w:val="2"/>
                <w:sz w:val="20"/>
                <w:szCs w:val="20"/>
              </w:rPr>
              <w:t xml:space="preserve">, </w:t>
            </w:r>
            <w:r w:rsidR="008F41D1">
              <w:rPr>
                <w:rFonts w:hint="eastAsia"/>
                <w:kern w:val="2"/>
                <w:sz w:val="20"/>
                <w:szCs w:val="20"/>
              </w:rPr>
              <w:t>해당</w:t>
            </w:r>
            <w:r w:rsidR="008F41D1">
              <w:rPr>
                <w:rFonts w:hint="eastAsia"/>
                <w:kern w:val="2"/>
                <w:sz w:val="20"/>
                <w:szCs w:val="20"/>
              </w:rPr>
              <w:t xml:space="preserve"> </w:t>
            </w:r>
            <w:r w:rsidR="008F41D1">
              <w:rPr>
                <w:rFonts w:hint="eastAsia"/>
                <w:kern w:val="2"/>
                <w:sz w:val="20"/>
                <w:szCs w:val="20"/>
              </w:rPr>
              <w:t>주식은</w:t>
            </w:r>
            <w:r>
              <w:rPr>
                <w:rFonts w:hint="eastAsia"/>
                <w:kern w:val="2"/>
                <w:sz w:val="20"/>
                <w:szCs w:val="20"/>
              </w:rPr>
              <w:t xml:space="preserve"> 2024</w:t>
            </w:r>
            <w:r>
              <w:rPr>
                <w:rFonts w:hint="eastAsia"/>
                <w:kern w:val="2"/>
                <w:sz w:val="20"/>
                <w:szCs w:val="20"/>
              </w:rPr>
              <w:t>년</w:t>
            </w:r>
            <w:r>
              <w:rPr>
                <w:rFonts w:hint="eastAsia"/>
                <w:kern w:val="2"/>
                <w:sz w:val="20"/>
                <w:szCs w:val="20"/>
              </w:rPr>
              <w:t xml:space="preserve"> 6</w:t>
            </w:r>
            <w:r>
              <w:rPr>
                <w:rFonts w:hint="eastAsia"/>
                <w:kern w:val="2"/>
                <w:sz w:val="20"/>
                <w:szCs w:val="20"/>
              </w:rPr>
              <w:t>월</w:t>
            </w:r>
            <w:r>
              <w:rPr>
                <w:rFonts w:hint="eastAsia"/>
                <w:kern w:val="2"/>
                <w:sz w:val="20"/>
                <w:szCs w:val="20"/>
              </w:rPr>
              <w:t xml:space="preserve"> 24</w:t>
            </w:r>
            <w:r>
              <w:rPr>
                <w:rFonts w:hint="eastAsia"/>
                <w:kern w:val="2"/>
                <w:sz w:val="20"/>
                <w:szCs w:val="20"/>
              </w:rPr>
              <w:t>일</w:t>
            </w:r>
            <w:r>
              <w:rPr>
                <w:rFonts w:hint="eastAsia"/>
                <w:kern w:val="2"/>
                <w:sz w:val="20"/>
                <w:szCs w:val="20"/>
              </w:rPr>
              <w:t xml:space="preserve"> </w:t>
            </w:r>
            <w:r w:rsidRPr="00C63FAB">
              <w:rPr>
                <w:rFonts w:hint="eastAsia"/>
                <w:kern w:val="2"/>
                <w:sz w:val="20"/>
                <w:szCs w:val="20"/>
              </w:rPr>
              <w:t>베이스디스트링</w:t>
            </w:r>
            <w:r w:rsidRPr="00C63FAB">
              <w:rPr>
                <w:rFonts w:hint="eastAsia"/>
                <w:kern w:val="2"/>
                <w:sz w:val="20"/>
                <w:szCs w:val="20"/>
              </w:rPr>
              <w:t xml:space="preserve"> </w:t>
            </w:r>
            <w:r w:rsidRPr="00C63FAB">
              <w:rPr>
                <w:rFonts w:hint="eastAsia"/>
                <w:kern w:val="2"/>
                <w:sz w:val="20"/>
                <w:szCs w:val="20"/>
              </w:rPr>
              <w:t>및</w:t>
            </w:r>
            <w:r w:rsidRPr="00C63FAB">
              <w:rPr>
                <w:rFonts w:hint="eastAsia"/>
                <w:kern w:val="2"/>
                <w:sz w:val="20"/>
                <w:szCs w:val="20"/>
              </w:rPr>
              <w:t xml:space="preserve"> </w:t>
            </w:r>
            <w:r w:rsidRPr="00C63FAB">
              <w:rPr>
                <w:rFonts w:hint="eastAsia"/>
                <w:kern w:val="2"/>
                <w:sz w:val="20"/>
                <w:szCs w:val="20"/>
              </w:rPr>
              <w:t>베이스메트로놈</w:t>
            </w:r>
            <w:r>
              <w:rPr>
                <w:rFonts w:hint="eastAsia"/>
                <w:kern w:val="2"/>
                <w:sz w:val="20"/>
                <w:szCs w:val="20"/>
              </w:rPr>
              <w:t>에게</w:t>
            </w:r>
            <w:r>
              <w:rPr>
                <w:rFonts w:hint="eastAsia"/>
                <w:kern w:val="2"/>
                <w:sz w:val="20"/>
                <w:szCs w:val="20"/>
              </w:rPr>
              <w:t xml:space="preserve"> </w:t>
            </w:r>
            <w:r w:rsidR="008F41D1">
              <w:rPr>
                <w:rFonts w:hint="eastAsia"/>
                <w:kern w:val="2"/>
                <w:sz w:val="20"/>
                <w:szCs w:val="20"/>
              </w:rPr>
              <w:t>전량</w:t>
            </w:r>
            <w:r w:rsidR="008F41D1">
              <w:rPr>
                <w:rFonts w:hint="eastAsia"/>
                <w:kern w:val="2"/>
                <w:sz w:val="20"/>
                <w:szCs w:val="20"/>
              </w:rPr>
              <w:t xml:space="preserve"> </w:t>
            </w:r>
            <w:r>
              <w:rPr>
                <w:rFonts w:hint="eastAsia"/>
                <w:kern w:val="2"/>
                <w:sz w:val="20"/>
                <w:szCs w:val="20"/>
              </w:rPr>
              <w:t>매각</w:t>
            </w:r>
            <w:r w:rsidR="00751EC8">
              <w:rPr>
                <w:rFonts w:hint="eastAsia"/>
                <w:kern w:val="2"/>
                <w:sz w:val="20"/>
                <w:szCs w:val="20"/>
              </w:rPr>
              <w:t>한</w:t>
            </w:r>
            <w:r w:rsidR="00751EC8">
              <w:rPr>
                <w:rFonts w:hint="eastAsia"/>
                <w:kern w:val="2"/>
                <w:sz w:val="20"/>
                <w:szCs w:val="20"/>
              </w:rPr>
              <w:t xml:space="preserve"> </w:t>
            </w:r>
            <w:r w:rsidR="00751EC8">
              <w:rPr>
                <w:rFonts w:hint="eastAsia"/>
                <w:kern w:val="2"/>
                <w:sz w:val="20"/>
                <w:szCs w:val="20"/>
              </w:rPr>
              <w:t>것으로</w:t>
            </w:r>
            <w:r w:rsidR="00751EC8">
              <w:rPr>
                <w:rFonts w:hint="eastAsia"/>
                <w:kern w:val="2"/>
                <w:sz w:val="20"/>
                <w:szCs w:val="20"/>
              </w:rPr>
              <w:t xml:space="preserve"> </w:t>
            </w:r>
            <w:r w:rsidR="00751EC8">
              <w:rPr>
                <w:rFonts w:hint="eastAsia"/>
                <w:kern w:val="2"/>
                <w:sz w:val="20"/>
                <w:szCs w:val="20"/>
              </w:rPr>
              <w:t>확인됨</w:t>
            </w:r>
            <w:r w:rsidR="00751EC8">
              <w:rPr>
                <w:rFonts w:hint="eastAsia"/>
                <w:kern w:val="2"/>
                <w:sz w:val="20"/>
                <w:szCs w:val="20"/>
              </w:rPr>
              <w:t xml:space="preserve">. </w:t>
            </w:r>
          </w:p>
          <w:p w14:paraId="60B0EEE5" w14:textId="058932A2" w:rsidR="00E1631B" w:rsidRPr="004D47BD" w:rsidRDefault="00E1631B" w:rsidP="002F76A3">
            <w:pPr>
              <w:pStyle w:val="1"/>
              <w:rPr>
                <w:kern w:val="2"/>
                <w:sz w:val="20"/>
                <w:szCs w:val="20"/>
              </w:rPr>
            </w:pPr>
            <w:r w:rsidRPr="001202DD">
              <w:rPr>
                <w:rFonts w:hint="eastAsia"/>
                <w:kern w:val="2"/>
                <w:sz w:val="20"/>
                <w:szCs w:val="20"/>
              </w:rPr>
              <w:t>제공된</w:t>
            </w:r>
            <w:r w:rsidRPr="001202DD">
              <w:rPr>
                <w:rFonts w:hint="eastAsia"/>
                <w:kern w:val="2"/>
                <w:sz w:val="20"/>
                <w:szCs w:val="20"/>
              </w:rPr>
              <w:t xml:space="preserve"> </w:t>
            </w:r>
            <w:r w:rsidRPr="001202DD">
              <w:rPr>
                <w:rFonts w:hint="eastAsia"/>
                <w:kern w:val="2"/>
                <w:sz w:val="20"/>
                <w:szCs w:val="20"/>
              </w:rPr>
              <w:t>답변에</w:t>
            </w:r>
            <w:r w:rsidRPr="001202DD">
              <w:rPr>
                <w:rFonts w:hint="eastAsia"/>
                <w:kern w:val="2"/>
                <w:sz w:val="20"/>
                <w:szCs w:val="20"/>
              </w:rPr>
              <w:t xml:space="preserve"> </w:t>
            </w:r>
            <w:r w:rsidRPr="001202DD">
              <w:rPr>
                <w:rFonts w:hint="eastAsia"/>
                <w:kern w:val="2"/>
                <w:sz w:val="20"/>
                <w:szCs w:val="20"/>
              </w:rPr>
              <w:t>의하면</w:t>
            </w:r>
            <w:r w:rsidRPr="001202DD">
              <w:rPr>
                <w:rFonts w:hint="eastAsia"/>
                <w:kern w:val="2"/>
                <w:sz w:val="20"/>
                <w:szCs w:val="20"/>
              </w:rPr>
              <w:t xml:space="preserve">, </w:t>
            </w:r>
            <w:r w:rsidR="0035248B" w:rsidRPr="001202DD">
              <w:rPr>
                <w:rFonts w:hint="eastAsia"/>
                <w:kern w:val="2"/>
                <w:sz w:val="20"/>
                <w:szCs w:val="20"/>
              </w:rPr>
              <w:t>대상회사는</w:t>
            </w:r>
            <w:r w:rsidR="0035248B" w:rsidRPr="001202DD">
              <w:rPr>
                <w:rFonts w:hint="eastAsia"/>
                <w:kern w:val="2"/>
                <w:sz w:val="20"/>
                <w:szCs w:val="20"/>
              </w:rPr>
              <w:t xml:space="preserve"> </w:t>
            </w:r>
            <w:r w:rsidR="0035248B" w:rsidRPr="001202DD">
              <w:rPr>
                <w:rFonts w:hint="eastAsia"/>
                <w:kern w:val="2"/>
                <w:sz w:val="20"/>
                <w:szCs w:val="20"/>
              </w:rPr>
              <w:t>주식매수선택권</w:t>
            </w:r>
            <w:r w:rsidR="0035248B" w:rsidRPr="001202DD">
              <w:rPr>
                <w:rFonts w:hint="eastAsia"/>
                <w:kern w:val="2"/>
                <w:sz w:val="20"/>
                <w:szCs w:val="20"/>
              </w:rPr>
              <w:t xml:space="preserve"> </w:t>
            </w:r>
            <w:r w:rsidR="0035248B" w:rsidRPr="001202DD">
              <w:rPr>
                <w:rFonts w:hint="eastAsia"/>
                <w:kern w:val="2"/>
                <w:sz w:val="20"/>
                <w:szCs w:val="20"/>
              </w:rPr>
              <w:t>부여</w:t>
            </w:r>
            <w:r w:rsidR="0035248B" w:rsidRPr="001202DD">
              <w:rPr>
                <w:rFonts w:hint="eastAsia"/>
                <w:kern w:val="2"/>
                <w:sz w:val="20"/>
                <w:szCs w:val="20"/>
              </w:rPr>
              <w:t xml:space="preserve"> </w:t>
            </w:r>
            <w:r w:rsidR="0035248B" w:rsidRPr="001202DD">
              <w:rPr>
                <w:rFonts w:hint="eastAsia"/>
                <w:kern w:val="2"/>
                <w:sz w:val="20"/>
                <w:szCs w:val="20"/>
              </w:rPr>
              <w:t>또는</w:t>
            </w:r>
            <w:r w:rsidR="0035248B" w:rsidRPr="001202DD">
              <w:rPr>
                <w:rFonts w:hint="eastAsia"/>
                <w:kern w:val="2"/>
                <w:sz w:val="20"/>
                <w:szCs w:val="20"/>
              </w:rPr>
              <w:t xml:space="preserve"> </w:t>
            </w:r>
            <w:r w:rsidR="0035248B" w:rsidRPr="001202DD">
              <w:rPr>
                <w:rFonts w:hint="eastAsia"/>
                <w:kern w:val="2"/>
                <w:sz w:val="20"/>
                <w:szCs w:val="20"/>
              </w:rPr>
              <w:t>취소</w:t>
            </w:r>
            <w:r w:rsidR="0035248B" w:rsidRPr="001202DD">
              <w:rPr>
                <w:rFonts w:hint="eastAsia"/>
                <w:kern w:val="2"/>
                <w:sz w:val="20"/>
                <w:szCs w:val="20"/>
              </w:rPr>
              <w:t xml:space="preserve"> </w:t>
            </w:r>
            <w:r w:rsidR="0035248B" w:rsidRPr="001202DD">
              <w:rPr>
                <w:rFonts w:hint="eastAsia"/>
                <w:kern w:val="2"/>
                <w:sz w:val="20"/>
                <w:szCs w:val="20"/>
              </w:rPr>
              <w:t>당시</w:t>
            </w:r>
            <w:r w:rsidR="0035248B" w:rsidRPr="001202DD">
              <w:rPr>
                <w:rFonts w:hint="eastAsia"/>
                <w:kern w:val="2"/>
                <w:sz w:val="20"/>
                <w:szCs w:val="20"/>
              </w:rPr>
              <w:t xml:space="preserve"> </w:t>
            </w:r>
            <w:r w:rsidR="0035248B" w:rsidRPr="001202DD">
              <w:rPr>
                <w:rFonts w:hint="eastAsia"/>
                <w:kern w:val="2"/>
                <w:sz w:val="20"/>
                <w:szCs w:val="20"/>
              </w:rPr>
              <w:t>중소벤처기업부장관에게</w:t>
            </w:r>
            <w:r w:rsidR="0035248B" w:rsidRPr="001202DD">
              <w:rPr>
                <w:rFonts w:hint="eastAsia"/>
                <w:kern w:val="2"/>
                <w:sz w:val="20"/>
                <w:szCs w:val="20"/>
              </w:rPr>
              <w:t xml:space="preserve"> </w:t>
            </w:r>
            <w:r w:rsidR="0035248B" w:rsidRPr="001202DD">
              <w:rPr>
                <w:rFonts w:hint="eastAsia"/>
                <w:kern w:val="2"/>
                <w:sz w:val="20"/>
                <w:szCs w:val="20"/>
              </w:rPr>
              <w:t>신고한</w:t>
            </w:r>
            <w:r w:rsidR="0035248B" w:rsidRPr="001202DD">
              <w:rPr>
                <w:rFonts w:hint="eastAsia"/>
                <w:kern w:val="2"/>
                <w:sz w:val="20"/>
                <w:szCs w:val="20"/>
              </w:rPr>
              <w:t xml:space="preserve"> </w:t>
            </w:r>
            <w:r w:rsidR="0035248B" w:rsidRPr="001202DD">
              <w:rPr>
                <w:rFonts w:hint="eastAsia"/>
                <w:kern w:val="2"/>
                <w:sz w:val="20"/>
                <w:szCs w:val="20"/>
              </w:rPr>
              <w:t>사실은</w:t>
            </w:r>
            <w:r w:rsidR="0035248B" w:rsidRPr="001202DD">
              <w:rPr>
                <w:rFonts w:hint="eastAsia"/>
                <w:kern w:val="2"/>
                <w:sz w:val="20"/>
                <w:szCs w:val="20"/>
              </w:rPr>
              <w:t xml:space="preserve"> </w:t>
            </w:r>
            <w:r w:rsidR="0035248B" w:rsidRPr="001202DD">
              <w:rPr>
                <w:rFonts w:hint="eastAsia"/>
                <w:kern w:val="2"/>
                <w:sz w:val="20"/>
                <w:szCs w:val="20"/>
              </w:rPr>
              <w:t>없다고</w:t>
            </w:r>
            <w:r w:rsidR="0035248B" w:rsidRPr="001202DD">
              <w:rPr>
                <w:rFonts w:hint="eastAsia"/>
                <w:kern w:val="2"/>
                <w:sz w:val="20"/>
                <w:szCs w:val="20"/>
              </w:rPr>
              <w:t xml:space="preserve"> </w:t>
            </w:r>
            <w:r w:rsidR="0035248B" w:rsidRPr="001202DD">
              <w:rPr>
                <w:rFonts w:hint="eastAsia"/>
                <w:kern w:val="2"/>
                <w:sz w:val="20"/>
                <w:szCs w:val="20"/>
              </w:rPr>
              <w:t>함</w:t>
            </w:r>
            <w:r w:rsidR="0035248B" w:rsidRPr="001202DD">
              <w:rPr>
                <w:rFonts w:hint="eastAsia"/>
                <w:kern w:val="2"/>
                <w:sz w:val="20"/>
                <w:szCs w:val="20"/>
              </w:rPr>
              <w:t>.</w:t>
            </w:r>
            <w:r w:rsidR="0035248B">
              <w:rPr>
                <w:rFonts w:hint="eastAsia"/>
                <w:kern w:val="2"/>
                <w:sz w:val="20"/>
                <w:szCs w:val="20"/>
              </w:rPr>
              <w:t xml:space="preserve"> </w:t>
            </w:r>
          </w:p>
        </w:tc>
        <w:tc>
          <w:tcPr>
            <w:tcW w:w="5640" w:type="dxa"/>
            <w:tcBorders>
              <w:top w:val="single" w:sz="12" w:space="0" w:color="0F243E"/>
              <w:bottom w:val="single" w:sz="12" w:space="0" w:color="0F243E"/>
            </w:tcBorders>
            <w:shd w:val="clear" w:color="auto" w:fill="auto"/>
          </w:tcPr>
          <w:p w14:paraId="17AC5911" w14:textId="32FCC8DE" w:rsidR="00D81194" w:rsidRPr="007936FD" w:rsidRDefault="00D81194" w:rsidP="002F76A3">
            <w:pPr>
              <w:pStyle w:val="1"/>
              <w:spacing w:line="276" w:lineRule="auto"/>
            </w:pPr>
            <w:r w:rsidRPr="002A1347">
              <w:rPr>
                <w:rFonts w:hint="eastAsia"/>
                <w:color w:val="000000" w:themeColor="text1"/>
                <w:sz w:val="20"/>
                <w:szCs w:val="20"/>
              </w:rPr>
              <w:t>2023</w:t>
            </w:r>
            <w:r w:rsidRPr="002A1347">
              <w:rPr>
                <w:rFonts w:hint="eastAsia"/>
                <w:color w:val="000000" w:themeColor="text1"/>
                <w:sz w:val="20"/>
                <w:szCs w:val="20"/>
              </w:rPr>
              <w:t>년</w:t>
            </w:r>
            <w:r w:rsidRPr="002A1347">
              <w:rPr>
                <w:rFonts w:hint="eastAsia"/>
                <w:color w:val="000000" w:themeColor="text1"/>
                <w:sz w:val="20"/>
                <w:szCs w:val="20"/>
              </w:rPr>
              <w:t xml:space="preserve"> 7</w:t>
            </w:r>
            <w:r w:rsidRPr="002A1347">
              <w:rPr>
                <w:rFonts w:hint="eastAsia"/>
                <w:color w:val="000000" w:themeColor="text1"/>
                <w:sz w:val="20"/>
                <w:szCs w:val="20"/>
              </w:rPr>
              <w:t>월</w:t>
            </w:r>
            <w:r w:rsidRPr="002A1347">
              <w:rPr>
                <w:rFonts w:hint="eastAsia"/>
                <w:color w:val="000000" w:themeColor="text1"/>
                <w:sz w:val="20"/>
                <w:szCs w:val="20"/>
              </w:rPr>
              <w:t xml:space="preserve"> 4</w:t>
            </w:r>
            <w:r w:rsidRPr="002A1347">
              <w:rPr>
                <w:rFonts w:hint="eastAsia"/>
                <w:color w:val="000000" w:themeColor="text1"/>
                <w:sz w:val="20"/>
                <w:szCs w:val="20"/>
              </w:rPr>
              <w:t>일</w:t>
            </w:r>
            <w:r w:rsidRPr="002A1347">
              <w:rPr>
                <w:rFonts w:hint="eastAsia"/>
                <w:color w:val="000000" w:themeColor="text1"/>
                <w:sz w:val="20"/>
                <w:szCs w:val="20"/>
              </w:rPr>
              <w:t xml:space="preserve"> </w:t>
            </w:r>
            <w:r>
              <w:rPr>
                <w:rFonts w:hint="eastAsia"/>
                <w:color w:val="000000" w:themeColor="text1"/>
                <w:sz w:val="20"/>
                <w:szCs w:val="20"/>
              </w:rPr>
              <w:t>시행된</w:t>
            </w:r>
            <w:r>
              <w:rPr>
                <w:rFonts w:hint="eastAsia"/>
                <w:color w:val="000000" w:themeColor="text1"/>
                <w:sz w:val="20"/>
                <w:szCs w:val="20"/>
              </w:rPr>
              <w:t xml:space="preserve"> </w:t>
            </w:r>
            <w:r w:rsidRPr="002A1347">
              <w:rPr>
                <w:rFonts w:hint="eastAsia"/>
                <w:color w:val="000000" w:themeColor="text1"/>
                <w:sz w:val="20"/>
                <w:szCs w:val="20"/>
              </w:rPr>
              <w:t>개정</w:t>
            </w:r>
            <w:r w:rsidRPr="002A1347">
              <w:rPr>
                <w:rFonts w:hint="eastAsia"/>
                <w:color w:val="000000" w:themeColor="text1"/>
                <w:sz w:val="20"/>
                <w:szCs w:val="20"/>
              </w:rPr>
              <w:t xml:space="preserve"> </w:t>
            </w:r>
            <w:r w:rsidRPr="002A1347">
              <w:rPr>
                <w:rFonts w:hint="eastAsia"/>
                <w:color w:val="000000" w:themeColor="text1"/>
                <w:sz w:val="20"/>
                <w:szCs w:val="20"/>
              </w:rPr>
              <w:t>벤처기업법</w:t>
            </w:r>
            <w:r>
              <w:rPr>
                <w:rFonts w:hint="eastAsia"/>
                <w:color w:val="000000" w:themeColor="text1"/>
                <w:sz w:val="20"/>
                <w:szCs w:val="20"/>
              </w:rPr>
              <w:t>(</w:t>
            </w:r>
            <w:r>
              <w:rPr>
                <w:color w:val="000000" w:themeColor="text1"/>
                <w:sz w:val="20"/>
                <w:szCs w:val="20"/>
              </w:rPr>
              <w:t>“</w:t>
            </w:r>
            <w:r w:rsidRPr="00290596">
              <w:rPr>
                <w:rFonts w:hint="eastAsia"/>
                <w:b/>
                <w:bCs/>
                <w:color w:val="000000" w:themeColor="text1"/>
                <w:sz w:val="20"/>
                <w:szCs w:val="20"/>
              </w:rPr>
              <w:t>개정</w:t>
            </w:r>
            <w:r w:rsidRPr="00290596">
              <w:rPr>
                <w:rFonts w:hint="eastAsia"/>
                <w:b/>
                <w:bCs/>
                <w:color w:val="000000" w:themeColor="text1"/>
                <w:sz w:val="20"/>
                <w:szCs w:val="20"/>
              </w:rPr>
              <w:t xml:space="preserve"> </w:t>
            </w:r>
            <w:r w:rsidRPr="00290596">
              <w:rPr>
                <w:rFonts w:hint="eastAsia"/>
                <w:b/>
                <w:bCs/>
                <w:color w:val="000000" w:themeColor="text1"/>
                <w:sz w:val="20"/>
                <w:szCs w:val="20"/>
              </w:rPr>
              <w:t>벤처기업법</w:t>
            </w:r>
            <w:r>
              <w:rPr>
                <w:color w:val="000000" w:themeColor="text1"/>
                <w:sz w:val="20"/>
                <w:szCs w:val="20"/>
              </w:rPr>
              <w:t>”</w:t>
            </w:r>
            <w:r>
              <w:rPr>
                <w:rFonts w:hint="eastAsia"/>
                <w:color w:val="000000" w:themeColor="text1"/>
                <w:sz w:val="20"/>
                <w:szCs w:val="20"/>
              </w:rPr>
              <w:t>)</w:t>
            </w:r>
            <w:r>
              <w:rPr>
                <w:rFonts w:hint="eastAsia"/>
                <w:color w:val="000000" w:themeColor="text1"/>
                <w:sz w:val="20"/>
                <w:szCs w:val="20"/>
              </w:rPr>
              <w:t>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Pr="005B4E2A">
              <w:rPr>
                <w:rFonts w:hint="eastAsia"/>
                <w:color w:val="000000" w:themeColor="text1"/>
                <w:sz w:val="20"/>
                <w:szCs w:val="20"/>
              </w:rPr>
              <w:t>상법보다</w:t>
            </w:r>
            <w:r w:rsidRPr="005B4E2A">
              <w:rPr>
                <w:rFonts w:hint="eastAsia"/>
                <w:color w:val="000000" w:themeColor="text1"/>
                <w:sz w:val="20"/>
                <w:szCs w:val="20"/>
              </w:rPr>
              <w:t xml:space="preserve"> </w:t>
            </w:r>
            <w:r w:rsidRPr="005B4E2A">
              <w:rPr>
                <w:rFonts w:hint="eastAsia"/>
                <w:color w:val="000000" w:themeColor="text1"/>
                <w:sz w:val="20"/>
                <w:szCs w:val="20"/>
              </w:rPr>
              <w:t>벤처기업법이</w:t>
            </w:r>
            <w:r w:rsidRPr="005B4E2A">
              <w:rPr>
                <w:rFonts w:hint="eastAsia"/>
                <w:color w:val="000000" w:themeColor="text1"/>
                <w:sz w:val="20"/>
                <w:szCs w:val="20"/>
              </w:rPr>
              <w:t xml:space="preserve"> </w:t>
            </w:r>
            <w:r w:rsidRPr="005B4E2A">
              <w:rPr>
                <w:rFonts w:hint="eastAsia"/>
                <w:color w:val="000000" w:themeColor="text1"/>
                <w:sz w:val="20"/>
                <w:szCs w:val="20"/>
              </w:rPr>
              <w:t>우선</w:t>
            </w:r>
            <w:r w:rsidRPr="005B4E2A">
              <w:rPr>
                <w:rFonts w:hint="eastAsia"/>
                <w:color w:val="000000" w:themeColor="text1"/>
                <w:sz w:val="20"/>
                <w:szCs w:val="20"/>
              </w:rPr>
              <w:t xml:space="preserve"> </w:t>
            </w:r>
            <w:r w:rsidRPr="005B4E2A">
              <w:rPr>
                <w:rFonts w:hint="eastAsia"/>
                <w:color w:val="000000" w:themeColor="text1"/>
                <w:sz w:val="20"/>
                <w:szCs w:val="20"/>
              </w:rPr>
              <w:t>적용</w:t>
            </w:r>
            <w:r w:rsidR="00502A84">
              <w:rPr>
                <w:rFonts w:hint="eastAsia"/>
                <w:color w:val="000000" w:themeColor="text1"/>
                <w:sz w:val="20"/>
                <w:szCs w:val="20"/>
              </w:rPr>
              <w:t>된다는</w:t>
            </w:r>
            <w:r w:rsidR="00502A84">
              <w:rPr>
                <w:rFonts w:hint="eastAsia"/>
                <w:color w:val="000000" w:themeColor="text1"/>
                <w:sz w:val="20"/>
                <w:szCs w:val="20"/>
              </w:rPr>
              <w:t xml:space="preserve"> </w:t>
            </w:r>
            <w:r w:rsidR="00502A84">
              <w:rPr>
                <w:rFonts w:hint="eastAsia"/>
                <w:color w:val="000000" w:themeColor="text1"/>
                <w:sz w:val="20"/>
                <w:szCs w:val="20"/>
              </w:rPr>
              <w:t>내용을</w:t>
            </w:r>
            <w:r w:rsidR="00502A84">
              <w:rPr>
                <w:rFonts w:hint="eastAsia"/>
                <w:color w:val="000000" w:themeColor="text1"/>
                <w:sz w:val="20"/>
                <w:szCs w:val="20"/>
              </w:rPr>
              <w:t xml:space="preserve"> </w:t>
            </w:r>
            <w:r w:rsidR="00502A84">
              <w:rPr>
                <w:rFonts w:hint="eastAsia"/>
                <w:color w:val="000000" w:themeColor="text1"/>
                <w:sz w:val="20"/>
                <w:szCs w:val="20"/>
              </w:rPr>
              <w:t>명확히</w:t>
            </w:r>
            <w:r w:rsidR="00502A84">
              <w:rPr>
                <w:rFonts w:hint="eastAsia"/>
                <w:color w:val="000000" w:themeColor="text1"/>
                <w:sz w:val="20"/>
                <w:szCs w:val="20"/>
              </w:rPr>
              <w:t xml:space="preserve"> </w:t>
            </w:r>
            <w:r w:rsidR="00502A84">
              <w:rPr>
                <w:rFonts w:hint="eastAsia"/>
                <w:color w:val="000000" w:themeColor="text1"/>
                <w:sz w:val="20"/>
                <w:szCs w:val="20"/>
              </w:rPr>
              <w:t>하였음</w:t>
            </w:r>
            <w:r w:rsidR="00502A84">
              <w:rPr>
                <w:rFonts w:hint="eastAsia"/>
                <w:color w:val="000000" w:themeColor="text1"/>
                <w:sz w:val="20"/>
                <w:szCs w:val="20"/>
              </w:rPr>
              <w:t xml:space="preserve">. </w:t>
            </w:r>
            <w:r w:rsidR="00502A84">
              <w:rPr>
                <w:rFonts w:hint="eastAsia"/>
                <w:color w:val="000000" w:themeColor="text1"/>
                <w:sz w:val="20"/>
                <w:szCs w:val="20"/>
              </w:rPr>
              <w:t>이에</w:t>
            </w:r>
            <w:r w:rsidR="00502A84">
              <w:rPr>
                <w:rFonts w:hint="eastAsia"/>
                <w:color w:val="000000" w:themeColor="text1"/>
                <w:sz w:val="20"/>
                <w:szCs w:val="20"/>
              </w:rPr>
              <w:t xml:space="preserve"> </w:t>
            </w:r>
            <w:r w:rsidR="00502A84">
              <w:rPr>
                <w:rFonts w:hint="eastAsia"/>
                <w:color w:val="000000" w:themeColor="text1"/>
                <w:sz w:val="20"/>
                <w:szCs w:val="20"/>
              </w:rPr>
              <w:t>따라</w:t>
            </w:r>
            <w:r w:rsidR="00502A84">
              <w:rPr>
                <w:rFonts w:hint="eastAsia"/>
                <w:color w:val="000000" w:themeColor="text1"/>
                <w:sz w:val="20"/>
                <w:szCs w:val="20"/>
              </w:rPr>
              <w:t xml:space="preserve"> </w:t>
            </w:r>
            <w:r w:rsidR="00502A84">
              <w:rPr>
                <w:rFonts w:hint="eastAsia"/>
                <w:color w:val="000000" w:themeColor="text1"/>
                <w:sz w:val="20"/>
                <w:szCs w:val="20"/>
              </w:rPr>
              <w:t>정관에</w:t>
            </w:r>
            <w:r w:rsidR="00502A84">
              <w:rPr>
                <w:rFonts w:hint="eastAsia"/>
                <w:color w:val="000000" w:themeColor="text1"/>
                <w:sz w:val="20"/>
                <w:szCs w:val="20"/>
              </w:rPr>
              <w:t xml:space="preserve"> </w:t>
            </w:r>
            <w:r w:rsidR="00502A84">
              <w:rPr>
                <w:rFonts w:hint="eastAsia"/>
                <w:color w:val="000000" w:themeColor="text1"/>
                <w:sz w:val="20"/>
                <w:szCs w:val="20"/>
              </w:rPr>
              <w:t>상법에</w:t>
            </w:r>
            <w:r w:rsidR="00502A84">
              <w:rPr>
                <w:rFonts w:hint="eastAsia"/>
                <w:color w:val="000000" w:themeColor="text1"/>
                <w:sz w:val="20"/>
                <w:szCs w:val="20"/>
              </w:rPr>
              <w:t xml:space="preserve"> </w:t>
            </w:r>
            <w:r w:rsidR="00502A84">
              <w:rPr>
                <w:rFonts w:hint="eastAsia"/>
                <w:color w:val="000000" w:themeColor="text1"/>
                <w:sz w:val="20"/>
                <w:szCs w:val="20"/>
              </w:rPr>
              <w:t>따라</w:t>
            </w:r>
            <w:r w:rsidR="00502A84">
              <w:rPr>
                <w:rFonts w:hint="eastAsia"/>
                <w:color w:val="000000" w:themeColor="text1"/>
                <w:sz w:val="20"/>
                <w:szCs w:val="20"/>
              </w:rPr>
              <w:t xml:space="preserve"> </w:t>
            </w:r>
            <w:r w:rsidR="00502A84">
              <w:rPr>
                <w:rFonts w:hint="eastAsia"/>
                <w:color w:val="000000" w:themeColor="text1"/>
                <w:sz w:val="20"/>
                <w:szCs w:val="20"/>
              </w:rPr>
              <w:t>주식매수선택권을</w:t>
            </w:r>
            <w:r w:rsidR="00502A84">
              <w:rPr>
                <w:rFonts w:hint="eastAsia"/>
                <w:color w:val="000000" w:themeColor="text1"/>
                <w:sz w:val="20"/>
                <w:szCs w:val="20"/>
              </w:rPr>
              <w:t xml:space="preserve"> </w:t>
            </w:r>
            <w:r w:rsidR="00502A84">
              <w:rPr>
                <w:rFonts w:hint="eastAsia"/>
                <w:color w:val="000000" w:themeColor="text1"/>
                <w:sz w:val="20"/>
                <w:szCs w:val="20"/>
              </w:rPr>
              <w:t>부여하는</w:t>
            </w:r>
            <w:r w:rsidR="00502A84">
              <w:rPr>
                <w:rFonts w:hint="eastAsia"/>
                <w:color w:val="000000" w:themeColor="text1"/>
                <w:sz w:val="20"/>
                <w:szCs w:val="20"/>
              </w:rPr>
              <w:t xml:space="preserve"> </w:t>
            </w:r>
            <w:r w:rsidR="00502A84">
              <w:rPr>
                <w:rFonts w:hint="eastAsia"/>
                <w:color w:val="000000" w:themeColor="text1"/>
                <w:sz w:val="20"/>
                <w:szCs w:val="20"/>
              </w:rPr>
              <w:t>것으로</w:t>
            </w:r>
            <w:r w:rsidR="00502A84">
              <w:rPr>
                <w:rFonts w:hint="eastAsia"/>
                <w:color w:val="000000" w:themeColor="text1"/>
                <w:sz w:val="20"/>
                <w:szCs w:val="20"/>
              </w:rPr>
              <w:t xml:space="preserve"> </w:t>
            </w:r>
            <w:r w:rsidR="00502A84">
              <w:rPr>
                <w:rFonts w:hint="eastAsia"/>
                <w:color w:val="000000" w:themeColor="text1"/>
                <w:sz w:val="20"/>
                <w:szCs w:val="20"/>
              </w:rPr>
              <w:t>규정한</w:t>
            </w:r>
            <w:r w:rsidR="00502A84">
              <w:rPr>
                <w:rFonts w:hint="eastAsia"/>
                <w:color w:val="000000" w:themeColor="text1"/>
                <w:sz w:val="20"/>
                <w:szCs w:val="20"/>
              </w:rPr>
              <w:t xml:space="preserve"> </w:t>
            </w:r>
            <w:r w:rsidR="00502A84">
              <w:rPr>
                <w:rFonts w:hint="eastAsia"/>
                <w:color w:val="000000" w:themeColor="text1"/>
                <w:sz w:val="20"/>
                <w:szCs w:val="20"/>
              </w:rPr>
              <w:t>경우에도</w:t>
            </w:r>
            <w:r w:rsidR="00502A84">
              <w:rPr>
                <w:rFonts w:hint="eastAsia"/>
                <w:color w:val="000000" w:themeColor="text1"/>
                <w:sz w:val="20"/>
                <w:szCs w:val="20"/>
              </w:rPr>
              <w:t xml:space="preserve"> </w:t>
            </w:r>
            <w:r w:rsidR="00502A84">
              <w:rPr>
                <w:rFonts w:hint="eastAsia"/>
                <w:color w:val="000000" w:themeColor="text1"/>
                <w:sz w:val="20"/>
                <w:szCs w:val="20"/>
              </w:rPr>
              <w:t>해당</w:t>
            </w:r>
            <w:r w:rsidR="00502A84">
              <w:rPr>
                <w:rFonts w:hint="eastAsia"/>
                <w:color w:val="000000" w:themeColor="text1"/>
                <w:sz w:val="20"/>
                <w:szCs w:val="20"/>
              </w:rPr>
              <w:t xml:space="preserve"> </w:t>
            </w:r>
            <w:r w:rsidR="00502A84">
              <w:rPr>
                <w:rFonts w:hint="eastAsia"/>
                <w:color w:val="000000" w:themeColor="text1"/>
                <w:sz w:val="20"/>
                <w:szCs w:val="20"/>
              </w:rPr>
              <w:t>회사가</w:t>
            </w:r>
            <w:r w:rsidR="00502A84">
              <w:rPr>
                <w:rFonts w:hint="eastAsia"/>
                <w:color w:val="000000" w:themeColor="text1"/>
                <w:sz w:val="20"/>
                <w:szCs w:val="20"/>
              </w:rPr>
              <w:t xml:space="preserve"> </w:t>
            </w:r>
            <w:r w:rsidR="00502A84">
              <w:rPr>
                <w:rFonts w:hint="eastAsia"/>
                <w:color w:val="000000" w:themeColor="text1"/>
                <w:sz w:val="20"/>
                <w:szCs w:val="20"/>
              </w:rPr>
              <w:t>벤처기업인</w:t>
            </w:r>
            <w:r w:rsidR="00502A84">
              <w:rPr>
                <w:rFonts w:hint="eastAsia"/>
                <w:color w:val="000000" w:themeColor="text1"/>
                <w:sz w:val="20"/>
                <w:szCs w:val="20"/>
              </w:rPr>
              <w:t xml:space="preserve"> </w:t>
            </w:r>
            <w:r w:rsidR="00502A84">
              <w:rPr>
                <w:rFonts w:hint="eastAsia"/>
                <w:color w:val="000000" w:themeColor="text1"/>
                <w:sz w:val="20"/>
                <w:szCs w:val="20"/>
              </w:rPr>
              <w:t>경우에는</w:t>
            </w:r>
            <w:r w:rsidR="00502A84">
              <w:rPr>
                <w:rFonts w:hint="eastAsia"/>
                <w:color w:val="000000" w:themeColor="text1"/>
                <w:sz w:val="20"/>
                <w:szCs w:val="20"/>
              </w:rPr>
              <w:t xml:space="preserve"> </w:t>
            </w:r>
            <w:r w:rsidR="00502A84">
              <w:rPr>
                <w:rFonts w:hint="eastAsia"/>
                <w:color w:val="000000" w:themeColor="text1"/>
                <w:sz w:val="20"/>
                <w:szCs w:val="20"/>
              </w:rPr>
              <w:t>벤처기업법에</w:t>
            </w:r>
            <w:r w:rsidR="00502A84">
              <w:rPr>
                <w:rFonts w:hint="eastAsia"/>
                <w:color w:val="000000" w:themeColor="text1"/>
                <w:sz w:val="20"/>
                <w:szCs w:val="20"/>
              </w:rPr>
              <w:t xml:space="preserve"> </w:t>
            </w:r>
            <w:r w:rsidR="00502A84">
              <w:rPr>
                <w:rFonts w:hint="eastAsia"/>
                <w:color w:val="000000" w:themeColor="text1"/>
                <w:sz w:val="20"/>
                <w:szCs w:val="20"/>
              </w:rPr>
              <w:t>따라</w:t>
            </w:r>
            <w:r w:rsidR="00502A84">
              <w:rPr>
                <w:rFonts w:hint="eastAsia"/>
                <w:color w:val="000000" w:themeColor="text1"/>
                <w:sz w:val="20"/>
                <w:szCs w:val="20"/>
              </w:rPr>
              <w:t xml:space="preserve"> </w:t>
            </w:r>
            <w:r w:rsidR="00502A84">
              <w:rPr>
                <w:rFonts w:hint="eastAsia"/>
                <w:color w:val="000000" w:themeColor="text1"/>
                <w:sz w:val="20"/>
                <w:szCs w:val="20"/>
              </w:rPr>
              <w:t>주식매수선택권을</w:t>
            </w:r>
            <w:r w:rsidR="00502A84">
              <w:rPr>
                <w:rFonts w:hint="eastAsia"/>
                <w:color w:val="000000" w:themeColor="text1"/>
                <w:sz w:val="20"/>
                <w:szCs w:val="20"/>
              </w:rPr>
              <w:t xml:space="preserve"> </w:t>
            </w:r>
            <w:r w:rsidR="00502A84">
              <w:rPr>
                <w:rFonts w:hint="eastAsia"/>
                <w:color w:val="000000" w:themeColor="text1"/>
                <w:sz w:val="20"/>
                <w:szCs w:val="20"/>
              </w:rPr>
              <w:t>부여한</w:t>
            </w:r>
            <w:r w:rsidR="00502A84">
              <w:rPr>
                <w:rFonts w:hint="eastAsia"/>
                <w:color w:val="000000" w:themeColor="text1"/>
                <w:sz w:val="20"/>
                <w:szCs w:val="20"/>
              </w:rPr>
              <w:t xml:space="preserve"> </w:t>
            </w:r>
            <w:r w:rsidR="00502A84">
              <w:rPr>
                <w:rFonts w:hint="eastAsia"/>
                <w:color w:val="000000" w:themeColor="text1"/>
                <w:sz w:val="20"/>
                <w:szCs w:val="20"/>
              </w:rPr>
              <w:t>것으로</w:t>
            </w:r>
            <w:r w:rsidR="00502A84">
              <w:rPr>
                <w:rFonts w:hint="eastAsia"/>
                <w:color w:val="000000" w:themeColor="text1"/>
                <w:sz w:val="20"/>
                <w:szCs w:val="20"/>
              </w:rPr>
              <w:t xml:space="preserve"> </w:t>
            </w:r>
            <w:r w:rsidR="00502A84">
              <w:rPr>
                <w:rFonts w:hint="eastAsia"/>
                <w:color w:val="000000" w:themeColor="text1"/>
                <w:sz w:val="20"/>
                <w:szCs w:val="20"/>
              </w:rPr>
              <w:t>볼</w:t>
            </w:r>
            <w:r w:rsidR="00502A84">
              <w:rPr>
                <w:rFonts w:hint="eastAsia"/>
                <w:color w:val="000000" w:themeColor="text1"/>
                <w:sz w:val="20"/>
                <w:szCs w:val="20"/>
              </w:rPr>
              <w:t xml:space="preserve"> </w:t>
            </w:r>
            <w:r w:rsidR="00502A84">
              <w:rPr>
                <w:rFonts w:hint="eastAsia"/>
                <w:color w:val="000000" w:themeColor="text1"/>
                <w:sz w:val="20"/>
                <w:szCs w:val="20"/>
              </w:rPr>
              <w:t>수</w:t>
            </w:r>
            <w:r w:rsidR="00502A84">
              <w:rPr>
                <w:rFonts w:hint="eastAsia"/>
                <w:color w:val="000000" w:themeColor="text1"/>
                <w:sz w:val="20"/>
                <w:szCs w:val="20"/>
              </w:rPr>
              <w:t xml:space="preserve"> </w:t>
            </w:r>
            <w:r w:rsidR="00502A84">
              <w:rPr>
                <w:rFonts w:hint="eastAsia"/>
                <w:color w:val="000000" w:themeColor="text1"/>
                <w:sz w:val="20"/>
                <w:szCs w:val="20"/>
              </w:rPr>
              <w:t>있음</w:t>
            </w:r>
            <w:r w:rsidR="00502A84">
              <w:rPr>
                <w:rFonts w:hint="eastAsia"/>
                <w:color w:val="000000" w:themeColor="text1"/>
                <w:sz w:val="20"/>
                <w:szCs w:val="20"/>
              </w:rPr>
              <w:t>.</w:t>
            </w:r>
          </w:p>
          <w:p w14:paraId="5E023779" w14:textId="090878EA" w:rsidR="007936FD" w:rsidRPr="005E3F4E" w:rsidRDefault="007936FD" w:rsidP="002F76A3">
            <w:pPr>
              <w:pStyle w:val="1"/>
              <w:numPr>
                <w:ilvl w:val="0"/>
                <w:numId w:val="18"/>
              </w:numPr>
              <w:spacing w:line="276" w:lineRule="auto"/>
            </w:pPr>
            <w:r w:rsidRPr="00467275">
              <w:rPr>
                <w:rFonts w:hint="eastAsia"/>
                <w:color w:val="000000" w:themeColor="text1"/>
                <w:sz w:val="20"/>
                <w:szCs w:val="20"/>
              </w:rPr>
              <w:t>대상회사</w:t>
            </w:r>
            <w:r w:rsidR="002A54B4">
              <w:rPr>
                <w:rFonts w:hint="eastAsia"/>
                <w:color w:val="000000" w:themeColor="text1"/>
                <w:sz w:val="20"/>
                <w:szCs w:val="20"/>
              </w:rPr>
              <w:t>는</w:t>
            </w:r>
            <w:r w:rsidRPr="00467275">
              <w:rPr>
                <w:rFonts w:hint="eastAsia"/>
                <w:color w:val="000000" w:themeColor="text1"/>
                <w:sz w:val="20"/>
                <w:szCs w:val="20"/>
              </w:rPr>
              <w:t xml:space="preserve"> </w:t>
            </w:r>
            <w:r w:rsidRPr="00467275">
              <w:rPr>
                <w:rFonts w:hint="eastAsia"/>
                <w:color w:val="000000" w:themeColor="text1"/>
                <w:sz w:val="20"/>
                <w:szCs w:val="20"/>
              </w:rPr>
              <w:t>벤처기업법에서</w:t>
            </w:r>
            <w:r w:rsidRPr="00467275">
              <w:rPr>
                <w:rFonts w:hint="eastAsia"/>
                <w:color w:val="000000" w:themeColor="text1"/>
                <w:sz w:val="20"/>
                <w:szCs w:val="20"/>
              </w:rPr>
              <w:t xml:space="preserve"> </w:t>
            </w:r>
            <w:r w:rsidRPr="00467275">
              <w:rPr>
                <w:rFonts w:hint="eastAsia"/>
                <w:color w:val="000000" w:themeColor="text1"/>
                <w:sz w:val="20"/>
                <w:szCs w:val="20"/>
              </w:rPr>
              <w:t>규정하는</w:t>
            </w:r>
            <w:r w:rsidRPr="00467275">
              <w:rPr>
                <w:rFonts w:hint="eastAsia"/>
                <w:color w:val="000000" w:themeColor="text1"/>
                <w:sz w:val="20"/>
                <w:szCs w:val="20"/>
              </w:rPr>
              <w:t xml:space="preserve"> </w:t>
            </w:r>
            <w:r w:rsidRPr="00467275">
              <w:rPr>
                <w:rFonts w:hint="eastAsia"/>
                <w:color w:val="000000" w:themeColor="text1"/>
                <w:sz w:val="20"/>
                <w:szCs w:val="20"/>
              </w:rPr>
              <w:t>벤처기업에</w:t>
            </w:r>
            <w:r w:rsidRPr="00467275">
              <w:rPr>
                <w:rFonts w:hint="eastAsia"/>
                <w:color w:val="000000" w:themeColor="text1"/>
                <w:sz w:val="20"/>
                <w:szCs w:val="20"/>
              </w:rPr>
              <w:t xml:space="preserve"> </w:t>
            </w:r>
            <w:r w:rsidRPr="00467275">
              <w:rPr>
                <w:rFonts w:hint="eastAsia"/>
                <w:color w:val="000000" w:themeColor="text1"/>
                <w:sz w:val="20"/>
                <w:szCs w:val="20"/>
              </w:rPr>
              <w:t>해당하나</w:t>
            </w:r>
            <w:r w:rsidRPr="00467275">
              <w:rPr>
                <w:rFonts w:hint="eastAsia"/>
                <w:color w:val="000000" w:themeColor="text1"/>
                <w:sz w:val="20"/>
                <w:szCs w:val="20"/>
              </w:rPr>
              <w:t xml:space="preserve">, </w:t>
            </w:r>
            <w:r w:rsidRPr="00467275">
              <w:rPr>
                <w:rFonts w:hint="eastAsia"/>
                <w:color w:val="000000" w:themeColor="text1"/>
                <w:sz w:val="20"/>
                <w:szCs w:val="20"/>
              </w:rPr>
              <w:t>대상회사</w:t>
            </w:r>
            <w:r w:rsidRPr="00467275">
              <w:rPr>
                <w:rFonts w:hint="eastAsia"/>
                <w:color w:val="000000" w:themeColor="text1"/>
                <w:sz w:val="20"/>
                <w:szCs w:val="20"/>
              </w:rPr>
              <w:t xml:space="preserve"> </w:t>
            </w:r>
            <w:r w:rsidRPr="00467275">
              <w:rPr>
                <w:rFonts w:hint="eastAsia"/>
                <w:color w:val="000000" w:themeColor="text1"/>
                <w:sz w:val="20"/>
                <w:szCs w:val="20"/>
              </w:rPr>
              <w:t>정관은</w:t>
            </w:r>
            <w:r w:rsidRPr="00467275">
              <w:rPr>
                <w:rFonts w:hint="eastAsia"/>
                <w:color w:val="000000" w:themeColor="text1"/>
                <w:sz w:val="20"/>
                <w:szCs w:val="20"/>
              </w:rPr>
              <w:t xml:space="preserve"> </w:t>
            </w:r>
            <w:r w:rsidRPr="00467275">
              <w:rPr>
                <w:rFonts w:hint="eastAsia"/>
                <w:color w:val="000000" w:themeColor="text1"/>
                <w:sz w:val="20"/>
                <w:szCs w:val="20"/>
              </w:rPr>
              <w:t>상법</w:t>
            </w:r>
            <w:r w:rsidRPr="00467275">
              <w:rPr>
                <w:rFonts w:hint="eastAsia"/>
                <w:color w:val="000000" w:themeColor="text1"/>
                <w:sz w:val="20"/>
                <w:szCs w:val="20"/>
              </w:rPr>
              <w:t xml:space="preserve"> </w:t>
            </w:r>
            <w:r w:rsidRPr="00467275">
              <w:rPr>
                <w:rFonts w:hint="eastAsia"/>
                <w:color w:val="000000" w:themeColor="text1"/>
                <w:sz w:val="20"/>
                <w:szCs w:val="20"/>
              </w:rPr>
              <w:t>제</w:t>
            </w:r>
            <w:r w:rsidRPr="00467275">
              <w:rPr>
                <w:rFonts w:hint="eastAsia"/>
                <w:color w:val="000000" w:themeColor="text1"/>
                <w:sz w:val="20"/>
                <w:szCs w:val="20"/>
              </w:rPr>
              <w:t>340</w:t>
            </w:r>
            <w:r w:rsidRPr="00467275">
              <w:rPr>
                <w:rFonts w:hint="eastAsia"/>
                <w:color w:val="000000" w:themeColor="text1"/>
                <w:sz w:val="20"/>
                <w:szCs w:val="20"/>
              </w:rPr>
              <w:t>조의</w:t>
            </w:r>
            <w:r w:rsidRPr="00467275">
              <w:rPr>
                <w:rFonts w:hint="eastAsia"/>
                <w:color w:val="000000" w:themeColor="text1"/>
                <w:sz w:val="20"/>
                <w:szCs w:val="20"/>
              </w:rPr>
              <w:t xml:space="preserve">2 </w:t>
            </w:r>
            <w:r w:rsidRPr="00467275">
              <w:rPr>
                <w:rFonts w:hint="eastAsia"/>
                <w:color w:val="000000" w:themeColor="text1"/>
                <w:sz w:val="20"/>
                <w:szCs w:val="20"/>
              </w:rPr>
              <w:t>내지</w:t>
            </w:r>
            <w:r w:rsidRPr="00467275">
              <w:rPr>
                <w:rFonts w:hint="eastAsia"/>
                <w:color w:val="000000" w:themeColor="text1"/>
                <w:sz w:val="20"/>
                <w:szCs w:val="20"/>
              </w:rPr>
              <w:t xml:space="preserve"> </w:t>
            </w:r>
            <w:r w:rsidRPr="00467275">
              <w:rPr>
                <w:rFonts w:hint="eastAsia"/>
                <w:color w:val="000000" w:themeColor="text1"/>
                <w:sz w:val="20"/>
                <w:szCs w:val="20"/>
              </w:rPr>
              <w:t>제</w:t>
            </w:r>
            <w:r w:rsidRPr="00467275">
              <w:rPr>
                <w:rFonts w:hint="eastAsia"/>
                <w:color w:val="000000" w:themeColor="text1"/>
                <w:sz w:val="20"/>
                <w:szCs w:val="20"/>
              </w:rPr>
              <w:t>340</w:t>
            </w:r>
            <w:r w:rsidRPr="00467275">
              <w:rPr>
                <w:rFonts w:hint="eastAsia"/>
                <w:color w:val="000000" w:themeColor="text1"/>
                <w:sz w:val="20"/>
                <w:szCs w:val="20"/>
              </w:rPr>
              <w:t>조의</w:t>
            </w:r>
            <w:r w:rsidRPr="00467275">
              <w:rPr>
                <w:rFonts w:hint="eastAsia"/>
                <w:color w:val="000000" w:themeColor="text1"/>
                <w:sz w:val="20"/>
                <w:szCs w:val="20"/>
              </w:rPr>
              <w:t xml:space="preserve">5 </w:t>
            </w:r>
            <w:r w:rsidRPr="00467275">
              <w:rPr>
                <w:rFonts w:hint="eastAsia"/>
                <w:color w:val="000000" w:themeColor="text1"/>
                <w:sz w:val="20"/>
                <w:szCs w:val="20"/>
              </w:rPr>
              <w:t>규정에</w:t>
            </w:r>
            <w:r w:rsidRPr="00467275">
              <w:rPr>
                <w:rFonts w:hint="eastAsia"/>
                <w:color w:val="000000" w:themeColor="text1"/>
                <w:sz w:val="20"/>
                <w:szCs w:val="20"/>
              </w:rPr>
              <w:t xml:space="preserve"> </w:t>
            </w:r>
            <w:r w:rsidRPr="00467275">
              <w:rPr>
                <w:rFonts w:hint="eastAsia"/>
                <w:color w:val="000000" w:themeColor="text1"/>
                <w:sz w:val="20"/>
                <w:szCs w:val="20"/>
              </w:rPr>
              <w:t>따라</w:t>
            </w:r>
            <w:r w:rsidRPr="00467275">
              <w:rPr>
                <w:rFonts w:hint="eastAsia"/>
                <w:color w:val="000000" w:themeColor="text1"/>
                <w:sz w:val="20"/>
                <w:szCs w:val="20"/>
              </w:rPr>
              <w:t xml:space="preserve"> </w:t>
            </w:r>
            <w:r w:rsidRPr="00467275">
              <w:rPr>
                <w:rFonts w:hint="eastAsia"/>
                <w:color w:val="000000" w:themeColor="text1"/>
                <w:sz w:val="20"/>
                <w:szCs w:val="20"/>
              </w:rPr>
              <w:t>주식매수선택권</w:t>
            </w:r>
            <w:r w:rsidRPr="00467275">
              <w:rPr>
                <w:rFonts w:hint="eastAsia"/>
                <w:color w:val="000000" w:themeColor="text1"/>
                <w:sz w:val="20"/>
                <w:szCs w:val="20"/>
              </w:rPr>
              <w:t xml:space="preserve"> </w:t>
            </w:r>
            <w:r w:rsidRPr="00467275">
              <w:rPr>
                <w:rFonts w:hint="eastAsia"/>
                <w:color w:val="000000" w:themeColor="text1"/>
                <w:sz w:val="20"/>
                <w:szCs w:val="20"/>
              </w:rPr>
              <w:t>부여</w:t>
            </w:r>
            <w:r w:rsidRPr="00467275">
              <w:rPr>
                <w:rFonts w:hint="eastAsia"/>
                <w:color w:val="000000" w:themeColor="text1"/>
                <w:sz w:val="20"/>
                <w:szCs w:val="20"/>
              </w:rPr>
              <w:t xml:space="preserve"> </w:t>
            </w:r>
            <w:r w:rsidRPr="00467275">
              <w:rPr>
                <w:rFonts w:hint="eastAsia"/>
                <w:color w:val="000000" w:themeColor="text1"/>
                <w:sz w:val="20"/>
                <w:szCs w:val="20"/>
              </w:rPr>
              <w:t>및</w:t>
            </w:r>
            <w:r w:rsidRPr="00467275">
              <w:rPr>
                <w:rFonts w:hint="eastAsia"/>
                <w:color w:val="000000" w:themeColor="text1"/>
                <w:sz w:val="20"/>
                <w:szCs w:val="20"/>
              </w:rPr>
              <w:t xml:space="preserve"> </w:t>
            </w:r>
            <w:r w:rsidRPr="00467275">
              <w:rPr>
                <w:rFonts w:hint="eastAsia"/>
                <w:color w:val="000000" w:themeColor="text1"/>
                <w:sz w:val="20"/>
                <w:szCs w:val="20"/>
              </w:rPr>
              <w:t>행사에</w:t>
            </w:r>
            <w:r w:rsidRPr="00467275">
              <w:rPr>
                <w:rFonts w:hint="eastAsia"/>
                <w:color w:val="000000" w:themeColor="text1"/>
                <w:sz w:val="20"/>
                <w:szCs w:val="20"/>
              </w:rPr>
              <w:t xml:space="preserve"> </w:t>
            </w:r>
            <w:r w:rsidRPr="00467275">
              <w:rPr>
                <w:rFonts w:hint="eastAsia"/>
                <w:color w:val="000000" w:themeColor="text1"/>
                <w:sz w:val="20"/>
                <w:szCs w:val="20"/>
              </w:rPr>
              <w:t>관하여</w:t>
            </w:r>
            <w:r w:rsidRPr="00467275">
              <w:rPr>
                <w:rFonts w:hint="eastAsia"/>
                <w:color w:val="000000" w:themeColor="text1"/>
                <w:sz w:val="20"/>
                <w:szCs w:val="20"/>
              </w:rPr>
              <w:t xml:space="preserve"> </w:t>
            </w:r>
            <w:r w:rsidRPr="00467275">
              <w:rPr>
                <w:rFonts w:hint="eastAsia"/>
                <w:color w:val="000000" w:themeColor="text1"/>
                <w:sz w:val="20"/>
                <w:szCs w:val="20"/>
              </w:rPr>
              <w:t>규정하고</w:t>
            </w:r>
            <w:r w:rsidRPr="00467275">
              <w:rPr>
                <w:rFonts w:hint="eastAsia"/>
                <w:color w:val="000000" w:themeColor="text1"/>
                <w:sz w:val="20"/>
                <w:szCs w:val="20"/>
              </w:rPr>
              <w:t xml:space="preserve"> </w:t>
            </w:r>
            <w:r w:rsidRPr="00467275">
              <w:rPr>
                <w:rFonts w:hint="eastAsia"/>
                <w:color w:val="000000" w:themeColor="text1"/>
                <w:sz w:val="20"/>
                <w:szCs w:val="20"/>
              </w:rPr>
              <w:t>있</w:t>
            </w:r>
            <w:r w:rsidR="001117F4">
              <w:rPr>
                <w:rFonts w:hint="eastAsia"/>
                <w:color w:val="000000" w:themeColor="text1"/>
                <w:sz w:val="20"/>
                <w:szCs w:val="20"/>
              </w:rPr>
              <w:t>음</w:t>
            </w:r>
            <w:r w:rsidR="001117F4">
              <w:rPr>
                <w:rFonts w:hint="eastAsia"/>
                <w:color w:val="000000" w:themeColor="text1"/>
                <w:sz w:val="20"/>
                <w:szCs w:val="20"/>
              </w:rPr>
              <w:t>.</w:t>
            </w:r>
          </w:p>
          <w:p w14:paraId="71CA2C00" w14:textId="654B42CC" w:rsidR="005E3F4E" w:rsidRDefault="005E3F4E" w:rsidP="002F76A3">
            <w:pPr>
              <w:pStyle w:val="1"/>
              <w:numPr>
                <w:ilvl w:val="0"/>
                <w:numId w:val="18"/>
              </w:numPr>
              <w:spacing w:line="276" w:lineRule="auto"/>
              <w:rPr>
                <w:color w:val="000000" w:themeColor="text1"/>
                <w:sz w:val="20"/>
                <w:szCs w:val="20"/>
              </w:rPr>
            </w:pPr>
            <w:r w:rsidRPr="005E3F4E">
              <w:rPr>
                <w:rFonts w:hint="eastAsia"/>
                <w:color w:val="000000" w:themeColor="text1"/>
                <w:sz w:val="20"/>
                <w:szCs w:val="20"/>
              </w:rPr>
              <w:t>향후</w:t>
            </w:r>
            <w:r w:rsidRPr="005E3F4E">
              <w:rPr>
                <w:rFonts w:hint="eastAsia"/>
                <w:color w:val="000000" w:themeColor="text1"/>
                <w:sz w:val="20"/>
                <w:szCs w:val="20"/>
              </w:rPr>
              <w:t xml:space="preserve"> </w:t>
            </w:r>
            <w:r w:rsidRPr="005E3F4E">
              <w:rPr>
                <w:rFonts w:hint="eastAsia"/>
                <w:color w:val="000000" w:themeColor="text1"/>
                <w:sz w:val="20"/>
                <w:szCs w:val="20"/>
              </w:rPr>
              <w:t>대상회사가</w:t>
            </w:r>
            <w:r w:rsidRPr="005E3F4E">
              <w:rPr>
                <w:rFonts w:hint="eastAsia"/>
                <w:color w:val="000000" w:themeColor="text1"/>
                <w:sz w:val="20"/>
                <w:szCs w:val="20"/>
              </w:rPr>
              <w:t xml:space="preserve"> </w:t>
            </w:r>
            <w:r w:rsidRPr="005E3F4E">
              <w:rPr>
                <w:rFonts w:hint="eastAsia"/>
                <w:color w:val="000000" w:themeColor="text1"/>
                <w:sz w:val="20"/>
                <w:szCs w:val="20"/>
              </w:rPr>
              <w:t>벤처기업법에</w:t>
            </w:r>
            <w:r w:rsidRPr="005E3F4E">
              <w:rPr>
                <w:rFonts w:hint="eastAsia"/>
                <w:color w:val="000000" w:themeColor="text1"/>
                <w:sz w:val="20"/>
                <w:szCs w:val="20"/>
              </w:rPr>
              <w:t xml:space="preserve"> </w:t>
            </w:r>
            <w:r w:rsidRPr="005E3F4E">
              <w:rPr>
                <w:rFonts w:hint="eastAsia"/>
                <w:color w:val="000000" w:themeColor="text1"/>
                <w:sz w:val="20"/>
                <w:szCs w:val="20"/>
              </w:rPr>
              <w:t>따라</w:t>
            </w:r>
            <w:r w:rsidRPr="005E3F4E">
              <w:rPr>
                <w:rFonts w:hint="eastAsia"/>
                <w:color w:val="000000" w:themeColor="text1"/>
                <w:sz w:val="20"/>
                <w:szCs w:val="20"/>
              </w:rPr>
              <w:t xml:space="preserve"> </w:t>
            </w:r>
            <w:r w:rsidRPr="005E3F4E">
              <w:rPr>
                <w:rFonts w:hint="eastAsia"/>
                <w:color w:val="000000" w:themeColor="text1"/>
                <w:sz w:val="20"/>
                <w:szCs w:val="20"/>
              </w:rPr>
              <w:t>주식매수선택권을</w:t>
            </w:r>
            <w:r w:rsidRPr="005E3F4E">
              <w:rPr>
                <w:rFonts w:hint="eastAsia"/>
                <w:color w:val="000000" w:themeColor="text1"/>
                <w:sz w:val="20"/>
                <w:szCs w:val="20"/>
              </w:rPr>
              <w:t xml:space="preserve"> </w:t>
            </w:r>
            <w:r w:rsidRPr="005E3F4E">
              <w:rPr>
                <w:rFonts w:hint="eastAsia"/>
                <w:color w:val="000000" w:themeColor="text1"/>
                <w:sz w:val="20"/>
                <w:szCs w:val="20"/>
              </w:rPr>
              <w:t>부여하고자</w:t>
            </w:r>
            <w:r w:rsidRPr="005E3F4E">
              <w:rPr>
                <w:rFonts w:hint="eastAsia"/>
                <w:color w:val="000000" w:themeColor="text1"/>
                <w:sz w:val="20"/>
                <w:szCs w:val="20"/>
              </w:rPr>
              <w:t xml:space="preserve"> </w:t>
            </w:r>
            <w:r w:rsidRPr="005E3F4E">
              <w:rPr>
                <w:rFonts w:hint="eastAsia"/>
                <w:color w:val="000000" w:themeColor="text1"/>
                <w:sz w:val="20"/>
                <w:szCs w:val="20"/>
              </w:rPr>
              <w:t>할</w:t>
            </w:r>
            <w:r w:rsidRPr="005E3F4E">
              <w:rPr>
                <w:rFonts w:hint="eastAsia"/>
                <w:color w:val="000000" w:themeColor="text1"/>
                <w:sz w:val="20"/>
                <w:szCs w:val="20"/>
              </w:rPr>
              <w:t xml:space="preserve"> </w:t>
            </w:r>
            <w:r w:rsidRPr="005E3F4E">
              <w:rPr>
                <w:rFonts w:hint="eastAsia"/>
                <w:color w:val="000000" w:themeColor="text1"/>
                <w:sz w:val="20"/>
                <w:szCs w:val="20"/>
              </w:rPr>
              <w:t>경우</w:t>
            </w:r>
            <w:r w:rsidRPr="005E3F4E">
              <w:rPr>
                <w:rFonts w:hint="eastAsia"/>
                <w:color w:val="000000" w:themeColor="text1"/>
                <w:sz w:val="20"/>
                <w:szCs w:val="20"/>
              </w:rPr>
              <w:t xml:space="preserve"> </w:t>
            </w:r>
            <w:r w:rsidRPr="005E3F4E">
              <w:rPr>
                <w:rFonts w:hint="eastAsia"/>
                <w:color w:val="000000" w:themeColor="text1"/>
                <w:sz w:val="20"/>
                <w:szCs w:val="20"/>
              </w:rPr>
              <w:t>대상회사</w:t>
            </w:r>
            <w:r w:rsidRPr="005E3F4E">
              <w:rPr>
                <w:rFonts w:hint="eastAsia"/>
                <w:color w:val="000000" w:themeColor="text1"/>
                <w:sz w:val="20"/>
                <w:szCs w:val="20"/>
              </w:rPr>
              <w:t xml:space="preserve"> </w:t>
            </w:r>
            <w:r w:rsidRPr="005E3F4E">
              <w:rPr>
                <w:rFonts w:hint="eastAsia"/>
                <w:color w:val="000000" w:themeColor="text1"/>
                <w:sz w:val="20"/>
                <w:szCs w:val="20"/>
              </w:rPr>
              <w:t>정관을</w:t>
            </w:r>
            <w:r w:rsidRPr="005E3F4E">
              <w:rPr>
                <w:rFonts w:hint="eastAsia"/>
                <w:color w:val="000000" w:themeColor="text1"/>
                <w:sz w:val="20"/>
                <w:szCs w:val="20"/>
              </w:rPr>
              <w:t xml:space="preserve"> </w:t>
            </w:r>
            <w:r w:rsidRPr="005E3F4E">
              <w:rPr>
                <w:rFonts w:hint="eastAsia"/>
                <w:color w:val="000000" w:themeColor="text1"/>
                <w:sz w:val="20"/>
                <w:szCs w:val="20"/>
              </w:rPr>
              <w:t>개정하여</w:t>
            </w:r>
            <w:r w:rsidRPr="005E3F4E">
              <w:rPr>
                <w:rFonts w:hint="eastAsia"/>
                <w:color w:val="000000" w:themeColor="text1"/>
                <w:sz w:val="20"/>
                <w:szCs w:val="20"/>
              </w:rPr>
              <w:t xml:space="preserve"> </w:t>
            </w:r>
            <w:r w:rsidRPr="005E3F4E">
              <w:rPr>
                <w:rFonts w:hint="eastAsia"/>
                <w:color w:val="000000" w:themeColor="text1"/>
                <w:sz w:val="20"/>
                <w:szCs w:val="20"/>
              </w:rPr>
              <w:t>벤처기업법</w:t>
            </w:r>
            <w:r w:rsidRPr="005E3F4E">
              <w:rPr>
                <w:rFonts w:hint="eastAsia"/>
                <w:color w:val="000000" w:themeColor="text1"/>
                <w:sz w:val="20"/>
                <w:szCs w:val="20"/>
              </w:rPr>
              <w:t xml:space="preserve"> </w:t>
            </w:r>
            <w:r w:rsidRPr="005E3F4E">
              <w:rPr>
                <w:rFonts w:hint="eastAsia"/>
                <w:color w:val="000000" w:themeColor="text1"/>
                <w:sz w:val="20"/>
                <w:szCs w:val="20"/>
              </w:rPr>
              <w:t>특례</w:t>
            </w:r>
            <w:r w:rsidRPr="005E3F4E">
              <w:rPr>
                <w:rFonts w:hint="eastAsia"/>
                <w:color w:val="000000" w:themeColor="text1"/>
                <w:sz w:val="20"/>
                <w:szCs w:val="20"/>
              </w:rPr>
              <w:t xml:space="preserve"> </w:t>
            </w:r>
            <w:r w:rsidRPr="005E3F4E">
              <w:rPr>
                <w:rFonts w:hint="eastAsia"/>
                <w:color w:val="000000" w:themeColor="text1"/>
                <w:sz w:val="20"/>
                <w:szCs w:val="20"/>
              </w:rPr>
              <w:t>내용을</w:t>
            </w:r>
            <w:r w:rsidRPr="005E3F4E">
              <w:rPr>
                <w:rFonts w:hint="eastAsia"/>
                <w:color w:val="000000" w:themeColor="text1"/>
                <w:sz w:val="20"/>
                <w:szCs w:val="20"/>
              </w:rPr>
              <w:t xml:space="preserve"> </w:t>
            </w:r>
            <w:r w:rsidRPr="005E3F4E">
              <w:rPr>
                <w:rFonts w:hint="eastAsia"/>
                <w:color w:val="000000" w:themeColor="text1"/>
                <w:sz w:val="20"/>
                <w:szCs w:val="20"/>
              </w:rPr>
              <w:t>명시하는</w:t>
            </w:r>
            <w:r w:rsidRPr="005E3F4E">
              <w:rPr>
                <w:rFonts w:hint="eastAsia"/>
                <w:color w:val="000000" w:themeColor="text1"/>
                <w:sz w:val="20"/>
                <w:szCs w:val="20"/>
              </w:rPr>
              <w:t xml:space="preserve"> </w:t>
            </w:r>
            <w:r w:rsidRPr="005E3F4E">
              <w:rPr>
                <w:rFonts w:hint="eastAsia"/>
                <w:color w:val="000000" w:themeColor="text1"/>
                <w:sz w:val="20"/>
                <w:szCs w:val="20"/>
              </w:rPr>
              <w:t>것이</w:t>
            </w:r>
            <w:r w:rsidRPr="005E3F4E">
              <w:rPr>
                <w:rFonts w:hint="eastAsia"/>
                <w:color w:val="000000" w:themeColor="text1"/>
                <w:sz w:val="20"/>
                <w:szCs w:val="20"/>
              </w:rPr>
              <w:t xml:space="preserve"> </w:t>
            </w:r>
            <w:r w:rsidRPr="005E3F4E">
              <w:rPr>
                <w:rFonts w:hint="eastAsia"/>
                <w:color w:val="000000" w:themeColor="text1"/>
                <w:sz w:val="20"/>
                <w:szCs w:val="20"/>
              </w:rPr>
              <w:t>바람직해</w:t>
            </w:r>
            <w:r w:rsidRPr="005E3F4E">
              <w:rPr>
                <w:rFonts w:hint="eastAsia"/>
                <w:color w:val="000000" w:themeColor="text1"/>
                <w:sz w:val="20"/>
                <w:szCs w:val="20"/>
              </w:rPr>
              <w:t xml:space="preserve"> </w:t>
            </w:r>
            <w:r w:rsidRPr="005E3F4E">
              <w:rPr>
                <w:rFonts w:hint="eastAsia"/>
                <w:color w:val="000000" w:themeColor="text1"/>
                <w:sz w:val="20"/>
                <w:szCs w:val="20"/>
              </w:rPr>
              <w:t>보임</w:t>
            </w:r>
            <w:r w:rsidRPr="005E3F4E">
              <w:rPr>
                <w:rFonts w:hint="eastAsia"/>
                <w:color w:val="000000" w:themeColor="text1"/>
                <w:sz w:val="20"/>
                <w:szCs w:val="20"/>
              </w:rPr>
              <w:t>.</w:t>
            </w:r>
            <w:r w:rsidR="004A5444">
              <w:rPr>
                <w:rFonts w:hint="eastAsia"/>
                <w:color w:val="000000" w:themeColor="text1"/>
                <w:sz w:val="20"/>
                <w:szCs w:val="20"/>
              </w:rPr>
              <w:t xml:space="preserve"> </w:t>
            </w:r>
            <w:r w:rsidR="004A5444">
              <w:rPr>
                <w:rFonts w:hint="eastAsia"/>
                <w:color w:val="000000" w:themeColor="text1"/>
                <w:sz w:val="20"/>
                <w:szCs w:val="20"/>
              </w:rPr>
              <w:t>참고로</w:t>
            </w:r>
            <w:r w:rsidR="004A5444">
              <w:rPr>
                <w:rFonts w:hint="eastAsia"/>
                <w:color w:val="000000" w:themeColor="text1"/>
                <w:sz w:val="20"/>
                <w:szCs w:val="20"/>
              </w:rPr>
              <w:t xml:space="preserve"> </w:t>
            </w:r>
            <w:r w:rsidR="004A5444">
              <w:rPr>
                <w:rFonts w:hint="eastAsia"/>
                <w:color w:val="000000" w:themeColor="text1"/>
                <w:sz w:val="20"/>
                <w:szCs w:val="20"/>
              </w:rPr>
              <w:t>중기부가</w:t>
            </w:r>
            <w:r w:rsidR="004A5444">
              <w:rPr>
                <w:rFonts w:hint="eastAsia"/>
                <w:color w:val="000000" w:themeColor="text1"/>
                <w:sz w:val="20"/>
                <w:szCs w:val="20"/>
              </w:rPr>
              <w:t xml:space="preserve"> 2024. 7. </w:t>
            </w:r>
            <w:r w:rsidR="004A5444">
              <w:rPr>
                <w:rFonts w:hint="eastAsia"/>
                <w:color w:val="000000" w:themeColor="text1"/>
                <w:sz w:val="20"/>
                <w:szCs w:val="20"/>
              </w:rPr>
              <w:t>발간한</w:t>
            </w:r>
            <w:r w:rsidR="004A5444">
              <w:rPr>
                <w:rFonts w:hint="eastAsia"/>
                <w:color w:val="000000" w:themeColor="text1"/>
                <w:sz w:val="20"/>
                <w:szCs w:val="20"/>
              </w:rPr>
              <w:t xml:space="preserve"> </w:t>
            </w:r>
            <w:r w:rsidR="004A5444">
              <w:rPr>
                <w:rFonts w:hint="eastAsia"/>
                <w:color w:val="000000" w:themeColor="text1"/>
                <w:sz w:val="20"/>
                <w:szCs w:val="20"/>
              </w:rPr>
              <w:t>비상장</w:t>
            </w:r>
            <w:r w:rsidR="004A5444">
              <w:rPr>
                <w:rFonts w:hint="eastAsia"/>
                <w:color w:val="000000" w:themeColor="text1"/>
                <w:sz w:val="20"/>
                <w:szCs w:val="20"/>
              </w:rPr>
              <w:t xml:space="preserve"> </w:t>
            </w:r>
            <w:r w:rsidR="004A5444">
              <w:rPr>
                <w:rFonts w:hint="eastAsia"/>
                <w:color w:val="000000" w:themeColor="text1"/>
                <w:sz w:val="20"/>
                <w:szCs w:val="20"/>
              </w:rPr>
              <w:t>벤처기업을</w:t>
            </w:r>
            <w:r w:rsidR="004A5444">
              <w:rPr>
                <w:rFonts w:hint="eastAsia"/>
                <w:color w:val="000000" w:themeColor="text1"/>
                <w:sz w:val="20"/>
                <w:szCs w:val="20"/>
              </w:rPr>
              <w:t xml:space="preserve"> </w:t>
            </w:r>
            <w:r w:rsidR="004A5444">
              <w:rPr>
                <w:rFonts w:hint="eastAsia"/>
                <w:color w:val="000000" w:themeColor="text1"/>
                <w:sz w:val="20"/>
                <w:szCs w:val="20"/>
              </w:rPr>
              <w:t>위한</w:t>
            </w:r>
            <w:r w:rsidR="004A5444">
              <w:rPr>
                <w:rFonts w:hint="eastAsia"/>
                <w:color w:val="000000" w:themeColor="text1"/>
                <w:sz w:val="20"/>
                <w:szCs w:val="20"/>
              </w:rPr>
              <w:t xml:space="preserve"> </w:t>
            </w:r>
            <w:r w:rsidR="004A5444">
              <w:rPr>
                <w:rFonts w:hint="eastAsia"/>
                <w:color w:val="000000" w:themeColor="text1"/>
                <w:sz w:val="20"/>
                <w:szCs w:val="20"/>
              </w:rPr>
              <w:t>주식매수선택권</w:t>
            </w:r>
            <w:r w:rsidR="004A5444">
              <w:rPr>
                <w:rFonts w:hint="eastAsia"/>
                <w:color w:val="000000" w:themeColor="text1"/>
                <w:sz w:val="20"/>
                <w:szCs w:val="20"/>
              </w:rPr>
              <w:t xml:space="preserve"> </w:t>
            </w:r>
            <w:r w:rsidR="004A5444">
              <w:rPr>
                <w:rFonts w:hint="eastAsia"/>
                <w:color w:val="000000" w:themeColor="text1"/>
                <w:sz w:val="20"/>
                <w:szCs w:val="20"/>
              </w:rPr>
              <w:t>매뉴얼에서는</w:t>
            </w:r>
            <w:r w:rsidR="004A5444">
              <w:rPr>
                <w:rFonts w:hint="eastAsia"/>
                <w:color w:val="000000" w:themeColor="text1"/>
                <w:sz w:val="20"/>
                <w:szCs w:val="20"/>
              </w:rPr>
              <w:t xml:space="preserve"> </w:t>
            </w:r>
            <w:r w:rsidR="004A5444">
              <w:rPr>
                <w:rFonts w:hint="eastAsia"/>
                <w:color w:val="000000" w:themeColor="text1"/>
                <w:sz w:val="20"/>
                <w:szCs w:val="20"/>
              </w:rPr>
              <w:t>정관</w:t>
            </w:r>
            <w:r w:rsidR="004A5444">
              <w:rPr>
                <w:rFonts w:hint="eastAsia"/>
                <w:color w:val="000000" w:themeColor="text1"/>
                <w:sz w:val="20"/>
                <w:szCs w:val="20"/>
              </w:rPr>
              <w:t xml:space="preserve"> </w:t>
            </w:r>
            <w:r w:rsidR="004A5444">
              <w:rPr>
                <w:rFonts w:hint="eastAsia"/>
                <w:color w:val="000000" w:themeColor="text1"/>
                <w:sz w:val="20"/>
                <w:szCs w:val="20"/>
              </w:rPr>
              <w:t>규정을</w:t>
            </w:r>
            <w:r w:rsidR="004A5444">
              <w:rPr>
                <w:rFonts w:hint="eastAsia"/>
                <w:color w:val="000000" w:themeColor="text1"/>
                <w:sz w:val="20"/>
                <w:szCs w:val="20"/>
              </w:rPr>
              <w:t xml:space="preserve"> </w:t>
            </w:r>
            <w:r w:rsidR="004A5444">
              <w:rPr>
                <w:rFonts w:hint="eastAsia"/>
                <w:color w:val="000000" w:themeColor="text1"/>
                <w:sz w:val="20"/>
                <w:szCs w:val="20"/>
              </w:rPr>
              <w:t>예시로</w:t>
            </w:r>
            <w:r w:rsidR="004A5444">
              <w:rPr>
                <w:rFonts w:hint="eastAsia"/>
                <w:color w:val="000000" w:themeColor="text1"/>
                <w:sz w:val="20"/>
                <w:szCs w:val="20"/>
              </w:rPr>
              <w:t xml:space="preserve"> </w:t>
            </w:r>
            <w:r w:rsidR="004A5444">
              <w:rPr>
                <w:rFonts w:hint="eastAsia"/>
                <w:color w:val="000000" w:themeColor="text1"/>
                <w:sz w:val="20"/>
                <w:szCs w:val="20"/>
              </w:rPr>
              <w:t>제시하고</w:t>
            </w:r>
            <w:r w:rsidR="004A5444">
              <w:rPr>
                <w:rFonts w:hint="eastAsia"/>
                <w:color w:val="000000" w:themeColor="text1"/>
                <w:sz w:val="20"/>
                <w:szCs w:val="20"/>
              </w:rPr>
              <w:t xml:space="preserve"> </w:t>
            </w:r>
            <w:r w:rsidR="004A5444">
              <w:rPr>
                <w:rFonts w:hint="eastAsia"/>
                <w:color w:val="000000" w:themeColor="text1"/>
                <w:sz w:val="20"/>
                <w:szCs w:val="20"/>
              </w:rPr>
              <w:t>있음</w:t>
            </w:r>
            <w:r w:rsidR="004A5444">
              <w:rPr>
                <w:rFonts w:hint="eastAsia"/>
                <w:color w:val="000000" w:themeColor="text1"/>
                <w:sz w:val="20"/>
                <w:szCs w:val="20"/>
              </w:rPr>
              <w:t>.</w:t>
            </w:r>
          </w:p>
          <w:p w14:paraId="78EB418A" w14:textId="77777777" w:rsidR="004A5444" w:rsidRPr="005E3F4E" w:rsidRDefault="004A5444" w:rsidP="004A5444">
            <w:pPr>
              <w:pStyle w:val="1"/>
              <w:numPr>
                <w:ilvl w:val="0"/>
                <w:numId w:val="0"/>
              </w:numPr>
              <w:spacing w:line="276" w:lineRule="auto"/>
              <w:ind w:left="513"/>
              <w:rPr>
                <w:color w:val="000000" w:themeColor="text1"/>
                <w:sz w:val="20"/>
                <w:szCs w:val="20"/>
              </w:rPr>
            </w:pPr>
          </w:p>
          <w:p w14:paraId="1AFDE251" w14:textId="77777777" w:rsidR="00A9609C" w:rsidRPr="00A9609C" w:rsidRDefault="0006058F" w:rsidP="002F76A3">
            <w:pPr>
              <w:pStyle w:val="1"/>
              <w:spacing w:line="276" w:lineRule="auto"/>
            </w:pPr>
            <w:r w:rsidRPr="005B280A">
              <w:rPr>
                <w:rFonts w:hint="eastAsia"/>
                <w:color w:val="000000" w:themeColor="text1"/>
                <w:sz w:val="20"/>
                <w:szCs w:val="20"/>
              </w:rPr>
              <w:t>개정</w:t>
            </w:r>
            <w:r w:rsidRPr="005B280A">
              <w:rPr>
                <w:rFonts w:hint="eastAsia"/>
                <w:color w:val="000000" w:themeColor="text1"/>
                <w:sz w:val="20"/>
                <w:szCs w:val="20"/>
              </w:rPr>
              <w:t xml:space="preserve"> </w:t>
            </w:r>
            <w:r w:rsidRPr="005B280A">
              <w:rPr>
                <w:rFonts w:hint="eastAsia"/>
                <w:color w:val="000000" w:themeColor="text1"/>
                <w:sz w:val="20"/>
                <w:szCs w:val="20"/>
              </w:rPr>
              <w:t>벤처기업법에</w:t>
            </w:r>
            <w:r w:rsidRPr="005B280A">
              <w:rPr>
                <w:rFonts w:hint="eastAsia"/>
                <w:color w:val="000000" w:themeColor="text1"/>
                <w:sz w:val="20"/>
                <w:szCs w:val="20"/>
              </w:rPr>
              <w:t xml:space="preserve"> </w:t>
            </w:r>
            <w:r w:rsidRPr="005B280A">
              <w:rPr>
                <w:rFonts w:hint="eastAsia"/>
                <w:color w:val="000000" w:themeColor="text1"/>
                <w:sz w:val="20"/>
                <w:szCs w:val="20"/>
              </w:rPr>
              <w:t>의하면</w:t>
            </w:r>
            <w:r w:rsidRPr="005B280A">
              <w:rPr>
                <w:rFonts w:hint="eastAsia"/>
                <w:color w:val="000000" w:themeColor="text1"/>
                <w:sz w:val="20"/>
                <w:szCs w:val="20"/>
              </w:rPr>
              <w:t xml:space="preserve">, </w:t>
            </w:r>
            <w:r w:rsidRPr="005B280A">
              <w:rPr>
                <w:rFonts w:hint="eastAsia"/>
                <w:color w:val="000000" w:themeColor="text1"/>
                <w:sz w:val="20"/>
                <w:szCs w:val="20"/>
              </w:rPr>
              <w:t>비상장</w:t>
            </w:r>
            <w:r w:rsidRPr="005B280A">
              <w:rPr>
                <w:rFonts w:hint="eastAsia"/>
                <w:color w:val="000000" w:themeColor="text1"/>
                <w:sz w:val="20"/>
                <w:szCs w:val="20"/>
              </w:rPr>
              <w:t xml:space="preserve"> </w:t>
            </w:r>
            <w:r w:rsidRPr="005B280A">
              <w:rPr>
                <w:rFonts w:hint="eastAsia"/>
                <w:color w:val="000000" w:themeColor="text1"/>
                <w:sz w:val="20"/>
                <w:szCs w:val="20"/>
              </w:rPr>
              <w:t>벤처기업</w:t>
            </w:r>
            <w:r w:rsidR="00AA1F3E">
              <w:rPr>
                <w:rFonts w:hint="eastAsia"/>
                <w:color w:val="000000" w:themeColor="text1"/>
                <w:sz w:val="20"/>
                <w:szCs w:val="20"/>
              </w:rPr>
              <w:t>이</w:t>
            </w:r>
            <w:r w:rsidRPr="005B280A">
              <w:rPr>
                <w:rFonts w:hint="eastAsia"/>
                <w:color w:val="000000" w:themeColor="text1"/>
                <w:sz w:val="20"/>
                <w:szCs w:val="20"/>
              </w:rPr>
              <w:t xml:space="preserve"> </w:t>
            </w:r>
            <w:r w:rsidRPr="005B280A">
              <w:rPr>
                <w:rFonts w:hint="eastAsia"/>
                <w:color w:val="000000" w:themeColor="text1"/>
                <w:sz w:val="20"/>
                <w:szCs w:val="20"/>
              </w:rPr>
              <w:t>주식매수선택권을</w:t>
            </w:r>
            <w:r w:rsidRPr="005B280A">
              <w:rPr>
                <w:rFonts w:hint="eastAsia"/>
                <w:color w:val="000000" w:themeColor="text1"/>
                <w:sz w:val="20"/>
                <w:szCs w:val="20"/>
              </w:rPr>
              <w:t xml:space="preserve"> </w:t>
            </w:r>
            <w:r w:rsidRPr="005B280A">
              <w:rPr>
                <w:rFonts w:hint="eastAsia"/>
                <w:color w:val="000000" w:themeColor="text1"/>
                <w:sz w:val="20"/>
                <w:szCs w:val="20"/>
              </w:rPr>
              <w:t>부여하거나</w:t>
            </w:r>
            <w:r w:rsidRPr="005B280A">
              <w:rPr>
                <w:rFonts w:hint="eastAsia"/>
                <w:color w:val="000000" w:themeColor="text1"/>
                <w:sz w:val="20"/>
                <w:szCs w:val="20"/>
              </w:rPr>
              <w:t xml:space="preserve"> </w:t>
            </w:r>
            <w:r w:rsidRPr="005B280A">
              <w:rPr>
                <w:rFonts w:hint="eastAsia"/>
                <w:color w:val="000000" w:themeColor="text1"/>
                <w:sz w:val="20"/>
                <w:szCs w:val="20"/>
              </w:rPr>
              <w:t>취소</w:t>
            </w:r>
            <w:r w:rsidRPr="005B280A">
              <w:rPr>
                <w:rFonts w:hint="eastAsia"/>
                <w:color w:val="000000" w:themeColor="text1"/>
                <w:sz w:val="20"/>
                <w:szCs w:val="20"/>
              </w:rPr>
              <w:t xml:space="preserve"> </w:t>
            </w:r>
            <w:r w:rsidRPr="005B280A">
              <w:rPr>
                <w:rFonts w:hint="eastAsia"/>
                <w:color w:val="000000" w:themeColor="text1"/>
                <w:sz w:val="20"/>
                <w:szCs w:val="20"/>
              </w:rPr>
              <w:t>또는</w:t>
            </w:r>
            <w:r w:rsidRPr="005B280A">
              <w:rPr>
                <w:rFonts w:hint="eastAsia"/>
                <w:color w:val="000000" w:themeColor="text1"/>
                <w:sz w:val="20"/>
                <w:szCs w:val="20"/>
              </w:rPr>
              <w:t xml:space="preserve"> </w:t>
            </w:r>
            <w:r w:rsidRPr="005B280A">
              <w:rPr>
                <w:rFonts w:hint="eastAsia"/>
                <w:color w:val="000000" w:themeColor="text1"/>
                <w:sz w:val="20"/>
                <w:szCs w:val="20"/>
              </w:rPr>
              <w:t>철회</w:t>
            </w:r>
            <w:r w:rsidR="00911FAB" w:rsidRPr="005B280A">
              <w:rPr>
                <w:rFonts w:hint="eastAsia"/>
                <w:color w:val="000000" w:themeColor="text1"/>
                <w:sz w:val="20"/>
                <w:szCs w:val="20"/>
              </w:rPr>
              <w:t>한</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경우에</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중소벤처기업부장관에게</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그</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내용을</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신고하여야</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함</w:t>
            </w:r>
            <w:r w:rsidR="00911FAB" w:rsidRPr="005B280A">
              <w:rPr>
                <w:rFonts w:hint="eastAsia"/>
                <w:color w:val="000000" w:themeColor="text1"/>
                <w:sz w:val="20"/>
                <w:szCs w:val="20"/>
              </w:rPr>
              <w:t>(</w:t>
            </w:r>
            <w:r w:rsidR="00911FAB" w:rsidRPr="005B280A">
              <w:rPr>
                <w:rFonts w:hint="eastAsia"/>
                <w:color w:val="000000" w:themeColor="text1"/>
                <w:sz w:val="20"/>
                <w:szCs w:val="20"/>
              </w:rPr>
              <w:t>벤처기업법</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제</w:t>
            </w:r>
            <w:r w:rsidR="00911FAB" w:rsidRPr="005B280A">
              <w:rPr>
                <w:rFonts w:hint="eastAsia"/>
                <w:color w:val="000000" w:themeColor="text1"/>
                <w:sz w:val="20"/>
                <w:szCs w:val="20"/>
              </w:rPr>
              <w:t>16</w:t>
            </w:r>
            <w:r w:rsidR="00911FAB" w:rsidRPr="005B280A">
              <w:rPr>
                <w:rFonts w:hint="eastAsia"/>
                <w:color w:val="000000" w:themeColor="text1"/>
                <w:sz w:val="20"/>
                <w:szCs w:val="20"/>
              </w:rPr>
              <w:t>조의</w:t>
            </w:r>
            <w:r w:rsidR="00911FAB" w:rsidRPr="005B280A">
              <w:rPr>
                <w:rFonts w:hint="eastAsia"/>
                <w:color w:val="000000" w:themeColor="text1"/>
                <w:sz w:val="20"/>
                <w:szCs w:val="20"/>
              </w:rPr>
              <w:t xml:space="preserve">9, </w:t>
            </w:r>
            <w:r w:rsidR="00911FAB" w:rsidRPr="005B280A">
              <w:rPr>
                <w:rFonts w:hint="eastAsia"/>
                <w:color w:val="000000" w:themeColor="text1"/>
                <w:sz w:val="20"/>
                <w:szCs w:val="20"/>
              </w:rPr>
              <w:t>동</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시행령</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제</w:t>
            </w:r>
            <w:r w:rsidR="00911FAB" w:rsidRPr="005B280A">
              <w:rPr>
                <w:rFonts w:hint="eastAsia"/>
                <w:color w:val="000000" w:themeColor="text1"/>
                <w:sz w:val="20"/>
                <w:szCs w:val="20"/>
              </w:rPr>
              <w:t>11</w:t>
            </w:r>
            <w:r w:rsidR="00911FAB" w:rsidRPr="005B280A">
              <w:rPr>
                <w:rFonts w:hint="eastAsia"/>
                <w:color w:val="000000" w:themeColor="text1"/>
                <w:sz w:val="20"/>
                <w:szCs w:val="20"/>
              </w:rPr>
              <w:t>조의</w:t>
            </w:r>
            <w:r w:rsidR="00911FAB" w:rsidRPr="005B280A">
              <w:rPr>
                <w:rFonts w:hint="eastAsia"/>
                <w:color w:val="000000" w:themeColor="text1"/>
                <w:sz w:val="20"/>
                <w:szCs w:val="20"/>
              </w:rPr>
              <w:t>5)</w:t>
            </w:r>
            <w:r w:rsidR="00583850">
              <w:rPr>
                <w:rFonts w:hint="eastAsia"/>
                <w:color w:val="000000" w:themeColor="text1"/>
                <w:sz w:val="20"/>
                <w:szCs w:val="20"/>
              </w:rPr>
              <w:t xml:space="preserve">. </w:t>
            </w:r>
          </w:p>
          <w:p w14:paraId="7EC9A021" w14:textId="7BEE0D4B" w:rsidR="00E1631B" w:rsidRPr="00C65EAA" w:rsidRDefault="00AA1F3E" w:rsidP="002F76A3">
            <w:pPr>
              <w:pStyle w:val="1"/>
              <w:numPr>
                <w:ilvl w:val="0"/>
                <w:numId w:val="18"/>
              </w:numPr>
              <w:spacing w:line="276" w:lineRule="auto"/>
            </w:pPr>
            <w:r>
              <w:rPr>
                <w:rFonts w:hint="eastAsia"/>
                <w:color w:val="000000" w:themeColor="text1"/>
                <w:sz w:val="20"/>
                <w:szCs w:val="20"/>
              </w:rPr>
              <w:t>이를</w:t>
            </w:r>
            <w:r>
              <w:rPr>
                <w:rFonts w:hint="eastAsia"/>
                <w:color w:val="000000" w:themeColor="text1"/>
                <w:sz w:val="20"/>
                <w:szCs w:val="20"/>
              </w:rPr>
              <w:t xml:space="preserve"> </w:t>
            </w:r>
            <w:r>
              <w:rPr>
                <w:rFonts w:hint="eastAsia"/>
                <w:color w:val="000000" w:themeColor="text1"/>
                <w:sz w:val="20"/>
                <w:szCs w:val="20"/>
              </w:rPr>
              <w:t>위반시</w:t>
            </w:r>
            <w:r>
              <w:rPr>
                <w:rFonts w:hint="eastAsia"/>
                <w:color w:val="000000" w:themeColor="text1"/>
                <w:sz w:val="20"/>
                <w:szCs w:val="20"/>
              </w:rPr>
              <w:t xml:space="preserve"> </w:t>
            </w:r>
            <w:r w:rsidR="00583850">
              <w:rPr>
                <w:rFonts w:hint="eastAsia"/>
                <w:color w:val="000000" w:themeColor="text1"/>
                <w:sz w:val="20"/>
                <w:szCs w:val="20"/>
              </w:rPr>
              <w:t>별도</w:t>
            </w:r>
            <w:r w:rsidR="00583850">
              <w:rPr>
                <w:rFonts w:hint="eastAsia"/>
                <w:color w:val="000000" w:themeColor="text1"/>
                <w:sz w:val="20"/>
                <w:szCs w:val="20"/>
              </w:rPr>
              <w:t xml:space="preserve"> </w:t>
            </w:r>
            <w:r w:rsidR="00583850">
              <w:rPr>
                <w:rFonts w:hint="eastAsia"/>
                <w:color w:val="000000" w:themeColor="text1"/>
                <w:sz w:val="20"/>
                <w:szCs w:val="20"/>
              </w:rPr>
              <w:t>제재규정은</w:t>
            </w:r>
            <w:r w:rsidR="00583850">
              <w:rPr>
                <w:rFonts w:hint="eastAsia"/>
                <w:color w:val="000000" w:themeColor="text1"/>
                <w:sz w:val="20"/>
                <w:szCs w:val="20"/>
              </w:rPr>
              <w:t xml:space="preserve"> </w:t>
            </w:r>
            <w:r w:rsidR="00583850">
              <w:rPr>
                <w:rFonts w:hint="eastAsia"/>
                <w:color w:val="000000" w:themeColor="text1"/>
                <w:sz w:val="20"/>
                <w:szCs w:val="20"/>
              </w:rPr>
              <w:t>없</w:t>
            </w:r>
            <w:r w:rsidR="00CF4448">
              <w:rPr>
                <w:rFonts w:hint="eastAsia"/>
                <w:color w:val="000000" w:themeColor="text1"/>
                <w:sz w:val="20"/>
                <w:szCs w:val="20"/>
              </w:rPr>
              <w:t>으므로</w:t>
            </w:r>
            <w:r w:rsidR="00CF4448">
              <w:rPr>
                <w:rFonts w:hint="eastAsia"/>
                <w:color w:val="000000" w:themeColor="text1"/>
                <w:sz w:val="20"/>
                <w:szCs w:val="20"/>
              </w:rPr>
              <w:t xml:space="preserve"> </w:t>
            </w:r>
            <w:r w:rsidR="00A9609C">
              <w:rPr>
                <w:rFonts w:hint="eastAsia"/>
                <w:color w:val="000000" w:themeColor="text1"/>
                <w:sz w:val="20"/>
                <w:szCs w:val="20"/>
              </w:rPr>
              <w:t>실사일</w:t>
            </w:r>
            <w:r w:rsidR="00A9609C">
              <w:rPr>
                <w:rFonts w:hint="eastAsia"/>
                <w:color w:val="000000" w:themeColor="text1"/>
                <w:sz w:val="20"/>
                <w:szCs w:val="20"/>
              </w:rPr>
              <w:t xml:space="preserve"> </w:t>
            </w:r>
            <w:r w:rsidR="00A9609C">
              <w:rPr>
                <w:rFonts w:hint="eastAsia"/>
                <w:color w:val="000000" w:themeColor="text1"/>
                <w:sz w:val="20"/>
                <w:szCs w:val="20"/>
              </w:rPr>
              <w:t>기준</w:t>
            </w:r>
            <w:r w:rsidR="00A9609C">
              <w:rPr>
                <w:rFonts w:hint="eastAsia"/>
                <w:color w:val="000000" w:themeColor="text1"/>
                <w:sz w:val="20"/>
                <w:szCs w:val="20"/>
              </w:rPr>
              <w:t xml:space="preserve"> </w:t>
            </w:r>
            <w:r w:rsidR="00A9609C">
              <w:rPr>
                <w:rFonts w:hint="eastAsia"/>
                <w:color w:val="000000" w:themeColor="text1"/>
                <w:sz w:val="20"/>
                <w:szCs w:val="20"/>
              </w:rPr>
              <w:t>현재에는</w:t>
            </w:r>
            <w:r w:rsidR="00A9609C">
              <w:rPr>
                <w:rFonts w:hint="eastAsia"/>
                <w:color w:val="000000" w:themeColor="text1"/>
                <w:sz w:val="20"/>
                <w:szCs w:val="20"/>
              </w:rPr>
              <w:t xml:space="preserve"> </w:t>
            </w:r>
            <w:r w:rsidR="00CF4448">
              <w:rPr>
                <w:rFonts w:hint="eastAsia"/>
                <w:color w:val="000000" w:themeColor="text1"/>
                <w:sz w:val="20"/>
                <w:szCs w:val="20"/>
              </w:rPr>
              <w:t>특별히</w:t>
            </w:r>
            <w:r w:rsidR="00CF4448">
              <w:rPr>
                <w:rFonts w:hint="eastAsia"/>
                <w:color w:val="000000" w:themeColor="text1"/>
                <w:sz w:val="20"/>
                <w:szCs w:val="20"/>
              </w:rPr>
              <w:t xml:space="preserve"> </w:t>
            </w:r>
            <w:r w:rsidR="00CF4448">
              <w:rPr>
                <w:rFonts w:hint="eastAsia"/>
                <w:color w:val="000000" w:themeColor="text1"/>
                <w:sz w:val="20"/>
                <w:szCs w:val="20"/>
              </w:rPr>
              <w:t>문제될</w:t>
            </w:r>
            <w:r w:rsidR="00CF4448">
              <w:rPr>
                <w:rFonts w:hint="eastAsia"/>
                <w:color w:val="000000" w:themeColor="text1"/>
                <w:sz w:val="20"/>
                <w:szCs w:val="20"/>
              </w:rPr>
              <w:t xml:space="preserve"> </w:t>
            </w:r>
            <w:r w:rsidR="00CF4448">
              <w:rPr>
                <w:rFonts w:hint="eastAsia"/>
                <w:color w:val="000000" w:themeColor="text1"/>
                <w:sz w:val="20"/>
                <w:szCs w:val="20"/>
              </w:rPr>
              <w:t>사항은</w:t>
            </w:r>
            <w:r w:rsidR="00CF4448">
              <w:rPr>
                <w:rFonts w:hint="eastAsia"/>
                <w:color w:val="000000" w:themeColor="text1"/>
                <w:sz w:val="20"/>
                <w:szCs w:val="20"/>
              </w:rPr>
              <w:t xml:space="preserve"> </w:t>
            </w:r>
            <w:r w:rsidR="00CF4448">
              <w:rPr>
                <w:rFonts w:hint="eastAsia"/>
                <w:color w:val="000000" w:themeColor="text1"/>
                <w:sz w:val="20"/>
                <w:szCs w:val="20"/>
              </w:rPr>
              <w:t>없을</w:t>
            </w:r>
            <w:r w:rsidR="00CF4448">
              <w:rPr>
                <w:rFonts w:hint="eastAsia"/>
                <w:color w:val="000000" w:themeColor="text1"/>
                <w:sz w:val="20"/>
                <w:szCs w:val="20"/>
              </w:rPr>
              <w:t xml:space="preserve"> </w:t>
            </w:r>
            <w:r w:rsidR="00CF4448">
              <w:rPr>
                <w:rFonts w:hint="eastAsia"/>
                <w:color w:val="000000" w:themeColor="text1"/>
                <w:sz w:val="20"/>
                <w:szCs w:val="20"/>
              </w:rPr>
              <w:t>것으로</w:t>
            </w:r>
            <w:r w:rsidR="00CF4448">
              <w:rPr>
                <w:rFonts w:hint="eastAsia"/>
                <w:color w:val="000000" w:themeColor="text1"/>
                <w:sz w:val="20"/>
                <w:szCs w:val="20"/>
              </w:rPr>
              <w:t xml:space="preserve"> </w:t>
            </w:r>
            <w:r w:rsidR="00CF4448">
              <w:rPr>
                <w:rFonts w:hint="eastAsia"/>
                <w:color w:val="000000" w:themeColor="text1"/>
                <w:sz w:val="20"/>
                <w:szCs w:val="20"/>
              </w:rPr>
              <w:t>보</w:t>
            </w:r>
            <w:r w:rsidR="00B5179C">
              <w:rPr>
                <w:rFonts w:hint="eastAsia"/>
                <w:color w:val="000000" w:themeColor="text1"/>
                <w:sz w:val="20"/>
                <w:szCs w:val="20"/>
              </w:rPr>
              <w:t>이나</w:t>
            </w:r>
            <w:r w:rsidR="00B5179C">
              <w:rPr>
                <w:rFonts w:hint="eastAsia"/>
                <w:color w:val="000000" w:themeColor="text1"/>
                <w:sz w:val="20"/>
                <w:szCs w:val="20"/>
              </w:rPr>
              <w:t xml:space="preserve">, </w:t>
            </w:r>
            <w:r w:rsidR="00B5179C">
              <w:rPr>
                <w:rFonts w:hint="eastAsia"/>
                <w:color w:val="000000" w:themeColor="text1"/>
                <w:sz w:val="20"/>
                <w:szCs w:val="20"/>
              </w:rPr>
              <w:t>향후</w:t>
            </w:r>
            <w:r w:rsidR="00B5179C">
              <w:rPr>
                <w:rFonts w:hint="eastAsia"/>
                <w:color w:val="000000" w:themeColor="text1"/>
                <w:sz w:val="20"/>
                <w:szCs w:val="20"/>
              </w:rPr>
              <w:t xml:space="preserve"> </w:t>
            </w:r>
            <w:r w:rsidR="00B5179C">
              <w:rPr>
                <w:rFonts w:hint="eastAsia"/>
                <w:color w:val="000000" w:themeColor="text1"/>
                <w:sz w:val="20"/>
                <w:szCs w:val="20"/>
              </w:rPr>
              <w:t>규제</w:t>
            </w:r>
            <w:r w:rsidR="00E26A1C">
              <w:rPr>
                <w:rFonts w:hint="eastAsia"/>
                <w:color w:val="000000" w:themeColor="text1"/>
                <w:sz w:val="20"/>
                <w:szCs w:val="20"/>
              </w:rPr>
              <w:t>의</w:t>
            </w:r>
            <w:r w:rsidR="00E26A1C">
              <w:rPr>
                <w:rFonts w:hint="eastAsia"/>
                <w:color w:val="000000" w:themeColor="text1"/>
                <w:sz w:val="20"/>
                <w:szCs w:val="20"/>
              </w:rPr>
              <w:t xml:space="preserve"> </w:t>
            </w:r>
            <w:r w:rsidR="00B5179C">
              <w:rPr>
                <w:rFonts w:hint="eastAsia"/>
                <w:color w:val="000000" w:themeColor="text1"/>
                <w:sz w:val="20"/>
                <w:szCs w:val="20"/>
              </w:rPr>
              <w:t>방향을</w:t>
            </w:r>
            <w:r w:rsidR="00B5179C">
              <w:rPr>
                <w:rFonts w:hint="eastAsia"/>
                <w:color w:val="000000" w:themeColor="text1"/>
                <w:sz w:val="20"/>
                <w:szCs w:val="20"/>
              </w:rPr>
              <w:t xml:space="preserve"> </w:t>
            </w:r>
            <w:r w:rsidR="00B5179C">
              <w:rPr>
                <w:rFonts w:hint="eastAsia"/>
                <w:color w:val="000000" w:themeColor="text1"/>
                <w:sz w:val="20"/>
                <w:szCs w:val="20"/>
              </w:rPr>
              <w:t>모니터링할</w:t>
            </w:r>
            <w:r w:rsidR="00B5179C">
              <w:rPr>
                <w:rFonts w:hint="eastAsia"/>
                <w:color w:val="000000" w:themeColor="text1"/>
                <w:sz w:val="20"/>
                <w:szCs w:val="20"/>
              </w:rPr>
              <w:t xml:space="preserve"> </w:t>
            </w:r>
            <w:r w:rsidR="00B5179C">
              <w:rPr>
                <w:rFonts w:hint="eastAsia"/>
                <w:color w:val="000000" w:themeColor="text1"/>
                <w:sz w:val="20"/>
                <w:szCs w:val="20"/>
              </w:rPr>
              <w:t>필요가</w:t>
            </w:r>
            <w:r w:rsidR="00B5179C">
              <w:rPr>
                <w:rFonts w:hint="eastAsia"/>
                <w:color w:val="000000" w:themeColor="text1"/>
                <w:sz w:val="20"/>
                <w:szCs w:val="20"/>
              </w:rPr>
              <w:t xml:space="preserve"> </w:t>
            </w:r>
            <w:r w:rsidR="00B5179C">
              <w:rPr>
                <w:rFonts w:hint="eastAsia"/>
                <w:color w:val="000000" w:themeColor="text1"/>
                <w:sz w:val="20"/>
                <w:szCs w:val="20"/>
              </w:rPr>
              <w:t>있음</w:t>
            </w:r>
            <w:r w:rsidR="00B5179C">
              <w:rPr>
                <w:rFonts w:hint="eastAsia"/>
                <w:color w:val="000000" w:themeColor="text1"/>
                <w:sz w:val="20"/>
                <w:szCs w:val="20"/>
              </w:rPr>
              <w:t>.</w:t>
            </w:r>
          </w:p>
        </w:tc>
      </w:tr>
      <w:tr w:rsidR="002E0E63" w:rsidRPr="00C65EAA" w14:paraId="64B8CB28" w14:textId="77777777" w:rsidTr="001D3938">
        <w:trPr>
          <w:trHeight w:val="20"/>
        </w:trPr>
        <w:tc>
          <w:tcPr>
            <w:tcW w:w="1418" w:type="dxa"/>
            <w:tcBorders>
              <w:top w:val="single" w:sz="12" w:space="0" w:color="0F243E"/>
              <w:bottom w:val="single" w:sz="12" w:space="0" w:color="0F243E"/>
            </w:tcBorders>
            <w:shd w:val="clear" w:color="auto" w:fill="auto"/>
          </w:tcPr>
          <w:p w14:paraId="4963278D" w14:textId="26531B5B" w:rsidR="002E0E63" w:rsidRPr="00C04842" w:rsidRDefault="004E1670" w:rsidP="00691918">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주식매수선택권</w:t>
            </w:r>
            <w:r w:rsidR="00691918">
              <w:rPr>
                <w:rFonts w:eastAsia="바탕" w:hint="eastAsia"/>
                <w:b/>
                <w:color w:val="000000" w:themeColor="text1"/>
                <w:kern w:val="2"/>
              </w:rPr>
              <w:t xml:space="preserve"> </w:t>
            </w:r>
            <w:r w:rsidRPr="00C04842">
              <w:rPr>
                <w:rFonts w:eastAsia="바탕" w:hint="eastAsia"/>
                <w:b/>
                <w:color w:val="000000" w:themeColor="text1"/>
                <w:kern w:val="2"/>
              </w:rPr>
              <w:t>취소</w:t>
            </w:r>
            <w:r w:rsidRPr="00C04842">
              <w:rPr>
                <w:rFonts w:eastAsia="바탕" w:hint="eastAsia"/>
                <w:b/>
                <w:color w:val="000000" w:themeColor="text1"/>
                <w:kern w:val="2"/>
              </w:rPr>
              <w:t xml:space="preserve"> </w:t>
            </w:r>
            <w:r w:rsidRPr="00C04842">
              <w:rPr>
                <w:rFonts w:eastAsia="바탕" w:hint="eastAsia"/>
                <w:b/>
                <w:color w:val="000000" w:themeColor="text1"/>
                <w:kern w:val="2"/>
              </w:rPr>
              <w:t>현황</w:t>
            </w:r>
          </w:p>
        </w:tc>
        <w:tc>
          <w:tcPr>
            <w:tcW w:w="6946" w:type="dxa"/>
            <w:tcBorders>
              <w:top w:val="single" w:sz="12" w:space="0" w:color="0F243E"/>
              <w:bottom w:val="single" w:sz="12" w:space="0" w:color="0F243E"/>
            </w:tcBorders>
            <w:shd w:val="clear" w:color="auto" w:fill="auto"/>
          </w:tcPr>
          <w:p w14:paraId="37C6E4C0" w14:textId="7B37BFEB" w:rsidR="002E0E63" w:rsidRDefault="007E7897" w:rsidP="002F76A3">
            <w:pPr>
              <w:pStyle w:val="1"/>
              <w:rPr>
                <w:kern w:val="2"/>
                <w:sz w:val="20"/>
                <w:szCs w:val="20"/>
              </w:rPr>
            </w:pPr>
            <w:r>
              <w:rPr>
                <w:rFonts w:hint="eastAsia"/>
                <w:kern w:val="2"/>
                <w:sz w:val="20"/>
                <w:szCs w:val="20"/>
              </w:rPr>
              <w:t>대상회사는</w:t>
            </w:r>
            <w:r>
              <w:rPr>
                <w:rFonts w:hint="eastAsia"/>
                <w:kern w:val="2"/>
                <w:sz w:val="20"/>
                <w:szCs w:val="20"/>
              </w:rPr>
              <w:t xml:space="preserve"> </w:t>
            </w:r>
            <w:r w:rsidR="00F418DE">
              <w:rPr>
                <w:rFonts w:hint="eastAsia"/>
                <w:kern w:val="2"/>
                <w:sz w:val="20"/>
                <w:szCs w:val="20"/>
              </w:rPr>
              <w:t>주식매수선택권을</w:t>
            </w:r>
            <w:r w:rsidR="00F418DE">
              <w:rPr>
                <w:rFonts w:hint="eastAsia"/>
                <w:kern w:val="2"/>
                <w:sz w:val="20"/>
                <w:szCs w:val="20"/>
              </w:rPr>
              <w:t xml:space="preserve"> </w:t>
            </w:r>
            <w:r w:rsidR="00F418DE">
              <w:rPr>
                <w:rFonts w:hint="eastAsia"/>
                <w:kern w:val="2"/>
                <w:sz w:val="20"/>
                <w:szCs w:val="20"/>
              </w:rPr>
              <w:t>기부여한</w:t>
            </w:r>
            <w:r w:rsidR="00F418DE">
              <w:rPr>
                <w:rFonts w:hint="eastAsia"/>
                <w:kern w:val="2"/>
                <w:sz w:val="20"/>
                <w:szCs w:val="20"/>
              </w:rPr>
              <w:t xml:space="preserve"> </w:t>
            </w:r>
            <w:r w:rsidR="00F418DE">
              <w:rPr>
                <w:rFonts w:hint="eastAsia"/>
                <w:kern w:val="2"/>
                <w:sz w:val="20"/>
                <w:szCs w:val="20"/>
              </w:rPr>
              <w:t>대상자</w:t>
            </w:r>
            <w:r w:rsidR="00376272">
              <w:rPr>
                <w:rFonts w:hint="eastAsia"/>
                <w:kern w:val="2"/>
                <w:sz w:val="20"/>
                <w:szCs w:val="20"/>
              </w:rPr>
              <w:t>들</w:t>
            </w:r>
            <w:r w:rsidR="00376272">
              <w:rPr>
                <w:rFonts w:hint="eastAsia"/>
                <w:kern w:val="2"/>
                <w:sz w:val="20"/>
                <w:szCs w:val="20"/>
              </w:rPr>
              <w:t xml:space="preserve"> </w:t>
            </w:r>
            <w:r w:rsidR="00376272">
              <w:rPr>
                <w:rFonts w:hint="eastAsia"/>
                <w:kern w:val="2"/>
                <w:sz w:val="20"/>
                <w:szCs w:val="20"/>
              </w:rPr>
              <w:t>중</w:t>
            </w:r>
            <w:r w:rsidR="00376272">
              <w:rPr>
                <w:rFonts w:hint="eastAsia"/>
                <w:kern w:val="2"/>
                <w:sz w:val="20"/>
                <w:szCs w:val="20"/>
              </w:rPr>
              <w:t xml:space="preserve"> </w:t>
            </w:r>
            <w:r w:rsidR="00376272">
              <w:rPr>
                <w:rFonts w:hint="eastAsia"/>
                <w:kern w:val="2"/>
                <w:sz w:val="20"/>
                <w:szCs w:val="20"/>
              </w:rPr>
              <w:t>정주성</w:t>
            </w:r>
            <w:r w:rsidR="00376272">
              <w:rPr>
                <w:rFonts w:hint="eastAsia"/>
                <w:kern w:val="2"/>
                <w:sz w:val="20"/>
                <w:szCs w:val="20"/>
              </w:rPr>
              <w:t xml:space="preserve">, </w:t>
            </w:r>
            <w:r w:rsidR="00376272">
              <w:rPr>
                <w:rFonts w:hint="eastAsia"/>
                <w:kern w:val="2"/>
                <w:sz w:val="20"/>
                <w:szCs w:val="20"/>
              </w:rPr>
              <w:t>김승겸</w:t>
            </w:r>
            <w:r w:rsidR="00376272">
              <w:rPr>
                <w:rFonts w:hint="eastAsia"/>
                <w:kern w:val="2"/>
                <w:sz w:val="20"/>
                <w:szCs w:val="20"/>
              </w:rPr>
              <w:t xml:space="preserve">, </w:t>
            </w:r>
            <w:r w:rsidR="00376272">
              <w:rPr>
                <w:rFonts w:hint="eastAsia"/>
                <w:kern w:val="2"/>
                <w:sz w:val="20"/>
                <w:szCs w:val="20"/>
              </w:rPr>
              <w:t>박동진</w:t>
            </w:r>
            <w:r w:rsidR="00376272">
              <w:rPr>
                <w:rFonts w:hint="eastAsia"/>
                <w:kern w:val="2"/>
                <w:sz w:val="20"/>
                <w:szCs w:val="20"/>
              </w:rPr>
              <w:t xml:space="preserve">, </w:t>
            </w:r>
            <w:r w:rsidR="00376272">
              <w:rPr>
                <w:rFonts w:hint="eastAsia"/>
                <w:kern w:val="2"/>
                <w:sz w:val="20"/>
                <w:szCs w:val="20"/>
              </w:rPr>
              <w:t>노동진</w:t>
            </w:r>
            <w:r w:rsidR="00376272">
              <w:rPr>
                <w:rFonts w:hint="eastAsia"/>
                <w:kern w:val="2"/>
                <w:sz w:val="20"/>
                <w:szCs w:val="20"/>
              </w:rPr>
              <w:t xml:space="preserve">, </w:t>
            </w:r>
            <w:r w:rsidR="00376272">
              <w:rPr>
                <w:rFonts w:hint="eastAsia"/>
                <w:kern w:val="2"/>
                <w:sz w:val="20"/>
                <w:szCs w:val="20"/>
              </w:rPr>
              <w:t>이진호</w:t>
            </w:r>
            <w:r w:rsidR="00376272">
              <w:rPr>
                <w:rFonts w:hint="eastAsia"/>
                <w:kern w:val="2"/>
                <w:sz w:val="20"/>
                <w:szCs w:val="20"/>
              </w:rPr>
              <w:t xml:space="preserve">, </w:t>
            </w:r>
            <w:r w:rsidR="00376272">
              <w:rPr>
                <w:rFonts w:hint="eastAsia"/>
                <w:kern w:val="2"/>
                <w:sz w:val="20"/>
                <w:szCs w:val="20"/>
              </w:rPr>
              <w:t>조영화</w:t>
            </w:r>
            <w:r w:rsidR="00376272">
              <w:rPr>
                <w:rFonts w:hint="eastAsia"/>
                <w:kern w:val="2"/>
                <w:sz w:val="20"/>
                <w:szCs w:val="20"/>
              </w:rPr>
              <w:t xml:space="preserve">, </w:t>
            </w:r>
            <w:r w:rsidR="00376272">
              <w:rPr>
                <w:rFonts w:hint="eastAsia"/>
                <w:kern w:val="2"/>
                <w:sz w:val="20"/>
                <w:szCs w:val="20"/>
              </w:rPr>
              <w:t>박서현에</w:t>
            </w:r>
            <w:r w:rsidR="00376272">
              <w:rPr>
                <w:rFonts w:hint="eastAsia"/>
                <w:kern w:val="2"/>
                <w:sz w:val="20"/>
                <w:szCs w:val="20"/>
              </w:rPr>
              <w:t xml:space="preserve"> </w:t>
            </w:r>
            <w:r w:rsidR="00376272">
              <w:rPr>
                <w:rFonts w:hint="eastAsia"/>
                <w:kern w:val="2"/>
                <w:sz w:val="20"/>
                <w:szCs w:val="20"/>
              </w:rPr>
              <w:t>대하여</w:t>
            </w:r>
            <w:r w:rsidR="00F418DE">
              <w:rPr>
                <w:rFonts w:hint="eastAsia"/>
                <w:kern w:val="2"/>
                <w:sz w:val="20"/>
                <w:szCs w:val="20"/>
              </w:rPr>
              <w:t xml:space="preserve"> </w:t>
            </w:r>
            <w:r w:rsidR="006E5FD3">
              <w:rPr>
                <w:rFonts w:hint="eastAsia"/>
                <w:kern w:val="2"/>
                <w:sz w:val="20"/>
                <w:szCs w:val="20"/>
              </w:rPr>
              <w:t>총</w:t>
            </w:r>
            <w:r w:rsidR="006E5FD3">
              <w:rPr>
                <w:rFonts w:hint="eastAsia"/>
                <w:kern w:val="2"/>
                <w:sz w:val="20"/>
                <w:szCs w:val="20"/>
              </w:rPr>
              <w:t xml:space="preserve"> 7</w:t>
            </w:r>
            <w:r w:rsidR="006E5FD3">
              <w:rPr>
                <w:rFonts w:hint="eastAsia"/>
                <w:kern w:val="2"/>
                <w:sz w:val="20"/>
                <w:szCs w:val="20"/>
              </w:rPr>
              <w:t>차례에</w:t>
            </w:r>
            <w:r w:rsidR="006E5FD3">
              <w:rPr>
                <w:rFonts w:hint="eastAsia"/>
                <w:kern w:val="2"/>
                <w:sz w:val="20"/>
                <w:szCs w:val="20"/>
              </w:rPr>
              <w:t xml:space="preserve"> </w:t>
            </w:r>
            <w:r w:rsidR="006E5FD3">
              <w:rPr>
                <w:rFonts w:hint="eastAsia"/>
                <w:kern w:val="2"/>
                <w:sz w:val="20"/>
                <w:szCs w:val="20"/>
              </w:rPr>
              <w:t>걸쳐</w:t>
            </w:r>
            <w:r w:rsidR="006E5FD3">
              <w:rPr>
                <w:rFonts w:hint="eastAsia"/>
                <w:kern w:val="2"/>
                <w:sz w:val="20"/>
                <w:szCs w:val="20"/>
              </w:rPr>
              <w:t xml:space="preserve"> </w:t>
            </w:r>
            <w:r w:rsidR="009A6080">
              <w:rPr>
                <w:rFonts w:hint="eastAsia"/>
                <w:kern w:val="2"/>
                <w:sz w:val="20"/>
                <w:szCs w:val="20"/>
              </w:rPr>
              <w:t>그</w:t>
            </w:r>
            <w:r w:rsidR="009A6080">
              <w:rPr>
                <w:rFonts w:hint="eastAsia"/>
                <w:kern w:val="2"/>
                <w:sz w:val="20"/>
                <w:szCs w:val="20"/>
              </w:rPr>
              <w:t xml:space="preserve"> </w:t>
            </w:r>
            <w:r w:rsidR="009A6080">
              <w:rPr>
                <w:rFonts w:hint="eastAsia"/>
                <w:kern w:val="2"/>
                <w:sz w:val="20"/>
                <w:szCs w:val="20"/>
              </w:rPr>
              <w:t>부여를</w:t>
            </w:r>
            <w:r w:rsidR="009A6080">
              <w:rPr>
                <w:rFonts w:hint="eastAsia"/>
                <w:kern w:val="2"/>
                <w:sz w:val="20"/>
                <w:szCs w:val="20"/>
              </w:rPr>
              <w:t xml:space="preserve"> </w:t>
            </w:r>
            <w:r w:rsidR="006E5FD3">
              <w:rPr>
                <w:rFonts w:hint="eastAsia"/>
                <w:kern w:val="2"/>
                <w:sz w:val="20"/>
                <w:szCs w:val="20"/>
              </w:rPr>
              <w:t>취소</w:t>
            </w:r>
            <w:r w:rsidR="00F418DE">
              <w:rPr>
                <w:rFonts w:hint="eastAsia"/>
                <w:kern w:val="2"/>
                <w:sz w:val="20"/>
                <w:szCs w:val="20"/>
              </w:rPr>
              <w:t>(</w:t>
            </w:r>
            <w:r w:rsidR="00F418DE">
              <w:rPr>
                <w:kern w:val="2"/>
                <w:sz w:val="20"/>
                <w:szCs w:val="20"/>
              </w:rPr>
              <w:t>“</w:t>
            </w:r>
            <w:r w:rsidR="00F418DE" w:rsidRPr="00F418DE">
              <w:rPr>
                <w:rFonts w:hint="eastAsia"/>
                <w:b/>
                <w:bCs/>
                <w:kern w:val="2"/>
                <w:sz w:val="20"/>
                <w:szCs w:val="20"/>
              </w:rPr>
              <w:t>취소</w:t>
            </w:r>
            <w:r w:rsidR="00F418DE" w:rsidRPr="00F418DE">
              <w:rPr>
                <w:rFonts w:hint="eastAsia"/>
                <w:b/>
                <w:bCs/>
                <w:kern w:val="2"/>
                <w:sz w:val="20"/>
                <w:szCs w:val="20"/>
              </w:rPr>
              <w:t xml:space="preserve"> </w:t>
            </w:r>
            <w:r w:rsidR="00F418DE" w:rsidRPr="00F418DE">
              <w:rPr>
                <w:rFonts w:hint="eastAsia"/>
                <w:b/>
                <w:bCs/>
                <w:kern w:val="2"/>
                <w:sz w:val="20"/>
                <w:szCs w:val="20"/>
              </w:rPr>
              <w:t>대상자</w:t>
            </w:r>
            <w:r w:rsidR="003E4854">
              <w:rPr>
                <w:rFonts w:hint="eastAsia"/>
                <w:b/>
                <w:bCs/>
                <w:kern w:val="2"/>
                <w:sz w:val="20"/>
                <w:szCs w:val="20"/>
              </w:rPr>
              <w:t>들</w:t>
            </w:r>
            <w:r w:rsidR="00F418DE">
              <w:rPr>
                <w:kern w:val="2"/>
                <w:sz w:val="20"/>
                <w:szCs w:val="20"/>
              </w:rPr>
              <w:t>”</w:t>
            </w:r>
            <w:r w:rsidR="00F418DE">
              <w:rPr>
                <w:rFonts w:hint="eastAsia"/>
                <w:kern w:val="2"/>
                <w:sz w:val="20"/>
                <w:szCs w:val="20"/>
              </w:rPr>
              <w:t>)</w:t>
            </w:r>
            <w:r w:rsidR="006E5FD3">
              <w:rPr>
                <w:rFonts w:hint="eastAsia"/>
                <w:kern w:val="2"/>
                <w:sz w:val="20"/>
                <w:szCs w:val="20"/>
              </w:rPr>
              <w:t>하였으며</w:t>
            </w:r>
            <w:r w:rsidR="006E5FD3">
              <w:rPr>
                <w:rFonts w:hint="eastAsia"/>
                <w:kern w:val="2"/>
                <w:sz w:val="20"/>
                <w:szCs w:val="20"/>
              </w:rPr>
              <w:t xml:space="preserve">, </w:t>
            </w:r>
            <w:r w:rsidR="006E5FD3">
              <w:rPr>
                <w:rFonts w:hint="eastAsia"/>
                <w:kern w:val="2"/>
                <w:sz w:val="20"/>
                <w:szCs w:val="20"/>
              </w:rPr>
              <w:t>구체적인</w:t>
            </w:r>
            <w:r w:rsidR="006E5FD3">
              <w:rPr>
                <w:rFonts w:hint="eastAsia"/>
                <w:kern w:val="2"/>
                <w:sz w:val="20"/>
                <w:szCs w:val="20"/>
              </w:rPr>
              <w:t xml:space="preserve"> </w:t>
            </w:r>
            <w:r w:rsidR="006E5FD3">
              <w:rPr>
                <w:rFonts w:hint="eastAsia"/>
                <w:kern w:val="2"/>
                <w:sz w:val="20"/>
                <w:szCs w:val="20"/>
              </w:rPr>
              <w:t>내역은</w:t>
            </w:r>
            <w:r w:rsidR="006E5FD3">
              <w:rPr>
                <w:rFonts w:hint="eastAsia"/>
                <w:kern w:val="2"/>
                <w:sz w:val="20"/>
                <w:szCs w:val="20"/>
              </w:rPr>
              <w:t xml:space="preserve"> </w:t>
            </w:r>
            <w:r w:rsidR="006E5FD3">
              <w:rPr>
                <w:rFonts w:hint="eastAsia"/>
                <w:kern w:val="2"/>
                <w:sz w:val="20"/>
                <w:szCs w:val="20"/>
              </w:rPr>
              <w:t>다음과</w:t>
            </w:r>
            <w:r w:rsidR="006E5FD3">
              <w:rPr>
                <w:rFonts w:hint="eastAsia"/>
                <w:kern w:val="2"/>
                <w:sz w:val="20"/>
                <w:szCs w:val="20"/>
              </w:rPr>
              <w:t xml:space="preserve"> </w:t>
            </w:r>
            <w:r w:rsidR="006E5FD3">
              <w:rPr>
                <w:rFonts w:hint="eastAsia"/>
                <w:kern w:val="2"/>
                <w:sz w:val="20"/>
                <w:szCs w:val="20"/>
              </w:rPr>
              <w:t>같음</w:t>
            </w:r>
            <w:r w:rsidR="006E5FD3">
              <w:rPr>
                <w:rFonts w:hint="eastAsia"/>
                <w:kern w:val="2"/>
                <w:sz w:val="20"/>
                <w:szCs w:val="20"/>
              </w:rPr>
              <w:t xml:space="preserve">. </w:t>
            </w:r>
          </w:p>
          <w:tbl>
            <w:tblPr>
              <w:tblW w:w="4483" w:type="pct"/>
              <w:tblInd w:w="5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15"/>
              <w:gridCol w:w="1217"/>
              <w:gridCol w:w="1218"/>
              <w:gridCol w:w="1218"/>
              <w:gridCol w:w="1161"/>
            </w:tblGrid>
            <w:tr w:rsidR="00DD0B77" w:rsidRPr="00707B49" w14:paraId="7BE95926" w14:textId="77777777" w:rsidTr="001D3938">
              <w:tc>
                <w:tcPr>
                  <w:tcW w:w="1008" w:type="pct"/>
                  <w:shd w:val="clear" w:color="auto" w:fill="D9D9D9"/>
                  <w:vAlign w:val="center"/>
                </w:tcPr>
                <w:p w14:paraId="3F3693F6" w14:textId="7BFE1D24" w:rsidR="00C56F7F" w:rsidRPr="00707B49" w:rsidRDefault="005D0ACF"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부여</w:t>
                  </w:r>
                  <w:r>
                    <w:rPr>
                      <w:rFonts w:hint="eastAsia"/>
                      <w:b/>
                      <w:sz w:val="18"/>
                      <w:szCs w:val="18"/>
                      <w:shd w:val="pct15" w:color="auto" w:fill="FFFFFF"/>
                    </w:rPr>
                    <w:t xml:space="preserve"> </w:t>
                  </w:r>
                  <w:r>
                    <w:rPr>
                      <w:rFonts w:hint="eastAsia"/>
                      <w:b/>
                      <w:sz w:val="18"/>
                      <w:szCs w:val="18"/>
                      <w:shd w:val="pct15" w:color="auto" w:fill="FFFFFF"/>
                    </w:rPr>
                    <w:t>대상자</w:t>
                  </w:r>
                </w:p>
              </w:tc>
              <w:tc>
                <w:tcPr>
                  <w:tcW w:w="1009" w:type="pct"/>
                  <w:shd w:val="clear" w:color="auto" w:fill="D9D9D9"/>
                  <w:vAlign w:val="center"/>
                </w:tcPr>
                <w:p w14:paraId="7680AAFE" w14:textId="78A068A6"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부여</w:t>
                  </w:r>
                  <w:r>
                    <w:rPr>
                      <w:rFonts w:hint="eastAsia"/>
                      <w:b/>
                      <w:sz w:val="18"/>
                      <w:szCs w:val="18"/>
                      <w:shd w:val="pct15" w:color="auto" w:fill="FFFFFF"/>
                    </w:rPr>
                    <w:t xml:space="preserve"> </w:t>
                  </w:r>
                  <w:r>
                    <w:rPr>
                      <w:rFonts w:hint="eastAsia"/>
                      <w:b/>
                      <w:sz w:val="18"/>
                      <w:szCs w:val="18"/>
                      <w:shd w:val="pct15" w:color="auto" w:fill="FFFFFF"/>
                    </w:rPr>
                    <w:t>수량</w:t>
                  </w:r>
                </w:p>
              </w:tc>
              <w:tc>
                <w:tcPr>
                  <w:tcW w:w="1010" w:type="pct"/>
                  <w:shd w:val="clear" w:color="auto" w:fill="D9D9D9"/>
                  <w:vAlign w:val="center"/>
                </w:tcPr>
                <w:p w14:paraId="412CC73D" w14:textId="6F5185C5"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부여일</w:t>
                  </w:r>
                  <w:r w:rsidR="00111D66">
                    <w:rPr>
                      <w:rFonts w:hint="eastAsia"/>
                      <w:b/>
                      <w:sz w:val="18"/>
                      <w:szCs w:val="18"/>
                      <w:shd w:val="pct15" w:color="auto" w:fill="FFFFFF"/>
                    </w:rPr>
                    <w:t>자</w:t>
                  </w:r>
                </w:p>
              </w:tc>
              <w:tc>
                <w:tcPr>
                  <w:tcW w:w="1010" w:type="pct"/>
                  <w:shd w:val="clear" w:color="auto" w:fill="D9D9D9"/>
                  <w:vAlign w:val="center"/>
                </w:tcPr>
                <w:p w14:paraId="6730B4EF" w14:textId="13EB219D"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취소일</w:t>
                  </w:r>
                  <w:r w:rsidR="00111D66">
                    <w:rPr>
                      <w:rFonts w:hint="eastAsia"/>
                      <w:b/>
                      <w:sz w:val="18"/>
                      <w:szCs w:val="18"/>
                      <w:shd w:val="pct15" w:color="auto" w:fill="FFFFFF"/>
                    </w:rPr>
                    <w:t>자</w:t>
                  </w:r>
                </w:p>
              </w:tc>
              <w:tc>
                <w:tcPr>
                  <w:tcW w:w="963" w:type="pct"/>
                  <w:shd w:val="clear" w:color="auto" w:fill="D9D9D9"/>
                  <w:vAlign w:val="center"/>
                </w:tcPr>
                <w:p w14:paraId="529A1375" w14:textId="552564FF"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사유</w:t>
                  </w:r>
                </w:p>
              </w:tc>
            </w:tr>
            <w:tr w:rsidR="00BF6105" w:rsidRPr="00AC0200" w14:paraId="04A5E9CD" w14:textId="77777777" w:rsidTr="001D3938">
              <w:tc>
                <w:tcPr>
                  <w:tcW w:w="1008" w:type="pct"/>
                  <w:shd w:val="clear" w:color="auto" w:fill="auto"/>
                  <w:vAlign w:val="center"/>
                </w:tcPr>
                <w:p w14:paraId="420E0B5A" w14:textId="1B3CCFB5" w:rsidR="00BF6105" w:rsidRPr="00D0249D" w:rsidRDefault="00BF6105" w:rsidP="002F76A3">
                  <w:pPr>
                    <w:wordWrap w:val="0"/>
                    <w:autoSpaceDE w:val="0"/>
                    <w:autoSpaceDN w:val="0"/>
                    <w:spacing w:line="280" w:lineRule="exact"/>
                    <w:jc w:val="center"/>
                    <w:rPr>
                      <w:bCs/>
                      <w:sz w:val="18"/>
                      <w:szCs w:val="18"/>
                    </w:rPr>
                  </w:pPr>
                  <w:r>
                    <w:rPr>
                      <w:rFonts w:hint="eastAsia"/>
                      <w:bCs/>
                      <w:sz w:val="18"/>
                      <w:szCs w:val="18"/>
                    </w:rPr>
                    <w:t>정주성</w:t>
                  </w:r>
                </w:p>
              </w:tc>
              <w:tc>
                <w:tcPr>
                  <w:tcW w:w="1009" w:type="pct"/>
                  <w:shd w:val="clear" w:color="auto" w:fill="auto"/>
                </w:tcPr>
                <w:p w14:paraId="2FD661F9" w14:textId="63FD52C0"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950</w:t>
                  </w:r>
                  <w:r w:rsidR="009F241C">
                    <w:rPr>
                      <w:rFonts w:hint="eastAsia"/>
                      <w:bCs/>
                      <w:sz w:val="18"/>
                      <w:szCs w:val="18"/>
                    </w:rPr>
                    <w:t>주</w:t>
                  </w:r>
                </w:p>
              </w:tc>
              <w:tc>
                <w:tcPr>
                  <w:tcW w:w="1010" w:type="pct"/>
                  <w:vMerge w:val="restart"/>
                  <w:shd w:val="clear" w:color="auto" w:fill="auto"/>
                  <w:vAlign w:val="center"/>
                </w:tcPr>
                <w:p w14:paraId="4E7964F9" w14:textId="14557A1C"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2022. 7. 1.</w:t>
                  </w:r>
                </w:p>
              </w:tc>
              <w:tc>
                <w:tcPr>
                  <w:tcW w:w="1010" w:type="pct"/>
                  <w:shd w:val="clear" w:color="auto" w:fill="auto"/>
                  <w:vAlign w:val="center"/>
                </w:tcPr>
                <w:p w14:paraId="2223844B" w14:textId="743CA180"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2023. 8. 31.</w:t>
                  </w:r>
                </w:p>
              </w:tc>
              <w:tc>
                <w:tcPr>
                  <w:tcW w:w="963" w:type="pct"/>
                  <w:vMerge w:val="restart"/>
                  <w:shd w:val="clear" w:color="auto" w:fill="auto"/>
                  <w:vAlign w:val="center"/>
                </w:tcPr>
                <w:p w14:paraId="4796F0EF" w14:textId="5B80B7EC" w:rsidR="00BF6105" w:rsidRPr="00AC0200" w:rsidRDefault="00BF6105" w:rsidP="002F76A3">
                  <w:pPr>
                    <w:wordWrap w:val="0"/>
                    <w:autoSpaceDE w:val="0"/>
                    <w:autoSpaceDN w:val="0"/>
                    <w:spacing w:line="280" w:lineRule="exact"/>
                    <w:jc w:val="center"/>
                    <w:rPr>
                      <w:sz w:val="18"/>
                      <w:szCs w:val="18"/>
                    </w:rPr>
                  </w:pPr>
                  <w:r>
                    <w:rPr>
                      <w:rFonts w:hint="eastAsia"/>
                      <w:sz w:val="18"/>
                      <w:szCs w:val="18"/>
                    </w:rPr>
                    <w:t>퇴사</w:t>
                  </w:r>
                </w:p>
              </w:tc>
            </w:tr>
            <w:tr w:rsidR="00BF6105" w:rsidRPr="00AC0200" w14:paraId="15AD7254" w14:textId="77777777" w:rsidTr="001D3938">
              <w:tc>
                <w:tcPr>
                  <w:tcW w:w="1008" w:type="pct"/>
                  <w:shd w:val="clear" w:color="auto" w:fill="auto"/>
                  <w:vAlign w:val="center"/>
                </w:tcPr>
                <w:p w14:paraId="6C07234E" w14:textId="3F1C0093" w:rsidR="00BF6105" w:rsidRPr="00D0249D" w:rsidRDefault="00BF6105" w:rsidP="002F76A3">
                  <w:pPr>
                    <w:wordWrap w:val="0"/>
                    <w:autoSpaceDE w:val="0"/>
                    <w:autoSpaceDN w:val="0"/>
                    <w:spacing w:line="280" w:lineRule="exact"/>
                    <w:jc w:val="center"/>
                    <w:rPr>
                      <w:bCs/>
                      <w:sz w:val="18"/>
                      <w:szCs w:val="18"/>
                    </w:rPr>
                  </w:pPr>
                  <w:r>
                    <w:rPr>
                      <w:rFonts w:hint="eastAsia"/>
                      <w:bCs/>
                      <w:sz w:val="18"/>
                      <w:szCs w:val="18"/>
                    </w:rPr>
                    <w:t>김승겸</w:t>
                  </w:r>
                </w:p>
              </w:tc>
              <w:tc>
                <w:tcPr>
                  <w:tcW w:w="1009" w:type="pct"/>
                  <w:shd w:val="clear" w:color="auto" w:fill="auto"/>
                </w:tcPr>
                <w:p w14:paraId="68E24C43" w14:textId="0AEAADAB"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194</w:t>
                  </w:r>
                  <w:r w:rsidR="009F241C">
                    <w:rPr>
                      <w:rFonts w:hint="eastAsia"/>
                      <w:bCs/>
                      <w:sz w:val="18"/>
                      <w:szCs w:val="18"/>
                    </w:rPr>
                    <w:t>주</w:t>
                  </w:r>
                </w:p>
              </w:tc>
              <w:tc>
                <w:tcPr>
                  <w:tcW w:w="1010" w:type="pct"/>
                  <w:vMerge/>
                  <w:shd w:val="clear" w:color="auto" w:fill="auto"/>
                  <w:vAlign w:val="center"/>
                </w:tcPr>
                <w:p w14:paraId="4C9499F4" w14:textId="54082447" w:rsidR="00BF6105" w:rsidRPr="00707B49" w:rsidRDefault="00BF6105" w:rsidP="002F76A3">
                  <w:pPr>
                    <w:wordWrap w:val="0"/>
                    <w:autoSpaceDE w:val="0"/>
                    <w:autoSpaceDN w:val="0"/>
                    <w:spacing w:line="280" w:lineRule="exact"/>
                    <w:jc w:val="center"/>
                    <w:rPr>
                      <w:sz w:val="18"/>
                      <w:szCs w:val="18"/>
                    </w:rPr>
                  </w:pPr>
                </w:p>
              </w:tc>
              <w:tc>
                <w:tcPr>
                  <w:tcW w:w="1010" w:type="pct"/>
                  <w:shd w:val="clear" w:color="auto" w:fill="auto"/>
                  <w:vAlign w:val="center"/>
                </w:tcPr>
                <w:p w14:paraId="7BE309E4" w14:textId="7BCB7FE4"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2024. 7. 5.</w:t>
                  </w:r>
                </w:p>
              </w:tc>
              <w:tc>
                <w:tcPr>
                  <w:tcW w:w="963" w:type="pct"/>
                  <w:vMerge/>
                  <w:shd w:val="clear" w:color="auto" w:fill="auto"/>
                </w:tcPr>
                <w:p w14:paraId="4FFF7161" w14:textId="06A18B17" w:rsidR="00BF6105" w:rsidRPr="00AC0200" w:rsidRDefault="00BF6105" w:rsidP="002F76A3">
                  <w:pPr>
                    <w:wordWrap w:val="0"/>
                    <w:autoSpaceDE w:val="0"/>
                    <w:autoSpaceDN w:val="0"/>
                    <w:spacing w:line="280" w:lineRule="exact"/>
                    <w:jc w:val="right"/>
                    <w:rPr>
                      <w:sz w:val="18"/>
                      <w:szCs w:val="18"/>
                    </w:rPr>
                  </w:pPr>
                </w:p>
              </w:tc>
            </w:tr>
            <w:tr w:rsidR="00BF6105" w:rsidRPr="00AC0200" w14:paraId="398D21C0" w14:textId="77777777" w:rsidTr="001D3938">
              <w:tc>
                <w:tcPr>
                  <w:tcW w:w="1008" w:type="pct"/>
                  <w:shd w:val="clear" w:color="auto" w:fill="auto"/>
                  <w:vAlign w:val="center"/>
                </w:tcPr>
                <w:p w14:paraId="4135AAF9" w14:textId="0C4FAF68" w:rsidR="00BF6105" w:rsidRDefault="00BF6105" w:rsidP="002F76A3">
                  <w:pPr>
                    <w:wordWrap w:val="0"/>
                    <w:autoSpaceDE w:val="0"/>
                    <w:autoSpaceDN w:val="0"/>
                    <w:spacing w:line="280" w:lineRule="exact"/>
                    <w:jc w:val="center"/>
                    <w:rPr>
                      <w:bCs/>
                      <w:sz w:val="18"/>
                      <w:szCs w:val="18"/>
                    </w:rPr>
                  </w:pPr>
                  <w:r>
                    <w:rPr>
                      <w:rFonts w:hint="eastAsia"/>
                      <w:bCs/>
                      <w:sz w:val="18"/>
                      <w:szCs w:val="18"/>
                    </w:rPr>
                    <w:t>박동진</w:t>
                  </w:r>
                </w:p>
              </w:tc>
              <w:tc>
                <w:tcPr>
                  <w:tcW w:w="1009" w:type="pct"/>
                  <w:shd w:val="clear" w:color="auto" w:fill="auto"/>
                </w:tcPr>
                <w:p w14:paraId="42ECE601" w14:textId="68E35F87"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77</w:t>
                  </w:r>
                  <w:r w:rsidR="009F241C">
                    <w:rPr>
                      <w:rFonts w:hint="eastAsia"/>
                      <w:bCs/>
                      <w:sz w:val="18"/>
                      <w:szCs w:val="18"/>
                    </w:rPr>
                    <w:t>주</w:t>
                  </w:r>
                </w:p>
              </w:tc>
              <w:tc>
                <w:tcPr>
                  <w:tcW w:w="1010" w:type="pct"/>
                  <w:vMerge/>
                  <w:shd w:val="clear" w:color="auto" w:fill="auto"/>
                  <w:vAlign w:val="center"/>
                </w:tcPr>
                <w:p w14:paraId="15407C26" w14:textId="576496A7" w:rsidR="00BF6105" w:rsidRPr="00707B49" w:rsidRDefault="00BF6105" w:rsidP="002F76A3">
                  <w:pPr>
                    <w:wordWrap w:val="0"/>
                    <w:autoSpaceDE w:val="0"/>
                    <w:autoSpaceDN w:val="0"/>
                    <w:spacing w:line="280" w:lineRule="exact"/>
                    <w:jc w:val="center"/>
                    <w:rPr>
                      <w:sz w:val="18"/>
                      <w:szCs w:val="18"/>
                    </w:rPr>
                  </w:pPr>
                </w:p>
              </w:tc>
              <w:tc>
                <w:tcPr>
                  <w:tcW w:w="1010" w:type="pct"/>
                  <w:shd w:val="clear" w:color="auto" w:fill="auto"/>
                  <w:vAlign w:val="center"/>
                </w:tcPr>
                <w:p w14:paraId="65E771BA" w14:textId="3FB14A8A"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2022. 10. 31.</w:t>
                  </w:r>
                </w:p>
              </w:tc>
              <w:tc>
                <w:tcPr>
                  <w:tcW w:w="963" w:type="pct"/>
                  <w:vMerge/>
                  <w:shd w:val="clear" w:color="auto" w:fill="auto"/>
                </w:tcPr>
                <w:p w14:paraId="7B02E80D" w14:textId="77777777" w:rsidR="00BF6105" w:rsidRPr="00AC0200" w:rsidRDefault="00BF6105" w:rsidP="002F76A3">
                  <w:pPr>
                    <w:wordWrap w:val="0"/>
                    <w:autoSpaceDE w:val="0"/>
                    <w:autoSpaceDN w:val="0"/>
                    <w:spacing w:line="280" w:lineRule="exact"/>
                    <w:jc w:val="right"/>
                    <w:rPr>
                      <w:sz w:val="18"/>
                      <w:szCs w:val="18"/>
                    </w:rPr>
                  </w:pPr>
                </w:p>
              </w:tc>
            </w:tr>
            <w:tr w:rsidR="00BF6105" w:rsidRPr="00AC0200" w14:paraId="5FF9CBA4" w14:textId="77777777" w:rsidTr="001D3938">
              <w:tc>
                <w:tcPr>
                  <w:tcW w:w="1008" w:type="pct"/>
                  <w:shd w:val="clear" w:color="auto" w:fill="auto"/>
                  <w:vAlign w:val="center"/>
                </w:tcPr>
                <w:p w14:paraId="1B077274" w14:textId="6D854FEC" w:rsidR="00BF6105" w:rsidRDefault="00BF6105" w:rsidP="002F76A3">
                  <w:pPr>
                    <w:wordWrap w:val="0"/>
                    <w:autoSpaceDE w:val="0"/>
                    <w:autoSpaceDN w:val="0"/>
                    <w:spacing w:line="280" w:lineRule="exact"/>
                    <w:jc w:val="center"/>
                    <w:rPr>
                      <w:bCs/>
                      <w:sz w:val="18"/>
                      <w:szCs w:val="18"/>
                    </w:rPr>
                  </w:pPr>
                  <w:r>
                    <w:rPr>
                      <w:rFonts w:hint="eastAsia"/>
                      <w:bCs/>
                      <w:sz w:val="18"/>
                      <w:szCs w:val="18"/>
                    </w:rPr>
                    <w:t>노동진</w:t>
                  </w:r>
                </w:p>
              </w:tc>
              <w:tc>
                <w:tcPr>
                  <w:tcW w:w="1009" w:type="pct"/>
                  <w:shd w:val="clear" w:color="auto" w:fill="auto"/>
                </w:tcPr>
                <w:p w14:paraId="07BE8038" w14:textId="440876C0"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17,654</w:t>
                  </w:r>
                  <w:r w:rsidR="009F241C">
                    <w:rPr>
                      <w:rFonts w:hint="eastAsia"/>
                      <w:bCs/>
                      <w:sz w:val="18"/>
                      <w:szCs w:val="18"/>
                    </w:rPr>
                    <w:t>주</w:t>
                  </w:r>
                </w:p>
              </w:tc>
              <w:tc>
                <w:tcPr>
                  <w:tcW w:w="1010" w:type="pct"/>
                  <w:vMerge w:val="restart"/>
                  <w:shd w:val="clear" w:color="auto" w:fill="auto"/>
                  <w:vAlign w:val="center"/>
                </w:tcPr>
                <w:p w14:paraId="3249A109" w14:textId="13C26C65"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2022. 11. 1.</w:t>
                  </w:r>
                </w:p>
              </w:tc>
              <w:tc>
                <w:tcPr>
                  <w:tcW w:w="1010" w:type="pct"/>
                  <w:shd w:val="clear" w:color="auto" w:fill="auto"/>
                  <w:vAlign w:val="center"/>
                </w:tcPr>
                <w:p w14:paraId="4DB3B50E" w14:textId="39F3FD08"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2022. 11. 30.</w:t>
                  </w:r>
                </w:p>
              </w:tc>
              <w:tc>
                <w:tcPr>
                  <w:tcW w:w="963" w:type="pct"/>
                  <w:vMerge/>
                  <w:shd w:val="clear" w:color="auto" w:fill="auto"/>
                </w:tcPr>
                <w:p w14:paraId="0235AB50" w14:textId="77777777" w:rsidR="00BF6105" w:rsidRPr="00AC0200" w:rsidRDefault="00BF6105" w:rsidP="002F76A3">
                  <w:pPr>
                    <w:wordWrap w:val="0"/>
                    <w:autoSpaceDE w:val="0"/>
                    <w:autoSpaceDN w:val="0"/>
                    <w:spacing w:line="280" w:lineRule="exact"/>
                    <w:jc w:val="right"/>
                    <w:rPr>
                      <w:sz w:val="18"/>
                      <w:szCs w:val="18"/>
                    </w:rPr>
                  </w:pPr>
                </w:p>
              </w:tc>
            </w:tr>
            <w:tr w:rsidR="00BF6105" w:rsidRPr="00AC0200" w14:paraId="4AC175F4" w14:textId="77777777" w:rsidTr="001D3938">
              <w:tc>
                <w:tcPr>
                  <w:tcW w:w="1008" w:type="pct"/>
                  <w:shd w:val="clear" w:color="auto" w:fill="auto"/>
                  <w:vAlign w:val="center"/>
                </w:tcPr>
                <w:p w14:paraId="1C8334CF" w14:textId="02509F55" w:rsidR="00BF6105" w:rsidRDefault="00BF6105" w:rsidP="002F76A3">
                  <w:pPr>
                    <w:wordWrap w:val="0"/>
                    <w:autoSpaceDE w:val="0"/>
                    <w:autoSpaceDN w:val="0"/>
                    <w:spacing w:line="280" w:lineRule="exact"/>
                    <w:jc w:val="center"/>
                    <w:rPr>
                      <w:bCs/>
                      <w:sz w:val="18"/>
                      <w:szCs w:val="18"/>
                    </w:rPr>
                  </w:pPr>
                  <w:r>
                    <w:rPr>
                      <w:rFonts w:hint="eastAsia"/>
                      <w:bCs/>
                      <w:sz w:val="18"/>
                      <w:szCs w:val="18"/>
                    </w:rPr>
                    <w:t>이진호</w:t>
                  </w:r>
                </w:p>
              </w:tc>
              <w:tc>
                <w:tcPr>
                  <w:tcW w:w="1009" w:type="pct"/>
                  <w:shd w:val="clear" w:color="auto" w:fill="auto"/>
                </w:tcPr>
                <w:p w14:paraId="708DA5D0" w14:textId="253D73D4"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17,654</w:t>
                  </w:r>
                  <w:r w:rsidR="009F241C">
                    <w:rPr>
                      <w:rFonts w:hint="eastAsia"/>
                      <w:bCs/>
                      <w:sz w:val="18"/>
                      <w:szCs w:val="18"/>
                    </w:rPr>
                    <w:t>주</w:t>
                  </w:r>
                </w:p>
              </w:tc>
              <w:tc>
                <w:tcPr>
                  <w:tcW w:w="1010" w:type="pct"/>
                  <w:vMerge/>
                  <w:shd w:val="clear" w:color="auto" w:fill="auto"/>
                  <w:vAlign w:val="center"/>
                </w:tcPr>
                <w:p w14:paraId="051F1ABF" w14:textId="5ECD2FC3" w:rsidR="00BF6105" w:rsidRPr="00707B49" w:rsidRDefault="00BF6105" w:rsidP="002F76A3">
                  <w:pPr>
                    <w:wordWrap w:val="0"/>
                    <w:autoSpaceDE w:val="0"/>
                    <w:autoSpaceDN w:val="0"/>
                    <w:spacing w:line="280" w:lineRule="exact"/>
                    <w:jc w:val="center"/>
                    <w:rPr>
                      <w:sz w:val="18"/>
                      <w:szCs w:val="18"/>
                    </w:rPr>
                  </w:pPr>
                </w:p>
              </w:tc>
              <w:tc>
                <w:tcPr>
                  <w:tcW w:w="1010" w:type="pct"/>
                  <w:shd w:val="clear" w:color="auto" w:fill="auto"/>
                  <w:vAlign w:val="center"/>
                </w:tcPr>
                <w:p w14:paraId="1551C05F" w14:textId="54F7093A"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2023. 7. 13.</w:t>
                  </w:r>
                </w:p>
              </w:tc>
              <w:tc>
                <w:tcPr>
                  <w:tcW w:w="963" w:type="pct"/>
                  <w:vMerge/>
                  <w:shd w:val="clear" w:color="auto" w:fill="auto"/>
                </w:tcPr>
                <w:p w14:paraId="7C4DABB7" w14:textId="77777777" w:rsidR="00BF6105" w:rsidRPr="00AC0200" w:rsidRDefault="00BF6105" w:rsidP="002F76A3">
                  <w:pPr>
                    <w:wordWrap w:val="0"/>
                    <w:autoSpaceDE w:val="0"/>
                    <w:autoSpaceDN w:val="0"/>
                    <w:spacing w:line="280" w:lineRule="exact"/>
                    <w:jc w:val="right"/>
                    <w:rPr>
                      <w:sz w:val="18"/>
                      <w:szCs w:val="18"/>
                    </w:rPr>
                  </w:pPr>
                </w:p>
              </w:tc>
            </w:tr>
            <w:tr w:rsidR="00C96105" w:rsidRPr="00AC0200" w14:paraId="5191C545" w14:textId="77777777" w:rsidTr="001D3938">
              <w:tc>
                <w:tcPr>
                  <w:tcW w:w="1008" w:type="pct"/>
                  <w:vMerge w:val="restart"/>
                  <w:shd w:val="clear" w:color="auto" w:fill="auto"/>
                  <w:vAlign w:val="center"/>
                </w:tcPr>
                <w:p w14:paraId="7F191792" w14:textId="06F6581F" w:rsidR="00C96105" w:rsidRDefault="00C96105" w:rsidP="002F76A3">
                  <w:pPr>
                    <w:wordWrap w:val="0"/>
                    <w:autoSpaceDE w:val="0"/>
                    <w:autoSpaceDN w:val="0"/>
                    <w:spacing w:line="280" w:lineRule="exact"/>
                    <w:jc w:val="center"/>
                    <w:rPr>
                      <w:bCs/>
                      <w:sz w:val="18"/>
                      <w:szCs w:val="18"/>
                    </w:rPr>
                  </w:pPr>
                  <w:r>
                    <w:rPr>
                      <w:rFonts w:hint="eastAsia"/>
                      <w:bCs/>
                      <w:sz w:val="18"/>
                      <w:szCs w:val="18"/>
                    </w:rPr>
                    <w:t>조영화</w:t>
                  </w:r>
                </w:p>
              </w:tc>
              <w:tc>
                <w:tcPr>
                  <w:tcW w:w="1009" w:type="pct"/>
                  <w:shd w:val="clear" w:color="auto" w:fill="auto"/>
                  <w:vAlign w:val="center"/>
                </w:tcPr>
                <w:p w14:paraId="00AA3294" w14:textId="742492BF" w:rsidR="00C96105" w:rsidRPr="00DD0B77" w:rsidRDefault="00C96105" w:rsidP="002F76A3">
                  <w:pPr>
                    <w:wordWrap w:val="0"/>
                    <w:autoSpaceDE w:val="0"/>
                    <w:autoSpaceDN w:val="0"/>
                    <w:spacing w:line="280" w:lineRule="exact"/>
                    <w:jc w:val="center"/>
                    <w:rPr>
                      <w:bCs/>
                      <w:sz w:val="18"/>
                      <w:szCs w:val="18"/>
                    </w:rPr>
                  </w:pPr>
                  <w:r w:rsidRPr="00DD0B77">
                    <w:rPr>
                      <w:bCs/>
                      <w:sz w:val="18"/>
                      <w:szCs w:val="18"/>
                    </w:rPr>
                    <w:t>1,066</w:t>
                  </w:r>
                  <w:r w:rsidR="009F241C">
                    <w:rPr>
                      <w:rFonts w:hint="eastAsia"/>
                      <w:bCs/>
                      <w:sz w:val="18"/>
                      <w:szCs w:val="18"/>
                    </w:rPr>
                    <w:t>주</w:t>
                  </w:r>
                </w:p>
              </w:tc>
              <w:tc>
                <w:tcPr>
                  <w:tcW w:w="1010" w:type="pct"/>
                  <w:shd w:val="clear" w:color="auto" w:fill="auto"/>
                  <w:vAlign w:val="center"/>
                </w:tcPr>
                <w:p w14:paraId="1C631908" w14:textId="4B4DE145"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2022. 11. 1.</w:t>
                  </w:r>
                </w:p>
              </w:tc>
              <w:tc>
                <w:tcPr>
                  <w:tcW w:w="1010" w:type="pct"/>
                  <w:vMerge w:val="restart"/>
                  <w:shd w:val="clear" w:color="auto" w:fill="auto"/>
                  <w:vAlign w:val="center"/>
                </w:tcPr>
                <w:p w14:paraId="20C40367" w14:textId="401739F3"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2024. 2. 29.</w:t>
                  </w:r>
                </w:p>
              </w:tc>
              <w:tc>
                <w:tcPr>
                  <w:tcW w:w="963" w:type="pct"/>
                  <w:vMerge/>
                  <w:shd w:val="clear" w:color="auto" w:fill="auto"/>
                </w:tcPr>
                <w:p w14:paraId="1AC34DF1" w14:textId="77777777" w:rsidR="00C96105" w:rsidRPr="00AC0200" w:rsidRDefault="00C96105" w:rsidP="002F76A3">
                  <w:pPr>
                    <w:wordWrap w:val="0"/>
                    <w:autoSpaceDE w:val="0"/>
                    <w:autoSpaceDN w:val="0"/>
                    <w:spacing w:line="280" w:lineRule="exact"/>
                    <w:jc w:val="right"/>
                    <w:rPr>
                      <w:sz w:val="18"/>
                      <w:szCs w:val="18"/>
                    </w:rPr>
                  </w:pPr>
                </w:p>
              </w:tc>
            </w:tr>
            <w:tr w:rsidR="00C96105" w:rsidRPr="00AC0200" w14:paraId="054D2C7D" w14:textId="77777777" w:rsidTr="001D3938">
              <w:tc>
                <w:tcPr>
                  <w:tcW w:w="1008" w:type="pct"/>
                  <w:vMerge/>
                  <w:shd w:val="clear" w:color="auto" w:fill="auto"/>
                  <w:vAlign w:val="center"/>
                </w:tcPr>
                <w:p w14:paraId="129303EF" w14:textId="77777777" w:rsidR="00C96105" w:rsidRDefault="00C96105" w:rsidP="002F76A3">
                  <w:pPr>
                    <w:wordWrap w:val="0"/>
                    <w:autoSpaceDE w:val="0"/>
                    <w:autoSpaceDN w:val="0"/>
                    <w:spacing w:line="280" w:lineRule="exact"/>
                    <w:jc w:val="center"/>
                    <w:rPr>
                      <w:bCs/>
                      <w:sz w:val="18"/>
                      <w:szCs w:val="18"/>
                    </w:rPr>
                  </w:pPr>
                </w:p>
              </w:tc>
              <w:tc>
                <w:tcPr>
                  <w:tcW w:w="1009" w:type="pct"/>
                  <w:shd w:val="clear" w:color="auto" w:fill="auto"/>
                  <w:vAlign w:val="center"/>
                </w:tcPr>
                <w:p w14:paraId="2D0AA5A4" w14:textId="258821B3" w:rsidR="00C96105" w:rsidRPr="00DD0B77" w:rsidRDefault="00C96105" w:rsidP="002F76A3">
                  <w:pPr>
                    <w:wordWrap w:val="0"/>
                    <w:autoSpaceDE w:val="0"/>
                    <w:autoSpaceDN w:val="0"/>
                    <w:spacing w:line="280" w:lineRule="exact"/>
                    <w:jc w:val="center"/>
                    <w:rPr>
                      <w:bCs/>
                      <w:sz w:val="18"/>
                      <w:szCs w:val="18"/>
                    </w:rPr>
                  </w:pPr>
                  <w:r w:rsidRPr="00DD0B77">
                    <w:rPr>
                      <w:bCs/>
                      <w:sz w:val="18"/>
                      <w:szCs w:val="18"/>
                    </w:rPr>
                    <w:t>388</w:t>
                  </w:r>
                  <w:r w:rsidR="009F241C">
                    <w:rPr>
                      <w:rFonts w:hint="eastAsia"/>
                      <w:bCs/>
                      <w:sz w:val="18"/>
                      <w:szCs w:val="18"/>
                    </w:rPr>
                    <w:t>주</w:t>
                  </w:r>
                </w:p>
              </w:tc>
              <w:tc>
                <w:tcPr>
                  <w:tcW w:w="1010" w:type="pct"/>
                  <w:shd w:val="clear" w:color="auto" w:fill="auto"/>
                  <w:vAlign w:val="center"/>
                </w:tcPr>
                <w:p w14:paraId="0C8158CD" w14:textId="1972FD5F"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2023. 3. 27.</w:t>
                  </w:r>
                </w:p>
              </w:tc>
              <w:tc>
                <w:tcPr>
                  <w:tcW w:w="1010" w:type="pct"/>
                  <w:vMerge/>
                  <w:shd w:val="clear" w:color="auto" w:fill="auto"/>
                  <w:vAlign w:val="center"/>
                </w:tcPr>
                <w:p w14:paraId="59386A3E" w14:textId="77777777" w:rsidR="00C96105" w:rsidRPr="00707B49" w:rsidRDefault="00C96105" w:rsidP="002F76A3">
                  <w:pPr>
                    <w:wordWrap w:val="0"/>
                    <w:autoSpaceDE w:val="0"/>
                    <w:autoSpaceDN w:val="0"/>
                    <w:spacing w:line="280" w:lineRule="exact"/>
                    <w:jc w:val="center"/>
                    <w:rPr>
                      <w:sz w:val="18"/>
                      <w:szCs w:val="18"/>
                    </w:rPr>
                  </w:pPr>
                </w:p>
              </w:tc>
              <w:tc>
                <w:tcPr>
                  <w:tcW w:w="963" w:type="pct"/>
                  <w:vMerge/>
                  <w:shd w:val="clear" w:color="auto" w:fill="auto"/>
                </w:tcPr>
                <w:p w14:paraId="6450A815" w14:textId="77777777" w:rsidR="00C96105" w:rsidRPr="00AC0200" w:rsidRDefault="00C96105" w:rsidP="002F76A3">
                  <w:pPr>
                    <w:wordWrap w:val="0"/>
                    <w:autoSpaceDE w:val="0"/>
                    <w:autoSpaceDN w:val="0"/>
                    <w:spacing w:line="280" w:lineRule="exact"/>
                    <w:jc w:val="right"/>
                    <w:rPr>
                      <w:sz w:val="18"/>
                      <w:szCs w:val="18"/>
                    </w:rPr>
                  </w:pPr>
                </w:p>
              </w:tc>
            </w:tr>
            <w:tr w:rsidR="00C96105" w:rsidRPr="00AC0200" w14:paraId="2DF5B177" w14:textId="77777777" w:rsidTr="001D3938">
              <w:tc>
                <w:tcPr>
                  <w:tcW w:w="1008" w:type="pct"/>
                  <w:shd w:val="clear" w:color="auto" w:fill="auto"/>
                  <w:vAlign w:val="center"/>
                </w:tcPr>
                <w:p w14:paraId="30E3A563" w14:textId="7195F62A" w:rsidR="00C96105" w:rsidRDefault="00C96105" w:rsidP="002F76A3">
                  <w:pPr>
                    <w:wordWrap w:val="0"/>
                    <w:autoSpaceDE w:val="0"/>
                    <w:autoSpaceDN w:val="0"/>
                    <w:spacing w:line="280" w:lineRule="exact"/>
                    <w:jc w:val="center"/>
                    <w:rPr>
                      <w:bCs/>
                      <w:sz w:val="18"/>
                      <w:szCs w:val="18"/>
                    </w:rPr>
                  </w:pPr>
                  <w:r>
                    <w:rPr>
                      <w:rFonts w:hint="eastAsia"/>
                      <w:bCs/>
                      <w:sz w:val="18"/>
                      <w:szCs w:val="18"/>
                    </w:rPr>
                    <w:t>박서현</w:t>
                  </w:r>
                </w:p>
              </w:tc>
              <w:tc>
                <w:tcPr>
                  <w:tcW w:w="1009" w:type="pct"/>
                  <w:shd w:val="clear" w:color="auto" w:fill="auto"/>
                  <w:vAlign w:val="center"/>
                </w:tcPr>
                <w:p w14:paraId="284C9B09" w14:textId="07224AF8" w:rsidR="00C96105" w:rsidRPr="00DD0B77" w:rsidRDefault="00C96105" w:rsidP="002F76A3">
                  <w:pPr>
                    <w:wordWrap w:val="0"/>
                    <w:autoSpaceDE w:val="0"/>
                    <w:autoSpaceDN w:val="0"/>
                    <w:spacing w:line="280" w:lineRule="exact"/>
                    <w:jc w:val="center"/>
                    <w:rPr>
                      <w:bCs/>
                      <w:sz w:val="18"/>
                      <w:szCs w:val="18"/>
                    </w:rPr>
                  </w:pPr>
                  <w:r w:rsidRPr="00DD0B77">
                    <w:rPr>
                      <w:bCs/>
                      <w:sz w:val="18"/>
                      <w:szCs w:val="18"/>
                    </w:rPr>
                    <w:t>388</w:t>
                  </w:r>
                  <w:r w:rsidR="009F241C">
                    <w:rPr>
                      <w:rFonts w:hint="eastAsia"/>
                      <w:bCs/>
                      <w:sz w:val="18"/>
                      <w:szCs w:val="18"/>
                    </w:rPr>
                    <w:t>주</w:t>
                  </w:r>
                </w:p>
              </w:tc>
              <w:tc>
                <w:tcPr>
                  <w:tcW w:w="1010" w:type="pct"/>
                  <w:shd w:val="clear" w:color="auto" w:fill="auto"/>
                  <w:vAlign w:val="center"/>
                </w:tcPr>
                <w:p w14:paraId="1DE47A78" w14:textId="2B82D72A"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2023. 3. 27.</w:t>
                  </w:r>
                </w:p>
              </w:tc>
              <w:tc>
                <w:tcPr>
                  <w:tcW w:w="1010" w:type="pct"/>
                  <w:shd w:val="clear" w:color="auto" w:fill="auto"/>
                  <w:vAlign w:val="center"/>
                </w:tcPr>
                <w:p w14:paraId="613B0B09" w14:textId="6B952F4C"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2023. 12. 15.</w:t>
                  </w:r>
                </w:p>
              </w:tc>
              <w:tc>
                <w:tcPr>
                  <w:tcW w:w="963" w:type="pct"/>
                  <w:vMerge/>
                  <w:shd w:val="clear" w:color="auto" w:fill="auto"/>
                </w:tcPr>
                <w:p w14:paraId="31233003" w14:textId="77777777" w:rsidR="00C96105" w:rsidRPr="00AC0200" w:rsidRDefault="00C96105" w:rsidP="002F76A3">
                  <w:pPr>
                    <w:wordWrap w:val="0"/>
                    <w:autoSpaceDE w:val="0"/>
                    <w:autoSpaceDN w:val="0"/>
                    <w:spacing w:line="280" w:lineRule="exact"/>
                    <w:jc w:val="right"/>
                    <w:rPr>
                      <w:sz w:val="18"/>
                      <w:szCs w:val="18"/>
                    </w:rPr>
                  </w:pPr>
                </w:p>
              </w:tc>
            </w:tr>
          </w:tbl>
          <w:p w14:paraId="4D762CB7" w14:textId="28303BB4" w:rsidR="005733B8" w:rsidRPr="002E0E63" w:rsidRDefault="005733B8" w:rsidP="002F76A3">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스톡옵션</w:t>
            </w:r>
            <w:r>
              <w:rPr>
                <w:rFonts w:hint="eastAsia"/>
                <w:kern w:val="2"/>
                <w:sz w:val="20"/>
                <w:szCs w:val="20"/>
              </w:rPr>
              <w:t xml:space="preserve"> </w:t>
            </w:r>
            <w:r>
              <w:rPr>
                <w:rFonts w:hint="eastAsia"/>
                <w:kern w:val="2"/>
                <w:sz w:val="20"/>
                <w:szCs w:val="20"/>
              </w:rPr>
              <w:t>계약서에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D73524">
              <w:rPr>
                <w:rFonts w:hint="eastAsia"/>
                <w:kern w:val="2"/>
                <w:sz w:val="20"/>
                <w:szCs w:val="20"/>
              </w:rPr>
              <w:t>부여</w:t>
            </w:r>
            <w:r w:rsidR="00D73524">
              <w:rPr>
                <w:rFonts w:hint="eastAsia"/>
                <w:kern w:val="2"/>
                <w:sz w:val="20"/>
                <w:szCs w:val="20"/>
              </w:rPr>
              <w:t xml:space="preserve"> </w:t>
            </w:r>
            <w:r w:rsidR="00D73524">
              <w:rPr>
                <w:rFonts w:hint="eastAsia"/>
                <w:kern w:val="2"/>
                <w:sz w:val="20"/>
                <w:szCs w:val="20"/>
              </w:rPr>
              <w:t>대상자의</w:t>
            </w:r>
            <w:r w:rsidR="00D73524">
              <w:rPr>
                <w:rFonts w:hint="eastAsia"/>
                <w:kern w:val="2"/>
                <w:sz w:val="20"/>
                <w:szCs w:val="20"/>
              </w:rPr>
              <w:t xml:space="preserve"> </w:t>
            </w:r>
            <w:r w:rsidR="00D73524">
              <w:rPr>
                <w:rFonts w:hint="eastAsia"/>
                <w:kern w:val="2"/>
                <w:sz w:val="20"/>
                <w:szCs w:val="20"/>
              </w:rPr>
              <w:t>귀책사유가</w:t>
            </w:r>
            <w:r w:rsidR="00D73524">
              <w:rPr>
                <w:rFonts w:hint="eastAsia"/>
                <w:kern w:val="2"/>
                <w:sz w:val="20"/>
                <w:szCs w:val="20"/>
              </w:rPr>
              <w:t xml:space="preserve"> </w:t>
            </w:r>
            <w:r w:rsidR="00D73524">
              <w:rPr>
                <w:rFonts w:hint="eastAsia"/>
                <w:kern w:val="2"/>
                <w:sz w:val="20"/>
                <w:szCs w:val="20"/>
              </w:rPr>
              <w:t>아닌</w:t>
            </w:r>
            <w:r w:rsidR="00D73524">
              <w:rPr>
                <w:rFonts w:hint="eastAsia"/>
                <w:kern w:val="2"/>
                <w:sz w:val="20"/>
                <w:szCs w:val="20"/>
              </w:rPr>
              <w:t xml:space="preserve"> </w:t>
            </w:r>
            <w:r w:rsidR="00D73524">
              <w:rPr>
                <w:rFonts w:hint="eastAsia"/>
                <w:kern w:val="2"/>
                <w:sz w:val="20"/>
                <w:szCs w:val="20"/>
              </w:rPr>
              <w:t>사유로</w:t>
            </w:r>
            <w:r w:rsidR="00D73524">
              <w:rPr>
                <w:rFonts w:hint="eastAsia"/>
                <w:kern w:val="2"/>
                <w:sz w:val="20"/>
                <w:szCs w:val="20"/>
              </w:rPr>
              <w:t xml:space="preserve"> </w:t>
            </w:r>
            <w:r w:rsidR="00D73524">
              <w:rPr>
                <w:rFonts w:hint="eastAsia"/>
                <w:kern w:val="2"/>
                <w:sz w:val="20"/>
                <w:szCs w:val="20"/>
              </w:rPr>
              <w:t>퇴임</w:t>
            </w:r>
            <w:r w:rsidR="00D73524">
              <w:rPr>
                <w:rFonts w:hint="eastAsia"/>
                <w:kern w:val="2"/>
                <w:sz w:val="20"/>
                <w:szCs w:val="20"/>
              </w:rPr>
              <w:t xml:space="preserve"> </w:t>
            </w:r>
            <w:r w:rsidR="00D73524">
              <w:rPr>
                <w:rFonts w:hint="eastAsia"/>
                <w:kern w:val="2"/>
                <w:sz w:val="20"/>
                <w:szCs w:val="20"/>
              </w:rPr>
              <w:t>또는</w:t>
            </w:r>
            <w:r w:rsidR="00D73524">
              <w:rPr>
                <w:rFonts w:hint="eastAsia"/>
                <w:kern w:val="2"/>
                <w:sz w:val="20"/>
                <w:szCs w:val="20"/>
              </w:rPr>
              <w:t xml:space="preserve"> </w:t>
            </w:r>
            <w:r w:rsidR="00D73524">
              <w:rPr>
                <w:rFonts w:hint="eastAsia"/>
                <w:kern w:val="2"/>
                <w:sz w:val="20"/>
                <w:szCs w:val="20"/>
              </w:rPr>
              <w:t>퇴직하는</w:t>
            </w:r>
            <w:r w:rsidR="00D73524">
              <w:rPr>
                <w:rFonts w:hint="eastAsia"/>
                <w:kern w:val="2"/>
                <w:sz w:val="20"/>
                <w:szCs w:val="20"/>
              </w:rPr>
              <w:t xml:space="preserve"> </w:t>
            </w:r>
            <w:r w:rsidR="00D73524">
              <w:rPr>
                <w:rFonts w:hint="eastAsia"/>
                <w:kern w:val="2"/>
                <w:sz w:val="20"/>
                <w:szCs w:val="20"/>
              </w:rPr>
              <w:t>경우에는</w:t>
            </w:r>
            <w:r w:rsidR="00D73524">
              <w:rPr>
                <w:rFonts w:hint="eastAsia"/>
                <w:kern w:val="2"/>
                <w:sz w:val="20"/>
                <w:szCs w:val="20"/>
              </w:rPr>
              <w:t xml:space="preserve"> </w:t>
            </w:r>
            <w:r w:rsidR="00D73524">
              <w:rPr>
                <w:rFonts w:hint="eastAsia"/>
                <w:kern w:val="2"/>
                <w:sz w:val="20"/>
                <w:szCs w:val="20"/>
              </w:rPr>
              <w:t>행사기간</w:t>
            </w:r>
            <w:r w:rsidR="00D73524">
              <w:rPr>
                <w:rFonts w:hint="eastAsia"/>
                <w:kern w:val="2"/>
                <w:sz w:val="20"/>
                <w:szCs w:val="20"/>
              </w:rPr>
              <w:t xml:space="preserve"> </w:t>
            </w:r>
            <w:r w:rsidR="00D73524">
              <w:rPr>
                <w:rFonts w:hint="eastAsia"/>
                <w:kern w:val="2"/>
                <w:sz w:val="20"/>
                <w:szCs w:val="20"/>
              </w:rPr>
              <w:t>동안</w:t>
            </w:r>
            <w:r w:rsidR="00D73524">
              <w:rPr>
                <w:rFonts w:hint="eastAsia"/>
                <w:kern w:val="2"/>
                <w:sz w:val="20"/>
                <w:szCs w:val="20"/>
              </w:rPr>
              <w:t xml:space="preserve"> </w:t>
            </w:r>
            <w:r w:rsidR="00D73524">
              <w:rPr>
                <w:rFonts w:hint="eastAsia"/>
                <w:kern w:val="2"/>
                <w:sz w:val="20"/>
                <w:szCs w:val="20"/>
              </w:rPr>
              <w:t>스톡옵션을</w:t>
            </w:r>
            <w:r w:rsidR="00D73524">
              <w:rPr>
                <w:rFonts w:hint="eastAsia"/>
                <w:kern w:val="2"/>
                <w:sz w:val="20"/>
                <w:szCs w:val="20"/>
              </w:rPr>
              <w:t xml:space="preserve"> </w:t>
            </w:r>
            <w:r w:rsidR="00D73524">
              <w:rPr>
                <w:rFonts w:hint="eastAsia"/>
                <w:kern w:val="2"/>
                <w:sz w:val="20"/>
                <w:szCs w:val="20"/>
              </w:rPr>
              <w:t>행사할</w:t>
            </w:r>
            <w:r w:rsidR="00D73524">
              <w:rPr>
                <w:rFonts w:hint="eastAsia"/>
                <w:kern w:val="2"/>
                <w:sz w:val="20"/>
                <w:szCs w:val="20"/>
              </w:rPr>
              <w:t xml:space="preserve"> </w:t>
            </w:r>
            <w:r w:rsidR="00D73524">
              <w:rPr>
                <w:rFonts w:hint="eastAsia"/>
                <w:kern w:val="2"/>
                <w:sz w:val="20"/>
                <w:szCs w:val="20"/>
              </w:rPr>
              <w:t>수</w:t>
            </w:r>
            <w:r w:rsidR="00D73524">
              <w:rPr>
                <w:rFonts w:hint="eastAsia"/>
                <w:kern w:val="2"/>
                <w:sz w:val="20"/>
                <w:szCs w:val="20"/>
              </w:rPr>
              <w:t xml:space="preserve"> </w:t>
            </w:r>
            <w:r w:rsidR="00D73524">
              <w:rPr>
                <w:rFonts w:hint="eastAsia"/>
                <w:kern w:val="2"/>
                <w:sz w:val="20"/>
                <w:szCs w:val="20"/>
              </w:rPr>
              <w:t>있고</w:t>
            </w:r>
            <w:r w:rsidR="00D73524">
              <w:rPr>
                <w:rFonts w:hint="eastAsia"/>
                <w:kern w:val="2"/>
                <w:sz w:val="20"/>
                <w:szCs w:val="20"/>
              </w:rPr>
              <w:t>(</w:t>
            </w:r>
            <w:r w:rsidR="00D73524">
              <w:rPr>
                <w:rFonts w:hint="eastAsia"/>
                <w:kern w:val="2"/>
                <w:sz w:val="20"/>
                <w:szCs w:val="20"/>
              </w:rPr>
              <w:t>제</w:t>
            </w:r>
            <w:r w:rsidR="00D73524">
              <w:rPr>
                <w:rFonts w:hint="eastAsia"/>
                <w:kern w:val="2"/>
                <w:sz w:val="20"/>
                <w:szCs w:val="20"/>
              </w:rPr>
              <w:t>6</w:t>
            </w:r>
            <w:r w:rsidR="00D73524">
              <w:rPr>
                <w:rFonts w:hint="eastAsia"/>
                <w:kern w:val="2"/>
                <w:sz w:val="20"/>
                <w:szCs w:val="20"/>
              </w:rPr>
              <w:t>조</w:t>
            </w:r>
            <w:r w:rsidR="00D73524">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대상자가</w:t>
            </w:r>
            <w:r>
              <w:rPr>
                <w:rFonts w:hint="eastAsia"/>
                <w:kern w:val="2"/>
                <w:sz w:val="20"/>
                <w:szCs w:val="20"/>
              </w:rPr>
              <w:t xml:space="preserve"> </w:t>
            </w:r>
            <w:r>
              <w:rPr>
                <w:rFonts w:hint="eastAsia"/>
                <w:kern w:val="2"/>
                <w:sz w:val="20"/>
                <w:szCs w:val="20"/>
              </w:rPr>
              <w:t>베스팅</w:t>
            </w:r>
            <w:r>
              <w:rPr>
                <w:rFonts w:hint="eastAsia"/>
                <w:kern w:val="2"/>
                <w:sz w:val="20"/>
                <w:szCs w:val="20"/>
              </w:rPr>
              <w:t xml:space="preserve">(Vesting) </w:t>
            </w:r>
            <w:r>
              <w:rPr>
                <w:rFonts w:hint="eastAsia"/>
                <w:kern w:val="2"/>
                <w:sz w:val="20"/>
                <w:szCs w:val="20"/>
              </w:rPr>
              <w:t>기간</w:t>
            </w:r>
            <w:r>
              <w:rPr>
                <w:rFonts w:hint="eastAsia"/>
                <w:kern w:val="2"/>
                <w:sz w:val="20"/>
                <w:szCs w:val="20"/>
              </w:rPr>
              <w:t xml:space="preserve"> </w:t>
            </w:r>
            <w:r>
              <w:rPr>
                <w:rFonts w:hint="eastAsia"/>
                <w:kern w:val="2"/>
                <w:sz w:val="20"/>
                <w:szCs w:val="20"/>
              </w:rPr>
              <w:t>경과</w:t>
            </w:r>
            <w:r>
              <w:rPr>
                <w:rFonts w:hint="eastAsia"/>
                <w:kern w:val="2"/>
                <w:sz w:val="20"/>
                <w:szCs w:val="20"/>
              </w:rPr>
              <w:t xml:space="preserve"> </w:t>
            </w:r>
            <w:r>
              <w:rPr>
                <w:rFonts w:hint="eastAsia"/>
                <w:kern w:val="2"/>
                <w:sz w:val="20"/>
                <w:szCs w:val="20"/>
              </w:rPr>
              <w:t>전에</w:t>
            </w:r>
            <w:r>
              <w:rPr>
                <w:rFonts w:hint="eastAsia"/>
                <w:kern w:val="2"/>
                <w:sz w:val="20"/>
                <w:szCs w:val="20"/>
              </w:rPr>
              <w:t xml:space="preserve"> </w:t>
            </w:r>
            <w:r>
              <w:rPr>
                <w:rFonts w:hint="eastAsia"/>
                <w:kern w:val="2"/>
                <w:sz w:val="20"/>
                <w:szCs w:val="20"/>
              </w:rPr>
              <w:t>퇴사하는</w:t>
            </w:r>
            <w:r>
              <w:rPr>
                <w:rFonts w:hint="eastAsia"/>
                <w:kern w:val="2"/>
                <w:sz w:val="20"/>
                <w:szCs w:val="20"/>
              </w:rPr>
              <w:t xml:space="preserve"> </w:t>
            </w:r>
            <w:r>
              <w:rPr>
                <w:rFonts w:hint="eastAsia"/>
                <w:kern w:val="2"/>
                <w:sz w:val="20"/>
                <w:szCs w:val="20"/>
              </w:rPr>
              <w:t>등</w:t>
            </w:r>
            <w:r>
              <w:rPr>
                <w:rFonts w:hint="eastAsia"/>
                <w:kern w:val="2"/>
                <w:sz w:val="20"/>
                <w:szCs w:val="20"/>
              </w:rPr>
              <w:t xml:space="preserve"> </w:t>
            </w:r>
            <w:r>
              <w:rPr>
                <w:rFonts w:hint="eastAsia"/>
                <w:kern w:val="2"/>
                <w:sz w:val="20"/>
                <w:szCs w:val="20"/>
              </w:rPr>
              <w:t>행사</w:t>
            </w:r>
            <w:r>
              <w:rPr>
                <w:rFonts w:hint="eastAsia"/>
                <w:kern w:val="2"/>
                <w:sz w:val="20"/>
                <w:szCs w:val="20"/>
              </w:rPr>
              <w:t xml:space="preserve"> </w:t>
            </w:r>
            <w:r>
              <w:rPr>
                <w:rFonts w:hint="eastAsia"/>
                <w:kern w:val="2"/>
                <w:sz w:val="20"/>
                <w:szCs w:val="20"/>
              </w:rPr>
              <w:t>요건을</w:t>
            </w:r>
            <w:r>
              <w:rPr>
                <w:rFonts w:hint="eastAsia"/>
                <w:kern w:val="2"/>
                <w:sz w:val="20"/>
                <w:szCs w:val="20"/>
              </w:rPr>
              <w:t xml:space="preserve"> </w:t>
            </w:r>
            <w:r>
              <w:rPr>
                <w:rFonts w:hint="eastAsia"/>
                <w:kern w:val="2"/>
                <w:sz w:val="20"/>
                <w:szCs w:val="20"/>
              </w:rPr>
              <w:t>충족하지</w:t>
            </w:r>
            <w:r>
              <w:rPr>
                <w:rFonts w:hint="eastAsia"/>
                <w:kern w:val="2"/>
                <w:sz w:val="20"/>
                <w:szCs w:val="20"/>
              </w:rPr>
              <w:t xml:space="preserve"> </w:t>
            </w:r>
            <w:r>
              <w:rPr>
                <w:rFonts w:hint="eastAsia"/>
                <w:kern w:val="2"/>
                <w:sz w:val="20"/>
                <w:szCs w:val="20"/>
              </w:rPr>
              <w:t>못한</w:t>
            </w:r>
            <w:r>
              <w:rPr>
                <w:rFonts w:hint="eastAsia"/>
                <w:kern w:val="2"/>
                <w:sz w:val="20"/>
                <w:szCs w:val="20"/>
              </w:rPr>
              <w:t xml:space="preserve"> </w:t>
            </w:r>
            <w:r>
              <w:rPr>
                <w:rFonts w:hint="eastAsia"/>
                <w:kern w:val="2"/>
                <w:sz w:val="20"/>
                <w:szCs w:val="20"/>
              </w:rPr>
              <w:t>경우에는</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또는</w:t>
            </w:r>
            <w:r>
              <w:rPr>
                <w:rFonts w:hint="eastAsia"/>
                <w:kern w:val="2"/>
                <w:sz w:val="20"/>
                <w:szCs w:val="20"/>
              </w:rPr>
              <w:t xml:space="preserve"> </w:t>
            </w:r>
            <w:r>
              <w:rPr>
                <w:rFonts w:hint="eastAsia"/>
                <w:kern w:val="2"/>
                <w:sz w:val="20"/>
                <w:szCs w:val="20"/>
              </w:rPr>
              <w:t>이사회</w:t>
            </w:r>
            <w:r>
              <w:rPr>
                <w:rFonts w:hint="eastAsia"/>
                <w:kern w:val="2"/>
                <w:sz w:val="20"/>
                <w:szCs w:val="20"/>
              </w:rPr>
              <w:t xml:space="preserve"> </w:t>
            </w:r>
            <w:r>
              <w:rPr>
                <w:rFonts w:hint="eastAsia"/>
                <w:kern w:val="2"/>
                <w:sz w:val="20"/>
                <w:szCs w:val="20"/>
              </w:rPr>
              <w:t>결의를</w:t>
            </w:r>
            <w:r>
              <w:rPr>
                <w:rFonts w:hint="eastAsia"/>
                <w:kern w:val="2"/>
                <w:sz w:val="20"/>
                <w:szCs w:val="20"/>
              </w:rPr>
              <w:t xml:space="preserve"> </w:t>
            </w:r>
            <w:r>
              <w:rPr>
                <w:rFonts w:hint="eastAsia"/>
                <w:kern w:val="2"/>
                <w:sz w:val="20"/>
                <w:szCs w:val="20"/>
              </w:rPr>
              <w:t>거쳐</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부여를</w:t>
            </w:r>
            <w:r>
              <w:rPr>
                <w:rFonts w:hint="eastAsia"/>
                <w:kern w:val="2"/>
                <w:sz w:val="20"/>
                <w:szCs w:val="20"/>
              </w:rPr>
              <w:t xml:space="preserve"> </w:t>
            </w:r>
            <w:r>
              <w:rPr>
                <w:rFonts w:hint="eastAsia"/>
                <w:kern w:val="2"/>
                <w:sz w:val="20"/>
                <w:szCs w:val="20"/>
              </w:rPr>
              <w:t>취소할</w:t>
            </w:r>
            <w:r>
              <w:rPr>
                <w:rFonts w:hint="eastAsia"/>
                <w:kern w:val="2"/>
                <w:sz w:val="20"/>
                <w:szCs w:val="20"/>
              </w:rPr>
              <w:t xml:space="preserve"> </w:t>
            </w:r>
            <w:r>
              <w:rPr>
                <w:rFonts w:hint="eastAsia"/>
                <w:kern w:val="2"/>
                <w:sz w:val="20"/>
                <w:szCs w:val="20"/>
              </w:rPr>
              <w:t>수</w:t>
            </w:r>
            <w:r>
              <w:rPr>
                <w:rFonts w:hint="eastAsia"/>
                <w:kern w:val="2"/>
                <w:sz w:val="20"/>
                <w:szCs w:val="20"/>
              </w:rPr>
              <w:t xml:space="preserve"> </w:t>
            </w:r>
            <w:r>
              <w:rPr>
                <w:rFonts w:hint="eastAsia"/>
                <w:kern w:val="2"/>
                <w:sz w:val="20"/>
                <w:szCs w:val="20"/>
              </w:rPr>
              <w:t>있</w:t>
            </w:r>
            <w:r w:rsidR="00D73524">
              <w:rPr>
                <w:rFonts w:hint="eastAsia"/>
                <w:kern w:val="2"/>
                <w:sz w:val="20"/>
                <w:szCs w:val="20"/>
              </w:rPr>
              <w:t>다고</w:t>
            </w:r>
            <w:r w:rsidR="00D73524">
              <w:rPr>
                <w:rFonts w:hint="eastAsia"/>
                <w:kern w:val="2"/>
                <w:sz w:val="20"/>
                <w:szCs w:val="20"/>
              </w:rPr>
              <w:t xml:space="preserve"> </w:t>
            </w:r>
            <w:r w:rsidR="00D73524">
              <w:rPr>
                <w:rFonts w:hint="eastAsia"/>
                <w:kern w:val="2"/>
                <w:sz w:val="20"/>
                <w:szCs w:val="20"/>
              </w:rPr>
              <w:t>규정하고</w:t>
            </w:r>
            <w:r w:rsidR="00D73524">
              <w:rPr>
                <w:rFonts w:hint="eastAsia"/>
                <w:kern w:val="2"/>
                <w:sz w:val="20"/>
                <w:szCs w:val="20"/>
              </w:rPr>
              <w:t xml:space="preserve"> </w:t>
            </w:r>
            <w:r w:rsidR="00D73524">
              <w:rPr>
                <w:rFonts w:hint="eastAsia"/>
                <w:kern w:val="2"/>
                <w:sz w:val="20"/>
                <w:szCs w:val="20"/>
              </w:rPr>
              <w:t>있음</w:t>
            </w:r>
            <w:r w:rsidR="009F7177">
              <w:rPr>
                <w:rFonts w:hint="eastAsia"/>
                <w:kern w:val="2"/>
                <w:sz w:val="20"/>
                <w:szCs w:val="20"/>
              </w:rPr>
              <w:t>(</w:t>
            </w:r>
            <w:r w:rsidR="009F7177">
              <w:rPr>
                <w:rFonts w:hint="eastAsia"/>
                <w:kern w:val="2"/>
                <w:sz w:val="20"/>
                <w:szCs w:val="20"/>
              </w:rPr>
              <w:t>제</w:t>
            </w:r>
            <w:r w:rsidR="009F7177">
              <w:rPr>
                <w:rFonts w:hint="eastAsia"/>
                <w:kern w:val="2"/>
                <w:sz w:val="20"/>
                <w:szCs w:val="20"/>
              </w:rPr>
              <w:t>9</w:t>
            </w:r>
            <w:r w:rsidR="009F7177">
              <w:rPr>
                <w:rFonts w:hint="eastAsia"/>
                <w:kern w:val="2"/>
                <w:sz w:val="20"/>
                <w:szCs w:val="20"/>
              </w:rPr>
              <w:t>조</w:t>
            </w:r>
            <w:r w:rsidR="009F7177">
              <w:rPr>
                <w:rFonts w:hint="eastAsia"/>
                <w:kern w:val="2"/>
                <w:sz w:val="20"/>
                <w:szCs w:val="20"/>
              </w:rPr>
              <w:t>)</w:t>
            </w:r>
            <w:r w:rsidR="00D73524">
              <w:rPr>
                <w:rFonts w:hint="eastAsia"/>
                <w:kern w:val="2"/>
                <w:sz w:val="20"/>
                <w:szCs w:val="20"/>
              </w:rPr>
              <w:t>.</w:t>
            </w:r>
          </w:p>
          <w:p w14:paraId="7BF1398A" w14:textId="50D76843" w:rsidR="002E0E63" w:rsidRPr="00D57C99" w:rsidRDefault="003F581B" w:rsidP="002F76A3">
            <w:pPr>
              <w:pStyle w:val="1"/>
              <w:numPr>
                <w:ilvl w:val="0"/>
                <w:numId w:val="18"/>
              </w:numPr>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Pr>
                <w:rFonts w:hint="eastAsia"/>
                <w:kern w:val="2"/>
                <w:sz w:val="20"/>
                <w:szCs w:val="20"/>
              </w:rPr>
              <w:t>위</w:t>
            </w:r>
            <w:r>
              <w:rPr>
                <w:rFonts w:hint="eastAsia"/>
                <w:kern w:val="2"/>
                <w:sz w:val="20"/>
                <w:szCs w:val="20"/>
              </w:rPr>
              <w:t xml:space="preserve"> </w:t>
            </w:r>
            <w:r>
              <w:rPr>
                <w:rFonts w:hint="eastAsia"/>
                <w:kern w:val="2"/>
                <w:sz w:val="20"/>
                <w:szCs w:val="20"/>
              </w:rPr>
              <w:t>취소</w:t>
            </w:r>
            <w:r>
              <w:rPr>
                <w:rFonts w:hint="eastAsia"/>
                <w:kern w:val="2"/>
                <w:sz w:val="20"/>
                <w:szCs w:val="20"/>
              </w:rPr>
              <w:t xml:space="preserve"> </w:t>
            </w:r>
            <w:r>
              <w:rPr>
                <w:rFonts w:hint="eastAsia"/>
                <w:kern w:val="2"/>
                <w:sz w:val="20"/>
                <w:szCs w:val="20"/>
              </w:rPr>
              <w:t>대상자</w:t>
            </w:r>
            <w:r>
              <w:rPr>
                <w:rFonts w:hint="eastAsia"/>
                <w:kern w:val="2"/>
                <w:sz w:val="20"/>
                <w:szCs w:val="20"/>
              </w:rPr>
              <w:t xml:space="preserve"> </w:t>
            </w:r>
            <w:r>
              <w:rPr>
                <w:rFonts w:hint="eastAsia"/>
                <w:kern w:val="2"/>
                <w:sz w:val="20"/>
                <w:szCs w:val="20"/>
              </w:rPr>
              <w:t>모두</w:t>
            </w:r>
            <w:r>
              <w:rPr>
                <w:rFonts w:hint="eastAsia"/>
                <w:kern w:val="2"/>
                <w:sz w:val="20"/>
                <w:szCs w:val="20"/>
              </w:rPr>
              <w:t xml:space="preserve"> 2</w:t>
            </w:r>
            <w:r>
              <w:rPr>
                <w:rFonts w:hint="eastAsia"/>
                <w:kern w:val="2"/>
                <w:sz w:val="20"/>
                <w:szCs w:val="20"/>
              </w:rPr>
              <w:t>년</w:t>
            </w:r>
            <w:r>
              <w:rPr>
                <w:rFonts w:hint="eastAsia"/>
                <w:kern w:val="2"/>
                <w:sz w:val="20"/>
                <w:szCs w:val="20"/>
              </w:rPr>
              <w:t xml:space="preserve"> </w:t>
            </w:r>
            <w:r>
              <w:rPr>
                <w:rFonts w:hint="eastAsia"/>
                <w:kern w:val="2"/>
                <w:sz w:val="20"/>
                <w:szCs w:val="20"/>
              </w:rPr>
              <w:t>또는</w:t>
            </w:r>
            <w:r>
              <w:rPr>
                <w:rFonts w:hint="eastAsia"/>
                <w:kern w:val="2"/>
                <w:sz w:val="20"/>
                <w:szCs w:val="20"/>
              </w:rPr>
              <w:t xml:space="preserve"> 3</w:t>
            </w:r>
            <w:r>
              <w:rPr>
                <w:rFonts w:hint="eastAsia"/>
                <w:kern w:val="2"/>
                <w:sz w:val="20"/>
                <w:szCs w:val="20"/>
              </w:rPr>
              <w:t>년의</w:t>
            </w:r>
            <w:r>
              <w:rPr>
                <w:rFonts w:hint="eastAsia"/>
                <w:kern w:val="2"/>
                <w:sz w:val="20"/>
                <w:szCs w:val="20"/>
              </w:rPr>
              <w:t xml:space="preserve"> </w:t>
            </w:r>
            <w:r>
              <w:rPr>
                <w:rFonts w:hint="eastAsia"/>
                <w:kern w:val="2"/>
                <w:sz w:val="20"/>
                <w:szCs w:val="20"/>
              </w:rPr>
              <w:t>재직</w:t>
            </w:r>
            <w:r>
              <w:rPr>
                <w:rFonts w:hint="eastAsia"/>
                <w:kern w:val="2"/>
                <w:sz w:val="20"/>
                <w:szCs w:val="20"/>
              </w:rPr>
              <w:t xml:space="preserve"> </w:t>
            </w:r>
            <w:r>
              <w:rPr>
                <w:rFonts w:hint="eastAsia"/>
                <w:kern w:val="2"/>
                <w:sz w:val="20"/>
                <w:szCs w:val="20"/>
              </w:rPr>
              <w:t>기간을</w:t>
            </w:r>
            <w:r>
              <w:rPr>
                <w:rFonts w:hint="eastAsia"/>
                <w:kern w:val="2"/>
                <w:sz w:val="20"/>
                <w:szCs w:val="20"/>
              </w:rPr>
              <w:t xml:space="preserve"> </w:t>
            </w:r>
            <w:r>
              <w:rPr>
                <w:rFonts w:hint="eastAsia"/>
                <w:kern w:val="2"/>
                <w:sz w:val="20"/>
                <w:szCs w:val="20"/>
              </w:rPr>
              <w:t>충족하지</w:t>
            </w:r>
            <w:r>
              <w:rPr>
                <w:rFonts w:hint="eastAsia"/>
                <w:kern w:val="2"/>
                <w:sz w:val="20"/>
                <w:szCs w:val="20"/>
              </w:rPr>
              <w:t xml:space="preserve"> </w:t>
            </w:r>
            <w:r>
              <w:rPr>
                <w:rFonts w:hint="eastAsia"/>
                <w:kern w:val="2"/>
                <w:sz w:val="20"/>
                <w:szCs w:val="20"/>
              </w:rPr>
              <w:t>못하고</w:t>
            </w:r>
            <w:r>
              <w:rPr>
                <w:rFonts w:hint="eastAsia"/>
                <w:kern w:val="2"/>
                <w:sz w:val="20"/>
                <w:szCs w:val="20"/>
              </w:rPr>
              <w:t xml:space="preserve"> </w:t>
            </w:r>
            <w:r w:rsidR="00673B97">
              <w:rPr>
                <w:rFonts w:hint="eastAsia"/>
                <w:kern w:val="2"/>
                <w:sz w:val="20"/>
                <w:szCs w:val="20"/>
              </w:rPr>
              <w:t>퇴사하였으므로</w:t>
            </w:r>
            <w:r w:rsidR="00673B97">
              <w:rPr>
                <w:rFonts w:hint="eastAsia"/>
                <w:kern w:val="2"/>
                <w:sz w:val="20"/>
                <w:szCs w:val="20"/>
              </w:rPr>
              <w:t xml:space="preserve"> </w:t>
            </w:r>
            <w:r>
              <w:rPr>
                <w:rFonts w:hint="eastAsia"/>
                <w:kern w:val="2"/>
                <w:sz w:val="20"/>
                <w:szCs w:val="20"/>
              </w:rPr>
              <w:t>이사회</w:t>
            </w:r>
            <w:r>
              <w:rPr>
                <w:rFonts w:hint="eastAsia"/>
                <w:kern w:val="2"/>
                <w:sz w:val="20"/>
                <w:szCs w:val="20"/>
              </w:rPr>
              <w:t xml:space="preserve"> </w:t>
            </w:r>
            <w:r>
              <w:rPr>
                <w:rFonts w:hint="eastAsia"/>
                <w:kern w:val="2"/>
                <w:sz w:val="20"/>
                <w:szCs w:val="20"/>
              </w:rPr>
              <w:t>결의</w:t>
            </w:r>
            <w:r>
              <w:rPr>
                <w:rFonts w:hint="eastAsia"/>
                <w:kern w:val="2"/>
                <w:sz w:val="20"/>
                <w:szCs w:val="20"/>
              </w:rPr>
              <w:t xml:space="preserve"> </w:t>
            </w:r>
            <w:r>
              <w:rPr>
                <w:rFonts w:hint="eastAsia"/>
                <w:kern w:val="2"/>
                <w:sz w:val="20"/>
                <w:szCs w:val="20"/>
              </w:rPr>
              <w:t>등</w:t>
            </w:r>
            <w:r>
              <w:rPr>
                <w:rFonts w:hint="eastAsia"/>
                <w:kern w:val="2"/>
                <w:sz w:val="20"/>
                <w:szCs w:val="20"/>
              </w:rPr>
              <w:t xml:space="preserve"> </w:t>
            </w:r>
            <w:r>
              <w:rPr>
                <w:rFonts w:hint="eastAsia"/>
                <w:kern w:val="2"/>
                <w:sz w:val="20"/>
                <w:szCs w:val="20"/>
              </w:rPr>
              <w:t>절차를</w:t>
            </w:r>
            <w:r>
              <w:rPr>
                <w:rFonts w:hint="eastAsia"/>
                <w:kern w:val="2"/>
                <w:sz w:val="20"/>
                <w:szCs w:val="20"/>
              </w:rPr>
              <w:t xml:space="preserve"> </w:t>
            </w:r>
            <w:r>
              <w:rPr>
                <w:rFonts w:hint="eastAsia"/>
                <w:kern w:val="2"/>
                <w:sz w:val="20"/>
                <w:szCs w:val="20"/>
              </w:rPr>
              <w:t>거치지</w:t>
            </w:r>
            <w:r>
              <w:rPr>
                <w:rFonts w:hint="eastAsia"/>
                <w:kern w:val="2"/>
                <w:sz w:val="20"/>
                <w:szCs w:val="20"/>
              </w:rPr>
              <w:t xml:space="preserve"> </w:t>
            </w:r>
            <w:r>
              <w:rPr>
                <w:rFonts w:hint="eastAsia"/>
                <w:kern w:val="2"/>
                <w:sz w:val="20"/>
                <w:szCs w:val="20"/>
              </w:rPr>
              <w:t>아니하고</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부여가</w:t>
            </w:r>
            <w:r>
              <w:rPr>
                <w:rFonts w:hint="eastAsia"/>
                <w:kern w:val="2"/>
                <w:sz w:val="20"/>
                <w:szCs w:val="20"/>
              </w:rPr>
              <w:t xml:space="preserve"> </w:t>
            </w:r>
            <w:r>
              <w:rPr>
                <w:rFonts w:hint="eastAsia"/>
                <w:kern w:val="2"/>
                <w:sz w:val="20"/>
                <w:szCs w:val="20"/>
              </w:rPr>
              <w:t>취소된</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처리하였다고</w:t>
            </w:r>
            <w:r>
              <w:rPr>
                <w:rFonts w:hint="eastAsia"/>
                <w:kern w:val="2"/>
                <w:sz w:val="20"/>
                <w:szCs w:val="20"/>
              </w:rPr>
              <w:t xml:space="preserve"> </w:t>
            </w:r>
            <w:r w:rsidR="00ED0030">
              <w:rPr>
                <w:rFonts w:hint="eastAsia"/>
                <w:kern w:val="2"/>
                <w:sz w:val="20"/>
                <w:szCs w:val="20"/>
              </w:rPr>
              <w:t>하</w:t>
            </w:r>
            <w:r w:rsidR="005F205B">
              <w:rPr>
                <w:rFonts w:hint="eastAsia"/>
                <w:kern w:val="2"/>
                <w:sz w:val="20"/>
                <w:szCs w:val="20"/>
              </w:rPr>
              <w:t>고</w:t>
            </w:r>
            <w:r w:rsidR="00ED0030">
              <w:rPr>
                <w:rFonts w:hint="eastAsia"/>
                <w:kern w:val="2"/>
                <w:sz w:val="20"/>
                <w:szCs w:val="20"/>
              </w:rPr>
              <w:t xml:space="preserve">, </w:t>
            </w:r>
            <w:r w:rsidR="00ED0030">
              <w:rPr>
                <w:rFonts w:hint="eastAsia"/>
                <w:kern w:val="2"/>
                <w:sz w:val="20"/>
                <w:szCs w:val="20"/>
              </w:rPr>
              <w:t>퇴사자</w:t>
            </w:r>
            <w:r w:rsidR="00ED0030">
              <w:rPr>
                <w:rFonts w:hint="eastAsia"/>
                <w:kern w:val="2"/>
                <w:sz w:val="20"/>
                <w:szCs w:val="20"/>
              </w:rPr>
              <w:t xml:space="preserve"> </w:t>
            </w:r>
            <w:r w:rsidR="00ED0030">
              <w:rPr>
                <w:rFonts w:hint="eastAsia"/>
                <w:kern w:val="2"/>
                <w:sz w:val="20"/>
                <w:szCs w:val="20"/>
              </w:rPr>
              <w:t>전원</w:t>
            </w:r>
            <w:r w:rsidR="00ED0030">
              <w:rPr>
                <w:rFonts w:hint="eastAsia"/>
                <w:kern w:val="2"/>
                <w:sz w:val="20"/>
                <w:szCs w:val="20"/>
              </w:rPr>
              <w:t xml:space="preserve"> </w:t>
            </w:r>
            <w:r w:rsidR="00ED0030">
              <w:rPr>
                <w:rFonts w:hint="eastAsia"/>
                <w:kern w:val="2"/>
                <w:sz w:val="20"/>
                <w:szCs w:val="20"/>
              </w:rPr>
              <w:t>다른</w:t>
            </w:r>
            <w:r w:rsidR="00ED0030">
              <w:rPr>
                <w:rFonts w:hint="eastAsia"/>
                <w:kern w:val="2"/>
                <w:sz w:val="20"/>
                <w:szCs w:val="20"/>
              </w:rPr>
              <w:t xml:space="preserve"> </w:t>
            </w:r>
            <w:r w:rsidR="00ED0030">
              <w:rPr>
                <w:rFonts w:hint="eastAsia"/>
                <w:kern w:val="2"/>
                <w:sz w:val="20"/>
                <w:szCs w:val="20"/>
              </w:rPr>
              <w:t>직장으로</w:t>
            </w:r>
            <w:r w:rsidR="00ED0030">
              <w:rPr>
                <w:rFonts w:hint="eastAsia"/>
                <w:kern w:val="2"/>
                <w:sz w:val="20"/>
                <w:szCs w:val="20"/>
              </w:rPr>
              <w:t xml:space="preserve"> </w:t>
            </w:r>
            <w:r w:rsidR="00ED0030">
              <w:rPr>
                <w:rFonts w:hint="eastAsia"/>
                <w:kern w:val="2"/>
                <w:sz w:val="20"/>
                <w:szCs w:val="20"/>
              </w:rPr>
              <w:t>이직하기</w:t>
            </w:r>
            <w:r w:rsidR="00ED0030">
              <w:rPr>
                <w:rFonts w:hint="eastAsia"/>
                <w:kern w:val="2"/>
                <w:sz w:val="20"/>
                <w:szCs w:val="20"/>
              </w:rPr>
              <w:t xml:space="preserve"> </w:t>
            </w:r>
            <w:r w:rsidR="00ED0030">
              <w:rPr>
                <w:rFonts w:hint="eastAsia"/>
                <w:kern w:val="2"/>
                <w:sz w:val="20"/>
                <w:szCs w:val="20"/>
              </w:rPr>
              <w:t>위하여</w:t>
            </w:r>
            <w:r w:rsidR="00ED0030">
              <w:rPr>
                <w:rFonts w:hint="eastAsia"/>
                <w:kern w:val="2"/>
                <w:sz w:val="20"/>
                <w:szCs w:val="20"/>
              </w:rPr>
              <w:t xml:space="preserve"> </w:t>
            </w:r>
            <w:r w:rsidR="005F205B">
              <w:rPr>
                <w:rFonts w:hint="eastAsia"/>
                <w:kern w:val="2"/>
                <w:sz w:val="20"/>
                <w:szCs w:val="20"/>
              </w:rPr>
              <w:t>자진</w:t>
            </w:r>
            <w:r w:rsidR="005F205B">
              <w:rPr>
                <w:rFonts w:hint="eastAsia"/>
                <w:kern w:val="2"/>
                <w:sz w:val="20"/>
                <w:szCs w:val="20"/>
              </w:rPr>
              <w:t xml:space="preserve"> </w:t>
            </w:r>
            <w:r w:rsidR="005F205B">
              <w:rPr>
                <w:rFonts w:hint="eastAsia"/>
                <w:kern w:val="2"/>
                <w:sz w:val="20"/>
                <w:szCs w:val="20"/>
              </w:rPr>
              <w:t>퇴사한</w:t>
            </w:r>
            <w:r w:rsidR="005F205B">
              <w:rPr>
                <w:rFonts w:hint="eastAsia"/>
                <w:kern w:val="2"/>
                <w:sz w:val="20"/>
                <w:szCs w:val="20"/>
              </w:rPr>
              <w:t xml:space="preserve"> </w:t>
            </w:r>
            <w:r w:rsidR="005F205B">
              <w:rPr>
                <w:rFonts w:hint="eastAsia"/>
                <w:kern w:val="2"/>
                <w:sz w:val="20"/>
                <w:szCs w:val="20"/>
              </w:rPr>
              <w:t>것으로</w:t>
            </w:r>
            <w:r w:rsidR="005F205B">
              <w:rPr>
                <w:rFonts w:hint="eastAsia"/>
                <w:kern w:val="2"/>
                <w:sz w:val="20"/>
                <w:szCs w:val="20"/>
              </w:rPr>
              <w:t xml:space="preserve"> </w:t>
            </w:r>
            <w:r w:rsidR="005F205B">
              <w:rPr>
                <w:rFonts w:hint="eastAsia"/>
                <w:kern w:val="2"/>
                <w:sz w:val="20"/>
                <w:szCs w:val="20"/>
              </w:rPr>
              <w:t>확인됨</w:t>
            </w:r>
            <w:r w:rsidR="005F205B">
              <w:rPr>
                <w:rFonts w:hint="eastAsia"/>
                <w:kern w:val="2"/>
                <w:sz w:val="20"/>
                <w:szCs w:val="20"/>
              </w:rPr>
              <w:t>.</w:t>
            </w:r>
          </w:p>
        </w:tc>
        <w:tc>
          <w:tcPr>
            <w:tcW w:w="5640" w:type="dxa"/>
            <w:tcBorders>
              <w:top w:val="single" w:sz="12" w:space="0" w:color="0F243E"/>
              <w:bottom w:val="single" w:sz="12" w:space="0" w:color="0F243E"/>
            </w:tcBorders>
            <w:shd w:val="clear" w:color="auto" w:fill="auto"/>
          </w:tcPr>
          <w:p w14:paraId="67CC1E83" w14:textId="03433B60" w:rsidR="009D3544" w:rsidRDefault="009D3544" w:rsidP="002F76A3">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스톡옵션</w:t>
            </w:r>
            <w:r>
              <w:rPr>
                <w:rFonts w:hint="eastAsia"/>
                <w:color w:val="000000" w:themeColor="text1"/>
                <w:sz w:val="20"/>
                <w:szCs w:val="20"/>
              </w:rPr>
              <w:t xml:space="preserve"> </w:t>
            </w:r>
            <w:r>
              <w:rPr>
                <w:rFonts w:hint="eastAsia"/>
                <w:color w:val="000000" w:themeColor="text1"/>
                <w:sz w:val="20"/>
                <w:szCs w:val="20"/>
              </w:rPr>
              <w:t>계약서</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9</w:t>
            </w:r>
            <w:r>
              <w:rPr>
                <w:rFonts w:hint="eastAsia"/>
                <w:color w:val="000000" w:themeColor="text1"/>
                <w:sz w:val="20"/>
                <w:szCs w:val="20"/>
              </w:rPr>
              <w:t>조는</w:t>
            </w:r>
            <w:r>
              <w:rPr>
                <w:rFonts w:hint="eastAsia"/>
                <w:color w:val="000000" w:themeColor="text1"/>
                <w:sz w:val="20"/>
                <w:szCs w:val="20"/>
              </w:rPr>
              <w:t xml:space="preserve"> </w:t>
            </w:r>
            <w:r>
              <w:rPr>
                <w:rFonts w:hint="eastAsia"/>
                <w:color w:val="000000" w:themeColor="text1"/>
                <w:sz w:val="20"/>
                <w:szCs w:val="20"/>
              </w:rPr>
              <w:t>부여된</w:t>
            </w:r>
            <w:r>
              <w:rPr>
                <w:rFonts w:hint="eastAsia"/>
                <w:color w:val="000000" w:themeColor="text1"/>
                <w:sz w:val="20"/>
                <w:szCs w:val="20"/>
              </w:rPr>
              <w:t xml:space="preserve"> </w:t>
            </w:r>
            <w:r>
              <w:rPr>
                <w:rFonts w:hint="eastAsia"/>
                <w:color w:val="000000" w:themeColor="text1"/>
                <w:sz w:val="20"/>
                <w:szCs w:val="20"/>
              </w:rPr>
              <w:t>주식매수선택권의</w:t>
            </w:r>
            <w:r>
              <w:rPr>
                <w:rFonts w:hint="eastAsia"/>
                <w:color w:val="000000" w:themeColor="text1"/>
                <w:sz w:val="20"/>
                <w:szCs w:val="20"/>
              </w:rPr>
              <w:t xml:space="preserve"> </w:t>
            </w:r>
            <w:r>
              <w:rPr>
                <w:rFonts w:hint="eastAsia"/>
                <w:color w:val="000000" w:themeColor="text1"/>
                <w:sz w:val="20"/>
                <w:szCs w:val="20"/>
              </w:rPr>
              <w:t>행사</w:t>
            </w:r>
            <w:r>
              <w:rPr>
                <w:rFonts w:hint="eastAsia"/>
                <w:color w:val="000000" w:themeColor="text1"/>
                <w:sz w:val="20"/>
                <w:szCs w:val="20"/>
              </w:rPr>
              <w:t xml:space="preserve"> </w:t>
            </w:r>
            <w:r>
              <w:rPr>
                <w:rFonts w:hint="eastAsia"/>
                <w:color w:val="000000" w:themeColor="text1"/>
                <w:sz w:val="20"/>
                <w:szCs w:val="20"/>
              </w:rPr>
              <w:t>요건이</w:t>
            </w:r>
            <w:r>
              <w:rPr>
                <w:rFonts w:hint="eastAsia"/>
                <w:color w:val="000000" w:themeColor="text1"/>
                <w:sz w:val="20"/>
                <w:szCs w:val="20"/>
              </w:rPr>
              <w:t xml:space="preserve"> </w:t>
            </w:r>
            <w:r>
              <w:rPr>
                <w:rFonts w:hint="eastAsia"/>
                <w:color w:val="000000" w:themeColor="text1"/>
                <w:sz w:val="20"/>
                <w:szCs w:val="20"/>
              </w:rPr>
              <w:t>충족되지</w:t>
            </w:r>
            <w:r>
              <w:rPr>
                <w:rFonts w:hint="eastAsia"/>
                <w:color w:val="000000" w:themeColor="text1"/>
                <w:sz w:val="20"/>
                <w:szCs w:val="20"/>
              </w:rPr>
              <w:t xml:space="preserve"> </w:t>
            </w:r>
            <w:r>
              <w:rPr>
                <w:rFonts w:hint="eastAsia"/>
                <w:color w:val="000000" w:themeColor="text1"/>
                <w:sz w:val="20"/>
                <w:szCs w:val="20"/>
              </w:rPr>
              <w:t>못하여</w:t>
            </w:r>
            <w:r>
              <w:rPr>
                <w:rFonts w:hint="eastAsia"/>
                <w:color w:val="000000" w:themeColor="text1"/>
                <w:sz w:val="20"/>
                <w:szCs w:val="20"/>
              </w:rPr>
              <w:t xml:space="preserve"> </w:t>
            </w:r>
            <w:r>
              <w:rPr>
                <w:rFonts w:hint="eastAsia"/>
                <w:color w:val="000000" w:themeColor="text1"/>
                <w:sz w:val="20"/>
                <w:szCs w:val="20"/>
              </w:rPr>
              <w:t>취소할</w:t>
            </w:r>
            <w:r>
              <w:rPr>
                <w:rFonts w:hint="eastAsia"/>
                <w:color w:val="000000" w:themeColor="text1"/>
                <w:sz w:val="20"/>
                <w:szCs w:val="20"/>
              </w:rPr>
              <w:t xml:space="preserve"> </w:t>
            </w:r>
            <w:r>
              <w:rPr>
                <w:rFonts w:hint="eastAsia"/>
                <w:color w:val="000000" w:themeColor="text1"/>
                <w:sz w:val="20"/>
                <w:szCs w:val="20"/>
              </w:rPr>
              <w:t>때에는</w:t>
            </w:r>
            <w:r>
              <w:rPr>
                <w:rFonts w:hint="eastAsia"/>
                <w:color w:val="000000" w:themeColor="text1"/>
                <w:sz w:val="20"/>
                <w:szCs w:val="20"/>
              </w:rPr>
              <w:t xml:space="preserve"> </w:t>
            </w:r>
            <w:r>
              <w:rPr>
                <w:rFonts w:hint="eastAsia"/>
                <w:color w:val="000000" w:themeColor="text1"/>
                <w:sz w:val="20"/>
                <w:szCs w:val="20"/>
              </w:rPr>
              <w:t>주주총회</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이사회</w:t>
            </w:r>
            <w:r>
              <w:rPr>
                <w:rFonts w:hint="eastAsia"/>
                <w:color w:val="000000" w:themeColor="text1"/>
                <w:sz w:val="20"/>
                <w:szCs w:val="20"/>
              </w:rPr>
              <w:t xml:space="preserve"> </w:t>
            </w:r>
            <w:r>
              <w:rPr>
                <w:rFonts w:hint="eastAsia"/>
                <w:color w:val="000000" w:themeColor="text1"/>
                <w:sz w:val="20"/>
                <w:szCs w:val="20"/>
              </w:rPr>
              <w:t>결의를</w:t>
            </w:r>
            <w:r>
              <w:rPr>
                <w:rFonts w:hint="eastAsia"/>
                <w:color w:val="000000" w:themeColor="text1"/>
                <w:sz w:val="20"/>
                <w:szCs w:val="20"/>
              </w:rPr>
              <w:t xml:space="preserve"> </w:t>
            </w:r>
            <w:r>
              <w:rPr>
                <w:rFonts w:hint="eastAsia"/>
                <w:color w:val="000000" w:themeColor="text1"/>
                <w:sz w:val="20"/>
                <w:szCs w:val="20"/>
              </w:rPr>
              <w:t>거쳐</w:t>
            </w:r>
            <w:r>
              <w:rPr>
                <w:rFonts w:hint="eastAsia"/>
                <w:color w:val="000000" w:themeColor="text1"/>
                <w:sz w:val="20"/>
                <w:szCs w:val="20"/>
              </w:rPr>
              <w:t xml:space="preserve"> </w:t>
            </w:r>
            <w:r>
              <w:rPr>
                <w:rFonts w:hint="eastAsia"/>
                <w:color w:val="000000" w:themeColor="text1"/>
                <w:sz w:val="20"/>
                <w:szCs w:val="20"/>
              </w:rPr>
              <w:t>주식매수선택권의</w:t>
            </w:r>
            <w:r>
              <w:rPr>
                <w:rFonts w:hint="eastAsia"/>
                <w:color w:val="000000" w:themeColor="text1"/>
                <w:sz w:val="20"/>
                <w:szCs w:val="20"/>
              </w:rPr>
              <w:t xml:space="preserve"> </w:t>
            </w:r>
            <w:r>
              <w:rPr>
                <w:rFonts w:hint="eastAsia"/>
                <w:color w:val="000000" w:themeColor="text1"/>
                <w:sz w:val="20"/>
                <w:szCs w:val="20"/>
              </w:rPr>
              <w:t>부여를</w:t>
            </w:r>
            <w:r>
              <w:rPr>
                <w:rFonts w:hint="eastAsia"/>
                <w:color w:val="000000" w:themeColor="text1"/>
                <w:sz w:val="20"/>
                <w:szCs w:val="20"/>
              </w:rPr>
              <w:t xml:space="preserve"> </w:t>
            </w:r>
            <w:r>
              <w:rPr>
                <w:rFonts w:hint="eastAsia"/>
                <w:color w:val="000000" w:themeColor="text1"/>
                <w:sz w:val="20"/>
                <w:szCs w:val="20"/>
              </w:rPr>
              <w:t>취소하도록</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p>
          <w:p w14:paraId="7802B3E5" w14:textId="2B27E402" w:rsidR="009719E4" w:rsidRDefault="002E4AE8" w:rsidP="002F76A3">
            <w:pPr>
              <w:pStyle w:val="1"/>
              <w:rPr>
                <w:color w:val="000000" w:themeColor="text1"/>
                <w:sz w:val="20"/>
                <w:szCs w:val="20"/>
              </w:rPr>
            </w:pPr>
            <w:r>
              <w:rPr>
                <w:rFonts w:hint="eastAsia"/>
                <w:color w:val="000000" w:themeColor="text1"/>
                <w:sz w:val="20"/>
                <w:szCs w:val="20"/>
              </w:rPr>
              <w:t>비상장기업의</w:t>
            </w:r>
            <w:r>
              <w:rPr>
                <w:rFonts w:hint="eastAsia"/>
                <w:color w:val="000000" w:themeColor="text1"/>
                <w:sz w:val="20"/>
                <w:szCs w:val="20"/>
              </w:rPr>
              <w:t xml:space="preserve"> </w:t>
            </w:r>
            <w:r>
              <w:rPr>
                <w:rFonts w:hint="eastAsia"/>
                <w:color w:val="000000" w:themeColor="text1"/>
                <w:sz w:val="20"/>
                <w:szCs w:val="20"/>
              </w:rPr>
              <w:t>경우</w:t>
            </w:r>
            <w:r>
              <w:rPr>
                <w:rFonts w:hint="eastAsia"/>
                <w:color w:val="000000" w:themeColor="text1"/>
                <w:sz w:val="20"/>
                <w:szCs w:val="20"/>
              </w:rPr>
              <w:t xml:space="preserve">, </w:t>
            </w:r>
            <w:r>
              <w:rPr>
                <w:rFonts w:hint="eastAsia"/>
                <w:color w:val="000000" w:themeColor="text1"/>
                <w:sz w:val="20"/>
                <w:szCs w:val="20"/>
              </w:rPr>
              <w:t>본인의</w:t>
            </w:r>
            <w:r>
              <w:rPr>
                <w:rFonts w:hint="eastAsia"/>
                <w:color w:val="000000" w:themeColor="text1"/>
                <w:sz w:val="20"/>
                <w:szCs w:val="20"/>
              </w:rPr>
              <w:t xml:space="preserve"> </w:t>
            </w:r>
            <w:r>
              <w:rPr>
                <w:rFonts w:hint="eastAsia"/>
                <w:color w:val="000000" w:themeColor="text1"/>
                <w:sz w:val="20"/>
                <w:szCs w:val="20"/>
              </w:rPr>
              <w:t>책임</w:t>
            </w:r>
            <w:r>
              <w:rPr>
                <w:rFonts w:hint="eastAsia"/>
                <w:color w:val="000000" w:themeColor="text1"/>
                <w:sz w:val="20"/>
                <w:szCs w:val="20"/>
              </w:rPr>
              <w:t xml:space="preserve"> </w:t>
            </w:r>
            <w:r>
              <w:rPr>
                <w:rFonts w:hint="eastAsia"/>
                <w:color w:val="000000" w:themeColor="text1"/>
                <w:sz w:val="20"/>
                <w:szCs w:val="20"/>
              </w:rPr>
              <w:t>아닌</w:t>
            </w:r>
            <w:r>
              <w:rPr>
                <w:rFonts w:hint="eastAsia"/>
                <w:color w:val="000000" w:themeColor="text1"/>
                <w:sz w:val="20"/>
                <w:szCs w:val="20"/>
              </w:rPr>
              <w:t xml:space="preserve"> </w:t>
            </w:r>
            <w:r>
              <w:rPr>
                <w:rFonts w:hint="eastAsia"/>
                <w:color w:val="000000" w:themeColor="text1"/>
                <w:sz w:val="20"/>
                <w:szCs w:val="20"/>
              </w:rPr>
              <w:t>사유로</w:t>
            </w:r>
            <w:r>
              <w:rPr>
                <w:rFonts w:hint="eastAsia"/>
                <w:color w:val="000000" w:themeColor="text1"/>
                <w:sz w:val="20"/>
                <w:szCs w:val="20"/>
              </w:rPr>
              <w:t xml:space="preserve"> </w:t>
            </w:r>
            <w:r>
              <w:rPr>
                <w:rFonts w:hint="eastAsia"/>
                <w:color w:val="000000" w:themeColor="text1"/>
                <w:sz w:val="20"/>
                <w:szCs w:val="20"/>
              </w:rPr>
              <w:t>퇴임</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퇴직하더라도</w:t>
            </w:r>
            <w:r>
              <w:rPr>
                <w:rFonts w:hint="eastAsia"/>
                <w:color w:val="000000" w:themeColor="text1"/>
                <w:sz w:val="20"/>
                <w:szCs w:val="20"/>
              </w:rPr>
              <w:t xml:space="preserve"> 2</w:t>
            </w:r>
            <w:r>
              <w:rPr>
                <w:rFonts w:hint="eastAsia"/>
                <w:color w:val="000000" w:themeColor="text1"/>
                <w:sz w:val="20"/>
                <w:szCs w:val="20"/>
              </w:rPr>
              <w:t>년</w:t>
            </w:r>
            <w:r>
              <w:rPr>
                <w:rFonts w:hint="eastAsia"/>
                <w:color w:val="000000" w:themeColor="text1"/>
                <w:sz w:val="20"/>
                <w:szCs w:val="20"/>
              </w:rPr>
              <w:t xml:space="preserve"> </w:t>
            </w:r>
            <w:r>
              <w:rPr>
                <w:rFonts w:hint="eastAsia"/>
                <w:color w:val="000000" w:themeColor="text1"/>
                <w:sz w:val="20"/>
                <w:szCs w:val="20"/>
              </w:rPr>
              <w:t>이상의</w:t>
            </w:r>
            <w:r>
              <w:rPr>
                <w:rFonts w:hint="eastAsia"/>
                <w:color w:val="000000" w:themeColor="text1"/>
                <w:sz w:val="20"/>
                <w:szCs w:val="20"/>
              </w:rPr>
              <w:t xml:space="preserve"> </w:t>
            </w:r>
            <w:r>
              <w:rPr>
                <w:rFonts w:hint="eastAsia"/>
                <w:color w:val="000000" w:themeColor="text1"/>
                <w:sz w:val="20"/>
                <w:szCs w:val="20"/>
              </w:rPr>
              <w:t>재임</w:t>
            </w:r>
            <w:r>
              <w:rPr>
                <w:rFonts w:hint="eastAsia"/>
                <w:color w:val="000000" w:themeColor="text1"/>
                <w:sz w:val="20"/>
                <w:szCs w:val="20"/>
              </w:rPr>
              <w:t>(</w:t>
            </w:r>
            <w:r>
              <w:rPr>
                <w:rFonts w:hint="eastAsia"/>
                <w:color w:val="000000" w:themeColor="text1"/>
                <w:sz w:val="20"/>
                <w:szCs w:val="20"/>
              </w:rPr>
              <w:t>재직</w:t>
            </w:r>
            <w:r>
              <w:rPr>
                <w:rFonts w:hint="eastAsia"/>
                <w:color w:val="000000" w:themeColor="text1"/>
                <w:sz w:val="20"/>
                <w:szCs w:val="20"/>
              </w:rPr>
              <w:t>)</w:t>
            </w:r>
            <w:r>
              <w:rPr>
                <w:rFonts w:hint="eastAsia"/>
                <w:color w:val="000000" w:themeColor="text1"/>
                <w:sz w:val="20"/>
                <w:szCs w:val="20"/>
              </w:rPr>
              <w:t>요건을</w:t>
            </w:r>
            <w:r>
              <w:rPr>
                <w:rFonts w:hint="eastAsia"/>
                <w:color w:val="000000" w:themeColor="text1"/>
                <w:sz w:val="20"/>
                <w:szCs w:val="20"/>
              </w:rPr>
              <w:t xml:space="preserve"> </w:t>
            </w:r>
            <w:r>
              <w:rPr>
                <w:rFonts w:hint="eastAsia"/>
                <w:color w:val="000000" w:themeColor="text1"/>
                <w:sz w:val="20"/>
                <w:szCs w:val="20"/>
              </w:rPr>
              <w:t>충족하지</w:t>
            </w:r>
            <w:r>
              <w:rPr>
                <w:rFonts w:hint="eastAsia"/>
                <w:color w:val="000000" w:themeColor="text1"/>
                <w:sz w:val="20"/>
                <w:szCs w:val="20"/>
              </w:rPr>
              <w:t xml:space="preserve"> </w:t>
            </w:r>
            <w:r>
              <w:rPr>
                <w:rFonts w:hint="eastAsia"/>
                <w:color w:val="000000" w:themeColor="text1"/>
                <w:sz w:val="20"/>
                <w:szCs w:val="20"/>
              </w:rPr>
              <w:t>못한다면</w:t>
            </w:r>
            <w:r>
              <w:rPr>
                <w:rFonts w:hint="eastAsia"/>
                <w:color w:val="000000" w:themeColor="text1"/>
                <w:sz w:val="20"/>
                <w:szCs w:val="20"/>
              </w:rPr>
              <w:t xml:space="preserve"> </w:t>
            </w:r>
            <w:r>
              <w:rPr>
                <w:rFonts w:hint="eastAsia"/>
                <w:color w:val="000000" w:themeColor="text1"/>
                <w:sz w:val="20"/>
                <w:szCs w:val="20"/>
              </w:rPr>
              <w:t>주식매수선택권을</w:t>
            </w:r>
            <w:r>
              <w:rPr>
                <w:rFonts w:hint="eastAsia"/>
                <w:color w:val="000000" w:themeColor="text1"/>
                <w:sz w:val="20"/>
                <w:szCs w:val="20"/>
              </w:rPr>
              <w:t xml:space="preserve"> </w:t>
            </w:r>
            <w:r>
              <w:rPr>
                <w:rFonts w:hint="eastAsia"/>
                <w:color w:val="000000" w:themeColor="text1"/>
                <w:sz w:val="20"/>
                <w:szCs w:val="20"/>
              </w:rPr>
              <w:t>행사할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없다고</w:t>
            </w:r>
            <w:r>
              <w:rPr>
                <w:rFonts w:hint="eastAsia"/>
                <w:color w:val="000000" w:themeColor="text1"/>
                <w:sz w:val="20"/>
                <w:szCs w:val="20"/>
              </w:rPr>
              <w:t xml:space="preserve"> </w:t>
            </w:r>
            <w:r>
              <w:rPr>
                <w:rFonts w:hint="eastAsia"/>
                <w:color w:val="000000" w:themeColor="text1"/>
                <w:sz w:val="20"/>
                <w:szCs w:val="20"/>
              </w:rPr>
              <w:t>보고</w:t>
            </w:r>
            <w:r>
              <w:rPr>
                <w:rFonts w:hint="eastAsia"/>
                <w:color w:val="000000" w:themeColor="text1"/>
                <w:sz w:val="20"/>
                <w:szCs w:val="20"/>
              </w:rPr>
              <w:t xml:space="preserve"> </w:t>
            </w:r>
            <w:r>
              <w:rPr>
                <w:rFonts w:hint="eastAsia"/>
                <w:color w:val="000000" w:themeColor="text1"/>
                <w:sz w:val="20"/>
                <w:szCs w:val="20"/>
              </w:rPr>
              <w:t>있</w:t>
            </w:r>
            <w:r w:rsidR="009719E4">
              <w:rPr>
                <w:rFonts w:hint="eastAsia"/>
                <w:color w:val="000000" w:themeColor="text1"/>
                <w:sz w:val="20"/>
                <w:szCs w:val="20"/>
              </w:rPr>
              <w:t>음</w:t>
            </w:r>
            <w:r>
              <w:rPr>
                <w:rFonts w:hint="eastAsia"/>
                <w:color w:val="000000" w:themeColor="text1"/>
                <w:sz w:val="20"/>
                <w:szCs w:val="20"/>
              </w:rPr>
              <w:t>(</w:t>
            </w:r>
            <w:r>
              <w:rPr>
                <w:rFonts w:hint="eastAsia"/>
                <w:color w:val="000000" w:themeColor="text1"/>
                <w:sz w:val="20"/>
                <w:szCs w:val="20"/>
              </w:rPr>
              <w:t>대법원</w:t>
            </w:r>
            <w:r>
              <w:rPr>
                <w:rFonts w:hint="eastAsia"/>
                <w:color w:val="000000" w:themeColor="text1"/>
                <w:sz w:val="20"/>
                <w:szCs w:val="20"/>
              </w:rPr>
              <w:t xml:space="preserve"> 2010</w:t>
            </w:r>
            <w:r>
              <w:rPr>
                <w:rFonts w:hint="eastAsia"/>
                <w:color w:val="000000" w:themeColor="text1"/>
                <w:sz w:val="20"/>
                <w:szCs w:val="20"/>
              </w:rPr>
              <w:t>다</w:t>
            </w:r>
            <w:r>
              <w:rPr>
                <w:rFonts w:hint="eastAsia"/>
                <w:color w:val="000000" w:themeColor="text1"/>
                <w:sz w:val="20"/>
                <w:szCs w:val="20"/>
              </w:rPr>
              <w:t xml:space="preserve">85027 </w:t>
            </w:r>
            <w:r>
              <w:rPr>
                <w:rFonts w:hint="eastAsia"/>
                <w:color w:val="000000" w:themeColor="text1"/>
                <w:sz w:val="20"/>
                <w:szCs w:val="20"/>
              </w:rPr>
              <w:t>판결</w:t>
            </w:r>
            <w:r>
              <w:rPr>
                <w:rFonts w:hint="eastAsia"/>
                <w:color w:val="000000" w:themeColor="text1"/>
                <w:sz w:val="20"/>
                <w:szCs w:val="20"/>
              </w:rPr>
              <w:t>)</w:t>
            </w:r>
            <w:r w:rsidR="009719E4">
              <w:rPr>
                <w:rFonts w:hint="eastAsia"/>
                <w:color w:val="000000" w:themeColor="text1"/>
                <w:sz w:val="20"/>
                <w:szCs w:val="20"/>
              </w:rPr>
              <w:t>.</w:t>
            </w:r>
            <w:r>
              <w:rPr>
                <w:rFonts w:hint="eastAsia"/>
                <w:color w:val="000000" w:themeColor="text1"/>
                <w:sz w:val="20"/>
                <w:szCs w:val="20"/>
              </w:rPr>
              <w:t xml:space="preserve"> </w:t>
            </w:r>
          </w:p>
          <w:p w14:paraId="178A1FBE" w14:textId="55C215D3" w:rsidR="002E0E63" w:rsidRDefault="009719E4" w:rsidP="002F76A3">
            <w:pPr>
              <w:pStyle w:val="1"/>
              <w:rPr>
                <w:color w:val="000000" w:themeColor="text1"/>
                <w:sz w:val="20"/>
                <w:szCs w:val="20"/>
              </w:rPr>
            </w:pPr>
            <w:r>
              <w:rPr>
                <w:rFonts w:hint="eastAsia"/>
                <w:color w:val="000000" w:themeColor="text1"/>
                <w:sz w:val="20"/>
                <w:szCs w:val="20"/>
              </w:rPr>
              <w:t>단</w:t>
            </w:r>
            <w:r>
              <w:rPr>
                <w:rFonts w:hint="eastAsia"/>
                <w:color w:val="000000" w:themeColor="text1"/>
                <w:sz w:val="20"/>
                <w:szCs w:val="20"/>
              </w:rPr>
              <w:t xml:space="preserve">, </w:t>
            </w:r>
            <w:r w:rsidR="002E4AE8">
              <w:rPr>
                <w:rFonts w:hint="eastAsia"/>
                <w:color w:val="000000" w:themeColor="text1"/>
                <w:sz w:val="20"/>
                <w:szCs w:val="20"/>
              </w:rPr>
              <w:t>비상장</w:t>
            </w:r>
            <w:r w:rsidR="002E4AE8">
              <w:rPr>
                <w:rFonts w:hint="eastAsia"/>
                <w:color w:val="000000" w:themeColor="text1"/>
                <w:sz w:val="20"/>
                <w:szCs w:val="20"/>
              </w:rPr>
              <w:t xml:space="preserve"> </w:t>
            </w:r>
            <w:r w:rsidR="002E4AE8">
              <w:rPr>
                <w:rFonts w:hint="eastAsia"/>
                <w:color w:val="000000" w:themeColor="text1"/>
                <w:sz w:val="20"/>
                <w:szCs w:val="20"/>
              </w:rPr>
              <w:t>벤처기업의</w:t>
            </w:r>
            <w:r w:rsidR="002E4AE8">
              <w:rPr>
                <w:rFonts w:hint="eastAsia"/>
                <w:color w:val="000000" w:themeColor="text1"/>
                <w:sz w:val="20"/>
                <w:szCs w:val="20"/>
              </w:rPr>
              <w:t xml:space="preserve"> </w:t>
            </w:r>
            <w:r w:rsidR="002E4AE8">
              <w:rPr>
                <w:rFonts w:hint="eastAsia"/>
                <w:color w:val="000000" w:themeColor="text1"/>
                <w:sz w:val="20"/>
                <w:szCs w:val="20"/>
              </w:rPr>
              <w:t>경우에는</w:t>
            </w:r>
            <w:r w:rsidR="002E4AE8">
              <w:rPr>
                <w:rFonts w:hint="eastAsia"/>
                <w:color w:val="000000" w:themeColor="text1"/>
                <w:sz w:val="20"/>
                <w:szCs w:val="20"/>
              </w:rPr>
              <w:t xml:space="preserve"> </w:t>
            </w:r>
            <w:r w:rsidR="002E4AE8">
              <w:rPr>
                <w:rFonts w:hint="eastAsia"/>
                <w:color w:val="000000" w:themeColor="text1"/>
                <w:sz w:val="20"/>
                <w:szCs w:val="20"/>
              </w:rPr>
              <w:t>주식매수선택권을</w:t>
            </w:r>
            <w:r w:rsidR="002E4AE8">
              <w:rPr>
                <w:rFonts w:hint="eastAsia"/>
                <w:color w:val="000000" w:themeColor="text1"/>
                <w:sz w:val="20"/>
                <w:szCs w:val="20"/>
              </w:rPr>
              <w:t xml:space="preserve"> </w:t>
            </w:r>
            <w:r w:rsidR="002E4AE8">
              <w:rPr>
                <w:rFonts w:hint="eastAsia"/>
                <w:color w:val="000000" w:themeColor="text1"/>
                <w:sz w:val="20"/>
                <w:szCs w:val="20"/>
              </w:rPr>
              <w:t>부여받은</w:t>
            </w:r>
            <w:r w:rsidR="002E4AE8">
              <w:rPr>
                <w:rFonts w:hint="eastAsia"/>
                <w:color w:val="000000" w:themeColor="text1"/>
                <w:sz w:val="20"/>
                <w:szCs w:val="20"/>
              </w:rPr>
              <w:t xml:space="preserve"> </w:t>
            </w:r>
            <w:r w:rsidR="002E4AE8">
              <w:rPr>
                <w:rFonts w:hint="eastAsia"/>
                <w:color w:val="000000" w:themeColor="text1"/>
                <w:sz w:val="20"/>
                <w:szCs w:val="20"/>
              </w:rPr>
              <w:t>자가</w:t>
            </w:r>
            <w:r w:rsidR="002E4AE8">
              <w:rPr>
                <w:rFonts w:hint="eastAsia"/>
                <w:color w:val="000000" w:themeColor="text1"/>
                <w:sz w:val="20"/>
                <w:szCs w:val="20"/>
              </w:rPr>
              <w:t xml:space="preserve"> </w:t>
            </w:r>
            <w:r w:rsidR="002E4AE8">
              <w:rPr>
                <w:rFonts w:hint="eastAsia"/>
                <w:color w:val="000000" w:themeColor="text1"/>
                <w:sz w:val="20"/>
                <w:szCs w:val="20"/>
              </w:rPr>
              <w:t>본인의</w:t>
            </w:r>
            <w:r w:rsidR="002E4AE8">
              <w:rPr>
                <w:rFonts w:hint="eastAsia"/>
                <w:color w:val="000000" w:themeColor="text1"/>
                <w:sz w:val="20"/>
                <w:szCs w:val="20"/>
              </w:rPr>
              <w:t xml:space="preserve"> </w:t>
            </w:r>
            <w:r w:rsidR="002E4AE8">
              <w:rPr>
                <w:rFonts w:hint="eastAsia"/>
                <w:color w:val="000000" w:themeColor="text1"/>
                <w:sz w:val="20"/>
                <w:szCs w:val="20"/>
              </w:rPr>
              <w:t>책임이</w:t>
            </w:r>
            <w:r w:rsidR="002E4AE8">
              <w:rPr>
                <w:rFonts w:hint="eastAsia"/>
                <w:color w:val="000000" w:themeColor="text1"/>
                <w:sz w:val="20"/>
                <w:szCs w:val="20"/>
              </w:rPr>
              <w:t xml:space="preserve"> </w:t>
            </w:r>
            <w:r w:rsidR="002E4AE8">
              <w:rPr>
                <w:rFonts w:hint="eastAsia"/>
                <w:color w:val="000000" w:themeColor="text1"/>
                <w:sz w:val="20"/>
                <w:szCs w:val="20"/>
              </w:rPr>
              <w:t>아닌</w:t>
            </w:r>
            <w:r w:rsidR="002E4AE8">
              <w:rPr>
                <w:rFonts w:hint="eastAsia"/>
                <w:color w:val="000000" w:themeColor="text1"/>
                <w:sz w:val="20"/>
                <w:szCs w:val="20"/>
              </w:rPr>
              <w:t xml:space="preserve"> </w:t>
            </w:r>
            <w:r w:rsidR="002E4AE8">
              <w:rPr>
                <w:rFonts w:hint="eastAsia"/>
                <w:color w:val="000000" w:themeColor="text1"/>
                <w:sz w:val="20"/>
                <w:szCs w:val="20"/>
              </w:rPr>
              <w:t>사유로</w:t>
            </w:r>
            <w:r w:rsidR="002E4AE8">
              <w:rPr>
                <w:rFonts w:hint="eastAsia"/>
                <w:color w:val="000000" w:themeColor="text1"/>
                <w:sz w:val="20"/>
                <w:szCs w:val="20"/>
              </w:rPr>
              <w:t xml:space="preserve"> </w:t>
            </w:r>
            <w:r w:rsidR="002E4AE8">
              <w:rPr>
                <w:rFonts w:hint="eastAsia"/>
                <w:color w:val="000000" w:themeColor="text1"/>
                <w:sz w:val="20"/>
                <w:szCs w:val="20"/>
              </w:rPr>
              <w:t>퇴임</w:t>
            </w:r>
            <w:r w:rsidR="002E4AE8">
              <w:rPr>
                <w:rFonts w:hint="eastAsia"/>
                <w:color w:val="000000" w:themeColor="text1"/>
                <w:sz w:val="20"/>
                <w:szCs w:val="20"/>
              </w:rPr>
              <w:t xml:space="preserve"> </w:t>
            </w:r>
            <w:r w:rsidR="002E4AE8">
              <w:rPr>
                <w:rFonts w:hint="eastAsia"/>
                <w:color w:val="000000" w:themeColor="text1"/>
                <w:sz w:val="20"/>
                <w:szCs w:val="20"/>
              </w:rPr>
              <w:t>또는</w:t>
            </w:r>
            <w:r w:rsidR="002E4AE8">
              <w:rPr>
                <w:rFonts w:hint="eastAsia"/>
                <w:color w:val="000000" w:themeColor="text1"/>
                <w:sz w:val="20"/>
                <w:szCs w:val="20"/>
              </w:rPr>
              <w:t xml:space="preserve"> </w:t>
            </w:r>
            <w:r w:rsidR="002E4AE8">
              <w:rPr>
                <w:rFonts w:hint="eastAsia"/>
                <w:color w:val="000000" w:themeColor="text1"/>
                <w:sz w:val="20"/>
                <w:szCs w:val="20"/>
              </w:rPr>
              <w:t>퇴직한다면</w:t>
            </w:r>
            <w:r w:rsidR="002E4AE8">
              <w:rPr>
                <w:rFonts w:hint="eastAsia"/>
                <w:color w:val="000000" w:themeColor="text1"/>
                <w:sz w:val="20"/>
                <w:szCs w:val="20"/>
              </w:rPr>
              <w:t xml:space="preserve"> 2</w:t>
            </w:r>
            <w:r w:rsidR="002E4AE8">
              <w:rPr>
                <w:rFonts w:hint="eastAsia"/>
                <w:color w:val="000000" w:themeColor="text1"/>
                <w:sz w:val="20"/>
                <w:szCs w:val="20"/>
              </w:rPr>
              <w:t>년</w:t>
            </w:r>
            <w:r w:rsidR="002E4AE8">
              <w:rPr>
                <w:rFonts w:hint="eastAsia"/>
                <w:color w:val="000000" w:themeColor="text1"/>
                <w:sz w:val="20"/>
                <w:szCs w:val="20"/>
              </w:rPr>
              <w:t xml:space="preserve"> </w:t>
            </w:r>
            <w:r w:rsidR="002E4AE8">
              <w:rPr>
                <w:rFonts w:hint="eastAsia"/>
                <w:color w:val="000000" w:themeColor="text1"/>
                <w:sz w:val="20"/>
                <w:szCs w:val="20"/>
              </w:rPr>
              <w:t>이상</w:t>
            </w:r>
            <w:r w:rsidR="002E4AE8">
              <w:rPr>
                <w:rFonts w:hint="eastAsia"/>
                <w:color w:val="000000" w:themeColor="text1"/>
                <w:sz w:val="20"/>
                <w:szCs w:val="20"/>
              </w:rPr>
              <w:t xml:space="preserve"> </w:t>
            </w:r>
            <w:r w:rsidR="002E4AE8">
              <w:rPr>
                <w:rFonts w:hint="eastAsia"/>
                <w:color w:val="000000" w:themeColor="text1"/>
                <w:sz w:val="20"/>
                <w:szCs w:val="20"/>
              </w:rPr>
              <w:t>재임하거나</w:t>
            </w:r>
            <w:r w:rsidR="002E4AE8">
              <w:rPr>
                <w:rFonts w:hint="eastAsia"/>
                <w:color w:val="000000" w:themeColor="text1"/>
                <w:sz w:val="20"/>
                <w:szCs w:val="20"/>
              </w:rPr>
              <w:t xml:space="preserve"> </w:t>
            </w:r>
            <w:r w:rsidR="002E4AE8">
              <w:rPr>
                <w:rFonts w:hint="eastAsia"/>
                <w:color w:val="000000" w:themeColor="text1"/>
                <w:sz w:val="20"/>
                <w:szCs w:val="20"/>
              </w:rPr>
              <w:t>재직하지</w:t>
            </w:r>
            <w:r w:rsidR="002E4AE8">
              <w:rPr>
                <w:rFonts w:hint="eastAsia"/>
                <w:color w:val="000000" w:themeColor="text1"/>
                <w:sz w:val="20"/>
                <w:szCs w:val="20"/>
              </w:rPr>
              <w:t xml:space="preserve"> </w:t>
            </w:r>
            <w:r w:rsidR="002E4AE8">
              <w:rPr>
                <w:rFonts w:hint="eastAsia"/>
                <w:color w:val="000000" w:themeColor="text1"/>
                <w:sz w:val="20"/>
                <w:szCs w:val="20"/>
              </w:rPr>
              <w:t>않더라도</w:t>
            </w:r>
            <w:r w:rsidR="002E4AE8">
              <w:rPr>
                <w:rFonts w:hint="eastAsia"/>
                <w:color w:val="000000" w:themeColor="text1"/>
                <w:sz w:val="20"/>
                <w:szCs w:val="20"/>
              </w:rPr>
              <w:t xml:space="preserve"> </w:t>
            </w:r>
            <w:r w:rsidR="002E4AE8">
              <w:rPr>
                <w:rFonts w:hint="eastAsia"/>
                <w:color w:val="000000" w:themeColor="text1"/>
                <w:sz w:val="20"/>
                <w:szCs w:val="20"/>
              </w:rPr>
              <w:t>주식매수선택권을</w:t>
            </w:r>
            <w:r w:rsidR="002E4AE8">
              <w:rPr>
                <w:rFonts w:hint="eastAsia"/>
                <w:color w:val="000000" w:themeColor="text1"/>
                <w:sz w:val="20"/>
                <w:szCs w:val="20"/>
              </w:rPr>
              <w:t xml:space="preserve"> </w:t>
            </w:r>
            <w:r w:rsidR="002E4AE8">
              <w:rPr>
                <w:rFonts w:hint="eastAsia"/>
                <w:color w:val="000000" w:themeColor="text1"/>
                <w:sz w:val="20"/>
                <w:szCs w:val="20"/>
              </w:rPr>
              <w:t>행사할</w:t>
            </w:r>
            <w:r w:rsidR="002E4AE8">
              <w:rPr>
                <w:rFonts w:hint="eastAsia"/>
                <w:color w:val="000000" w:themeColor="text1"/>
                <w:sz w:val="20"/>
                <w:szCs w:val="20"/>
              </w:rPr>
              <w:t xml:space="preserve"> </w:t>
            </w:r>
            <w:r w:rsidR="002E4AE8">
              <w:rPr>
                <w:rFonts w:hint="eastAsia"/>
                <w:color w:val="000000" w:themeColor="text1"/>
                <w:sz w:val="20"/>
                <w:szCs w:val="20"/>
              </w:rPr>
              <w:t>수</w:t>
            </w:r>
            <w:r w:rsidR="002E4AE8">
              <w:rPr>
                <w:rFonts w:hint="eastAsia"/>
                <w:color w:val="000000" w:themeColor="text1"/>
                <w:sz w:val="20"/>
                <w:szCs w:val="20"/>
              </w:rPr>
              <w:t xml:space="preserve"> </w:t>
            </w:r>
            <w:r w:rsidR="002E4AE8">
              <w:rPr>
                <w:rFonts w:hint="eastAsia"/>
                <w:color w:val="000000" w:themeColor="text1"/>
                <w:sz w:val="20"/>
                <w:szCs w:val="20"/>
              </w:rPr>
              <w:t>있도록</w:t>
            </w:r>
            <w:r w:rsidR="002E4AE8">
              <w:rPr>
                <w:rFonts w:hint="eastAsia"/>
                <w:color w:val="000000" w:themeColor="text1"/>
                <w:sz w:val="20"/>
                <w:szCs w:val="20"/>
              </w:rPr>
              <w:t xml:space="preserve"> </w:t>
            </w:r>
            <w:r w:rsidR="002E4AE8">
              <w:rPr>
                <w:rFonts w:hint="eastAsia"/>
                <w:color w:val="000000" w:themeColor="text1"/>
                <w:sz w:val="20"/>
                <w:szCs w:val="20"/>
              </w:rPr>
              <w:t>규정하고</w:t>
            </w:r>
            <w:r w:rsidR="002E4AE8">
              <w:rPr>
                <w:rFonts w:hint="eastAsia"/>
                <w:color w:val="000000" w:themeColor="text1"/>
                <w:sz w:val="20"/>
                <w:szCs w:val="20"/>
              </w:rPr>
              <w:t xml:space="preserve"> </w:t>
            </w:r>
            <w:r w:rsidR="002E4AE8">
              <w:rPr>
                <w:rFonts w:hint="eastAsia"/>
                <w:color w:val="000000" w:themeColor="text1"/>
                <w:sz w:val="20"/>
                <w:szCs w:val="20"/>
              </w:rPr>
              <w:t>있음</w:t>
            </w:r>
            <w:r w:rsidR="002E4AE8">
              <w:rPr>
                <w:rFonts w:hint="eastAsia"/>
                <w:color w:val="000000" w:themeColor="text1"/>
                <w:sz w:val="20"/>
                <w:szCs w:val="20"/>
              </w:rPr>
              <w:t>(</w:t>
            </w:r>
            <w:r w:rsidR="002E4AE8">
              <w:rPr>
                <w:rFonts w:hint="eastAsia"/>
                <w:color w:val="000000" w:themeColor="text1"/>
                <w:sz w:val="20"/>
                <w:szCs w:val="20"/>
              </w:rPr>
              <w:t>벤처기업법</w:t>
            </w:r>
            <w:r w:rsidR="002E4AE8">
              <w:rPr>
                <w:rFonts w:hint="eastAsia"/>
                <w:color w:val="000000" w:themeColor="text1"/>
                <w:sz w:val="20"/>
                <w:szCs w:val="20"/>
              </w:rPr>
              <w:t xml:space="preserve"> </w:t>
            </w:r>
            <w:r w:rsidR="002E4AE8">
              <w:rPr>
                <w:rFonts w:hint="eastAsia"/>
                <w:color w:val="000000" w:themeColor="text1"/>
                <w:sz w:val="20"/>
                <w:szCs w:val="20"/>
              </w:rPr>
              <w:t>제</w:t>
            </w:r>
            <w:r w:rsidR="002E4AE8">
              <w:rPr>
                <w:rFonts w:hint="eastAsia"/>
                <w:color w:val="000000" w:themeColor="text1"/>
                <w:sz w:val="20"/>
                <w:szCs w:val="20"/>
              </w:rPr>
              <w:t>16</w:t>
            </w:r>
            <w:r w:rsidR="002E4AE8">
              <w:rPr>
                <w:rFonts w:hint="eastAsia"/>
                <w:color w:val="000000" w:themeColor="text1"/>
                <w:sz w:val="20"/>
                <w:szCs w:val="20"/>
              </w:rPr>
              <w:t>조의</w:t>
            </w:r>
            <w:r w:rsidR="002E4AE8">
              <w:rPr>
                <w:rFonts w:hint="eastAsia"/>
                <w:color w:val="000000" w:themeColor="text1"/>
                <w:sz w:val="20"/>
                <w:szCs w:val="20"/>
              </w:rPr>
              <w:t xml:space="preserve">5 </w:t>
            </w:r>
            <w:r w:rsidR="002E4AE8">
              <w:rPr>
                <w:rFonts w:hint="eastAsia"/>
                <w:color w:val="000000" w:themeColor="text1"/>
                <w:sz w:val="20"/>
                <w:szCs w:val="20"/>
              </w:rPr>
              <w:t>제</w:t>
            </w:r>
            <w:r w:rsidR="002E4AE8">
              <w:rPr>
                <w:rFonts w:hint="eastAsia"/>
                <w:color w:val="000000" w:themeColor="text1"/>
                <w:sz w:val="20"/>
                <w:szCs w:val="20"/>
              </w:rPr>
              <w:t>1</w:t>
            </w:r>
            <w:r w:rsidR="002E4AE8">
              <w:rPr>
                <w:rFonts w:hint="eastAsia"/>
                <w:color w:val="000000" w:themeColor="text1"/>
                <w:sz w:val="20"/>
                <w:szCs w:val="20"/>
              </w:rPr>
              <w:t>항</w:t>
            </w:r>
            <w:r w:rsidR="002E4AE8">
              <w:rPr>
                <w:rFonts w:hint="eastAsia"/>
                <w:color w:val="000000" w:themeColor="text1"/>
                <w:sz w:val="20"/>
                <w:szCs w:val="20"/>
              </w:rPr>
              <w:t xml:space="preserve"> </w:t>
            </w:r>
            <w:r w:rsidR="002E4AE8">
              <w:rPr>
                <w:rFonts w:hint="eastAsia"/>
                <w:color w:val="000000" w:themeColor="text1"/>
                <w:sz w:val="20"/>
                <w:szCs w:val="20"/>
              </w:rPr>
              <w:t>본문</w:t>
            </w:r>
            <w:r w:rsidR="002E4AE8">
              <w:rPr>
                <w:rFonts w:hint="eastAsia"/>
                <w:color w:val="000000" w:themeColor="text1"/>
                <w:sz w:val="20"/>
                <w:szCs w:val="20"/>
              </w:rPr>
              <w:t xml:space="preserve">, </w:t>
            </w:r>
            <w:r w:rsidR="002E4AE8">
              <w:rPr>
                <w:rFonts w:hint="eastAsia"/>
                <w:color w:val="000000" w:themeColor="text1"/>
                <w:sz w:val="20"/>
                <w:szCs w:val="20"/>
              </w:rPr>
              <w:t>동법</w:t>
            </w:r>
            <w:r w:rsidR="002E4AE8">
              <w:rPr>
                <w:rFonts w:hint="eastAsia"/>
                <w:color w:val="000000" w:themeColor="text1"/>
                <w:sz w:val="20"/>
                <w:szCs w:val="20"/>
              </w:rPr>
              <w:t xml:space="preserve"> </w:t>
            </w:r>
            <w:r w:rsidR="002E4AE8">
              <w:rPr>
                <w:rFonts w:hint="eastAsia"/>
                <w:color w:val="000000" w:themeColor="text1"/>
                <w:sz w:val="20"/>
                <w:szCs w:val="20"/>
              </w:rPr>
              <w:t>시행령</w:t>
            </w:r>
            <w:r w:rsidR="002E4AE8">
              <w:rPr>
                <w:rFonts w:hint="eastAsia"/>
                <w:color w:val="000000" w:themeColor="text1"/>
                <w:sz w:val="20"/>
                <w:szCs w:val="20"/>
              </w:rPr>
              <w:t xml:space="preserve"> </w:t>
            </w:r>
            <w:r w:rsidR="002E4AE8">
              <w:rPr>
                <w:rFonts w:hint="eastAsia"/>
                <w:color w:val="000000" w:themeColor="text1"/>
                <w:sz w:val="20"/>
                <w:szCs w:val="20"/>
              </w:rPr>
              <w:t>제</w:t>
            </w:r>
            <w:r w:rsidR="002E4AE8">
              <w:rPr>
                <w:rFonts w:hint="eastAsia"/>
                <w:color w:val="000000" w:themeColor="text1"/>
                <w:sz w:val="20"/>
                <w:szCs w:val="20"/>
              </w:rPr>
              <w:t>11</w:t>
            </w:r>
            <w:r w:rsidR="002E4AE8">
              <w:rPr>
                <w:rFonts w:hint="eastAsia"/>
                <w:color w:val="000000" w:themeColor="text1"/>
                <w:sz w:val="20"/>
                <w:szCs w:val="20"/>
              </w:rPr>
              <w:t>조의</w:t>
            </w:r>
            <w:r w:rsidR="002E4AE8">
              <w:rPr>
                <w:rFonts w:hint="eastAsia"/>
                <w:color w:val="000000" w:themeColor="text1"/>
                <w:sz w:val="20"/>
                <w:szCs w:val="20"/>
              </w:rPr>
              <w:t xml:space="preserve">4 </w:t>
            </w:r>
            <w:r w:rsidR="002E4AE8">
              <w:rPr>
                <w:rFonts w:hint="eastAsia"/>
                <w:color w:val="000000" w:themeColor="text1"/>
                <w:sz w:val="20"/>
                <w:szCs w:val="20"/>
              </w:rPr>
              <w:t>제</w:t>
            </w:r>
            <w:r w:rsidR="002E4AE8">
              <w:rPr>
                <w:rFonts w:hint="eastAsia"/>
                <w:color w:val="000000" w:themeColor="text1"/>
                <w:sz w:val="20"/>
                <w:szCs w:val="20"/>
              </w:rPr>
              <w:t>1</w:t>
            </w:r>
            <w:r w:rsidR="002E4AE8">
              <w:rPr>
                <w:rFonts w:hint="eastAsia"/>
                <w:color w:val="000000" w:themeColor="text1"/>
                <w:sz w:val="20"/>
                <w:szCs w:val="20"/>
              </w:rPr>
              <w:t>항</w:t>
            </w:r>
            <w:r w:rsidR="002E4AE8">
              <w:rPr>
                <w:rFonts w:hint="eastAsia"/>
                <w:color w:val="000000" w:themeColor="text1"/>
                <w:sz w:val="20"/>
                <w:szCs w:val="20"/>
              </w:rPr>
              <w:t>)</w:t>
            </w:r>
            <w:r w:rsidR="001B29CC">
              <w:rPr>
                <w:rFonts w:hint="eastAsia"/>
                <w:color w:val="000000" w:themeColor="text1"/>
                <w:sz w:val="20"/>
                <w:szCs w:val="20"/>
              </w:rPr>
              <w:t>.</w:t>
            </w:r>
          </w:p>
          <w:p w14:paraId="49D7A5B2" w14:textId="56DEBF45" w:rsidR="00050F0E" w:rsidRDefault="00050F0E" w:rsidP="002F76A3">
            <w:pPr>
              <w:pStyle w:val="1"/>
              <w:rPr>
                <w:color w:val="000000" w:themeColor="text1"/>
                <w:sz w:val="20"/>
                <w:szCs w:val="20"/>
              </w:rPr>
            </w:pP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취소</w:t>
            </w:r>
            <w:r>
              <w:rPr>
                <w:rFonts w:hint="eastAsia"/>
                <w:color w:val="000000" w:themeColor="text1"/>
                <w:sz w:val="20"/>
                <w:szCs w:val="20"/>
              </w:rPr>
              <w:t xml:space="preserve"> </w:t>
            </w:r>
            <w:r>
              <w:rPr>
                <w:rFonts w:hint="eastAsia"/>
                <w:color w:val="000000" w:themeColor="text1"/>
                <w:sz w:val="20"/>
                <w:szCs w:val="20"/>
              </w:rPr>
              <w:t>대상자들에게</w:t>
            </w:r>
            <w:r>
              <w:rPr>
                <w:rFonts w:hint="eastAsia"/>
                <w:color w:val="000000" w:themeColor="text1"/>
                <w:sz w:val="20"/>
                <w:szCs w:val="20"/>
              </w:rPr>
              <w:t xml:space="preserve"> </w:t>
            </w:r>
            <w:r>
              <w:rPr>
                <w:rFonts w:hint="eastAsia"/>
                <w:color w:val="000000" w:themeColor="text1"/>
                <w:sz w:val="20"/>
                <w:szCs w:val="20"/>
              </w:rPr>
              <w:t>주식매수선택권</w:t>
            </w:r>
            <w:r>
              <w:rPr>
                <w:rFonts w:hint="eastAsia"/>
                <w:color w:val="000000" w:themeColor="text1"/>
                <w:sz w:val="20"/>
                <w:szCs w:val="20"/>
              </w:rPr>
              <w:t xml:space="preserve"> </w:t>
            </w:r>
            <w:r>
              <w:rPr>
                <w:rFonts w:hint="eastAsia"/>
                <w:color w:val="000000" w:themeColor="text1"/>
                <w:sz w:val="20"/>
                <w:szCs w:val="20"/>
              </w:rPr>
              <w:t>부여를</w:t>
            </w:r>
            <w:r>
              <w:rPr>
                <w:rFonts w:hint="eastAsia"/>
                <w:color w:val="000000" w:themeColor="text1"/>
                <w:sz w:val="20"/>
                <w:szCs w:val="20"/>
              </w:rPr>
              <w:t xml:space="preserve"> </w:t>
            </w:r>
            <w:r>
              <w:rPr>
                <w:rFonts w:hint="eastAsia"/>
                <w:color w:val="000000" w:themeColor="text1"/>
                <w:sz w:val="20"/>
                <w:szCs w:val="20"/>
              </w:rPr>
              <w:t>취소함에</w:t>
            </w:r>
            <w:r>
              <w:rPr>
                <w:rFonts w:hint="eastAsia"/>
                <w:color w:val="000000" w:themeColor="text1"/>
                <w:sz w:val="20"/>
                <w:szCs w:val="20"/>
              </w:rPr>
              <w:t xml:space="preserve"> </w:t>
            </w:r>
            <w:r>
              <w:rPr>
                <w:rFonts w:hint="eastAsia"/>
                <w:color w:val="000000" w:themeColor="text1"/>
                <w:sz w:val="20"/>
                <w:szCs w:val="20"/>
              </w:rPr>
              <w:t>있어</w:t>
            </w:r>
            <w:r>
              <w:rPr>
                <w:rFonts w:hint="eastAsia"/>
                <w:color w:val="000000" w:themeColor="text1"/>
                <w:sz w:val="20"/>
                <w:szCs w:val="20"/>
              </w:rPr>
              <w:t xml:space="preserve"> </w:t>
            </w:r>
            <w:r>
              <w:rPr>
                <w:rFonts w:hint="eastAsia"/>
                <w:color w:val="000000" w:themeColor="text1"/>
                <w:sz w:val="20"/>
                <w:szCs w:val="20"/>
              </w:rPr>
              <w:t>이사회</w:t>
            </w:r>
            <w:r>
              <w:rPr>
                <w:rFonts w:hint="eastAsia"/>
                <w:color w:val="000000" w:themeColor="text1"/>
                <w:sz w:val="20"/>
                <w:szCs w:val="20"/>
              </w:rPr>
              <w:t xml:space="preserve"> </w:t>
            </w:r>
            <w:r>
              <w:rPr>
                <w:rFonts w:hint="eastAsia"/>
                <w:color w:val="000000" w:themeColor="text1"/>
                <w:sz w:val="20"/>
                <w:szCs w:val="20"/>
              </w:rPr>
              <w:t>결의를</w:t>
            </w:r>
            <w:r>
              <w:rPr>
                <w:rFonts w:hint="eastAsia"/>
                <w:color w:val="000000" w:themeColor="text1"/>
                <w:sz w:val="20"/>
                <w:szCs w:val="20"/>
              </w:rPr>
              <w:t xml:space="preserve"> </w:t>
            </w:r>
            <w:r>
              <w:rPr>
                <w:rFonts w:hint="eastAsia"/>
                <w:color w:val="000000" w:themeColor="text1"/>
                <w:sz w:val="20"/>
                <w:szCs w:val="20"/>
              </w:rPr>
              <w:t>거치지</w:t>
            </w:r>
            <w:r>
              <w:rPr>
                <w:rFonts w:hint="eastAsia"/>
                <w:color w:val="000000" w:themeColor="text1"/>
                <w:sz w:val="20"/>
                <w:szCs w:val="20"/>
              </w:rPr>
              <w:t xml:space="preserve"> </w:t>
            </w:r>
            <w:r>
              <w:rPr>
                <w:rFonts w:hint="eastAsia"/>
                <w:color w:val="000000" w:themeColor="text1"/>
                <w:sz w:val="20"/>
                <w:szCs w:val="20"/>
              </w:rPr>
              <w:t>않았으므로</w:t>
            </w:r>
            <w:r>
              <w:rPr>
                <w:rFonts w:hint="eastAsia"/>
                <w:color w:val="000000" w:themeColor="text1"/>
                <w:sz w:val="20"/>
                <w:szCs w:val="20"/>
              </w:rPr>
              <w:t xml:space="preserve">, </w:t>
            </w:r>
            <w:r w:rsidR="006A7473">
              <w:rPr>
                <w:rFonts w:hint="eastAsia"/>
                <w:color w:val="000000" w:themeColor="text1"/>
                <w:sz w:val="20"/>
                <w:szCs w:val="20"/>
              </w:rPr>
              <w:t>기부여된</w:t>
            </w:r>
            <w:r w:rsidR="006A7473">
              <w:rPr>
                <w:rFonts w:hint="eastAsia"/>
                <w:color w:val="000000" w:themeColor="text1"/>
                <w:sz w:val="20"/>
                <w:szCs w:val="20"/>
              </w:rPr>
              <w:t xml:space="preserve"> </w:t>
            </w:r>
            <w:r w:rsidR="006A7473">
              <w:rPr>
                <w:rFonts w:hint="eastAsia"/>
                <w:color w:val="000000" w:themeColor="text1"/>
                <w:sz w:val="20"/>
                <w:szCs w:val="20"/>
              </w:rPr>
              <w:t>주식매수선택권이</w:t>
            </w:r>
            <w:r w:rsidR="006A7473">
              <w:rPr>
                <w:rFonts w:hint="eastAsia"/>
                <w:color w:val="000000" w:themeColor="text1"/>
                <w:sz w:val="20"/>
                <w:szCs w:val="20"/>
              </w:rPr>
              <w:t xml:space="preserve"> </w:t>
            </w:r>
            <w:r w:rsidR="006A7473">
              <w:rPr>
                <w:rFonts w:hint="eastAsia"/>
                <w:color w:val="000000" w:themeColor="text1"/>
                <w:sz w:val="20"/>
                <w:szCs w:val="20"/>
              </w:rPr>
              <w:t>적법하게</w:t>
            </w:r>
            <w:r w:rsidR="006A7473">
              <w:rPr>
                <w:rFonts w:hint="eastAsia"/>
                <w:color w:val="000000" w:themeColor="text1"/>
                <w:sz w:val="20"/>
                <w:szCs w:val="20"/>
              </w:rPr>
              <w:t xml:space="preserve"> </w:t>
            </w:r>
            <w:r w:rsidR="006A7473">
              <w:rPr>
                <w:rFonts w:hint="eastAsia"/>
                <w:color w:val="000000" w:themeColor="text1"/>
                <w:sz w:val="20"/>
                <w:szCs w:val="20"/>
              </w:rPr>
              <w:t>취소되었다고</w:t>
            </w:r>
            <w:r w:rsidR="006A7473">
              <w:rPr>
                <w:rFonts w:hint="eastAsia"/>
                <w:color w:val="000000" w:themeColor="text1"/>
                <w:sz w:val="20"/>
                <w:szCs w:val="20"/>
              </w:rPr>
              <w:t xml:space="preserve"> </w:t>
            </w:r>
            <w:r w:rsidR="006A7473">
              <w:rPr>
                <w:rFonts w:hint="eastAsia"/>
                <w:color w:val="000000" w:themeColor="text1"/>
                <w:sz w:val="20"/>
                <w:szCs w:val="20"/>
              </w:rPr>
              <w:t>볼</w:t>
            </w:r>
            <w:r w:rsidR="006A7473">
              <w:rPr>
                <w:rFonts w:hint="eastAsia"/>
                <w:color w:val="000000" w:themeColor="text1"/>
                <w:sz w:val="20"/>
                <w:szCs w:val="20"/>
              </w:rPr>
              <w:t xml:space="preserve"> </w:t>
            </w:r>
            <w:r w:rsidR="006A7473">
              <w:rPr>
                <w:rFonts w:hint="eastAsia"/>
                <w:color w:val="000000" w:themeColor="text1"/>
                <w:sz w:val="20"/>
                <w:szCs w:val="20"/>
              </w:rPr>
              <w:t>수</w:t>
            </w:r>
            <w:r w:rsidR="006A7473">
              <w:rPr>
                <w:rFonts w:hint="eastAsia"/>
                <w:color w:val="000000" w:themeColor="text1"/>
                <w:sz w:val="20"/>
                <w:szCs w:val="20"/>
              </w:rPr>
              <w:t xml:space="preserve"> </w:t>
            </w:r>
            <w:r w:rsidR="006A7473">
              <w:rPr>
                <w:rFonts w:hint="eastAsia"/>
                <w:color w:val="000000" w:themeColor="text1"/>
                <w:sz w:val="20"/>
                <w:szCs w:val="20"/>
              </w:rPr>
              <w:t>없을</w:t>
            </w:r>
            <w:r w:rsidR="006A7473">
              <w:rPr>
                <w:rFonts w:hint="eastAsia"/>
                <w:color w:val="000000" w:themeColor="text1"/>
                <w:sz w:val="20"/>
                <w:szCs w:val="20"/>
              </w:rPr>
              <w:t xml:space="preserve"> </w:t>
            </w:r>
            <w:r w:rsidR="006A7473">
              <w:rPr>
                <w:rFonts w:hint="eastAsia"/>
                <w:color w:val="000000" w:themeColor="text1"/>
                <w:sz w:val="20"/>
                <w:szCs w:val="20"/>
              </w:rPr>
              <w:t>것으로</w:t>
            </w:r>
            <w:r w:rsidR="006A7473">
              <w:rPr>
                <w:rFonts w:hint="eastAsia"/>
                <w:color w:val="000000" w:themeColor="text1"/>
                <w:sz w:val="20"/>
                <w:szCs w:val="20"/>
              </w:rPr>
              <w:t xml:space="preserve"> </w:t>
            </w:r>
            <w:r w:rsidR="006A7473">
              <w:rPr>
                <w:rFonts w:hint="eastAsia"/>
                <w:color w:val="000000" w:themeColor="text1"/>
                <w:sz w:val="20"/>
                <w:szCs w:val="20"/>
              </w:rPr>
              <w:t>사료됨</w:t>
            </w:r>
            <w:r w:rsidR="006A7473">
              <w:rPr>
                <w:rFonts w:hint="eastAsia"/>
                <w:color w:val="000000" w:themeColor="text1"/>
                <w:sz w:val="20"/>
                <w:szCs w:val="20"/>
              </w:rPr>
              <w:t>.</w:t>
            </w:r>
          </w:p>
          <w:p w14:paraId="6D94D4F9" w14:textId="0D4E5D3E" w:rsidR="00564BD0" w:rsidRPr="00050F0E" w:rsidRDefault="002247F0" w:rsidP="002F76A3">
            <w:pPr>
              <w:pStyle w:val="1"/>
              <w:rPr>
                <w:color w:val="000000" w:themeColor="text1"/>
                <w:sz w:val="20"/>
                <w:szCs w:val="20"/>
              </w:rPr>
            </w:pPr>
            <w:r>
              <w:rPr>
                <w:rFonts w:hint="eastAsia"/>
                <w:color w:val="000000" w:themeColor="text1"/>
                <w:sz w:val="20"/>
                <w:szCs w:val="20"/>
              </w:rPr>
              <w:t>다만</w:t>
            </w:r>
            <w:r>
              <w:rPr>
                <w:rFonts w:hint="eastAsia"/>
                <w:color w:val="000000" w:themeColor="text1"/>
                <w:sz w:val="20"/>
                <w:szCs w:val="20"/>
              </w:rPr>
              <w:t xml:space="preserve">, </w:t>
            </w:r>
            <w:r w:rsidR="00203EDE" w:rsidRPr="00050F0E">
              <w:rPr>
                <w:rFonts w:hint="eastAsia"/>
                <w:color w:val="000000" w:themeColor="text1"/>
                <w:sz w:val="20"/>
                <w:szCs w:val="20"/>
              </w:rPr>
              <w:t>취소</w:t>
            </w:r>
            <w:r w:rsidR="00203EDE" w:rsidRPr="00050F0E">
              <w:rPr>
                <w:rFonts w:hint="eastAsia"/>
                <w:color w:val="000000" w:themeColor="text1"/>
                <w:sz w:val="20"/>
                <w:szCs w:val="20"/>
              </w:rPr>
              <w:t xml:space="preserve"> </w:t>
            </w:r>
            <w:r w:rsidR="00203EDE" w:rsidRPr="00050F0E">
              <w:rPr>
                <w:rFonts w:hint="eastAsia"/>
                <w:color w:val="000000" w:themeColor="text1"/>
                <w:sz w:val="20"/>
                <w:szCs w:val="20"/>
              </w:rPr>
              <w:t>대상자들은</w:t>
            </w:r>
            <w:r w:rsidR="00203EDE" w:rsidRPr="00050F0E">
              <w:rPr>
                <w:rFonts w:hint="eastAsia"/>
                <w:color w:val="000000" w:themeColor="text1"/>
                <w:sz w:val="20"/>
                <w:szCs w:val="20"/>
              </w:rPr>
              <w:t xml:space="preserve"> </w:t>
            </w:r>
            <w:r w:rsidR="00E82B59" w:rsidRPr="00050F0E">
              <w:rPr>
                <w:rFonts w:hint="eastAsia"/>
                <w:color w:val="000000" w:themeColor="text1"/>
                <w:sz w:val="20"/>
                <w:szCs w:val="20"/>
              </w:rPr>
              <w:t>다른</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직장으로</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이직하기</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위하여</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자진</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퇴사하였는바</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퇴사자</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본인의</w:t>
            </w:r>
            <w:r w:rsidR="00E82B59" w:rsidRPr="00050F0E">
              <w:rPr>
                <w:rFonts w:hint="eastAsia"/>
                <w:color w:val="000000" w:themeColor="text1"/>
                <w:sz w:val="20"/>
                <w:szCs w:val="20"/>
              </w:rPr>
              <w:t xml:space="preserve"> </w:t>
            </w:r>
            <w:r w:rsidR="00D332DD">
              <w:rPr>
                <w:rFonts w:hint="eastAsia"/>
                <w:color w:val="000000" w:themeColor="text1"/>
                <w:sz w:val="20"/>
                <w:szCs w:val="20"/>
              </w:rPr>
              <w:t>의사에</w:t>
            </w:r>
            <w:r w:rsidR="00D332DD">
              <w:rPr>
                <w:rFonts w:hint="eastAsia"/>
                <w:color w:val="000000" w:themeColor="text1"/>
                <w:sz w:val="20"/>
                <w:szCs w:val="20"/>
              </w:rPr>
              <w:t xml:space="preserve"> </w:t>
            </w:r>
            <w:r w:rsidR="00D332DD">
              <w:rPr>
                <w:rFonts w:hint="eastAsia"/>
                <w:color w:val="000000" w:themeColor="text1"/>
                <w:sz w:val="20"/>
                <w:szCs w:val="20"/>
              </w:rPr>
              <w:t>따라</w:t>
            </w:r>
            <w:r w:rsidR="00D332DD">
              <w:rPr>
                <w:rFonts w:hint="eastAsia"/>
                <w:color w:val="000000" w:themeColor="text1"/>
                <w:sz w:val="20"/>
                <w:szCs w:val="20"/>
              </w:rPr>
              <w:t xml:space="preserve"> </w:t>
            </w:r>
            <w:r w:rsidR="00D332DD">
              <w:rPr>
                <w:rFonts w:hint="eastAsia"/>
                <w:color w:val="000000" w:themeColor="text1"/>
                <w:sz w:val="20"/>
                <w:szCs w:val="20"/>
              </w:rPr>
              <w:t>사임하거나</w:t>
            </w:r>
            <w:r w:rsidR="00D332DD">
              <w:rPr>
                <w:rFonts w:hint="eastAsia"/>
                <w:color w:val="000000" w:themeColor="text1"/>
                <w:sz w:val="20"/>
                <w:szCs w:val="20"/>
              </w:rPr>
              <w:t xml:space="preserve"> </w:t>
            </w:r>
            <w:r w:rsidR="00D332DD">
              <w:rPr>
                <w:rFonts w:hint="eastAsia"/>
                <w:color w:val="000000" w:themeColor="text1"/>
                <w:sz w:val="20"/>
                <w:szCs w:val="20"/>
              </w:rPr>
              <w:t>사직한</w:t>
            </w:r>
            <w:r w:rsidR="00D332DD">
              <w:rPr>
                <w:rFonts w:hint="eastAsia"/>
                <w:color w:val="000000" w:themeColor="text1"/>
                <w:sz w:val="20"/>
                <w:szCs w:val="20"/>
              </w:rPr>
              <w:t xml:space="preserve"> </w:t>
            </w:r>
            <w:r w:rsidR="00D332DD">
              <w:rPr>
                <w:rFonts w:hint="eastAsia"/>
                <w:color w:val="000000" w:themeColor="text1"/>
                <w:sz w:val="20"/>
                <w:szCs w:val="20"/>
              </w:rPr>
              <w:t>경우에</w:t>
            </w:r>
            <w:r w:rsidR="00D332DD">
              <w:rPr>
                <w:rFonts w:hint="eastAsia"/>
                <w:color w:val="000000" w:themeColor="text1"/>
                <w:sz w:val="20"/>
                <w:szCs w:val="20"/>
              </w:rPr>
              <w:t xml:space="preserve"> </w:t>
            </w:r>
            <w:r w:rsidR="00D332DD">
              <w:rPr>
                <w:rFonts w:hint="eastAsia"/>
                <w:color w:val="000000" w:themeColor="text1"/>
                <w:sz w:val="20"/>
                <w:szCs w:val="20"/>
              </w:rPr>
              <w:t>해당하므로</w:t>
            </w:r>
            <w:r w:rsidR="00E82B59" w:rsidRPr="00050F0E">
              <w:rPr>
                <w:rFonts w:hint="eastAsia"/>
                <w:color w:val="000000" w:themeColor="text1"/>
                <w:sz w:val="20"/>
                <w:szCs w:val="20"/>
              </w:rPr>
              <w:t xml:space="preserve"> </w:t>
            </w:r>
            <w:r>
              <w:rPr>
                <w:rFonts w:hint="eastAsia"/>
                <w:color w:val="000000" w:themeColor="text1"/>
                <w:sz w:val="20"/>
                <w:szCs w:val="20"/>
              </w:rPr>
              <w:t>주식매수선택권</w:t>
            </w:r>
            <w:r>
              <w:rPr>
                <w:rFonts w:hint="eastAsia"/>
                <w:color w:val="000000" w:themeColor="text1"/>
                <w:sz w:val="20"/>
                <w:szCs w:val="20"/>
              </w:rPr>
              <w:t xml:space="preserve"> </w:t>
            </w:r>
            <w:r>
              <w:rPr>
                <w:rFonts w:hint="eastAsia"/>
                <w:color w:val="000000" w:themeColor="text1"/>
                <w:sz w:val="20"/>
                <w:szCs w:val="20"/>
              </w:rPr>
              <w:t>행사요건을</w:t>
            </w:r>
            <w:r>
              <w:rPr>
                <w:rFonts w:hint="eastAsia"/>
                <w:color w:val="000000" w:themeColor="text1"/>
                <w:sz w:val="20"/>
                <w:szCs w:val="20"/>
              </w:rPr>
              <w:t xml:space="preserve"> </w:t>
            </w:r>
            <w:r>
              <w:rPr>
                <w:rFonts w:hint="eastAsia"/>
                <w:color w:val="000000" w:themeColor="text1"/>
                <w:sz w:val="20"/>
                <w:szCs w:val="20"/>
              </w:rPr>
              <w:t>갖추지</w:t>
            </w:r>
            <w:r>
              <w:rPr>
                <w:rFonts w:hint="eastAsia"/>
                <w:color w:val="000000" w:themeColor="text1"/>
                <w:sz w:val="20"/>
                <w:szCs w:val="20"/>
              </w:rPr>
              <w:t xml:space="preserve"> </w:t>
            </w:r>
            <w:r>
              <w:rPr>
                <w:rFonts w:hint="eastAsia"/>
                <w:color w:val="000000" w:themeColor="text1"/>
                <w:sz w:val="20"/>
                <w:szCs w:val="20"/>
              </w:rPr>
              <w:t>못하였고</w:t>
            </w:r>
            <w:r>
              <w:rPr>
                <w:rFonts w:hint="eastAsia"/>
                <w:color w:val="000000" w:themeColor="text1"/>
                <w:sz w:val="20"/>
                <w:szCs w:val="20"/>
              </w:rPr>
              <w:t xml:space="preserve">, </w:t>
            </w:r>
            <w:r w:rsidR="00D87527" w:rsidRPr="00050F0E">
              <w:rPr>
                <w:rFonts w:hint="eastAsia"/>
                <w:color w:val="000000" w:themeColor="text1"/>
                <w:sz w:val="20"/>
                <w:szCs w:val="20"/>
              </w:rPr>
              <w:t>기부여한</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주식매수선택권</w:t>
            </w:r>
            <w:r w:rsidR="0035467C">
              <w:rPr>
                <w:rFonts w:hint="eastAsia"/>
                <w:color w:val="000000" w:themeColor="text1"/>
                <w:sz w:val="20"/>
                <w:szCs w:val="20"/>
              </w:rPr>
              <w:t>이</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행사</w:t>
            </w:r>
            <w:r w:rsidR="0035467C">
              <w:rPr>
                <w:rFonts w:hint="eastAsia"/>
                <w:color w:val="000000" w:themeColor="text1"/>
                <w:sz w:val="20"/>
                <w:szCs w:val="20"/>
              </w:rPr>
              <w:t>될</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가능성은</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낮을</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것으로</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보임</w:t>
            </w:r>
            <w:r w:rsidR="00D87527" w:rsidRPr="00050F0E">
              <w:rPr>
                <w:rFonts w:hint="eastAsia"/>
                <w:color w:val="000000" w:themeColor="text1"/>
                <w:sz w:val="20"/>
                <w:szCs w:val="20"/>
              </w:rPr>
              <w:t xml:space="preserve">. </w:t>
            </w:r>
          </w:p>
          <w:p w14:paraId="703963DB" w14:textId="2AE77CA1" w:rsidR="00836886" w:rsidRPr="002A1347" w:rsidRDefault="0035467C" w:rsidP="002F76A3">
            <w:pPr>
              <w:pStyle w:val="1"/>
              <w:numPr>
                <w:ilvl w:val="0"/>
                <w:numId w:val="18"/>
              </w:numPr>
              <w:rPr>
                <w:color w:val="000000" w:themeColor="text1"/>
                <w:sz w:val="20"/>
                <w:szCs w:val="20"/>
              </w:rPr>
            </w:pPr>
            <w:r w:rsidRPr="0035467C">
              <w:rPr>
                <w:rFonts w:hint="eastAsia"/>
                <w:color w:val="000000" w:themeColor="text1"/>
                <w:sz w:val="20"/>
                <w:szCs w:val="20"/>
              </w:rPr>
              <w:t>현실적</w:t>
            </w:r>
            <w:r w:rsidR="007F25B6">
              <w:rPr>
                <w:rFonts w:hint="eastAsia"/>
                <w:color w:val="000000" w:themeColor="text1"/>
                <w:sz w:val="20"/>
                <w:szCs w:val="20"/>
              </w:rPr>
              <w:t>으로</w:t>
            </w:r>
            <w:r w:rsidR="007F25B6">
              <w:rPr>
                <w:rFonts w:hint="eastAsia"/>
                <w:color w:val="000000" w:themeColor="text1"/>
                <w:sz w:val="20"/>
                <w:szCs w:val="20"/>
              </w:rPr>
              <w:t xml:space="preserve"> </w:t>
            </w:r>
            <w:r w:rsidR="00696D82" w:rsidRPr="0035467C">
              <w:rPr>
                <w:rFonts w:hint="eastAsia"/>
                <w:color w:val="000000" w:themeColor="text1"/>
                <w:sz w:val="20"/>
                <w:szCs w:val="20"/>
              </w:rPr>
              <w:t>취소</w:t>
            </w:r>
            <w:r w:rsidR="00696D82" w:rsidRPr="0035467C">
              <w:rPr>
                <w:rFonts w:hint="eastAsia"/>
                <w:color w:val="000000" w:themeColor="text1"/>
                <w:sz w:val="20"/>
                <w:szCs w:val="20"/>
              </w:rPr>
              <w:t xml:space="preserve"> </w:t>
            </w:r>
            <w:r w:rsidR="00696D82" w:rsidRPr="0035467C">
              <w:rPr>
                <w:rFonts w:hint="eastAsia"/>
                <w:color w:val="000000" w:themeColor="text1"/>
                <w:sz w:val="20"/>
                <w:szCs w:val="20"/>
              </w:rPr>
              <w:t>대상자들에게</w:t>
            </w:r>
            <w:r w:rsidR="00696D82" w:rsidRPr="0035467C">
              <w:rPr>
                <w:rFonts w:hint="eastAsia"/>
                <w:color w:val="000000" w:themeColor="text1"/>
                <w:sz w:val="20"/>
                <w:szCs w:val="20"/>
              </w:rPr>
              <w:t xml:space="preserve"> </w:t>
            </w:r>
            <w:r w:rsidR="00696D82" w:rsidRPr="0035467C">
              <w:rPr>
                <w:rFonts w:hint="eastAsia"/>
                <w:color w:val="000000" w:themeColor="text1"/>
                <w:sz w:val="20"/>
                <w:szCs w:val="20"/>
              </w:rPr>
              <w:t>부여된</w:t>
            </w:r>
            <w:r w:rsidR="00696D82" w:rsidRPr="0035467C">
              <w:rPr>
                <w:rFonts w:hint="eastAsia"/>
                <w:color w:val="000000" w:themeColor="text1"/>
                <w:sz w:val="20"/>
                <w:szCs w:val="20"/>
              </w:rPr>
              <w:t xml:space="preserve"> </w:t>
            </w:r>
            <w:r w:rsidR="00696D82" w:rsidRPr="0035467C">
              <w:rPr>
                <w:rFonts w:hint="eastAsia"/>
                <w:color w:val="000000" w:themeColor="text1"/>
                <w:sz w:val="20"/>
                <w:szCs w:val="20"/>
              </w:rPr>
              <w:t>주식매수선택권</w:t>
            </w:r>
            <w:r w:rsidR="007F25B6">
              <w:rPr>
                <w:rFonts w:hint="eastAsia"/>
                <w:color w:val="000000" w:themeColor="text1"/>
                <w:sz w:val="20"/>
                <w:szCs w:val="20"/>
              </w:rPr>
              <w:t>의</w:t>
            </w:r>
            <w:r w:rsidRPr="0035467C">
              <w:rPr>
                <w:rFonts w:hint="eastAsia"/>
                <w:color w:val="000000" w:themeColor="text1"/>
                <w:sz w:val="20"/>
                <w:szCs w:val="20"/>
              </w:rPr>
              <w:t xml:space="preserve"> </w:t>
            </w:r>
            <w:r w:rsidRPr="0035467C">
              <w:rPr>
                <w:rFonts w:hint="eastAsia"/>
                <w:color w:val="000000" w:themeColor="text1"/>
                <w:sz w:val="20"/>
                <w:szCs w:val="20"/>
              </w:rPr>
              <w:t>행사</w:t>
            </w:r>
            <w:r w:rsidRPr="0035467C">
              <w:rPr>
                <w:rFonts w:hint="eastAsia"/>
                <w:color w:val="000000" w:themeColor="text1"/>
                <w:sz w:val="20"/>
                <w:szCs w:val="20"/>
              </w:rPr>
              <w:t xml:space="preserve"> </w:t>
            </w:r>
            <w:r w:rsidRPr="0035467C">
              <w:rPr>
                <w:rFonts w:hint="eastAsia"/>
                <w:color w:val="000000" w:themeColor="text1"/>
                <w:sz w:val="20"/>
                <w:szCs w:val="20"/>
              </w:rPr>
              <w:t>가능성은</w:t>
            </w:r>
            <w:r w:rsidRPr="0035467C">
              <w:rPr>
                <w:rFonts w:hint="eastAsia"/>
                <w:color w:val="000000" w:themeColor="text1"/>
                <w:sz w:val="20"/>
                <w:szCs w:val="20"/>
              </w:rPr>
              <w:t xml:space="preserve"> </w:t>
            </w:r>
            <w:r w:rsidRPr="0035467C">
              <w:rPr>
                <w:rFonts w:hint="eastAsia"/>
                <w:color w:val="000000" w:themeColor="text1"/>
                <w:sz w:val="20"/>
                <w:szCs w:val="20"/>
              </w:rPr>
              <w:t>높지</w:t>
            </w:r>
            <w:r w:rsidRPr="0035467C">
              <w:rPr>
                <w:rFonts w:hint="eastAsia"/>
                <w:color w:val="000000" w:themeColor="text1"/>
                <w:sz w:val="20"/>
                <w:szCs w:val="20"/>
              </w:rPr>
              <w:t xml:space="preserve"> </w:t>
            </w:r>
            <w:r w:rsidRPr="0035467C">
              <w:rPr>
                <w:rFonts w:hint="eastAsia"/>
                <w:color w:val="000000" w:themeColor="text1"/>
                <w:sz w:val="20"/>
                <w:szCs w:val="20"/>
              </w:rPr>
              <w:t>않</w:t>
            </w:r>
            <w:r w:rsidR="00097777">
              <w:rPr>
                <w:rFonts w:hint="eastAsia"/>
                <w:color w:val="000000" w:themeColor="text1"/>
                <w:sz w:val="20"/>
                <w:szCs w:val="20"/>
              </w:rPr>
              <w:t>을</w:t>
            </w:r>
            <w:r w:rsidR="00097777">
              <w:rPr>
                <w:rFonts w:hint="eastAsia"/>
                <w:color w:val="000000" w:themeColor="text1"/>
                <w:sz w:val="20"/>
                <w:szCs w:val="20"/>
              </w:rPr>
              <w:t xml:space="preserve"> </w:t>
            </w:r>
            <w:r w:rsidR="00097777">
              <w:rPr>
                <w:rFonts w:hint="eastAsia"/>
                <w:color w:val="000000" w:themeColor="text1"/>
                <w:sz w:val="20"/>
                <w:szCs w:val="20"/>
              </w:rPr>
              <w:t>것으로</w:t>
            </w:r>
            <w:r w:rsidR="00097777">
              <w:rPr>
                <w:rFonts w:hint="eastAsia"/>
                <w:color w:val="000000" w:themeColor="text1"/>
                <w:sz w:val="20"/>
                <w:szCs w:val="20"/>
              </w:rPr>
              <w:t xml:space="preserve"> </w:t>
            </w:r>
            <w:r w:rsidR="00097777">
              <w:rPr>
                <w:rFonts w:hint="eastAsia"/>
                <w:color w:val="000000" w:themeColor="text1"/>
                <w:sz w:val="20"/>
                <w:szCs w:val="20"/>
              </w:rPr>
              <w:t>보이나</w:t>
            </w:r>
            <w:r w:rsidRPr="0035467C">
              <w:rPr>
                <w:rFonts w:hint="eastAsia"/>
                <w:color w:val="000000" w:themeColor="text1"/>
                <w:sz w:val="20"/>
                <w:szCs w:val="20"/>
              </w:rPr>
              <w:t xml:space="preserve">, </w:t>
            </w:r>
            <w:r w:rsidR="008C6735">
              <w:rPr>
                <w:rFonts w:hint="eastAsia"/>
                <w:color w:val="000000" w:themeColor="text1"/>
                <w:sz w:val="20"/>
                <w:szCs w:val="20"/>
              </w:rPr>
              <w:t>법률관계를</w:t>
            </w:r>
            <w:r w:rsidR="008C6735">
              <w:rPr>
                <w:rFonts w:hint="eastAsia"/>
                <w:color w:val="000000" w:themeColor="text1"/>
                <w:sz w:val="20"/>
                <w:szCs w:val="20"/>
              </w:rPr>
              <w:t xml:space="preserve"> </w:t>
            </w:r>
            <w:r w:rsidR="008C6735">
              <w:rPr>
                <w:rFonts w:hint="eastAsia"/>
                <w:color w:val="000000" w:themeColor="text1"/>
                <w:sz w:val="20"/>
                <w:szCs w:val="20"/>
              </w:rPr>
              <w:t>명확히</w:t>
            </w:r>
            <w:r w:rsidR="008C6735">
              <w:rPr>
                <w:rFonts w:hint="eastAsia"/>
                <w:color w:val="000000" w:themeColor="text1"/>
                <w:sz w:val="20"/>
                <w:szCs w:val="20"/>
              </w:rPr>
              <w:t xml:space="preserve"> </w:t>
            </w:r>
            <w:r w:rsidR="008C6735">
              <w:rPr>
                <w:rFonts w:hint="eastAsia"/>
                <w:color w:val="000000" w:themeColor="text1"/>
                <w:sz w:val="20"/>
                <w:szCs w:val="20"/>
              </w:rPr>
              <w:t>하기</w:t>
            </w:r>
            <w:r w:rsidR="008C6735">
              <w:rPr>
                <w:rFonts w:hint="eastAsia"/>
                <w:color w:val="000000" w:themeColor="text1"/>
                <w:sz w:val="20"/>
                <w:szCs w:val="20"/>
              </w:rPr>
              <w:t xml:space="preserve"> </w:t>
            </w:r>
            <w:r w:rsidR="008C6735">
              <w:rPr>
                <w:rFonts w:hint="eastAsia"/>
                <w:color w:val="000000" w:themeColor="text1"/>
                <w:sz w:val="20"/>
                <w:szCs w:val="20"/>
              </w:rPr>
              <w:t>위하여</w:t>
            </w:r>
            <w:r w:rsidR="008C6735">
              <w:rPr>
                <w:rFonts w:hint="eastAsia"/>
                <w:color w:val="000000" w:themeColor="text1"/>
                <w:sz w:val="20"/>
                <w:szCs w:val="20"/>
              </w:rPr>
              <w:t xml:space="preserve"> </w:t>
            </w:r>
            <w:r w:rsidR="00AB231A" w:rsidRPr="0035467C">
              <w:rPr>
                <w:rFonts w:hint="eastAsia"/>
                <w:color w:val="000000" w:themeColor="text1"/>
                <w:sz w:val="20"/>
                <w:szCs w:val="20"/>
              </w:rPr>
              <w:t>이사회</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결의를</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통해</w:t>
            </w:r>
            <w:r w:rsidR="008C6735">
              <w:rPr>
                <w:rFonts w:hint="eastAsia"/>
                <w:color w:val="000000" w:themeColor="text1"/>
                <w:sz w:val="20"/>
                <w:szCs w:val="20"/>
              </w:rPr>
              <w:t xml:space="preserve"> </w:t>
            </w:r>
            <w:r w:rsidR="008C6735">
              <w:rPr>
                <w:rFonts w:hint="eastAsia"/>
                <w:color w:val="000000" w:themeColor="text1"/>
                <w:sz w:val="20"/>
                <w:szCs w:val="20"/>
              </w:rPr>
              <w:t>기부여된</w:t>
            </w:r>
            <w:r w:rsidR="008C6735">
              <w:rPr>
                <w:rFonts w:hint="eastAsia"/>
                <w:color w:val="000000" w:themeColor="text1"/>
                <w:sz w:val="20"/>
                <w:szCs w:val="20"/>
              </w:rPr>
              <w:t xml:space="preserve"> </w:t>
            </w:r>
            <w:r w:rsidR="008C6735">
              <w:rPr>
                <w:rFonts w:hint="eastAsia"/>
                <w:color w:val="000000" w:themeColor="text1"/>
                <w:sz w:val="20"/>
                <w:szCs w:val="20"/>
              </w:rPr>
              <w:t>주식매수선택권를</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취소하</w:t>
            </w:r>
            <w:r w:rsidR="008C4A44">
              <w:rPr>
                <w:rFonts w:hint="eastAsia"/>
                <w:color w:val="000000" w:themeColor="text1"/>
                <w:sz w:val="20"/>
                <w:szCs w:val="20"/>
              </w:rPr>
              <w:t>여</w:t>
            </w:r>
            <w:r w:rsidR="008C4A44">
              <w:rPr>
                <w:rFonts w:hint="eastAsia"/>
                <w:color w:val="000000" w:themeColor="text1"/>
                <w:sz w:val="20"/>
                <w:szCs w:val="20"/>
              </w:rPr>
              <w:t xml:space="preserve"> </w:t>
            </w:r>
            <w:r w:rsidR="008C4A44">
              <w:rPr>
                <w:rFonts w:hint="eastAsia"/>
                <w:color w:val="000000" w:themeColor="text1"/>
                <w:sz w:val="20"/>
                <w:szCs w:val="20"/>
              </w:rPr>
              <w:t>계약</w:t>
            </w:r>
            <w:r w:rsidR="008C4A44">
              <w:rPr>
                <w:rFonts w:hint="eastAsia"/>
                <w:color w:val="000000" w:themeColor="text1"/>
                <w:sz w:val="20"/>
                <w:szCs w:val="20"/>
              </w:rPr>
              <w:t xml:space="preserve"> </w:t>
            </w:r>
            <w:r w:rsidR="008C4A44">
              <w:rPr>
                <w:rFonts w:hint="eastAsia"/>
                <w:color w:val="000000" w:themeColor="text1"/>
                <w:sz w:val="20"/>
                <w:szCs w:val="20"/>
              </w:rPr>
              <w:t>위반의</w:t>
            </w:r>
            <w:r w:rsidR="008C4A44">
              <w:rPr>
                <w:rFonts w:hint="eastAsia"/>
                <w:color w:val="000000" w:themeColor="text1"/>
                <w:sz w:val="20"/>
                <w:szCs w:val="20"/>
              </w:rPr>
              <w:t xml:space="preserve"> </w:t>
            </w:r>
            <w:r w:rsidR="00C65BD6">
              <w:rPr>
                <w:rFonts w:hint="eastAsia"/>
                <w:color w:val="000000" w:themeColor="text1"/>
                <w:sz w:val="20"/>
                <w:szCs w:val="20"/>
              </w:rPr>
              <w:t>소지를</w:t>
            </w:r>
            <w:r w:rsidR="00C65BD6">
              <w:rPr>
                <w:rFonts w:hint="eastAsia"/>
                <w:color w:val="000000" w:themeColor="text1"/>
                <w:sz w:val="20"/>
                <w:szCs w:val="20"/>
              </w:rPr>
              <w:t xml:space="preserve"> </w:t>
            </w:r>
            <w:r w:rsidR="00C65BD6">
              <w:rPr>
                <w:rFonts w:hint="eastAsia"/>
                <w:color w:val="000000" w:themeColor="text1"/>
                <w:sz w:val="20"/>
                <w:szCs w:val="20"/>
              </w:rPr>
              <w:t>제거하는</w:t>
            </w:r>
            <w:r w:rsidR="00C65BD6">
              <w:rPr>
                <w:rFonts w:hint="eastAsia"/>
                <w:color w:val="000000" w:themeColor="text1"/>
                <w:sz w:val="20"/>
                <w:szCs w:val="20"/>
              </w:rPr>
              <w:t xml:space="preserve"> </w:t>
            </w:r>
            <w:r w:rsidR="00C65BD6">
              <w:rPr>
                <w:rFonts w:hint="eastAsia"/>
                <w:color w:val="000000" w:themeColor="text1"/>
                <w:sz w:val="20"/>
                <w:szCs w:val="20"/>
              </w:rPr>
              <w:t>것이</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바람직</w:t>
            </w:r>
            <w:r w:rsidR="00E1685C">
              <w:rPr>
                <w:rFonts w:hint="eastAsia"/>
                <w:color w:val="000000" w:themeColor="text1"/>
                <w:sz w:val="20"/>
                <w:szCs w:val="20"/>
              </w:rPr>
              <w:t>할</w:t>
            </w:r>
            <w:r w:rsidR="00E1685C">
              <w:rPr>
                <w:rFonts w:hint="eastAsia"/>
                <w:color w:val="000000" w:themeColor="text1"/>
                <w:sz w:val="20"/>
                <w:szCs w:val="20"/>
              </w:rPr>
              <w:t xml:space="preserve"> </w:t>
            </w:r>
            <w:r w:rsidR="00E1685C">
              <w:rPr>
                <w:rFonts w:hint="eastAsia"/>
                <w:color w:val="000000" w:themeColor="text1"/>
                <w:sz w:val="20"/>
                <w:szCs w:val="20"/>
              </w:rPr>
              <w:t>것으로</w:t>
            </w:r>
            <w:r w:rsidR="00E1685C">
              <w:rPr>
                <w:rFonts w:hint="eastAsia"/>
                <w:color w:val="000000" w:themeColor="text1"/>
                <w:sz w:val="20"/>
                <w:szCs w:val="20"/>
              </w:rPr>
              <w:t xml:space="preserve"> </w:t>
            </w:r>
            <w:r w:rsidR="00E1685C">
              <w:rPr>
                <w:rFonts w:hint="eastAsia"/>
                <w:color w:val="000000" w:themeColor="text1"/>
                <w:sz w:val="20"/>
                <w:szCs w:val="20"/>
              </w:rPr>
              <w:t>보임</w:t>
            </w:r>
            <w:r w:rsidR="00E1685C">
              <w:rPr>
                <w:rFonts w:hint="eastAsia"/>
                <w:color w:val="000000" w:themeColor="text1"/>
                <w:sz w:val="20"/>
                <w:szCs w:val="20"/>
              </w:rPr>
              <w:t>.</w:t>
            </w:r>
          </w:p>
        </w:tc>
      </w:tr>
      <w:tr w:rsidR="006D1A99" w:rsidRPr="00C65EAA" w14:paraId="4B041B67" w14:textId="77777777" w:rsidTr="001D3938">
        <w:trPr>
          <w:trHeight w:val="20"/>
        </w:trPr>
        <w:tc>
          <w:tcPr>
            <w:tcW w:w="1418" w:type="dxa"/>
            <w:tcBorders>
              <w:top w:val="single" w:sz="12" w:space="0" w:color="0F243E"/>
              <w:bottom w:val="single" w:sz="12" w:space="0" w:color="0F243E"/>
            </w:tcBorders>
            <w:shd w:val="clear" w:color="auto" w:fill="auto"/>
          </w:tcPr>
          <w:p w14:paraId="1A84468F" w14:textId="1453F43C" w:rsidR="006D1A99" w:rsidRPr="00C04842" w:rsidRDefault="006D1A99" w:rsidP="00691918">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주식매수선택권</w:t>
            </w:r>
            <w:r w:rsidR="00691918">
              <w:rPr>
                <w:rFonts w:eastAsia="바탕" w:hint="eastAsia"/>
                <w:b/>
                <w:color w:val="000000" w:themeColor="text1"/>
                <w:kern w:val="2"/>
              </w:rPr>
              <w:t xml:space="preserve"> </w:t>
            </w:r>
            <w:r w:rsidRPr="00C04842">
              <w:rPr>
                <w:rFonts w:eastAsia="바탕" w:hint="eastAsia"/>
                <w:b/>
                <w:color w:val="000000" w:themeColor="text1"/>
                <w:kern w:val="2"/>
              </w:rPr>
              <w:t>부여의</w:t>
            </w:r>
            <w:r w:rsidR="00691918">
              <w:rPr>
                <w:rFonts w:eastAsia="바탕" w:hint="eastAsia"/>
                <w:b/>
                <w:color w:val="000000" w:themeColor="text1"/>
                <w:kern w:val="2"/>
              </w:rPr>
              <w:t xml:space="preserve"> </w:t>
            </w:r>
            <w:r w:rsidR="00B84FA1" w:rsidRPr="00C04842">
              <w:rPr>
                <w:rFonts w:eastAsia="바탕" w:hint="eastAsia"/>
                <w:b/>
                <w:color w:val="000000" w:themeColor="text1"/>
                <w:kern w:val="2"/>
              </w:rPr>
              <w:t>유효성</w:t>
            </w:r>
          </w:p>
        </w:tc>
        <w:tc>
          <w:tcPr>
            <w:tcW w:w="6946" w:type="dxa"/>
            <w:tcBorders>
              <w:top w:val="single" w:sz="12" w:space="0" w:color="0F243E"/>
              <w:bottom w:val="single" w:sz="12" w:space="0" w:color="0F243E"/>
            </w:tcBorders>
            <w:shd w:val="clear" w:color="auto" w:fill="auto"/>
          </w:tcPr>
          <w:p w14:paraId="45DFBC0E" w14:textId="1D85C179" w:rsidR="00FE13BC" w:rsidRPr="00FE13BC" w:rsidRDefault="00FE13BC" w:rsidP="002F76A3">
            <w:pPr>
              <w:pStyle w:val="1"/>
              <w:numPr>
                <w:ilvl w:val="0"/>
                <w:numId w:val="0"/>
              </w:numPr>
              <w:ind w:left="513" w:hanging="400"/>
              <w:rPr>
                <w:b/>
                <w:bCs/>
                <w:kern w:val="2"/>
                <w:sz w:val="20"/>
                <w:szCs w:val="20"/>
                <w:u w:val="single"/>
              </w:rPr>
            </w:pPr>
            <w:r w:rsidRPr="00FE13BC">
              <w:rPr>
                <w:rFonts w:hint="eastAsia"/>
                <w:b/>
                <w:bCs/>
                <w:kern w:val="2"/>
                <w:sz w:val="20"/>
                <w:szCs w:val="20"/>
                <w:u w:val="single"/>
              </w:rPr>
              <w:t>일반</w:t>
            </w:r>
            <w:r w:rsidRPr="00FE13BC">
              <w:rPr>
                <w:rFonts w:hint="eastAsia"/>
                <w:b/>
                <w:bCs/>
                <w:kern w:val="2"/>
                <w:sz w:val="20"/>
                <w:szCs w:val="20"/>
                <w:u w:val="single"/>
              </w:rPr>
              <w:t xml:space="preserve"> </w:t>
            </w:r>
            <w:r w:rsidRPr="00FE13BC">
              <w:rPr>
                <w:rFonts w:hint="eastAsia"/>
                <w:b/>
                <w:bCs/>
                <w:kern w:val="2"/>
                <w:sz w:val="20"/>
                <w:szCs w:val="20"/>
                <w:u w:val="single"/>
              </w:rPr>
              <w:t>현황</w:t>
            </w:r>
          </w:p>
          <w:p w14:paraId="0B0E9F01" w14:textId="333E09A5" w:rsidR="00FC3CC4" w:rsidRDefault="00E1631B" w:rsidP="002F232F">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의사록</w:t>
            </w:r>
            <w:r w:rsidR="00A27092">
              <w:rPr>
                <w:rFonts w:hint="eastAsia"/>
                <w:kern w:val="2"/>
                <w:sz w:val="20"/>
                <w:szCs w:val="20"/>
              </w:rPr>
              <w:t xml:space="preserve"> </w:t>
            </w:r>
            <w:r w:rsidR="00A27092">
              <w:rPr>
                <w:rFonts w:hint="eastAsia"/>
                <w:kern w:val="2"/>
                <w:sz w:val="20"/>
                <w:szCs w:val="20"/>
              </w:rPr>
              <w:t>및</w:t>
            </w:r>
            <w:r w:rsidR="00A27092">
              <w:rPr>
                <w:rFonts w:hint="eastAsia"/>
                <w:kern w:val="2"/>
                <w:sz w:val="20"/>
                <w:szCs w:val="20"/>
              </w:rPr>
              <w:t xml:space="preserve"> </w:t>
            </w:r>
            <w:r w:rsidR="00A27092">
              <w:rPr>
                <w:rFonts w:hint="eastAsia"/>
                <w:kern w:val="2"/>
                <w:sz w:val="20"/>
                <w:szCs w:val="20"/>
              </w:rPr>
              <w:t>스톡옵션</w:t>
            </w:r>
            <w:r w:rsidR="00A27092">
              <w:rPr>
                <w:rFonts w:hint="eastAsia"/>
                <w:kern w:val="2"/>
                <w:sz w:val="20"/>
                <w:szCs w:val="20"/>
              </w:rPr>
              <w:t xml:space="preserve"> </w:t>
            </w:r>
            <w:r w:rsidR="00A27092">
              <w:rPr>
                <w:rFonts w:hint="eastAsia"/>
                <w:kern w:val="2"/>
                <w:sz w:val="20"/>
                <w:szCs w:val="20"/>
              </w:rPr>
              <w:t>계약서</w:t>
            </w:r>
            <w:r>
              <w:rPr>
                <w:rFonts w:hint="eastAsia"/>
                <w:kern w:val="2"/>
                <w:sz w:val="20"/>
                <w:szCs w:val="20"/>
              </w:rPr>
              <w:t>에</w:t>
            </w:r>
            <w:r>
              <w:rPr>
                <w:rFonts w:hint="eastAsia"/>
                <w:kern w:val="2"/>
                <w:sz w:val="20"/>
                <w:szCs w:val="20"/>
              </w:rPr>
              <w:t xml:space="preserve"> </w:t>
            </w:r>
            <w:r>
              <w:rPr>
                <w:rFonts w:hint="eastAsia"/>
                <w:kern w:val="2"/>
                <w:sz w:val="20"/>
                <w:szCs w:val="20"/>
              </w:rPr>
              <w:t>의하면</w:t>
            </w:r>
            <w:r>
              <w:rPr>
                <w:rFonts w:hint="eastAsia"/>
                <w:kern w:val="2"/>
                <w:sz w:val="20"/>
                <w:szCs w:val="20"/>
              </w:rPr>
              <w:t>, 2021</w:t>
            </w:r>
            <w:r>
              <w:rPr>
                <w:rFonts w:hint="eastAsia"/>
                <w:kern w:val="2"/>
                <w:sz w:val="20"/>
                <w:szCs w:val="20"/>
              </w:rPr>
              <w:t>년</w:t>
            </w:r>
            <w:r>
              <w:rPr>
                <w:rFonts w:hint="eastAsia"/>
                <w:kern w:val="2"/>
                <w:sz w:val="20"/>
                <w:szCs w:val="20"/>
              </w:rPr>
              <w:t xml:space="preserve"> 11</w:t>
            </w:r>
            <w:r>
              <w:rPr>
                <w:rFonts w:hint="eastAsia"/>
                <w:kern w:val="2"/>
                <w:sz w:val="20"/>
                <w:szCs w:val="20"/>
              </w:rPr>
              <w:t>월</w:t>
            </w:r>
            <w:r>
              <w:rPr>
                <w:rFonts w:hint="eastAsia"/>
                <w:kern w:val="2"/>
                <w:sz w:val="20"/>
                <w:szCs w:val="20"/>
              </w:rPr>
              <w:t xml:space="preserve"> 19</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1</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2022</w:t>
            </w:r>
            <w:r>
              <w:rPr>
                <w:rFonts w:hint="eastAsia"/>
                <w:kern w:val="2"/>
                <w:sz w:val="20"/>
                <w:szCs w:val="20"/>
              </w:rPr>
              <w:t>년</w:t>
            </w:r>
            <w:r>
              <w:rPr>
                <w:rFonts w:hint="eastAsia"/>
                <w:kern w:val="2"/>
                <w:sz w:val="20"/>
                <w:szCs w:val="20"/>
              </w:rPr>
              <w:t xml:space="preserve"> 7</w:t>
            </w:r>
            <w:r>
              <w:rPr>
                <w:rFonts w:hint="eastAsia"/>
                <w:kern w:val="2"/>
                <w:sz w:val="20"/>
                <w:szCs w:val="20"/>
              </w:rPr>
              <w:t>월</w:t>
            </w:r>
            <w:r>
              <w:rPr>
                <w:rFonts w:hint="eastAsia"/>
                <w:kern w:val="2"/>
                <w:sz w:val="20"/>
                <w:szCs w:val="20"/>
              </w:rPr>
              <w:t xml:space="preserve"> 1</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2</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2022</w:t>
            </w:r>
            <w:r>
              <w:rPr>
                <w:rFonts w:hint="eastAsia"/>
                <w:kern w:val="2"/>
                <w:sz w:val="20"/>
                <w:szCs w:val="20"/>
              </w:rPr>
              <w:t>년</w:t>
            </w:r>
            <w:r>
              <w:rPr>
                <w:rFonts w:hint="eastAsia"/>
                <w:kern w:val="2"/>
                <w:sz w:val="20"/>
                <w:szCs w:val="20"/>
              </w:rPr>
              <w:t xml:space="preserve"> 1</w:t>
            </w:r>
            <w:r w:rsidR="00A27092">
              <w:rPr>
                <w:rFonts w:hint="eastAsia"/>
                <w:kern w:val="2"/>
                <w:sz w:val="20"/>
                <w:szCs w:val="20"/>
              </w:rPr>
              <w:t>0</w:t>
            </w:r>
            <w:r>
              <w:rPr>
                <w:rFonts w:hint="eastAsia"/>
                <w:kern w:val="2"/>
                <w:sz w:val="20"/>
                <w:szCs w:val="20"/>
              </w:rPr>
              <w:t>월</w:t>
            </w:r>
            <w:r>
              <w:rPr>
                <w:rFonts w:hint="eastAsia"/>
                <w:kern w:val="2"/>
                <w:sz w:val="20"/>
                <w:szCs w:val="20"/>
              </w:rPr>
              <w:t xml:space="preserve"> </w:t>
            </w:r>
            <w:r w:rsidR="00A27092">
              <w:rPr>
                <w:rFonts w:hint="eastAsia"/>
                <w:kern w:val="2"/>
                <w:sz w:val="20"/>
                <w:szCs w:val="20"/>
              </w:rPr>
              <w:t>27</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3</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xml:space="preserve">) </w:t>
            </w:r>
            <w:r>
              <w:rPr>
                <w:rFonts w:hint="eastAsia"/>
                <w:kern w:val="2"/>
                <w:sz w:val="20"/>
                <w:szCs w:val="20"/>
              </w:rPr>
              <w:t>및</w:t>
            </w:r>
            <w:r>
              <w:rPr>
                <w:rFonts w:hint="eastAsia"/>
                <w:kern w:val="2"/>
                <w:sz w:val="20"/>
                <w:szCs w:val="20"/>
              </w:rPr>
              <w:t xml:space="preserve"> 2023</w:t>
            </w:r>
            <w:r>
              <w:rPr>
                <w:rFonts w:hint="eastAsia"/>
                <w:kern w:val="2"/>
                <w:sz w:val="20"/>
                <w:szCs w:val="20"/>
              </w:rPr>
              <w:t>년</w:t>
            </w:r>
            <w:r>
              <w:rPr>
                <w:rFonts w:hint="eastAsia"/>
                <w:kern w:val="2"/>
                <w:sz w:val="20"/>
                <w:szCs w:val="20"/>
              </w:rPr>
              <w:t xml:space="preserve"> 3</w:t>
            </w:r>
            <w:r>
              <w:rPr>
                <w:rFonts w:hint="eastAsia"/>
                <w:kern w:val="2"/>
                <w:sz w:val="20"/>
                <w:szCs w:val="20"/>
              </w:rPr>
              <w:t>월</w:t>
            </w:r>
            <w:r>
              <w:rPr>
                <w:rFonts w:hint="eastAsia"/>
                <w:kern w:val="2"/>
                <w:sz w:val="20"/>
                <w:szCs w:val="20"/>
              </w:rPr>
              <w:t xml:space="preserve"> 27</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4</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xml:space="preserve">) </w:t>
            </w:r>
            <w:r>
              <w:rPr>
                <w:rFonts w:hint="eastAsia"/>
                <w:kern w:val="2"/>
                <w:sz w:val="20"/>
                <w:szCs w:val="20"/>
              </w:rPr>
              <w:t>각</w:t>
            </w:r>
            <w:r>
              <w:rPr>
                <w:rFonts w:hint="eastAsia"/>
                <w:kern w:val="2"/>
                <w:sz w:val="20"/>
                <w:szCs w:val="20"/>
              </w:rPr>
              <w:t xml:space="preserve"> </w:t>
            </w:r>
            <w:r>
              <w:rPr>
                <w:rFonts w:hint="eastAsia"/>
                <w:kern w:val="2"/>
                <w:sz w:val="20"/>
                <w:szCs w:val="20"/>
              </w:rPr>
              <w:t>주식매수선택권은</w:t>
            </w:r>
            <w:r>
              <w:rPr>
                <w:rFonts w:hint="eastAsia"/>
                <w:kern w:val="2"/>
                <w:sz w:val="20"/>
                <w:szCs w:val="20"/>
              </w:rPr>
              <w:t xml:space="preserve"> </w:t>
            </w:r>
            <w:r w:rsidRPr="0081556D">
              <w:rPr>
                <w:rFonts w:hint="eastAsia"/>
                <w:kern w:val="2"/>
                <w:sz w:val="20"/>
                <w:szCs w:val="20"/>
              </w:rPr>
              <w:t>신주발행의</w:t>
            </w:r>
            <w:r w:rsidRPr="0081556D">
              <w:rPr>
                <w:rFonts w:hint="eastAsia"/>
                <w:kern w:val="2"/>
                <w:sz w:val="20"/>
                <w:szCs w:val="20"/>
              </w:rPr>
              <w:t xml:space="preserve"> </w:t>
            </w:r>
            <w:r w:rsidRPr="0081556D">
              <w:rPr>
                <w:rFonts w:hint="eastAsia"/>
                <w:kern w:val="2"/>
                <w:sz w:val="20"/>
                <w:szCs w:val="20"/>
              </w:rPr>
              <w:t>방법으로</w:t>
            </w:r>
            <w:r w:rsidRPr="0081556D">
              <w:rPr>
                <w:rFonts w:hint="eastAsia"/>
                <w:kern w:val="2"/>
                <w:sz w:val="20"/>
                <w:szCs w:val="20"/>
              </w:rPr>
              <w:t xml:space="preserve"> </w:t>
            </w:r>
            <w:r>
              <w:rPr>
                <w:rFonts w:hint="eastAsia"/>
                <w:kern w:val="2"/>
                <w:sz w:val="20"/>
                <w:szCs w:val="20"/>
              </w:rPr>
              <w:t>대상회사</w:t>
            </w:r>
            <w:r>
              <w:rPr>
                <w:rFonts w:hint="eastAsia"/>
                <w:kern w:val="2"/>
                <w:sz w:val="20"/>
                <w:szCs w:val="20"/>
              </w:rPr>
              <w:t xml:space="preserve"> </w:t>
            </w:r>
            <w:r>
              <w:rPr>
                <w:rFonts w:hint="eastAsia"/>
                <w:kern w:val="2"/>
                <w:sz w:val="20"/>
                <w:szCs w:val="20"/>
              </w:rPr>
              <w:t>임직원에게</w:t>
            </w:r>
            <w:r>
              <w:rPr>
                <w:rFonts w:hint="eastAsia"/>
                <w:kern w:val="2"/>
                <w:sz w:val="20"/>
                <w:szCs w:val="20"/>
              </w:rPr>
              <w:t xml:space="preserve"> </w:t>
            </w:r>
            <w:r>
              <w:rPr>
                <w:rFonts w:hint="eastAsia"/>
                <w:kern w:val="2"/>
                <w:sz w:val="20"/>
                <w:szCs w:val="20"/>
              </w:rPr>
              <w:t>부여되었</w:t>
            </w:r>
            <w:r w:rsidR="00A27092">
              <w:rPr>
                <w:rFonts w:hint="eastAsia"/>
                <w:kern w:val="2"/>
                <w:sz w:val="20"/>
                <w:szCs w:val="20"/>
              </w:rPr>
              <w:t>고</w:t>
            </w:r>
            <w:r w:rsidR="00A27092">
              <w:rPr>
                <w:rFonts w:hint="eastAsia"/>
                <w:kern w:val="2"/>
                <w:sz w:val="20"/>
                <w:szCs w:val="20"/>
              </w:rPr>
              <w:t xml:space="preserve">, </w:t>
            </w:r>
            <w:r w:rsidR="007E167A">
              <w:rPr>
                <w:rFonts w:hint="eastAsia"/>
                <w:kern w:val="2"/>
                <w:sz w:val="20"/>
                <w:szCs w:val="20"/>
              </w:rPr>
              <w:t>대상자별로</w:t>
            </w:r>
            <w:r w:rsidR="007E167A">
              <w:rPr>
                <w:rFonts w:hint="eastAsia"/>
                <w:kern w:val="2"/>
                <w:sz w:val="20"/>
                <w:szCs w:val="20"/>
              </w:rPr>
              <w:t xml:space="preserve"> </w:t>
            </w:r>
            <w:r w:rsidR="00A27092">
              <w:rPr>
                <w:rFonts w:hint="eastAsia"/>
                <w:kern w:val="2"/>
                <w:sz w:val="20"/>
                <w:szCs w:val="20"/>
              </w:rPr>
              <w:t>주식매수선택권</w:t>
            </w:r>
            <w:r w:rsidR="00A27092">
              <w:rPr>
                <w:rFonts w:hint="eastAsia"/>
                <w:kern w:val="2"/>
                <w:sz w:val="20"/>
                <w:szCs w:val="20"/>
              </w:rPr>
              <w:t xml:space="preserve"> </w:t>
            </w:r>
            <w:r w:rsidR="00A27092">
              <w:rPr>
                <w:rFonts w:hint="eastAsia"/>
                <w:kern w:val="2"/>
                <w:sz w:val="20"/>
                <w:szCs w:val="20"/>
              </w:rPr>
              <w:t>부여계약서를</w:t>
            </w:r>
            <w:r w:rsidR="00A27092">
              <w:rPr>
                <w:rFonts w:hint="eastAsia"/>
                <w:kern w:val="2"/>
                <w:sz w:val="20"/>
                <w:szCs w:val="20"/>
              </w:rPr>
              <w:t xml:space="preserve"> </w:t>
            </w:r>
            <w:r w:rsidR="00A27092">
              <w:rPr>
                <w:rFonts w:hint="eastAsia"/>
                <w:kern w:val="2"/>
                <w:sz w:val="20"/>
                <w:szCs w:val="20"/>
              </w:rPr>
              <w:t>체결한</w:t>
            </w:r>
            <w:r w:rsidR="00A27092">
              <w:rPr>
                <w:rFonts w:hint="eastAsia"/>
                <w:kern w:val="2"/>
                <w:sz w:val="20"/>
                <w:szCs w:val="20"/>
              </w:rPr>
              <w:t xml:space="preserve"> </w:t>
            </w:r>
            <w:r w:rsidR="00A27092">
              <w:rPr>
                <w:rFonts w:hint="eastAsia"/>
                <w:kern w:val="2"/>
                <w:sz w:val="20"/>
                <w:szCs w:val="20"/>
              </w:rPr>
              <w:t>것으로</w:t>
            </w:r>
            <w:r w:rsidR="00A27092">
              <w:rPr>
                <w:rFonts w:hint="eastAsia"/>
                <w:kern w:val="2"/>
                <w:sz w:val="20"/>
                <w:szCs w:val="20"/>
              </w:rPr>
              <w:t xml:space="preserve"> </w:t>
            </w:r>
            <w:r w:rsidR="00A27092">
              <w:rPr>
                <w:rFonts w:hint="eastAsia"/>
                <w:kern w:val="2"/>
                <w:sz w:val="20"/>
                <w:szCs w:val="20"/>
              </w:rPr>
              <w:t>보임</w:t>
            </w:r>
            <w:r w:rsidR="00A27092">
              <w:rPr>
                <w:rFonts w:hint="eastAsia"/>
                <w:kern w:val="2"/>
                <w:sz w:val="20"/>
                <w:szCs w:val="20"/>
              </w:rPr>
              <w:t>.</w:t>
            </w:r>
            <w:r>
              <w:rPr>
                <w:rFonts w:hint="eastAsia"/>
                <w:kern w:val="2"/>
                <w:sz w:val="20"/>
                <w:szCs w:val="20"/>
              </w:rPr>
              <w:t xml:space="preserve"> </w:t>
            </w:r>
          </w:p>
          <w:p w14:paraId="49BE30AF" w14:textId="629DC244" w:rsidR="002F232F" w:rsidRPr="002F232F" w:rsidRDefault="002F232F" w:rsidP="002F232F">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스톡옵션</w:t>
            </w:r>
            <w:r>
              <w:rPr>
                <w:rFonts w:hint="eastAsia"/>
                <w:kern w:val="2"/>
                <w:sz w:val="20"/>
                <w:szCs w:val="20"/>
              </w:rPr>
              <w:t xml:space="preserve"> </w:t>
            </w:r>
            <w:r>
              <w:rPr>
                <w:rFonts w:hint="eastAsia"/>
                <w:kern w:val="2"/>
                <w:sz w:val="20"/>
                <w:szCs w:val="20"/>
              </w:rPr>
              <w:t>계약서에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대상자는</w:t>
            </w:r>
            <w:r>
              <w:rPr>
                <w:rFonts w:hint="eastAsia"/>
                <w:kern w:val="2"/>
                <w:sz w:val="20"/>
                <w:szCs w:val="20"/>
              </w:rPr>
              <w:t xml:space="preserve"> </w:t>
            </w:r>
            <w:r>
              <w:rPr>
                <w:rFonts w:hint="eastAsia"/>
                <w:kern w:val="2"/>
                <w:sz w:val="20"/>
                <w:szCs w:val="20"/>
              </w:rPr>
              <w:t>주식분할</w:t>
            </w:r>
            <w:r>
              <w:rPr>
                <w:rFonts w:hint="eastAsia"/>
                <w:kern w:val="2"/>
                <w:sz w:val="20"/>
                <w:szCs w:val="20"/>
              </w:rPr>
              <w:t xml:space="preserve">, </w:t>
            </w:r>
            <w:r>
              <w:rPr>
                <w:rFonts w:hint="eastAsia"/>
                <w:kern w:val="2"/>
                <w:sz w:val="20"/>
                <w:szCs w:val="20"/>
              </w:rPr>
              <w:t>병합</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자본감소</w:t>
            </w:r>
            <w:r>
              <w:rPr>
                <w:rFonts w:hint="eastAsia"/>
                <w:kern w:val="2"/>
                <w:sz w:val="20"/>
                <w:szCs w:val="20"/>
              </w:rPr>
              <w:t xml:space="preserve">, </w:t>
            </w:r>
            <w:r>
              <w:rPr>
                <w:rFonts w:hint="eastAsia"/>
                <w:kern w:val="2"/>
                <w:sz w:val="20"/>
                <w:szCs w:val="20"/>
              </w:rPr>
              <w:t>이익소각</w:t>
            </w:r>
            <w:r>
              <w:rPr>
                <w:rFonts w:hint="eastAsia"/>
                <w:kern w:val="2"/>
                <w:sz w:val="20"/>
                <w:szCs w:val="20"/>
              </w:rPr>
              <w:t xml:space="preserve">, </w:t>
            </w:r>
            <w:r>
              <w:rPr>
                <w:rFonts w:hint="eastAsia"/>
                <w:kern w:val="2"/>
                <w:sz w:val="20"/>
                <w:szCs w:val="20"/>
              </w:rPr>
              <w:t>상환주식의</w:t>
            </w:r>
            <w:r>
              <w:rPr>
                <w:rFonts w:hint="eastAsia"/>
                <w:kern w:val="2"/>
                <w:sz w:val="20"/>
                <w:szCs w:val="20"/>
              </w:rPr>
              <w:t xml:space="preserve"> </w:t>
            </w:r>
            <w:r>
              <w:rPr>
                <w:rFonts w:hint="eastAsia"/>
                <w:kern w:val="2"/>
                <w:sz w:val="20"/>
                <w:szCs w:val="20"/>
              </w:rPr>
              <w:t>상환이</w:t>
            </w:r>
            <w:r>
              <w:rPr>
                <w:rFonts w:hint="eastAsia"/>
                <w:kern w:val="2"/>
                <w:sz w:val="20"/>
                <w:szCs w:val="20"/>
              </w:rPr>
              <w:t xml:space="preserve"> </w:t>
            </w:r>
            <w:r>
              <w:rPr>
                <w:rFonts w:hint="eastAsia"/>
                <w:kern w:val="2"/>
                <w:sz w:val="20"/>
                <w:szCs w:val="20"/>
              </w:rPr>
              <w:t>있는</w:t>
            </w:r>
            <w:r>
              <w:rPr>
                <w:rFonts w:hint="eastAsia"/>
                <w:kern w:val="2"/>
                <w:sz w:val="20"/>
                <w:szCs w:val="20"/>
              </w:rPr>
              <w:t xml:space="preserve"> </w:t>
            </w:r>
            <w:r>
              <w:rPr>
                <w:rFonts w:hint="eastAsia"/>
                <w:kern w:val="2"/>
                <w:sz w:val="20"/>
                <w:szCs w:val="20"/>
              </w:rPr>
              <w:t>경우</w:t>
            </w:r>
            <w:r>
              <w:rPr>
                <w:rFonts w:hint="eastAsia"/>
                <w:kern w:val="2"/>
                <w:sz w:val="20"/>
                <w:szCs w:val="20"/>
              </w:rPr>
              <w:t xml:space="preserve"> </w:t>
            </w:r>
            <w:r>
              <w:rPr>
                <w:rFonts w:hint="eastAsia"/>
                <w:kern w:val="2"/>
                <w:sz w:val="20"/>
                <w:szCs w:val="20"/>
              </w:rPr>
              <w:t>액면가</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발행주식총수가</w:t>
            </w:r>
            <w:r>
              <w:rPr>
                <w:rFonts w:hint="eastAsia"/>
                <w:kern w:val="2"/>
                <w:sz w:val="20"/>
                <w:szCs w:val="20"/>
              </w:rPr>
              <w:t xml:space="preserve"> </w:t>
            </w:r>
            <w:r>
              <w:rPr>
                <w:rFonts w:hint="eastAsia"/>
                <w:kern w:val="2"/>
                <w:sz w:val="20"/>
                <w:szCs w:val="20"/>
              </w:rPr>
              <w:t>변경되는</w:t>
            </w:r>
            <w:r>
              <w:rPr>
                <w:rFonts w:hint="eastAsia"/>
                <w:kern w:val="2"/>
                <w:sz w:val="20"/>
                <w:szCs w:val="20"/>
              </w:rPr>
              <w:t xml:space="preserve"> </w:t>
            </w:r>
            <w:r>
              <w:rPr>
                <w:rFonts w:hint="eastAsia"/>
                <w:kern w:val="2"/>
                <w:sz w:val="20"/>
                <w:szCs w:val="20"/>
              </w:rPr>
              <w:t>비율과</w:t>
            </w:r>
            <w:r>
              <w:rPr>
                <w:rFonts w:hint="eastAsia"/>
                <w:kern w:val="2"/>
                <w:sz w:val="20"/>
                <w:szCs w:val="20"/>
              </w:rPr>
              <w:t xml:space="preserve"> </w:t>
            </w:r>
            <w:r>
              <w:rPr>
                <w:rFonts w:hint="eastAsia"/>
                <w:kern w:val="2"/>
                <w:sz w:val="20"/>
                <w:szCs w:val="20"/>
              </w:rPr>
              <w:t>동일한</w:t>
            </w:r>
            <w:r>
              <w:rPr>
                <w:rFonts w:hint="eastAsia"/>
                <w:kern w:val="2"/>
                <w:sz w:val="20"/>
                <w:szCs w:val="20"/>
              </w:rPr>
              <w:t xml:space="preserve"> </w:t>
            </w:r>
            <w:r>
              <w:rPr>
                <w:rFonts w:hint="eastAsia"/>
                <w:kern w:val="2"/>
                <w:sz w:val="20"/>
                <w:szCs w:val="20"/>
              </w:rPr>
              <w:t>비율로</w:t>
            </w:r>
            <w:r>
              <w:rPr>
                <w:rFonts w:hint="eastAsia"/>
                <w:kern w:val="2"/>
                <w:sz w:val="20"/>
                <w:szCs w:val="20"/>
              </w:rPr>
              <w:t xml:space="preserve"> </w:t>
            </w:r>
            <w:r>
              <w:rPr>
                <w:rFonts w:hint="eastAsia"/>
                <w:kern w:val="2"/>
                <w:sz w:val="20"/>
                <w:szCs w:val="20"/>
              </w:rPr>
              <w:t>행사가격이</w:t>
            </w:r>
            <w:r>
              <w:rPr>
                <w:rFonts w:hint="eastAsia"/>
                <w:kern w:val="2"/>
                <w:sz w:val="20"/>
                <w:szCs w:val="20"/>
              </w:rPr>
              <w:t xml:space="preserve"> </w:t>
            </w:r>
            <w:r>
              <w:rPr>
                <w:rFonts w:hint="eastAsia"/>
                <w:kern w:val="2"/>
                <w:sz w:val="20"/>
                <w:szCs w:val="20"/>
              </w:rPr>
              <w:t>조정되나</w:t>
            </w:r>
            <w:r>
              <w:rPr>
                <w:rFonts w:hint="eastAsia"/>
                <w:kern w:val="2"/>
                <w:sz w:val="20"/>
                <w:szCs w:val="20"/>
              </w:rPr>
              <w:t xml:space="preserve">, </w:t>
            </w:r>
            <w:r>
              <w:rPr>
                <w:rFonts w:hint="eastAsia"/>
                <w:kern w:val="2"/>
                <w:sz w:val="20"/>
                <w:szCs w:val="20"/>
              </w:rPr>
              <w:t>실제로</w:t>
            </w:r>
            <w:r>
              <w:rPr>
                <w:rFonts w:hint="eastAsia"/>
                <w:kern w:val="2"/>
                <w:sz w:val="20"/>
                <w:szCs w:val="20"/>
              </w:rPr>
              <w:t xml:space="preserve"> </w:t>
            </w:r>
            <w:r>
              <w:rPr>
                <w:rFonts w:hint="eastAsia"/>
                <w:kern w:val="2"/>
                <w:sz w:val="20"/>
                <w:szCs w:val="20"/>
              </w:rPr>
              <w:t>행사가격이</w:t>
            </w:r>
            <w:r>
              <w:rPr>
                <w:rFonts w:hint="eastAsia"/>
                <w:kern w:val="2"/>
                <w:sz w:val="20"/>
                <w:szCs w:val="20"/>
              </w:rPr>
              <w:t xml:space="preserve"> </w:t>
            </w:r>
            <w:r>
              <w:rPr>
                <w:rFonts w:hint="eastAsia"/>
                <w:kern w:val="2"/>
                <w:sz w:val="20"/>
                <w:szCs w:val="20"/>
              </w:rPr>
              <w:t>조정된</w:t>
            </w:r>
            <w:r>
              <w:rPr>
                <w:rFonts w:hint="eastAsia"/>
                <w:kern w:val="2"/>
                <w:sz w:val="20"/>
                <w:szCs w:val="20"/>
              </w:rPr>
              <w:t xml:space="preserve"> </w:t>
            </w:r>
            <w:r>
              <w:rPr>
                <w:rFonts w:hint="eastAsia"/>
                <w:kern w:val="2"/>
                <w:sz w:val="20"/>
                <w:szCs w:val="20"/>
              </w:rPr>
              <w:t>사례는</w:t>
            </w:r>
            <w:r>
              <w:rPr>
                <w:rFonts w:hint="eastAsia"/>
                <w:kern w:val="2"/>
                <w:sz w:val="20"/>
                <w:szCs w:val="20"/>
              </w:rPr>
              <w:t xml:space="preserve"> </w:t>
            </w:r>
            <w:r>
              <w:rPr>
                <w:rFonts w:hint="eastAsia"/>
                <w:kern w:val="2"/>
                <w:sz w:val="20"/>
                <w:szCs w:val="20"/>
              </w:rPr>
              <w:t>없는</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w:t>
            </w:r>
            <w:r w:rsidR="002C49D4">
              <w:rPr>
                <w:rFonts w:hint="eastAsia"/>
                <w:kern w:val="2"/>
                <w:sz w:val="20"/>
                <w:szCs w:val="20"/>
              </w:rPr>
              <w:t>임</w:t>
            </w:r>
            <w:r w:rsidR="002C49D4">
              <w:rPr>
                <w:rFonts w:hint="eastAsia"/>
                <w:kern w:val="2"/>
                <w:sz w:val="20"/>
                <w:szCs w:val="20"/>
              </w:rPr>
              <w:t>.</w:t>
            </w:r>
          </w:p>
          <w:p w14:paraId="49DAF15D" w14:textId="00546A93" w:rsidR="00C9604B" w:rsidRPr="00024E9B" w:rsidRDefault="00C9604B" w:rsidP="002F76A3">
            <w:pPr>
              <w:pStyle w:val="1"/>
              <w:numPr>
                <w:ilvl w:val="0"/>
                <w:numId w:val="0"/>
              </w:numPr>
              <w:ind w:left="513" w:hanging="400"/>
              <w:rPr>
                <w:b/>
                <w:bCs/>
                <w:kern w:val="2"/>
                <w:sz w:val="20"/>
                <w:szCs w:val="20"/>
                <w:u w:val="single"/>
              </w:rPr>
            </w:pPr>
            <w:r w:rsidRPr="00024E9B">
              <w:rPr>
                <w:rFonts w:hint="eastAsia"/>
                <w:b/>
                <w:bCs/>
                <w:kern w:val="2"/>
                <w:sz w:val="20"/>
                <w:szCs w:val="20"/>
                <w:u w:val="single"/>
              </w:rPr>
              <w:t>1</w:t>
            </w:r>
            <w:r w:rsidRPr="00024E9B">
              <w:rPr>
                <w:rFonts w:hint="eastAsia"/>
                <w:b/>
                <w:bCs/>
                <w:kern w:val="2"/>
                <w:sz w:val="20"/>
                <w:szCs w:val="20"/>
                <w:u w:val="single"/>
              </w:rPr>
              <w:t>차</w:t>
            </w:r>
            <w:r w:rsidRPr="00024E9B">
              <w:rPr>
                <w:rFonts w:hint="eastAsia"/>
                <w:b/>
                <w:bCs/>
                <w:kern w:val="2"/>
                <w:sz w:val="20"/>
                <w:szCs w:val="20"/>
                <w:u w:val="single"/>
              </w:rPr>
              <w:t xml:space="preserve"> </w:t>
            </w:r>
            <w:r w:rsidRPr="00024E9B">
              <w:rPr>
                <w:rFonts w:hint="eastAsia"/>
                <w:b/>
                <w:bCs/>
                <w:kern w:val="2"/>
                <w:sz w:val="20"/>
                <w:szCs w:val="20"/>
                <w:u w:val="single"/>
              </w:rPr>
              <w:t>주식매수선택권</w:t>
            </w:r>
            <w:r w:rsidRPr="00024E9B">
              <w:rPr>
                <w:rFonts w:hint="eastAsia"/>
                <w:b/>
                <w:bCs/>
                <w:kern w:val="2"/>
                <w:sz w:val="20"/>
                <w:szCs w:val="20"/>
                <w:u w:val="single"/>
              </w:rPr>
              <w:t xml:space="preserve"> </w:t>
            </w:r>
            <w:r w:rsidRPr="00024E9B">
              <w:rPr>
                <w:rFonts w:hint="eastAsia"/>
                <w:b/>
                <w:bCs/>
                <w:kern w:val="2"/>
                <w:sz w:val="20"/>
                <w:szCs w:val="20"/>
                <w:u w:val="single"/>
              </w:rPr>
              <w:t>부여</w:t>
            </w:r>
          </w:p>
          <w:p w14:paraId="18B61687" w14:textId="42752E90" w:rsidR="00F26ABC" w:rsidRDefault="005E13C4" w:rsidP="002F76A3">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의사록에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F26ABC">
              <w:rPr>
                <w:rFonts w:hint="eastAsia"/>
                <w:kern w:val="2"/>
                <w:sz w:val="20"/>
                <w:szCs w:val="20"/>
              </w:rPr>
              <w:t>대상회사는</w:t>
            </w:r>
            <w:r w:rsidR="00F26ABC">
              <w:rPr>
                <w:rFonts w:hint="eastAsia"/>
                <w:kern w:val="2"/>
                <w:sz w:val="20"/>
                <w:szCs w:val="20"/>
              </w:rPr>
              <w:t xml:space="preserve"> 1</w:t>
            </w:r>
            <w:r w:rsidR="00F26ABC">
              <w:rPr>
                <w:rFonts w:hint="eastAsia"/>
                <w:kern w:val="2"/>
                <w:sz w:val="20"/>
                <w:szCs w:val="20"/>
              </w:rPr>
              <w:t>차</w:t>
            </w:r>
            <w:r w:rsidR="00F26ABC">
              <w:rPr>
                <w:rFonts w:hint="eastAsia"/>
                <w:kern w:val="2"/>
                <w:sz w:val="20"/>
                <w:szCs w:val="20"/>
              </w:rPr>
              <w:t xml:space="preserve"> </w:t>
            </w:r>
            <w:r w:rsidR="00F26ABC">
              <w:rPr>
                <w:rFonts w:hint="eastAsia"/>
                <w:kern w:val="2"/>
                <w:sz w:val="20"/>
                <w:szCs w:val="20"/>
              </w:rPr>
              <w:t>주식매수선택권</w:t>
            </w:r>
            <w:r w:rsidR="00F26ABC">
              <w:rPr>
                <w:rFonts w:hint="eastAsia"/>
                <w:kern w:val="2"/>
                <w:sz w:val="20"/>
                <w:szCs w:val="20"/>
              </w:rPr>
              <w:t xml:space="preserve"> </w:t>
            </w:r>
            <w:r w:rsidR="00F26ABC">
              <w:rPr>
                <w:rFonts w:hint="eastAsia"/>
                <w:kern w:val="2"/>
                <w:sz w:val="20"/>
                <w:szCs w:val="20"/>
              </w:rPr>
              <w:t>부여</w:t>
            </w:r>
            <w:r w:rsidR="00F26ABC">
              <w:rPr>
                <w:rFonts w:hint="eastAsia"/>
                <w:kern w:val="2"/>
                <w:sz w:val="20"/>
                <w:szCs w:val="20"/>
              </w:rPr>
              <w:t xml:space="preserve"> </w:t>
            </w:r>
            <w:r w:rsidR="00F26ABC">
              <w:rPr>
                <w:rFonts w:hint="eastAsia"/>
                <w:kern w:val="2"/>
                <w:sz w:val="20"/>
                <w:szCs w:val="20"/>
              </w:rPr>
              <w:t>당시</w:t>
            </w:r>
            <w:r w:rsidR="00F26ABC">
              <w:rPr>
                <w:rFonts w:hint="eastAsia"/>
                <w:kern w:val="2"/>
                <w:sz w:val="20"/>
                <w:szCs w:val="20"/>
              </w:rPr>
              <w:t xml:space="preserve"> </w:t>
            </w:r>
            <w:r>
              <w:rPr>
                <w:rFonts w:hint="eastAsia"/>
                <w:kern w:val="2"/>
                <w:sz w:val="20"/>
                <w:szCs w:val="20"/>
              </w:rPr>
              <w:t>상법</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벤처기업법에</w:t>
            </w:r>
            <w:r>
              <w:rPr>
                <w:rFonts w:hint="eastAsia"/>
                <w:kern w:val="2"/>
                <w:sz w:val="20"/>
                <w:szCs w:val="20"/>
              </w:rPr>
              <w:t xml:space="preserve"> </w:t>
            </w:r>
            <w:r>
              <w:rPr>
                <w:rFonts w:hint="eastAsia"/>
                <w:kern w:val="2"/>
                <w:sz w:val="20"/>
                <w:szCs w:val="20"/>
              </w:rPr>
              <w:t>근거하여</w:t>
            </w:r>
            <w:r>
              <w:rPr>
                <w:rFonts w:hint="eastAsia"/>
                <w:kern w:val="2"/>
                <w:sz w:val="20"/>
                <w:szCs w:val="20"/>
              </w:rPr>
              <w:t xml:space="preserve"> </w:t>
            </w:r>
            <w:r w:rsidR="00F26ABC">
              <w:rPr>
                <w:rFonts w:hint="eastAsia"/>
                <w:kern w:val="2"/>
                <w:sz w:val="20"/>
                <w:szCs w:val="20"/>
              </w:rPr>
              <w:t>감사</w:t>
            </w:r>
            <w:r w:rsidR="00F26ABC">
              <w:rPr>
                <w:rFonts w:hint="eastAsia"/>
                <w:kern w:val="2"/>
                <w:sz w:val="20"/>
                <w:szCs w:val="20"/>
              </w:rPr>
              <w:t xml:space="preserve"> </w:t>
            </w:r>
            <w:r w:rsidR="00F26ABC">
              <w:rPr>
                <w:rFonts w:hint="eastAsia"/>
                <w:kern w:val="2"/>
                <w:sz w:val="20"/>
                <w:szCs w:val="20"/>
              </w:rPr>
              <w:t>이승혁에게</w:t>
            </w:r>
            <w:r w:rsidR="00F26ABC">
              <w:rPr>
                <w:rFonts w:hint="eastAsia"/>
                <w:kern w:val="2"/>
                <w:sz w:val="20"/>
                <w:szCs w:val="20"/>
              </w:rPr>
              <w:t xml:space="preserve"> </w:t>
            </w:r>
            <w:r w:rsidR="00F26ABC">
              <w:rPr>
                <w:rFonts w:hint="eastAsia"/>
                <w:kern w:val="2"/>
                <w:sz w:val="20"/>
                <w:szCs w:val="20"/>
              </w:rPr>
              <w:t>주식매수선택권을</w:t>
            </w:r>
            <w:r w:rsidR="00F26ABC">
              <w:rPr>
                <w:rFonts w:hint="eastAsia"/>
                <w:kern w:val="2"/>
                <w:sz w:val="20"/>
                <w:szCs w:val="20"/>
              </w:rPr>
              <w:t xml:space="preserve"> </w:t>
            </w:r>
            <w:r w:rsidR="00F26ABC">
              <w:rPr>
                <w:rFonts w:hint="eastAsia"/>
                <w:kern w:val="2"/>
                <w:sz w:val="20"/>
                <w:szCs w:val="20"/>
              </w:rPr>
              <w:t>부여함에</w:t>
            </w:r>
            <w:r w:rsidR="00F26ABC">
              <w:rPr>
                <w:rFonts w:hint="eastAsia"/>
                <w:kern w:val="2"/>
                <w:sz w:val="20"/>
                <w:szCs w:val="20"/>
              </w:rPr>
              <w:t xml:space="preserve"> </w:t>
            </w:r>
            <w:r w:rsidR="00F26ABC">
              <w:rPr>
                <w:rFonts w:hint="eastAsia"/>
                <w:kern w:val="2"/>
                <w:sz w:val="20"/>
                <w:szCs w:val="20"/>
              </w:rPr>
              <w:t>있어</w:t>
            </w:r>
            <w:r w:rsidR="00F26ABC">
              <w:rPr>
                <w:rFonts w:hint="eastAsia"/>
                <w:kern w:val="2"/>
                <w:sz w:val="20"/>
                <w:szCs w:val="20"/>
              </w:rPr>
              <w:t xml:space="preserve"> </w:t>
            </w:r>
            <w:r w:rsidR="00F26ABC">
              <w:rPr>
                <w:rFonts w:hint="eastAsia"/>
                <w:kern w:val="2"/>
                <w:sz w:val="20"/>
                <w:szCs w:val="20"/>
              </w:rPr>
              <w:t>행사가격을</w:t>
            </w:r>
            <w:r w:rsidR="00F26ABC">
              <w:rPr>
                <w:rFonts w:hint="eastAsia"/>
                <w:kern w:val="2"/>
                <w:sz w:val="20"/>
                <w:szCs w:val="20"/>
              </w:rPr>
              <w:t xml:space="preserve"> </w:t>
            </w:r>
            <w:r w:rsidR="00F26ABC">
              <w:rPr>
                <w:rFonts w:hint="eastAsia"/>
                <w:kern w:val="2"/>
                <w:sz w:val="20"/>
                <w:szCs w:val="20"/>
              </w:rPr>
              <w:t>액면가인</w:t>
            </w:r>
            <w:r w:rsidR="00F26ABC">
              <w:rPr>
                <w:rFonts w:hint="eastAsia"/>
                <w:kern w:val="2"/>
                <w:sz w:val="20"/>
                <w:szCs w:val="20"/>
              </w:rPr>
              <w:t xml:space="preserve"> 100</w:t>
            </w:r>
            <w:r w:rsidR="00F26ABC">
              <w:rPr>
                <w:rFonts w:hint="eastAsia"/>
                <w:kern w:val="2"/>
                <w:sz w:val="20"/>
                <w:szCs w:val="20"/>
              </w:rPr>
              <w:t>원으로</w:t>
            </w:r>
            <w:r w:rsidR="00F26ABC">
              <w:rPr>
                <w:rFonts w:hint="eastAsia"/>
                <w:kern w:val="2"/>
                <w:sz w:val="20"/>
                <w:szCs w:val="20"/>
              </w:rPr>
              <w:t xml:space="preserve"> </w:t>
            </w:r>
            <w:r w:rsidR="00F26ABC">
              <w:rPr>
                <w:rFonts w:hint="eastAsia"/>
                <w:kern w:val="2"/>
                <w:sz w:val="20"/>
                <w:szCs w:val="20"/>
              </w:rPr>
              <w:t>설정하였음</w:t>
            </w:r>
            <w:r w:rsidR="00F26ABC">
              <w:rPr>
                <w:rFonts w:hint="eastAsia"/>
                <w:kern w:val="2"/>
                <w:sz w:val="20"/>
                <w:szCs w:val="20"/>
              </w:rPr>
              <w:t>.</w:t>
            </w:r>
          </w:p>
          <w:p w14:paraId="1C8AE9C0" w14:textId="77777777" w:rsidR="00F26ABC" w:rsidRDefault="00F26ABC" w:rsidP="00603221">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Pr>
                <w:rFonts w:hint="eastAsia"/>
                <w:kern w:val="2"/>
                <w:sz w:val="20"/>
                <w:szCs w:val="20"/>
              </w:rPr>
              <w:t>대상회사는</w:t>
            </w:r>
            <w:r>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감사의</w:t>
            </w:r>
            <w:r>
              <w:rPr>
                <w:rFonts w:hint="eastAsia"/>
                <w:kern w:val="2"/>
                <w:sz w:val="20"/>
                <w:szCs w:val="20"/>
              </w:rPr>
              <w:t xml:space="preserve"> </w:t>
            </w:r>
            <w:r>
              <w:rPr>
                <w:rFonts w:hint="eastAsia"/>
                <w:kern w:val="2"/>
                <w:sz w:val="20"/>
                <w:szCs w:val="20"/>
              </w:rPr>
              <w:t>회사에</w:t>
            </w:r>
            <w:r>
              <w:rPr>
                <w:rFonts w:hint="eastAsia"/>
                <w:kern w:val="2"/>
                <w:sz w:val="20"/>
                <w:szCs w:val="20"/>
              </w:rPr>
              <w:t xml:space="preserve"> </w:t>
            </w:r>
            <w:r>
              <w:rPr>
                <w:rFonts w:hint="eastAsia"/>
                <w:kern w:val="2"/>
                <w:sz w:val="20"/>
                <w:szCs w:val="20"/>
              </w:rPr>
              <w:t>대한</w:t>
            </w:r>
            <w:r>
              <w:rPr>
                <w:rFonts w:hint="eastAsia"/>
                <w:kern w:val="2"/>
                <w:sz w:val="20"/>
                <w:szCs w:val="20"/>
              </w:rPr>
              <w:t xml:space="preserve"> </w:t>
            </w:r>
            <w:r>
              <w:rPr>
                <w:rFonts w:hint="eastAsia"/>
                <w:kern w:val="2"/>
                <w:sz w:val="20"/>
                <w:szCs w:val="20"/>
              </w:rPr>
              <w:t>기여도를</w:t>
            </w:r>
            <w:r>
              <w:rPr>
                <w:rFonts w:hint="eastAsia"/>
                <w:kern w:val="2"/>
                <w:sz w:val="20"/>
                <w:szCs w:val="20"/>
              </w:rPr>
              <w:t xml:space="preserve"> </w:t>
            </w:r>
            <w:r>
              <w:rPr>
                <w:rFonts w:hint="eastAsia"/>
                <w:kern w:val="2"/>
                <w:sz w:val="20"/>
                <w:szCs w:val="20"/>
              </w:rPr>
              <w:t>감안하여</w:t>
            </w:r>
            <w:r>
              <w:rPr>
                <w:rFonts w:hint="eastAsia"/>
                <w:kern w:val="2"/>
                <w:sz w:val="20"/>
                <w:szCs w:val="20"/>
              </w:rPr>
              <w:t xml:space="preserve"> </w:t>
            </w:r>
            <w:r>
              <w:rPr>
                <w:rFonts w:hint="eastAsia"/>
                <w:kern w:val="2"/>
                <w:sz w:val="20"/>
                <w:szCs w:val="20"/>
              </w:rPr>
              <w:t>액면가로</w:t>
            </w:r>
            <w:r>
              <w:rPr>
                <w:rFonts w:hint="eastAsia"/>
                <w:kern w:val="2"/>
                <w:sz w:val="20"/>
                <w:szCs w:val="20"/>
              </w:rPr>
              <w:t xml:space="preserve"> </w:t>
            </w:r>
            <w:r>
              <w:rPr>
                <w:rFonts w:hint="eastAsia"/>
                <w:kern w:val="2"/>
                <w:sz w:val="20"/>
                <w:szCs w:val="20"/>
              </w:rPr>
              <w:t>주식매수선택권을</w:t>
            </w:r>
            <w:r>
              <w:rPr>
                <w:rFonts w:hint="eastAsia"/>
                <w:kern w:val="2"/>
                <w:sz w:val="20"/>
                <w:szCs w:val="20"/>
              </w:rPr>
              <w:t xml:space="preserve"> </w:t>
            </w:r>
            <w:r>
              <w:rPr>
                <w:rFonts w:hint="eastAsia"/>
                <w:kern w:val="2"/>
                <w:sz w:val="20"/>
                <w:szCs w:val="20"/>
              </w:rPr>
              <w:t>부여하였다고</w:t>
            </w:r>
            <w:r>
              <w:rPr>
                <w:rFonts w:hint="eastAsia"/>
                <w:kern w:val="2"/>
                <w:sz w:val="20"/>
                <w:szCs w:val="20"/>
              </w:rPr>
              <w:t xml:space="preserve"> </w:t>
            </w:r>
            <w:r>
              <w:rPr>
                <w:rFonts w:hint="eastAsia"/>
                <w:kern w:val="2"/>
                <w:sz w:val="20"/>
                <w:szCs w:val="20"/>
              </w:rPr>
              <w:t>하며</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당시는</w:t>
            </w:r>
            <w:r>
              <w:rPr>
                <w:rFonts w:hint="eastAsia"/>
                <w:kern w:val="2"/>
                <w:sz w:val="20"/>
                <w:szCs w:val="20"/>
              </w:rPr>
              <w:t xml:space="preserve"> </w:t>
            </w:r>
            <w:r>
              <w:rPr>
                <w:rFonts w:hint="eastAsia"/>
                <w:kern w:val="2"/>
                <w:sz w:val="20"/>
                <w:szCs w:val="20"/>
              </w:rPr>
              <w:t>회사</w:t>
            </w:r>
            <w:r>
              <w:rPr>
                <w:rFonts w:hint="eastAsia"/>
                <w:kern w:val="2"/>
                <w:sz w:val="20"/>
                <w:szCs w:val="20"/>
              </w:rPr>
              <w:t xml:space="preserve"> </w:t>
            </w:r>
            <w:r>
              <w:rPr>
                <w:rFonts w:hint="eastAsia"/>
                <w:kern w:val="2"/>
                <w:sz w:val="20"/>
                <w:szCs w:val="20"/>
              </w:rPr>
              <w:t>설립일로부터</w:t>
            </w:r>
            <w:r>
              <w:rPr>
                <w:rFonts w:hint="eastAsia"/>
                <w:kern w:val="2"/>
                <w:sz w:val="20"/>
                <w:szCs w:val="20"/>
              </w:rPr>
              <w:t xml:space="preserve"> </w:t>
            </w:r>
            <w:r>
              <w:rPr>
                <w:rFonts w:hint="eastAsia"/>
                <w:kern w:val="2"/>
                <w:sz w:val="20"/>
                <w:szCs w:val="20"/>
              </w:rPr>
              <w:t>약</w:t>
            </w:r>
            <w:r>
              <w:rPr>
                <w:rFonts w:hint="eastAsia"/>
                <w:kern w:val="2"/>
                <w:sz w:val="20"/>
                <w:szCs w:val="20"/>
              </w:rPr>
              <w:t xml:space="preserve"> 1</w:t>
            </w:r>
            <w:r>
              <w:rPr>
                <w:rFonts w:hint="eastAsia"/>
                <w:kern w:val="2"/>
                <w:sz w:val="20"/>
                <w:szCs w:val="20"/>
              </w:rPr>
              <w:t>년</w:t>
            </w:r>
            <w:r>
              <w:rPr>
                <w:rFonts w:hint="eastAsia"/>
                <w:kern w:val="2"/>
                <w:sz w:val="20"/>
                <w:szCs w:val="20"/>
              </w:rPr>
              <w:t xml:space="preserve"> </w:t>
            </w:r>
            <w:r>
              <w:rPr>
                <w:rFonts w:hint="eastAsia"/>
                <w:kern w:val="2"/>
                <w:sz w:val="20"/>
                <w:szCs w:val="20"/>
              </w:rPr>
              <w:t>정도가</w:t>
            </w:r>
            <w:r>
              <w:rPr>
                <w:rFonts w:hint="eastAsia"/>
                <w:kern w:val="2"/>
                <w:sz w:val="20"/>
                <w:szCs w:val="20"/>
              </w:rPr>
              <w:t xml:space="preserve"> </w:t>
            </w:r>
            <w:r>
              <w:rPr>
                <w:rFonts w:hint="eastAsia"/>
                <w:kern w:val="2"/>
                <w:sz w:val="20"/>
                <w:szCs w:val="20"/>
              </w:rPr>
              <w:t>경과한</w:t>
            </w:r>
            <w:r>
              <w:rPr>
                <w:rFonts w:hint="eastAsia"/>
                <w:kern w:val="2"/>
                <w:sz w:val="20"/>
                <w:szCs w:val="20"/>
              </w:rPr>
              <w:t xml:space="preserve"> </w:t>
            </w:r>
            <w:r>
              <w:rPr>
                <w:rFonts w:hint="eastAsia"/>
                <w:kern w:val="2"/>
                <w:sz w:val="20"/>
                <w:szCs w:val="20"/>
              </w:rPr>
              <w:t>창업</w:t>
            </w:r>
            <w:r>
              <w:rPr>
                <w:rFonts w:hint="eastAsia"/>
                <w:kern w:val="2"/>
                <w:sz w:val="20"/>
                <w:szCs w:val="20"/>
              </w:rPr>
              <w:t xml:space="preserve"> </w:t>
            </w:r>
            <w:r>
              <w:rPr>
                <w:rFonts w:hint="eastAsia"/>
                <w:kern w:val="2"/>
                <w:sz w:val="20"/>
                <w:szCs w:val="20"/>
              </w:rPr>
              <w:t>초기였으므로</w:t>
            </w:r>
            <w:r>
              <w:rPr>
                <w:rFonts w:hint="eastAsia"/>
                <w:kern w:val="2"/>
                <w:sz w:val="20"/>
                <w:szCs w:val="20"/>
              </w:rPr>
              <w:t xml:space="preserve"> </w:t>
            </w:r>
            <w:r>
              <w:rPr>
                <w:rFonts w:hint="eastAsia"/>
                <w:kern w:val="2"/>
                <w:sz w:val="20"/>
                <w:szCs w:val="20"/>
              </w:rPr>
              <w:t>행사가액을</w:t>
            </w:r>
            <w:r>
              <w:rPr>
                <w:rFonts w:hint="eastAsia"/>
                <w:kern w:val="2"/>
                <w:sz w:val="20"/>
                <w:szCs w:val="20"/>
              </w:rPr>
              <w:t xml:space="preserve"> </w:t>
            </w:r>
            <w:r>
              <w:rPr>
                <w:rFonts w:hint="eastAsia"/>
                <w:kern w:val="2"/>
                <w:sz w:val="20"/>
                <w:szCs w:val="20"/>
              </w:rPr>
              <w:t>액면가로</w:t>
            </w:r>
            <w:r>
              <w:rPr>
                <w:rFonts w:hint="eastAsia"/>
                <w:kern w:val="2"/>
                <w:sz w:val="20"/>
                <w:szCs w:val="20"/>
              </w:rPr>
              <w:t xml:space="preserve"> </w:t>
            </w:r>
            <w:r>
              <w:rPr>
                <w:rFonts w:hint="eastAsia"/>
                <w:kern w:val="2"/>
                <w:sz w:val="20"/>
                <w:szCs w:val="20"/>
              </w:rPr>
              <w:t>설정하는</w:t>
            </w:r>
            <w:r>
              <w:rPr>
                <w:rFonts w:hint="eastAsia"/>
                <w:kern w:val="2"/>
                <w:sz w:val="20"/>
                <w:szCs w:val="20"/>
              </w:rPr>
              <w:t xml:space="preserve"> </w:t>
            </w:r>
            <w:r>
              <w:rPr>
                <w:rFonts w:hint="eastAsia"/>
                <w:kern w:val="2"/>
                <w:sz w:val="20"/>
                <w:szCs w:val="20"/>
              </w:rPr>
              <w:t>것은</w:t>
            </w:r>
            <w:r>
              <w:rPr>
                <w:rFonts w:hint="eastAsia"/>
                <w:kern w:val="2"/>
                <w:sz w:val="20"/>
                <w:szCs w:val="20"/>
              </w:rPr>
              <w:t xml:space="preserve"> </w:t>
            </w:r>
            <w:r>
              <w:rPr>
                <w:rFonts w:hint="eastAsia"/>
                <w:kern w:val="2"/>
                <w:sz w:val="20"/>
                <w:szCs w:val="20"/>
              </w:rPr>
              <w:t>정당하다고</w:t>
            </w:r>
            <w:r>
              <w:rPr>
                <w:rFonts w:hint="eastAsia"/>
                <w:kern w:val="2"/>
                <w:sz w:val="20"/>
                <w:szCs w:val="20"/>
              </w:rPr>
              <w:t xml:space="preserve"> </w:t>
            </w:r>
            <w:r>
              <w:rPr>
                <w:rFonts w:hint="eastAsia"/>
                <w:kern w:val="2"/>
                <w:sz w:val="20"/>
                <w:szCs w:val="20"/>
              </w:rPr>
              <w:t>판단했다고</w:t>
            </w:r>
            <w:r>
              <w:rPr>
                <w:rFonts w:hint="eastAsia"/>
                <w:kern w:val="2"/>
                <w:sz w:val="20"/>
                <w:szCs w:val="20"/>
              </w:rPr>
              <w:t xml:space="preserve"> </w:t>
            </w:r>
            <w:r>
              <w:rPr>
                <w:rFonts w:hint="eastAsia"/>
                <w:kern w:val="2"/>
                <w:sz w:val="20"/>
                <w:szCs w:val="20"/>
              </w:rPr>
              <w:t>함</w:t>
            </w:r>
            <w:r>
              <w:rPr>
                <w:rFonts w:hint="eastAsia"/>
                <w:kern w:val="2"/>
                <w:sz w:val="20"/>
                <w:szCs w:val="20"/>
              </w:rPr>
              <w:t>.</w:t>
            </w:r>
          </w:p>
          <w:p w14:paraId="18104070" w14:textId="159C493D" w:rsidR="00A86C54" w:rsidRDefault="00A86C54" w:rsidP="002F76A3">
            <w:pPr>
              <w:pStyle w:val="1"/>
              <w:numPr>
                <w:ilvl w:val="0"/>
                <w:numId w:val="0"/>
              </w:numPr>
              <w:ind w:left="513" w:hanging="400"/>
              <w:rPr>
                <w:kern w:val="2"/>
                <w:sz w:val="20"/>
                <w:szCs w:val="20"/>
              </w:rPr>
            </w:pPr>
            <w:r>
              <w:rPr>
                <w:rFonts w:hint="eastAsia"/>
                <w:b/>
                <w:bCs/>
                <w:kern w:val="2"/>
                <w:sz w:val="20"/>
                <w:szCs w:val="20"/>
                <w:u w:val="single"/>
              </w:rPr>
              <w:t>3</w:t>
            </w:r>
            <w:r>
              <w:rPr>
                <w:rFonts w:hint="eastAsia"/>
                <w:b/>
                <w:bCs/>
                <w:kern w:val="2"/>
                <w:sz w:val="20"/>
                <w:szCs w:val="20"/>
                <w:u w:val="single"/>
              </w:rPr>
              <w:t>차</w:t>
            </w:r>
            <w:r>
              <w:rPr>
                <w:rFonts w:hint="eastAsia"/>
                <w:b/>
                <w:bCs/>
                <w:kern w:val="2"/>
                <w:sz w:val="20"/>
                <w:szCs w:val="20"/>
                <w:u w:val="single"/>
              </w:rPr>
              <w:t xml:space="preserve"> </w:t>
            </w:r>
            <w:r>
              <w:rPr>
                <w:rFonts w:hint="eastAsia"/>
                <w:b/>
                <w:bCs/>
                <w:kern w:val="2"/>
                <w:sz w:val="20"/>
                <w:szCs w:val="20"/>
                <w:u w:val="single"/>
              </w:rPr>
              <w:t>및</w:t>
            </w:r>
            <w:r>
              <w:rPr>
                <w:rFonts w:hint="eastAsia"/>
                <w:b/>
                <w:bCs/>
                <w:kern w:val="2"/>
                <w:sz w:val="20"/>
                <w:szCs w:val="20"/>
                <w:u w:val="single"/>
              </w:rPr>
              <w:t xml:space="preserve"> 4</w:t>
            </w:r>
            <w:r>
              <w:rPr>
                <w:rFonts w:hint="eastAsia"/>
                <w:b/>
                <w:bCs/>
                <w:kern w:val="2"/>
                <w:sz w:val="20"/>
                <w:szCs w:val="20"/>
                <w:u w:val="single"/>
              </w:rPr>
              <w:t>차</w:t>
            </w:r>
            <w:r w:rsidRPr="00024E9B">
              <w:rPr>
                <w:rFonts w:hint="eastAsia"/>
                <w:b/>
                <w:bCs/>
                <w:kern w:val="2"/>
                <w:sz w:val="20"/>
                <w:szCs w:val="20"/>
                <w:u w:val="single"/>
              </w:rPr>
              <w:t xml:space="preserve"> </w:t>
            </w:r>
            <w:r w:rsidRPr="00024E9B">
              <w:rPr>
                <w:rFonts w:hint="eastAsia"/>
                <w:b/>
                <w:bCs/>
                <w:kern w:val="2"/>
                <w:sz w:val="20"/>
                <w:szCs w:val="20"/>
                <w:u w:val="single"/>
              </w:rPr>
              <w:t>주식매수선택권</w:t>
            </w:r>
            <w:r w:rsidRPr="00024E9B">
              <w:rPr>
                <w:rFonts w:hint="eastAsia"/>
                <w:b/>
                <w:bCs/>
                <w:kern w:val="2"/>
                <w:sz w:val="20"/>
                <w:szCs w:val="20"/>
                <w:u w:val="single"/>
              </w:rPr>
              <w:t xml:space="preserve"> </w:t>
            </w:r>
            <w:r w:rsidRPr="00024E9B">
              <w:rPr>
                <w:rFonts w:hint="eastAsia"/>
                <w:b/>
                <w:bCs/>
                <w:kern w:val="2"/>
                <w:sz w:val="20"/>
                <w:szCs w:val="20"/>
                <w:u w:val="single"/>
              </w:rPr>
              <w:t>부여</w:t>
            </w:r>
          </w:p>
          <w:p w14:paraId="541D58C5" w14:textId="2EBCB248" w:rsidR="0004097E" w:rsidRDefault="0004097E" w:rsidP="002F76A3">
            <w:pPr>
              <w:pStyle w:val="1"/>
              <w:rPr>
                <w:kern w:val="2"/>
                <w:sz w:val="20"/>
                <w:szCs w:val="20"/>
              </w:rPr>
            </w:pPr>
            <w:r>
              <w:rPr>
                <w:rFonts w:hint="eastAsia"/>
                <w:kern w:val="2"/>
                <w:sz w:val="20"/>
                <w:szCs w:val="20"/>
              </w:rPr>
              <w:t>대상회사는</w:t>
            </w:r>
            <w:r>
              <w:rPr>
                <w:rFonts w:hint="eastAsia"/>
                <w:kern w:val="2"/>
                <w:sz w:val="20"/>
                <w:szCs w:val="20"/>
              </w:rPr>
              <w:t xml:space="preserve"> 2</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당시</w:t>
            </w:r>
            <w:r>
              <w:rPr>
                <w:rFonts w:hint="eastAsia"/>
                <w:kern w:val="2"/>
                <w:sz w:val="20"/>
                <w:szCs w:val="20"/>
              </w:rPr>
              <w:t xml:space="preserve"> </w:t>
            </w:r>
            <w:r>
              <w:rPr>
                <w:rFonts w:hint="eastAsia"/>
                <w:kern w:val="2"/>
                <w:sz w:val="20"/>
                <w:szCs w:val="20"/>
              </w:rPr>
              <w:t>행사가격을</w:t>
            </w:r>
            <w:r>
              <w:rPr>
                <w:rFonts w:hint="eastAsia"/>
                <w:kern w:val="2"/>
                <w:sz w:val="20"/>
                <w:szCs w:val="20"/>
              </w:rPr>
              <w:t xml:space="preserve"> </w:t>
            </w:r>
            <w:r w:rsidRPr="00DD0F4E">
              <w:rPr>
                <w:kern w:val="2"/>
                <w:sz w:val="20"/>
                <w:szCs w:val="20"/>
              </w:rPr>
              <w:t>514,438</w:t>
            </w:r>
            <w:r>
              <w:rPr>
                <w:rFonts w:hint="eastAsia"/>
                <w:kern w:val="2"/>
                <w:sz w:val="20"/>
                <w:szCs w:val="20"/>
              </w:rPr>
              <w:t>원으로</w:t>
            </w:r>
            <w:r>
              <w:rPr>
                <w:rFonts w:hint="eastAsia"/>
                <w:kern w:val="2"/>
                <w:sz w:val="20"/>
                <w:szCs w:val="20"/>
              </w:rPr>
              <w:t xml:space="preserve"> </w:t>
            </w:r>
            <w:r>
              <w:rPr>
                <w:rFonts w:hint="eastAsia"/>
                <w:kern w:val="2"/>
                <w:sz w:val="20"/>
                <w:szCs w:val="20"/>
              </w:rPr>
              <w:t>설정하였고</w:t>
            </w:r>
            <w:r>
              <w:rPr>
                <w:rFonts w:hint="eastAsia"/>
                <w:kern w:val="2"/>
                <w:sz w:val="20"/>
                <w:szCs w:val="20"/>
              </w:rPr>
              <w:t xml:space="preserve">, </w:t>
            </w:r>
            <w:r>
              <w:rPr>
                <w:rFonts w:hint="eastAsia"/>
                <w:kern w:val="2"/>
                <w:sz w:val="20"/>
                <w:szCs w:val="20"/>
              </w:rPr>
              <w:t>이후</w:t>
            </w:r>
            <w:r>
              <w:rPr>
                <w:rFonts w:hint="eastAsia"/>
                <w:kern w:val="2"/>
                <w:sz w:val="20"/>
                <w:szCs w:val="20"/>
              </w:rPr>
              <w:t xml:space="preserve"> 3</w:t>
            </w:r>
            <w:r>
              <w:rPr>
                <w:rFonts w:hint="eastAsia"/>
                <w:kern w:val="2"/>
                <w:sz w:val="20"/>
                <w:szCs w:val="20"/>
              </w:rPr>
              <w:t>차</w:t>
            </w:r>
            <w:r>
              <w:rPr>
                <w:rFonts w:hint="eastAsia"/>
                <w:kern w:val="2"/>
                <w:sz w:val="20"/>
                <w:szCs w:val="20"/>
              </w:rPr>
              <w:t xml:space="preserve"> </w:t>
            </w:r>
            <w:r>
              <w:rPr>
                <w:rFonts w:hint="eastAsia"/>
                <w:kern w:val="2"/>
                <w:sz w:val="20"/>
                <w:szCs w:val="20"/>
              </w:rPr>
              <w:t>및</w:t>
            </w:r>
            <w:r>
              <w:rPr>
                <w:rFonts w:hint="eastAsia"/>
                <w:kern w:val="2"/>
                <w:sz w:val="20"/>
                <w:szCs w:val="20"/>
              </w:rPr>
              <w:t xml:space="preserve"> 4</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부여에서는</w:t>
            </w:r>
            <w:r>
              <w:rPr>
                <w:rFonts w:hint="eastAsia"/>
                <w:kern w:val="2"/>
                <w:sz w:val="20"/>
                <w:szCs w:val="20"/>
              </w:rPr>
              <w:t xml:space="preserve"> </w:t>
            </w:r>
            <w:r>
              <w:rPr>
                <w:rFonts w:hint="eastAsia"/>
                <w:kern w:val="2"/>
                <w:sz w:val="20"/>
                <w:szCs w:val="20"/>
              </w:rPr>
              <w:t>행사가액을</w:t>
            </w:r>
            <w:r>
              <w:rPr>
                <w:rFonts w:hint="eastAsia"/>
                <w:kern w:val="2"/>
                <w:sz w:val="20"/>
                <w:szCs w:val="20"/>
              </w:rPr>
              <w:t xml:space="preserve"> </w:t>
            </w:r>
            <w:r>
              <w:rPr>
                <w:rFonts w:hint="eastAsia"/>
                <w:kern w:val="2"/>
                <w:sz w:val="20"/>
                <w:szCs w:val="20"/>
              </w:rPr>
              <w:t>각</w:t>
            </w:r>
            <w:r>
              <w:rPr>
                <w:rFonts w:hint="eastAsia"/>
                <w:kern w:val="2"/>
                <w:sz w:val="20"/>
                <w:szCs w:val="20"/>
              </w:rPr>
              <w:t xml:space="preserve"> 5,625</w:t>
            </w:r>
            <w:r>
              <w:rPr>
                <w:rFonts w:hint="eastAsia"/>
                <w:kern w:val="2"/>
                <w:sz w:val="20"/>
                <w:szCs w:val="20"/>
              </w:rPr>
              <w:t>원</w:t>
            </w:r>
            <w:r>
              <w:rPr>
                <w:rFonts w:hint="eastAsia"/>
                <w:kern w:val="2"/>
                <w:sz w:val="20"/>
                <w:szCs w:val="20"/>
              </w:rPr>
              <w:t xml:space="preserve"> </w:t>
            </w:r>
            <w:r>
              <w:rPr>
                <w:rFonts w:hint="eastAsia"/>
                <w:kern w:val="2"/>
                <w:sz w:val="20"/>
                <w:szCs w:val="20"/>
              </w:rPr>
              <w:t>및</w:t>
            </w:r>
            <w:r>
              <w:rPr>
                <w:rFonts w:hint="eastAsia"/>
                <w:kern w:val="2"/>
                <w:sz w:val="20"/>
                <w:szCs w:val="20"/>
              </w:rPr>
              <w:t xml:space="preserve"> 7,730</w:t>
            </w:r>
            <w:r>
              <w:rPr>
                <w:rFonts w:hint="eastAsia"/>
                <w:kern w:val="2"/>
                <w:sz w:val="20"/>
                <w:szCs w:val="20"/>
              </w:rPr>
              <w:t>원으로</w:t>
            </w:r>
            <w:r>
              <w:rPr>
                <w:rFonts w:hint="eastAsia"/>
                <w:kern w:val="2"/>
                <w:sz w:val="20"/>
                <w:szCs w:val="20"/>
              </w:rPr>
              <w:t xml:space="preserve"> </w:t>
            </w:r>
            <w:r>
              <w:rPr>
                <w:rFonts w:hint="eastAsia"/>
                <w:kern w:val="2"/>
                <w:sz w:val="20"/>
                <w:szCs w:val="20"/>
              </w:rPr>
              <w:t>설정하여</w:t>
            </w:r>
            <w:r>
              <w:rPr>
                <w:rFonts w:hint="eastAsia"/>
                <w:kern w:val="2"/>
                <w:sz w:val="20"/>
                <w:szCs w:val="20"/>
              </w:rPr>
              <w:t xml:space="preserve"> </w:t>
            </w:r>
            <w:r>
              <w:rPr>
                <w:rFonts w:hint="eastAsia"/>
                <w:kern w:val="2"/>
                <w:sz w:val="20"/>
                <w:szCs w:val="20"/>
              </w:rPr>
              <w:t>회차별로</w:t>
            </w:r>
            <w:r>
              <w:rPr>
                <w:rFonts w:hint="eastAsia"/>
                <w:kern w:val="2"/>
                <w:sz w:val="20"/>
                <w:szCs w:val="20"/>
              </w:rPr>
              <w:t xml:space="preserve"> </w:t>
            </w:r>
            <w:r>
              <w:rPr>
                <w:rFonts w:hint="eastAsia"/>
                <w:kern w:val="2"/>
                <w:sz w:val="20"/>
                <w:szCs w:val="20"/>
              </w:rPr>
              <w:t>행사가액의</w:t>
            </w:r>
            <w:r>
              <w:rPr>
                <w:rFonts w:hint="eastAsia"/>
                <w:kern w:val="2"/>
                <w:sz w:val="20"/>
                <w:szCs w:val="20"/>
              </w:rPr>
              <w:t xml:space="preserve"> </w:t>
            </w:r>
            <w:r>
              <w:rPr>
                <w:rFonts w:hint="eastAsia"/>
                <w:kern w:val="2"/>
                <w:sz w:val="20"/>
                <w:szCs w:val="20"/>
              </w:rPr>
              <w:t>차이가</w:t>
            </w:r>
            <w:r>
              <w:rPr>
                <w:rFonts w:hint="eastAsia"/>
                <w:kern w:val="2"/>
                <w:sz w:val="20"/>
                <w:szCs w:val="20"/>
              </w:rPr>
              <w:t xml:space="preserve"> </w:t>
            </w:r>
            <w:r>
              <w:rPr>
                <w:rFonts w:hint="eastAsia"/>
                <w:kern w:val="2"/>
                <w:sz w:val="20"/>
                <w:szCs w:val="20"/>
              </w:rPr>
              <w:t>큰</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확인됨</w:t>
            </w:r>
            <w:r>
              <w:rPr>
                <w:rFonts w:hint="eastAsia"/>
                <w:kern w:val="2"/>
                <w:sz w:val="20"/>
                <w:szCs w:val="20"/>
              </w:rPr>
              <w:t>.</w:t>
            </w:r>
          </w:p>
          <w:p w14:paraId="5F93A4B4" w14:textId="34D69048" w:rsidR="006D1A99" w:rsidRPr="00D57C99" w:rsidRDefault="0004097E" w:rsidP="00B80D9B">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2022</w:t>
            </w:r>
            <w:r>
              <w:rPr>
                <w:rFonts w:hint="eastAsia"/>
                <w:kern w:val="2"/>
                <w:sz w:val="20"/>
                <w:szCs w:val="20"/>
              </w:rPr>
              <w:t>년</w:t>
            </w:r>
            <w:r>
              <w:rPr>
                <w:rFonts w:hint="eastAsia"/>
                <w:kern w:val="2"/>
                <w:sz w:val="20"/>
                <w:szCs w:val="20"/>
              </w:rPr>
              <w:t xml:space="preserve"> 5</w:t>
            </w:r>
            <w:r>
              <w:rPr>
                <w:rFonts w:hint="eastAsia"/>
                <w:kern w:val="2"/>
                <w:sz w:val="20"/>
                <w:szCs w:val="20"/>
              </w:rPr>
              <w:t>월</w:t>
            </w:r>
            <w:r>
              <w:rPr>
                <w:rFonts w:hint="eastAsia"/>
                <w:kern w:val="2"/>
                <w:sz w:val="20"/>
                <w:szCs w:val="20"/>
              </w:rPr>
              <w:t xml:space="preserve"> 26</w:t>
            </w:r>
            <w:r>
              <w:rPr>
                <w:rFonts w:hint="eastAsia"/>
                <w:kern w:val="2"/>
                <w:sz w:val="20"/>
                <w:szCs w:val="20"/>
              </w:rPr>
              <w:t>일</w:t>
            </w:r>
            <w:r>
              <w:rPr>
                <w:rFonts w:hint="eastAsia"/>
                <w:kern w:val="2"/>
                <w:sz w:val="20"/>
                <w:szCs w:val="20"/>
              </w:rPr>
              <w:t xml:space="preserve"> </w:t>
            </w:r>
            <w:r>
              <w:rPr>
                <w:rFonts w:hint="eastAsia"/>
                <w:kern w:val="2"/>
                <w:sz w:val="20"/>
                <w:szCs w:val="20"/>
              </w:rPr>
              <w:t>중소벤처기업진흥공단</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sidRPr="00CB7D22">
              <w:rPr>
                <w:rFonts w:hint="eastAsia"/>
                <w:kern w:val="2"/>
                <w:sz w:val="20"/>
                <w:szCs w:val="20"/>
              </w:rPr>
              <w:t>비에이피</w:t>
            </w:r>
            <w:r w:rsidRPr="00CB7D22">
              <w:rPr>
                <w:rFonts w:hint="eastAsia"/>
                <w:kern w:val="2"/>
                <w:sz w:val="20"/>
                <w:szCs w:val="20"/>
              </w:rPr>
              <w:t xml:space="preserve"> </w:t>
            </w:r>
            <w:r w:rsidRPr="00CB7D22">
              <w:rPr>
                <w:rFonts w:hint="eastAsia"/>
                <w:kern w:val="2"/>
                <w:sz w:val="20"/>
                <w:szCs w:val="20"/>
              </w:rPr>
              <w:t>제</w:t>
            </w:r>
            <w:r w:rsidRPr="00CB7D22">
              <w:rPr>
                <w:rFonts w:hint="eastAsia"/>
                <w:kern w:val="2"/>
                <w:sz w:val="20"/>
                <w:szCs w:val="20"/>
              </w:rPr>
              <w:t>4</w:t>
            </w:r>
            <w:r w:rsidRPr="00CB7D22">
              <w:rPr>
                <w:rFonts w:hint="eastAsia"/>
                <w:kern w:val="2"/>
                <w:sz w:val="20"/>
                <w:szCs w:val="20"/>
              </w:rPr>
              <w:t>호</w:t>
            </w:r>
            <w:r w:rsidRPr="00CB7D22">
              <w:rPr>
                <w:rFonts w:hint="eastAsia"/>
                <w:kern w:val="2"/>
                <w:sz w:val="20"/>
                <w:szCs w:val="20"/>
              </w:rPr>
              <w:t xml:space="preserve"> </w:t>
            </w:r>
            <w:r w:rsidRPr="00CB7D22">
              <w:rPr>
                <w:rFonts w:hint="eastAsia"/>
                <w:kern w:val="2"/>
                <w:sz w:val="20"/>
                <w:szCs w:val="20"/>
              </w:rPr>
              <w:t>스텝업</w:t>
            </w:r>
            <w:r w:rsidRPr="00CB7D22">
              <w:rPr>
                <w:rFonts w:hint="eastAsia"/>
                <w:kern w:val="2"/>
                <w:sz w:val="20"/>
                <w:szCs w:val="20"/>
              </w:rPr>
              <w:t xml:space="preserve"> </w:t>
            </w:r>
            <w:r w:rsidRPr="00CB7D22">
              <w:rPr>
                <w:rFonts w:hint="eastAsia"/>
                <w:kern w:val="2"/>
                <w:sz w:val="20"/>
                <w:szCs w:val="20"/>
              </w:rPr>
              <w:t>펭귄투자조합</w:t>
            </w:r>
            <w:r>
              <w:rPr>
                <w:rFonts w:hint="eastAsia"/>
                <w:kern w:val="2"/>
                <w:sz w:val="20"/>
                <w:szCs w:val="20"/>
              </w:rPr>
              <w:t>으로부터</w:t>
            </w:r>
            <w:r>
              <w:rPr>
                <w:rFonts w:hint="eastAsia"/>
                <w:kern w:val="2"/>
                <w:sz w:val="20"/>
                <w:szCs w:val="20"/>
              </w:rPr>
              <w:t xml:space="preserve"> </w:t>
            </w:r>
            <w:r>
              <w:rPr>
                <w:rFonts w:hint="eastAsia"/>
                <w:kern w:val="2"/>
                <w:sz w:val="20"/>
                <w:szCs w:val="20"/>
              </w:rPr>
              <w:t>투자를</w:t>
            </w:r>
            <w:r>
              <w:rPr>
                <w:rFonts w:hint="eastAsia"/>
                <w:kern w:val="2"/>
                <w:sz w:val="20"/>
                <w:szCs w:val="20"/>
              </w:rPr>
              <w:t xml:space="preserve"> </w:t>
            </w:r>
            <w:r>
              <w:rPr>
                <w:rFonts w:hint="eastAsia"/>
                <w:kern w:val="2"/>
                <w:sz w:val="20"/>
                <w:szCs w:val="20"/>
              </w:rPr>
              <w:t>받으면서</w:t>
            </w:r>
            <w:r>
              <w:rPr>
                <w:rFonts w:hint="eastAsia"/>
                <w:kern w:val="2"/>
                <w:sz w:val="20"/>
                <w:szCs w:val="20"/>
              </w:rPr>
              <w:t xml:space="preserve"> </w:t>
            </w:r>
            <w:r>
              <w:rPr>
                <w:rFonts w:hint="eastAsia"/>
                <w:kern w:val="2"/>
                <w:sz w:val="20"/>
                <w:szCs w:val="20"/>
              </w:rPr>
              <w:t>발행한</w:t>
            </w:r>
            <w:r>
              <w:rPr>
                <w:rFonts w:hint="eastAsia"/>
                <w:kern w:val="2"/>
                <w:sz w:val="20"/>
                <w:szCs w:val="20"/>
              </w:rPr>
              <w:t xml:space="preserve"> </w:t>
            </w:r>
            <w:r>
              <w:rPr>
                <w:rFonts w:hint="eastAsia"/>
                <w:kern w:val="2"/>
                <w:sz w:val="20"/>
                <w:szCs w:val="20"/>
              </w:rPr>
              <w:t>신주의</w:t>
            </w:r>
            <w:r>
              <w:rPr>
                <w:rFonts w:hint="eastAsia"/>
                <w:kern w:val="2"/>
                <w:sz w:val="20"/>
                <w:szCs w:val="20"/>
              </w:rPr>
              <w:t xml:space="preserve"> </w:t>
            </w:r>
            <w:r>
              <w:rPr>
                <w:rFonts w:hint="eastAsia"/>
                <w:kern w:val="2"/>
                <w:sz w:val="20"/>
                <w:szCs w:val="20"/>
              </w:rPr>
              <w:t>발행가액</w:t>
            </w:r>
            <w:r>
              <w:rPr>
                <w:rFonts w:hint="eastAsia"/>
                <w:kern w:val="2"/>
                <w:sz w:val="20"/>
                <w:szCs w:val="20"/>
              </w:rPr>
              <w:t xml:space="preserve"> 514,438</w:t>
            </w:r>
            <w:r>
              <w:rPr>
                <w:rFonts w:hint="eastAsia"/>
                <w:kern w:val="2"/>
                <w:sz w:val="20"/>
                <w:szCs w:val="20"/>
              </w:rPr>
              <w:t>원을</w:t>
            </w:r>
            <w:r>
              <w:rPr>
                <w:rFonts w:hint="eastAsia"/>
                <w:kern w:val="2"/>
                <w:sz w:val="20"/>
                <w:szCs w:val="20"/>
              </w:rPr>
              <w:t xml:space="preserve"> </w:t>
            </w:r>
            <w:r>
              <w:rPr>
                <w:rFonts w:hint="eastAsia"/>
                <w:kern w:val="2"/>
                <w:sz w:val="20"/>
                <w:szCs w:val="20"/>
              </w:rPr>
              <w:t>그대로</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행사가액에</w:t>
            </w:r>
            <w:r>
              <w:rPr>
                <w:rFonts w:hint="eastAsia"/>
                <w:kern w:val="2"/>
                <w:sz w:val="20"/>
                <w:szCs w:val="20"/>
              </w:rPr>
              <w:t xml:space="preserve"> </w:t>
            </w:r>
            <w:r>
              <w:rPr>
                <w:rFonts w:hint="eastAsia"/>
                <w:kern w:val="2"/>
                <w:sz w:val="20"/>
                <w:szCs w:val="20"/>
              </w:rPr>
              <w:t>반영하였다고</w:t>
            </w:r>
            <w:r>
              <w:rPr>
                <w:rFonts w:hint="eastAsia"/>
                <w:kern w:val="2"/>
                <w:sz w:val="20"/>
                <w:szCs w:val="20"/>
              </w:rPr>
              <w:t xml:space="preserve"> </w:t>
            </w:r>
            <w:r>
              <w:rPr>
                <w:rFonts w:hint="eastAsia"/>
                <w:kern w:val="2"/>
                <w:sz w:val="20"/>
                <w:szCs w:val="20"/>
              </w:rPr>
              <w:t>함</w:t>
            </w:r>
            <w:r>
              <w:rPr>
                <w:rFonts w:hint="eastAsia"/>
                <w:kern w:val="2"/>
                <w:sz w:val="20"/>
                <w:szCs w:val="20"/>
              </w:rPr>
              <w:t>.</w:t>
            </w:r>
          </w:p>
        </w:tc>
        <w:tc>
          <w:tcPr>
            <w:tcW w:w="5640" w:type="dxa"/>
            <w:tcBorders>
              <w:top w:val="single" w:sz="12" w:space="0" w:color="0F243E"/>
              <w:bottom w:val="single" w:sz="12" w:space="0" w:color="0F243E"/>
            </w:tcBorders>
            <w:shd w:val="clear" w:color="auto" w:fill="auto"/>
          </w:tcPr>
          <w:p w14:paraId="0F16F153" w14:textId="3328C68D" w:rsidR="0096551B" w:rsidRDefault="00DD4E35" w:rsidP="007E167A">
            <w:pPr>
              <w:pStyle w:val="1"/>
              <w:rPr>
                <w:kern w:val="2"/>
                <w:sz w:val="20"/>
                <w:szCs w:val="20"/>
              </w:rPr>
            </w:pPr>
            <w:r>
              <w:rPr>
                <w:rFonts w:hint="eastAsia"/>
                <w:kern w:val="2"/>
                <w:sz w:val="20"/>
                <w:szCs w:val="20"/>
              </w:rPr>
              <w:t>상법</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벤처기업법에</w:t>
            </w:r>
            <w:r>
              <w:rPr>
                <w:rFonts w:hint="eastAsia"/>
                <w:kern w:val="2"/>
                <w:sz w:val="20"/>
                <w:szCs w:val="20"/>
              </w:rPr>
              <w:t xml:space="preserve"> </w:t>
            </w:r>
            <w:r>
              <w:rPr>
                <w:rFonts w:hint="eastAsia"/>
                <w:kern w:val="2"/>
                <w:sz w:val="20"/>
                <w:szCs w:val="20"/>
              </w:rPr>
              <w:t>의하면</w:t>
            </w:r>
            <w:r>
              <w:rPr>
                <w:rFonts w:hint="eastAsia"/>
                <w:kern w:val="2"/>
                <w:sz w:val="20"/>
                <w:szCs w:val="20"/>
              </w:rPr>
              <w:t>,</w:t>
            </w:r>
            <w:r w:rsidR="006756B8" w:rsidRPr="006756B8">
              <w:rPr>
                <w:rFonts w:hint="eastAsia"/>
                <w:kern w:val="2"/>
                <w:sz w:val="20"/>
                <w:szCs w:val="20"/>
              </w:rPr>
              <w:t xml:space="preserve"> </w:t>
            </w:r>
            <w:r w:rsidR="006756B8" w:rsidRPr="006756B8">
              <w:rPr>
                <w:rFonts w:hint="eastAsia"/>
                <w:kern w:val="2"/>
                <w:sz w:val="20"/>
                <w:szCs w:val="20"/>
              </w:rPr>
              <w:t>주식매수선택권은</w:t>
            </w:r>
            <w:r w:rsidR="006756B8" w:rsidRPr="006756B8">
              <w:rPr>
                <w:rFonts w:hint="eastAsia"/>
                <w:kern w:val="2"/>
                <w:sz w:val="20"/>
                <w:szCs w:val="20"/>
              </w:rPr>
              <w:t xml:space="preserve"> </w:t>
            </w:r>
            <w:r w:rsidR="006756B8" w:rsidRPr="006756B8">
              <w:rPr>
                <w:rFonts w:hint="eastAsia"/>
                <w:kern w:val="2"/>
                <w:sz w:val="20"/>
                <w:szCs w:val="20"/>
              </w:rPr>
              <w:t>주주총회</w:t>
            </w:r>
            <w:r w:rsidR="006756B8" w:rsidRPr="006756B8">
              <w:rPr>
                <w:rFonts w:hint="eastAsia"/>
                <w:kern w:val="2"/>
                <w:sz w:val="20"/>
                <w:szCs w:val="20"/>
              </w:rPr>
              <w:t xml:space="preserve"> </w:t>
            </w:r>
            <w:r w:rsidR="006756B8" w:rsidRPr="006756B8">
              <w:rPr>
                <w:rFonts w:hint="eastAsia"/>
                <w:kern w:val="2"/>
                <w:sz w:val="20"/>
                <w:szCs w:val="20"/>
              </w:rPr>
              <w:t>특별결의로</w:t>
            </w:r>
            <w:r w:rsidR="006756B8" w:rsidRPr="006756B8">
              <w:rPr>
                <w:rFonts w:hint="eastAsia"/>
                <w:kern w:val="2"/>
                <w:sz w:val="20"/>
                <w:szCs w:val="20"/>
              </w:rPr>
              <w:t xml:space="preserve"> </w:t>
            </w:r>
            <w:r w:rsidR="006756B8" w:rsidRPr="006756B8">
              <w:rPr>
                <w:rFonts w:hint="eastAsia"/>
                <w:kern w:val="2"/>
                <w:sz w:val="20"/>
                <w:szCs w:val="20"/>
              </w:rPr>
              <w:t>부여할</w:t>
            </w:r>
            <w:r w:rsidR="006756B8" w:rsidRPr="006756B8">
              <w:rPr>
                <w:rFonts w:hint="eastAsia"/>
                <w:kern w:val="2"/>
                <w:sz w:val="20"/>
                <w:szCs w:val="20"/>
              </w:rPr>
              <w:t xml:space="preserve"> </w:t>
            </w:r>
            <w:r w:rsidR="006756B8" w:rsidRPr="006756B8">
              <w:rPr>
                <w:rFonts w:hint="eastAsia"/>
                <w:kern w:val="2"/>
                <w:sz w:val="20"/>
                <w:szCs w:val="20"/>
              </w:rPr>
              <w:t>수</w:t>
            </w:r>
            <w:r w:rsidR="006756B8" w:rsidRPr="006756B8">
              <w:rPr>
                <w:rFonts w:hint="eastAsia"/>
                <w:kern w:val="2"/>
                <w:sz w:val="20"/>
                <w:szCs w:val="20"/>
              </w:rPr>
              <w:t xml:space="preserve"> </w:t>
            </w:r>
            <w:r w:rsidR="006756B8" w:rsidRPr="006756B8">
              <w:rPr>
                <w:rFonts w:hint="eastAsia"/>
                <w:kern w:val="2"/>
                <w:sz w:val="20"/>
                <w:szCs w:val="20"/>
              </w:rPr>
              <w:t>있으며</w:t>
            </w:r>
            <w:r w:rsidR="006756B8" w:rsidRPr="006756B8">
              <w:rPr>
                <w:rFonts w:hint="eastAsia"/>
                <w:kern w:val="2"/>
                <w:sz w:val="20"/>
                <w:szCs w:val="20"/>
              </w:rPr>
              <w:t xml:space="preserve">, </w:t>
            </w:r>
            <w:r w:rsidR="006756B8" w:rsidRPr="006756B8">
              <w:rPr>
                <w:rFonts w:hint="eastAsia"/>
                <w:kern w:val="2"/>
                <w:sz w:val="20"/>
                <w:szCs w:val="20"/>
              </w:rPr>
              <w:t>주식매수선택권을</w:t>
            </w:r>
            <w:r w:rsidR="006756B8" w:rsidRPr="006756B8">
              <w:rPr>
                <w:rFonts w:hint="eastAsia"/>
                <w:kern w:val="2"/>
                <w:sz w:val="20"/>
                <w:szCs w:val="20"/>
              </w:rPr>
              <w:t xml:space="preserve"> </w:t>
            </w:r>
            <w:r w:rsidR="006756B8" w:rsidRPr="006756B8">
              <w:rPr>
                <w:rFonts w:hint="eastAsia"/>
                <w:kern w:val="2"/>
                <w:sz w:val="20"/>
                <w:szCs w:val="20"/>
              </w:rPr>
              <w:t>부여받은</w:t>
            </w:r>
            <w:r w:rsidR="006756B8" w:rsidRPr="006756B8">
              <w:rPr>
                <w:rFonts w:hint="eastAsia"/>
                <w:kern w:val="2"/>
                <w:sz w:val="20"/>
                <w:szCs w:val="20"/>
              </w:rPr>
              <w:t xml:space="preserve"> </w:t>
            </w:r>
            <w:r w:rsidR="006756B8" w:rsidRPr="006756B8">
              <w:rPr>
                <w:rFonts w:hint="eastAsia"/>
                <w:kern w:val="2"/>
                <w:sz w:val="20"/>
                <w:szCs w:val="20"/>
              </w:rPr>
              <w:t>이들과</w:t>
            </w:r>
            <w:r w:rsidR="006756B8" w:rsidRPr="006756B8">
              <w:rPr>
                <w:rFonts w:hint="eastAsia"/>
                <w:kern w:val="2"/>
                <w:sz w:val="20"/>
                <w:szCs w:val="20"/>
              </w:rPr>
              <w:t xml:space="preserve"> </w:t>
            </w:r>
            <w:r w:rsidR="006756B8" w:rsidRPr="006756B8">
              <w:rPr>
                <w:rFonts w:hint="eastAsia"/>
                <w:kern w:val="2"/>
                <w:sz w:val="20"/>
                <w:szCs w:val="20"/>
              </w:rPr>
              <w:t>계약을</w:t>
            </w:r>
            <w:r w:rsidR="006756B8" w:rsidRPr="006756B8">
              <w:rPr>
                <w:rFonts w:hint="eastAsia"/>
                <w:kern w:val="2"/>
                <w:sz w:val="20"/>
                <w:szCs w:val="20"/>
              </w:rPr>
              <w:t xml:space="preserve"> </w:t>
            </w:r>
            <w:r w:rsidR="006756B8" w:rsidRPr="006756B8">
              <w:rPr>
                <w:rFonts w:hint="eastAsia"/>
                <w:kern w:val="2"/>
                <w:sz w:val="20"/>
                <w:szCs w:val="20"/>
              </w:rPr>
              <w:t>체결하고</w:t>
            </w:r>
            <w:r w:rsidR="006756B8" w:rsidRPr="006756B8">
              <w:rPr>
                <w:rFonts w:hint="eastAsia"/>
                <w:kern w:val="2"/>
                <w:sz w:val="20"/>
                <w:szCs w:val="20"/>
              </w:rPr>
              <w:t xml:space="preserve"> </w:t>
            </w:r>
            <w:r w:rsidR="006756B8" w:rsidRPr="006756B8">
              <w:rPr>
                <w:rFonts w:hint="eastAsia"/>
                <w:kern w:val="2"/>
                <w:sz w:val="20"/>
                <w:szCs w:val="20"/>
              </w:rPr>
              <w:t>계약을</w:t>
            </w:r>
            <w:r w:rsidR="006756B8" w:rsidRPr="006756B8">
              <w:rPr>
                <w:rFonts w:hint="eastAsia"/>
                <w:kern w:val="2"/>
                <w:sz w:val="20"/>
                <w:szCs w:val="20"/>
              </w:rPr>
              <w:t xml:space="preserve"> </w:t>
            </w:r>
            <w:r w:rsidR="006756B8" w:rsidRPr="006756B8">
              <w:rPr>
                <w:rFonts w:hint="eastAsia"/>
                <w:kern w:val="2"/>
                <w:sz w:val="20"/>
                <w:szCs w:val="20"/>
              </w:rPr>
              <w:t>작성해야</w:t>
            </w:r>
            <w:r w:rsidR="006756B8" w:rsidRPr="006756B8">
              <w:rPr>
                <w:rFonts w:hint="eastAsia"/>
                <w:kern w:val="2"/>
                <w:sz w:val="20"/>
                <w:szCs w:val="20"/>
              </w:rPr>
              <w:t xml:space="preserve"> </w:t>
            </w:r>
            <w:r w:rsidR="006756B8" w:rsidRPr="006756B8">
              <w:rPr>
                <w:rFonts w:hint="eastAsia"/>
                <w:kern w:val="2"/>
                <w:sz w:val="20"/>
                <w:szCs w:val="20"/>
              </w:rPr>
              <w:t>함</w:t>
            </w:r>
            <w:r w:rsidR="006756B8" w:rsidRPr="006756B8">
              <w:rPr>
                <w:rFonts w:hint="eastAsia"/>
                <w:kern w:val="2"/>
                <w:sz w:val="20"/>
                <w:szCs w:val="20"/>
              </w:rPr>
              <w:t xml:space="preserve">. </w:t>
            </w:r>
          </w:p>
          <w:p w14:paraId="7DD87F24" w14:textId="46C26767" w:rsidR="007E167A" w:rsidRPr="007E167A" w:rsidRDefault="007E167A" w:rsidP="007E167A">
            <w:pPr>
              <w:pStyle w:val="1"/>
              <w:rPr>
                <w:kern w:val="2"/>
                <w:sz w:val="20"/>
                <w:szCs w:val="20"/>
              </w:rPr>
            </w:pPr>
            <w:r>
              <w:rPr>
                <w:rFonts w:hint="eastAsia"/>
                <w:kern w:val="2"/>
                <w:sz w:val="20"/>
                <w:szCs w:val="20"/>
              </w:rPr>
              <w:t>대상회사는</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특별결의</w:t>
            </w:r>
            <w:r>
              <w:rPr>
                <w:rFonts w:hint="eastAsia"/>
                <w:kern w:val="2"/>
                <w:sz w:val="20"/>
                <w:szCs w:val="20"/>
              </w:rPr>
              <w:t xml:space="preserve"> </w:t>
            </w:r>
            <w:r>
              <w:rPr>
                <w:rFonts w:hint="eastAsia"/>
                <w:kern w:val="2"/>
                <w:sz w:val="20"/>
                <w:szCs w:val="20"/>
              </w:rPr>
              <w:t>요건을</w:t>
            </w:r>
            <w:r>
              <w:rPr>
                <w:rFonts w:hint="eastAsia"/>
                <w:kern w:val="2"/>
                <w:sz w:val="20"/>
                <w:szCs w:val="20"/>
              </w:rPr>
              <w:t xml:space="preserve"> </w:t>
            </w:r>
            <w:r>
              <w:rPr>
                <w:rFonts w:hint="eastAsia"/>
                <w:kern w:val="2"/>
                <w:sz w:val="20"/>
                <w:szCs w:val="20"/>
              </w:rPr>
              <w:t>갖추어</w:t>
            </w:r>
            <w:r>
              <w:rPr>
                <w:rFonts w:hint="eastAsia"/>
                <w:kern w:val="2"/>
                <w:sz w:val="20"/>
                <w:szCs w:val="20"/>
              </w:rPr>
              <w:t xml:space="preserve"> </w:t>
            </w:r>
            <w:r>
              <w:rPr>
                <w:rFonts w:hint="eastAsia"/>
                <w:kern w:val="2"/>
                <w:sz w:val="20"/>
                <w:szCs w:val="20"/>
              </w:rPr>
              <w:t>각</w:t>
            </w:r>
            <w:r>
              <w:rPr>
                <w:rFonts w:hint="eastAsia"/>
                <w:kern w:val="2"/>
                <w:sz w:val="20"/>
                <w:szCs w:val="20"/>
              </w:rPr>
              <w:t xml:space="preserve"> </w:t>
            </w:r>
            <w:r>
              <w:rPr>
                <w:rFonts w:hint="eastAsia"/>
                <w:kern w:val="2"/>
                <w:sz w:val="20"/>
                <w:szCs w:val="20"/>
              </w:rPr>
              <w:t>주식매수선택권을</w:t>
            </w:r>
            <w:r>
              <w:rPr>
                <w:rFonts w:hint="eastAsia"/>
                <w:kern w:val="2"/>
                <w:sz w:val="20"/>
                <w:szCs w:val="20"/>
              </w:rPr>
              <w:t xml:space="preserve"> </w:t>
            </w:r>
            <w:r>
              <w:rPr>
                <w:rFonts w:hint="eastAsia"/>
                <w:kern w:val="2"/>
                <w:sz w:val="20"/>
                <w:szCs w:val="20"/>
              </w:rPr>
              <w:t>부여하였고</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대상자별로</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부여계약서를</w:t>
            </w:r>
            <w:r>
              <w:rPr>
                <w:rFonts w:hint="eastAsia"/>
                <w:kern w:val="2"/>
                <w:sz w:val="20"/>
                <w:szCs w:val="20"/>
              </w:rPr>
              <w:t xml:space="preserve"> </w:t>
            </w:r>
            <w:r>
              <w:rPr>
                <w:rFonts w:hint="eastAsia"/>
                <w:kern w:val="2"/>
                <w:sz w:val="20"/>
                <w:szCs w:val="20"/>
              </w:rPr>
              <w:t>체결한</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확인되므로</w:t>
            </w:r>
            <w:r>
              <w:rPr>
                <w:rFonts w:hint="eastAsia"/>
                <w:kern w:val="2"/>
                <w:sz w:val="20"/>
                <w:szCs w:val="20"/>
              </w:rPr>
              <w:t xml:space="preserve">, </w:t>
            </w:r>
            <w:r>
              <w:rPr>
                <w:rFonts w:hint="eastAsia"/>
                <w:kern w:val="2"/>
                <w:sz w:val="20"/>
                <w:szCs w:val="20"/>
              </w:rPr>
              <w:t>적법한</w:t>
            </w:r>
            <w:r>
              <w:rPr>
                <w:rFonts w:hint="eastAsia"/>
                <w:kern w:val="2"/>
                <w:sz w:val="20"/>
                <w:szCs w:val="20"/>
              </w:rPr>
              <w:t xml:space="preserve"> </w:t>
            </w:r>
            <w:r>
              <w:rPr>
                <w:rFonts w:hint="eastAsia"/>
                <w:kern w:val="2"/>
                <w:sz w:val="20"/>
                <w:szCs w:val="20"/>
              </w:rPr>
              <w:t>절차에</w:t>
            </w:r>
            <w:r>
              <w:rPr>
                <w:rFonts w:hint="eastAsia"/>
                <w:kern w:val="2"/>
                <w:sz w:val="20"/>
                <w:szCs w:val="20"/>
              </w:rPr>
              <w:t xml:space="preserve"> </w:t>
            </w:r>
            <w:r>
              <w:rPr>
                <w:rFonts w:hint="eastAsia"/>
                <w:kern w:val="2"/>
                <w:sz w:val="20"/>
                <w:szCs w:val="20"/>
              </w:rPr>
              <w:t>의하여</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부여가</w:t>
            </w:r>
            <w:r>
              <w:rPr>
                <w:rFonts w:hint="eastAsia"/>
                <w:kern w:val="2"/>
                <w:sz w:val="20"/>
                <w:szCs w:val="20"/>
              </w:rPr>
              <w:t xml:space="preserve"> </w:t>
            </w:r>
            <w:r>
              <w:rPr>
                <w:rFonts w:hint="eastAsia"/>
                <w:kern w:val="2"/>
                <w:sz w:val="20"/>
                <w:szCs w:val="20"/>
              </w:rPr>
              <w:t>이루어진</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보임</w:t>
            </w:r>
            <w:r>
              <w:rPr>
                <w:rFonts w:hint="eastAsia"/>
                <w:kern w:val="2"/>
                <w:sz w:val="20"/>
                <w:szCs w:val="20"/>
              </w:rPr>
              <w:t xml:space="preserve">. </w:t>
            </w:r>
          </w:p>
          <w:p w14:paraId="5004E12A" w14:textId="77777777" w:rsidR="00F81051" w:rsidRPr="00FE3A9E" w:rsidRDefault="00F81051" w:rsidP="00F81051">
            <w:pPr>
              <w:pStyle w:val="1"/>
              <w:numPr>
                <w:ilvl w:val="0"/>
                <w:numId w:val="0"/>
              </w:numPr>
              <w:spacing w:line="276" w:lineRule="auto"/>
              <w:ind w:left="513" w:hanging="400"/>
              <w:rPr>
                <w:b/>
                <w:bCs/>
                <w:color w:val="000000" w:themeColor="text1"/>
                <w:sz w:val="20"/>
                <w:szCs w:val="20"/>
                <w:u w:val="single"/>
              </w:rPr>
            </w:pPr>
            <w:r w:rsidRPr="00FE3A9E">
              <w:rPr>
                <w:rFonts w:hint="eastAsia"/>
                <w:b/>
                <w:bCs/>
                <w:color w:val="000000" w:themeColor="text1"/>
                <w:sz w:val="20"/>
                <w:szCs w:val="20"/>
                <w:u w:val="single"/>
              </w:rPr>
              <w:t>1</w:t>
            </w:r>
            <w:r w:rsidRPr="00FE3A9E">
              <w:rPr>
                <w:rFonts w:hint="eastAsia"/>
                <w:b/>
                <w:bCs/>
                <w:color w:val="000000" w:themeColor="text1"/>
                <w:sz w:val="20"/>
                <w:szCs w:val="20"/>
                <w:u w:val="single"/>
              </w:rPr>
              <w:t>차</w:t>
            </w:r>
            <w:r w:rsidRPr="00FE3A9E">
              <w:rPr>
                <w:rFonts w:hint="eastAsia"/>
                <w:b/>
                <w:bCs/>
                <w:color w:val="000000" w:themeColor="text1"/>
                <w:sz w:val="20"/>
                <w:szCs w:val="20"/>
                <w:u w:val="single"/>
              </w:rPr>
              <w:t xml:space="preserve"> </w:t>
            </w:r>
            <w:r w:rsidRPr="00FE3A9E">
              <w:rPr>
                <w:rFonts w:hint="eastAsia"/>
                <w:b/>
                <w:bCs/>
                <w:color w:val="000000" w:themeColor="text1"/>
                <w:sz w:val="20"/>
                <w:szCs w:val="20"/>
                <w:u w:val="single"/>
              </w:rPr>
              <w:t>주식매수선택권</w:t>
            </w:r>
            <w:r w:rsidRPr="00FE3A9E">
              <w:rPr>
                <w:rFonts w:hint="eastAsia"/>
                <w:b/>
                <w:bCs/>
                <w:color w:val="000000" w:themeColor="text1"/>
                <w:sz w:val="20"/>
                <w:szCs w:val="20"/>
                <w:u w:val="single"/>
              </w:rPr>
              <w:t xml:space="preserve"> </w:t>
            </w:r>
            <w:r w:rsidRPr="00FE3A9E">
              <w:rPr>
                <w:rFonts w:hint="eastAsia"/>
                <w:b/>
                <w:bCs/>
                <w:color w:val="000000" w:themeColor="text1"/>
                <w:sz w:val="20"/>
                <w:szCs w:val="20"/>
                <w:u w:val="single"/>
              </w:rPr>
              <w:t>부여의</w:t>
            </w:r>
            <w:r w:rsidRPr="00FE3A9E">
              <w:rPr>
                <w:rFonts w:hint="eastAsia"/>
                <w:b/>
                <w:bCs/>
                <w:color w:val="000000" w:themeColor="text1"/>
                <w:sz w:val="20"/>
                <w:szCs w:val="20"/>
                <w:u w:val="single"/>
              </w:rPr>
              <w:t xml:space="preserve"> </w:t>
            </w:r>
            <w:r w:rsidRPr="00FE3A9E">
              <w:rPr>
                <w:rFonts w:hint="eastAsia"/>
                <w:b/>
                <w:bCs/>
                <w:color w:val="000000" w:themeColor="text1"/>
                <w:sz w:val="20"/>
                <w:szCs w:val="20"/>
                <w:u w:val="single"/>
              </w:rPr>
              <w:t>적법성</w:t>
            </w:r>
          </w:p>
          <w:p w14:paraId="1F7E9EF5" w14:textId="553DBF2F" w:rsidR="009C39EA" w:rsidRDefault="009C39EA" w:rsidP="002F76A3">
            <w:pPr>
              <w:pStyle w:val="1"/>
              <w:spacing w:line="276" w:lineRule="auto"/>
              <w:rPr>
                <w:color w:val="000000" w:themeColor="text1"/>
                <w:sz w:val="20"/>
                <w:szCs w:val="20"/>
              </w:rPr>
            </w:pPr>
            <w:r>
              <w:rPr>
                <w:rFonts w:hint="eastAsia"/>
                <w:color w:val="000000" w:themeColor="text1"/>
                <w:sz w:val="20"/>
                <w:szCs w:val="20"/>
              </w:rPr>
              <w:t>개정</w:t>
            </w:r>
            <w:r>
              <w:rPr>
                <w:rFonts w:hint="eastAsia"/>
                <w:color w:val="000000" w:themeColor="text1"/>
                <w:sz w:val="20"/>
                <w:szCs w:val="20"/>
              </w:rPr>
              <w:t xml:space="preserve"> </w:t>
            </w:r>
            <w:r>
              <w:rPr>
                <w:rFonts w:hint="eastAsia"/>
                <w:color w:val="000000" w:themeColor="text1"/>
                <w:sz w:val="20"/>
                <w:szCs w:val="20"/>
              </w:rPr>
              <w:t>벤처기업법</w:t>
            </w:r>
            <w:r w:rsidR="00A03329">
              <w:rPr>
                <w:rFonts w:hint="eastAsia"/>
                <w:color w:val="000000" w:themeColor="text1"/>
                <w:sz w:val="20"/>
                <w:szCs w:val="20"/>
              </w:rPr>
              <w:t>(</w:t>
            </w:r>
            <w:r w:rsidR="00A03329">
              <w:rPr>
                <w:rFonts w:hint="eastAsia"/>
                <w:color w:val="000000" w:themeColor="text1"/>
                <w:sz w:val="20"/>
                <w:szCs w:val="20"/>
              </w:rPr>
              <w:t>법률</w:t>
            </w:r>
            <w:r w:rsidR="00A03329">
              <w:rPr>
                <w:rFonts w:hint="eastAsia"/>
                <w:color w:val="000000" w:themeColor="text1"/>
                <w:sz w:val="20"/>
                <w:szCs w:val="20"/>
              </w:rPr>
              <w:t xml:space="preserve"> </w:t>
            </w:r>
            <w:r w:rsidR="00A03329">
              <w:rPr>
                <w:rFonts w:hint="eastAsia"/>
                <w:color w:val="000000" w:themeColor="text1"/>
                <w:sz w:val="20"/>
                <w:szCs w:val="20"/>
              </w:rPr>
              <w:t>제</w:t>
            </w:r>
            <w:r w:rsidR="00A03329">
              <w:rPr>
                <w:rFonts w:hint="eastAsia"/>
                <w:color w:val="000000" w:themeColor="text1"/>
                <w:sz w:val="20"/>
                <w:szCs w:val="20"/>
              </w:rPr>
              <w:t>19178</w:t>
            </w:r>
            <w:r w:rsidR="00A03329">
              <w:rPr>
                <w:rFonts w:hint="eastAsia"/>
                <w:color w:val="000000" w:themeColor="text1"/>
                <w:sz w:val="20"/>
                <w:szCs w:val="20"/>
              </w:rPr>
              <w:t>호</w:t>
            </w:r>
            <w:r w:rsidR="00A03329">
              <w:rPr>
                <w:rFonts w:hint="eastAsia"/>
                <w:color w:val="000000" w:themeColor="text1"/>
                <w:sz w:val="20"/>
                <w:szCs w:val="20"/>
              </w:rPr>
              <w:t>, 2023. 1. 3.)</w:t>
            </w:r>
            <w:r>
              <w:rPr>
                <w:rFonts w:hint="eastAsia"/>
                <w:color w:val="000000" w:themeColor="text1"/>
                <w:sz w:val="20"/>
                <w:szCs w:val="20"/>
              </w:rPr>
              <w:t xml:space="preserve"> </w:t>
            </w:r>
            <w:r>
              <w:rPr>
                <w:rFonts w:hint="eastAsia"/>
                <w:color w:val="000000" w:themeColor="text1"/>
                <w:sz w:val="20"/>
                <w:szCs w:val="20"/>
              </w:rPr>
              <w:t>부칙</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2</w:t>
            </w:r>
            <w:r>
              <w:rPr>
                <w:rFonts w:hint="eastAsia"/>
                <w:color w:val="000000" w:themeColor="text1"/>
                <w:sz w:val="20"/>
                <w:szCs w:val="20"/>
              </w:rPr>
              <w:t>조는</w:t>
            </w:r>
            <w:r>
              <w:rPr>
                <w:rFonts w:hint="eastAsia"/>
                <w:color w:val="000000" w:themeColor="text1"/>
                <w:sz w:val="20"/>
                <w:szCs w:val="20"/>
              </w:rPr>
              <w:t xml:space="preserve"> </w:t>
            </w:r>
            <w:r>
              <w:rPr>
                <w:color w:val="000000" w:themeColor="text1"/>
                <w:sz w:val="20"/>
                <w:szCs w:val="20"/>
              </w:rPr>
              <w:t>“</w:t>
            </w:r>
            <w:r w:rsidRPr="00772B11">
              <w:rPr>
                <w:rFonts w:hint="eastAsia"/>
                <w:color w:val="000000" w:themeColor="text1"/>
                <w:sz w:val="20"/>
                <w:szCs w:val="20"/>
              </w:rPr>
              <w:t>법</w:t>
            </w:r>
            <w:r w:rsidRPr="00772B11">
              <w:rPr>
                <w:rFonts w:hint="eastAsia"/>
                <w:color w:val="000000" w:themeColor="text1"/>
                <w:sz w:val="20"/>
                <w:szCs w:val="20"/>
              </w:rPr>
              <w:t xml:space="preserve"> </w:t>
            </w:r>
            <w:r w:rsidRPr="00772B11">
              <w:rPr>
                <w:rFonts w:hint="eastAsia"/>
                <w:color w:val="000000" w:themeColor="text1"/>
                <w:sz w:val="20"/>
                <w:szCs w:val="20"/>
              </w:rPr>
              <w:t>시행</w:t>
            </w:r>
            <w:r w:rsidRPr="00772B11">
              <w:rPr>
                <w:rFonts w:hint="eastAsia"/>
                <w:color w:val="000000" w:themeColor="text1"/>
                <w:sz w:val="20"/>
                <w:szCs w:val="20"/>
              </w:rPr>
              <w:t xml:space="preserve"> </w:t>
            </w:r>
            <w:r w:rsidRPr="00772B11">
              <w:rPr>
                <w:rFonts w:hint="eastAsia"/>
                <w:color w:val="000000" w:themeColor="text1"/>
                <w:sz w:val="20"/>
                <w:szCs w:val="20"/>
              </w:rPr>
              <w:t>이후</w:t>
            </w:r>
            <w:r w:rsidRPr="00772B11">
              <w:rPr>
                <w:rFonts w:hint="eastAsia"/>
                <w:color w:val="000000" w:themeColor="text1"/>
                <w:sz w:val="20"/>
                <w:szCs w:val="20"/>
              </w:rPr>
              <w:t xml:space="preserve"> </w:t>
            </w:r>
            <w:r w:rsidRPr="00772B11">
              <w:rPr>
                <w:rFonts w:hint="eastAsia"/>
                <w:color w:val="000000" w:themeColor="text1"/>
                <w:sz w:val="20"/>
                <w:szCs w:val="20"/>
              </w:rPr>
              <w:t>최초로</w:t>
            </w:r>
            <w:r w:rsidRPr="00772B11">
              <w:rPr>
                <w:rFonts w:hint="eastAsia"/>
                <w:color w:val="000000" w:themeColor="text1"/>
                <w:sz w:val="20"/>
                <w:szCs w:val="20"/>
              </w:rPr>
              <w:t xml:space="preserve"> </w:t>
            </w:r>
            <w:r w:rsidRPr="00772B11">
              <w:rPr>
                <w:rFonts w:hint="eastAsia"/>
                <w:color w:val="000000" w:themeColor="text1"/>
                <w:sz w:val="20"/>
                <w:szCs w:val="20"/>
              </w:rPr>
              <w:t>주식매수선택권을</w:t>
            </w:r>
            <w:r w:rsidRPr="00772B11">
              <w:rPr>
                <w:rFonts w:hint="eastAsia"/>
                <w:color w:val="000000" w:themeColor="text1"/>
                <w:sz w:val="20"/>
                <w:szCs w:val="20"/>
              </w:rPr>
              <w:t xml:space="preserve"> </w:t>
            </w:r>
            <w:r w:rsidRPr="00772B11">
              <w:rPr>
                <w:rFonts w:hint="eastAsia"/>
                <w:color w:val="000000" w:themeColor="text1"/>
                <w:sz w:val="20"/>
                <w:szCs w:val="20"/>
              </w:rPr>
              <w:t>부여하기</w:t>
            </w:r>
            <w:r w:rsidRPr="00772B11">
              <w:rPr>
                <w:rFonts w:hint="eastAsia"/>
                <w:color w:val="000000" w:themeColor="text1"/>
                <w:sz w:val="20"/>
                <w:szCs w:val="20"/>
              </w:rPr>
              <w:t xml:space="preserve"> </w:t>
            </w:r>
            <w:r w:rsidRPr="00772B11">
              <w:rPr>
                <w:rFonts w:hint="eastAsia"/>
                <w:color w:val="000000" w:themeColor="text1"/>
                <w:sz w:val="20"/>
                <w:szCs w:val="20"/>
              </w:rPr>
              <w:t>위하여</w:t>
            </w:r>
            <w:r w:rsidRPr="00772B11">
              <w:rPr>
                <w:rFonts w:hint="eastAsia"/>
                <w:color w:val="000000" w:themeColor="text1"/>
                <w:sz w:val="20"/>
                <w:szCs w:val="20"/>
              </w:rPr>
              <w:t xml:space="preserve"> </w:t>
            </w:r>
            <w:r w:rsidRPr="00772B11">
              <w:rPr>
                <w:rFonts w:hint="eastAsia"/>
                <w:color w:val="000000" w:themeColor="text1"/>
                <w:sz w:val="20"/>
                <w:szCs w:val="20"/>
              </w:rPr>
              <w:t>주주총회를</w:t>
            </w:r>
            <w:r w:rsidRPr="00772B11">
              <w:rPr>
                <w:rFonts w:hint="eastAsia"/>
                <w:color w:val="000000" w:themeColor="text1"/>
                <w:sz w:val="20"/>
                <w:szCs w:val="20"/>
              </w:rPr>
              <w:t xml:space="preserve"> </w:t>
            </w:r>
            <w:r w:rsidRPr="00772B11">
              <w:rPr>
                <w:rFonts w:hint="eastAsia"/>
                <w:color w:val="000000" w:themeColor="text1"/>
                <w:sz w:val="20"/>
                <w:szCs w:val="20"/>
              </w:rPr>
              <w:t>개최하는</w:t>
            </w:r>
            <w:r w:rsidRPr="00772B11">
              <w:rPr>
                <w:rFonts w:hint="eastAsia"/>
                <w:color w:val="000000" w:themeColor="text1"/>
                <w:sz w:val="20"/>
                <w:szCs w:val="20"/>
              </w:rPr>
              <w:t xml:space="preserve"> </w:t>
            </w:r>
            <w:r w:rsidRPr="00772B11">
              <w:rPr>
                <w:rFonts w:hint="eastAsia"/>
                <w:color w:val="000000" w:themeColor="text1"/>
                <w:sz w:val="20"/>
                <w:szCs w:val="20"/>
              </w:rPr>
              <w:t>경우부터</w:t>
            </w:r>
            <w:r w:rsidRPr="00772B11">
              <w:rPr>
                <w:rFonts w:hint="eastAsia"/>
                <w:color w:val="000000" w:themeColor="text1"/>
                <w:sz w:val="20"/>
                <w:szCs w:val="20"/>
              </w:rPr>
              <w:t xml:space="preserve"> </w:t>
            </w:r>
            <w:r w:rsidRPr="00772B11">
              <w:rPr>
                <w:rFonts w:hint="eastAsia"/>
                <w:color w:val="000000" w:themeColor="text1"/>
                <w:sz w:val="20"/>
                <w:szCs w:val="20"/>
              </w:rPr>
              <w:t>적용한다</w:t>
            </w:r>
            <w:r>
              <w:rPr>
                <w:rFonts w:hint="eastAsia"/>
                <w:color w:val="000000" w:themeColor="text1"/>
                <w:sz w:val="20"/>
                <w:szCs w:val="20"/>
              </w:rPr>
              <w:t>.</w:t>
            </w:r>
            <w:r>
              <w:rPr>
                <w:color w:val="000000" w:themeColor="text1"/>
                <w:sz w:val="20"/>
                <w:szCs w:val="20"/>
              </w:rPr>
              <w:t>”</w:t>
            </w:r>
            <w:r>
              <w:rPr>
                <w:rFonts w:hint="eastAsia"/>
                <w:color w:val="000000" w:themeColor="text1"/>
                <w:sz w:val="20"/>
                <w:szCs w:val="20"/>
              </w:rPr>
              <w:t>고</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w:t>
            </w:r>
            <w:r w:rsidR="007B478C">
              <w:rPr>
                <w:rFonts w:hint="eastAsia"/>
                <w:color w:val="000000" w:themeColor="text1"/>
                <w:sz w:val="20"/>
                <w:szCs w:val="20"/>
              </w:rPr>
              <w:t>음</w:t>
            </w:r>
            <w:r w:rsidR="007B478C">
              <w:rPr>
                <w:rFonts w:hint="eastAsia"/>
                <w:color w:val="000000" w:themeColor="text1"/>
                <w:sz w:val="20"/>
                <w:szCs w:val="20"/>
              </w:rPr>
              <w:t xml:space="preserve">. </w:t>
            </w:r>
            <w:r w:rsidR="007B478C" w:rsidRPr="00C370CE">
              <w:rPr>
                <w:rFonts w:hint="eastAsia"/>
                <w:color w:val="000000" w:themeColor="text1"/>
                <w:sz w:val="20"/>
                <w:szCs w:val="20"/>
              </w:rPr>
              <w:t>따라서</w:t>
            </w:r>
            <w:r w:rsidRPr="00C370CE">
              <w:rPr>
                <w:rFonts w:hint="eastAsia"/>
                <w:color w:val="000000" w:themeColor="text1"/>
                <w:sz w:val="20"/>
                <w:szCs w:val="20"/>
              </w:rPr>
              <w:t xml:space="preserve"> </w:t>
            </w:r>
            <w:r w:rsidR="00793C03" w:rsidRPr="00C370CE">
              <w:rPr>
                <w:rFonts w:hint="eastAsia"/>
                <w:color w:val="000000" w:themeColor="text1"/>
                <w:sz w:val="20"/>
                <w:szCs w:val="20"/>
              </w:rPr>
              <w:t>2023</w:t>
            </w:r>
            <w:r w:rsidR="00793C03" w:rsidRPr="00C370CE">
              <w:rPr>
                <w:rFonts w:hint="eastAsia"/>
                <w:color w:val="000000" w:themeColor="text1"/>
                <w:sz w:val="20"/>
                <w:szCs w:val="20"/>
              </w:rPr>
              <w:t>년</w:t>
            </w:r>
            <w:r w:rsidR="00793C03" w:rsidRPr="00C370CE">
              <w:rPr>
                <w:rFonts w:hint="eastAsia"/>
                <w:color w:val="000000" w:themeColor="text1"/>
                <w:sz w:val="20"/>
                <w:szCs w:val="20"/>
              </w:rPr>
              <w:t xml:space="preserve"> 7</w:t>
            </w:r>
            <w:r w:rsidR="00793C03" w:rsidRPr="00C370CE">
              <w:rPr>
                <w:rFonts w:hint="eastAsia"/>
                <w:color w:val="000000" w:themeColor="text1"/>
                <w:sz w:val="20"/>
                <w:szCs w:val="20"/>
              </w:rPr>
              <w:t>월</w:t>
            </w:r>
            <w:r w:rsidR="00793C03" w:rsidRPr="00C370CE">
              <w:rPr>
                <w:rFonts w:hint="eastAsia"/>
                <w:color w:val="000000" w:themeColor="text1"/>
                <w:sz w:val="20"/>
                <w:szCs w:val="20"/>
              </w:rPr>
              <w:t xml:space="preserve"> 4</w:t>
            </w:r>
            <w:r w:rsidR="00793C03" w:rsidRPr="00C370CE">
              <w:rPr>
                <w:rFonts w:hint="eastAsia"/>
                <w:color w:val="000000" w:themeColor="text1"/>
                <w:sz w:val="20"/>
                <w:szCs w:val="20"/>
              </w:rPr>
              <w:t>일</w:t>
            </w:r>
            <w:r w:rsidR="00793C03" w:rsidRPr="00C370CE">
              <w:rPr>
                <w:rFonts w:hint="eastAsia"/>
                <w:color w:val="000000" w:themeColor="text1"/>
                <w:sz w:val="20"/>
                <w:szCs w:val="20"/>
              </w:rPr>
              <w:t xml:space="preserve"> </w:t>
            </w:r>
            <w:r w:rsidR="00793C03" w:rsidRPr="00C370CE">
              <w:rPr>
                <w:rFonts w:hint="eastAsia"/>
                <w:color w:val="000000" w:themeColor="text1"/>
                <w:sz w:val="20"/>
                <w:szCs w:val="20"/>
              </w:rPr>
              <w:t>이전</w:t>
            </w:r>
            <w:r w:rsidRPr="00C370CE">
              <w:rPr>
                <w:rFonts w:hint="eastAsia"/>
                <w:color w:val="000000" w:themeColor="text1"/>
                <w:sz w:val="20"/>
                <w:szCs w:val="20"/>
              </w:rPr>
              <w:t>에</w:t>
            </w:r>
            <w:r w:rsidRPr="00C370CE">
              <w:rPr>
                <w:rFonts w:hint="eastAsia"/>
                <w:color w:val="000000" w:themeColor="text1"/>
                <w:sz w:val="20"/>
                <w:szCs w:val="20"/>
              </w:rPr>
              <w:t xml:space="preserve"> </w:t>
            </w:r>
            <w:r w:rsidRPr="00C370CE">
              <w:rPr>
                <w:rFonts w:hint="eastAsia"/>
                <w:color w:val="000000" w:themeColor="text1"/>
                <w:sz w:val="20"/>
                <w:szCs w:val="20"/>
              </w:rPr>
              <w:t>부여한</w:t>
            </w:r>
            <w:r w:rsidRPr="00C370CE">
              <w:rPr>
                <w:rFonts w:hint="eastAsia"/>
                <w:color w:val="000000" w:themeColor="text1"/>
                <w:sz w:val="20"/>
                <w:szCs w:val="20"/>
              </w:rPr>
              <w:t xml:space="preserve"> </w:t>
            </w:r>
            <w:r w:rsidRPr="00C370CE">
              <w:rPr>
                <w:rFonts w:hint="eastAsia"/>
                <w:color w:val="000000" w:themeColor="text1"/>
                <w:sz w:val="20"/>
                <w:szCs w:val="20"/>
              </w:rPr>
              <w:t>주식매수선택권에</w:t>
            </w:r>
            <w:r w:rsidRPr="00C370CE">
              <w:rPr>
                <w:rFonts w:hint="eastAsia"/>
                <w:color w:val="000000" w:themeColor="text1"/>
                <w:sz w:val="20"/>
                <w:szCs w:val="20"/>
              </w:rPr>
              <w:t xml:space="preserve"> </w:t>
            </w:r>
            <w:r w:rsidRPr="00C370CE">
              <w:rPr>
                <w:rFonts w:hint="eastAsia"/>
                <w:color w:val="000000" w:themeColor="text1"/>
                <w:sz w:val="20"/>
                <w:szCs w:val="20"/>
              </w:rPr>
              <w:t>관하여는</w:t>
            </w:r>
            <w:r w:rsidRPr="00C370CE">
              <w:rPr>
                <w:rFonts w:hint="eastAsia"/>
                <w:color w:val="000000" w:themeColor="text1"/>
                <w:sz w:val="20"/>
                <w:szCs w:val="20"/>
              </w:rPr>
              <w:t xml:space="preserve"> </w:t>
            </w:r>
            <w:r w:rsidR="000B60D4" w:rsidRPr="00C370CE">
              <w:rPr>
                <w:rFonts w:hint="eastAsia"/>
                <w:color w:val="000000" w:themeColor="text1"/>
                <w:sz w:val="20"/>
                <w:szCs w:val="20"/>
              </w:rPr>
              <w:t>정관에</w:t>
            </w:r>
            <w:r w:rsidR="000B60D4" w:rsidRPr="00C370CE">
              <w:rPr>
                <w:rFonts w:hint="eastAsia"/>
                <w:color w:val="000000" w:themeColor="text1"/>
                <w:sz w:val="20"/>
                <w:szCs w:val="20"/>
              </w:rPr>
              <w:t xml:space="preserve"> </w:t>
            </w:r>
            <w:r w:rsidRPr="00C370CE">
              <w:rPr>
                <w:rFonts w:hint="eastAsia"/>
                <w:color w:val="000000" w:themeColor="text1"/>
                <w:sz w:val="20"/>
                <w:szCs w:val="20"/>
              </w:rPr>
              <w:t>벤처기업법상</w:t>
            </w:r>
            <w:r w:rsidRPr="00C370CE">
              <w:rPr>
                <w:rFonts w:hint="eastAsia"/>
                <w:color w:val="000000" w:themeColor="text1"/>
                <w:sz w:val="20"/>
                <w:szCs w:val="20"/>
              </w:rPr>
              <w:t xml:space="preserve"> </w:t>
            </w:r>
            <w:r w:rsidRPr="00C370CE">
              <w:rPr>
                <w:rFonts w:hint="eastAsia"/>
                <w:color w:val="000000" w:themeColor="text1"/>
                <w:sz w:val="20"/>
                <w:szCs w:val="20"/>
              </w:rPr>
              <w:t>주식매수선택권</w:t>
            </w:r>
            <w:r w:rsidRPr="00C370CE">
              <w:rPr>
                <w:rFonts w:hint="eastAsia"/>
                <w:color w:val="000000" w:themeColor="text1"/>
                <w:sz w:val="20"/>
                <w:szCs w:val="20"/>
              </w:rPr>
              <w:t xml:space="preserve"> </w:t>
            </w:r>
            <w:r w:rsidR="000B60D4" w:rsidRPr="00C370CE">
              <w:rPr>
                <w:rFonts w:hint="eastAsia"/>
                <w:color w:val="000000" w:themeColor="text1"/>
                <w:sz w:val="20"/>
                <w:szCs w:val="20"/>
              </w:rPr>
              <w:t>부여와</w:t>
            </w:r>
            <w:r w:rsidR="000B60D4" w:rsidRPr="00C370CE">
              <w:rPr>
                <w:rFonts w:hint="eastAsia"/>
                <w:color w:val="000000" w:themeColor="text1"/>
                <w:sz w:val="20"/>
                <w:szCs w:val="20"/>
              </w:rPr>
              <w:t xml:space="preserve"> </w:t>
            </w:r>
            <w:r w:rsidR="000B60D4" w:rsidRPr="00C370CE">
              <w:rPr>
                <w:rFonts w:hint="eastAsia"/>
                <w:color w:val="000000" w:themeColor="text1"/>
                <w:sz w:val="20"/>
                <w:szCs w:val="20"/>
              </w:rPr>
              <w:t>관련된</w:t>
            </w:r>
            <w:r w:rsidR="000B60D4" w:rsidRPr="00C370CE">
              <w:rPr>
                <w:rFonts w:hint="eastAsia"/>
                <w:color w:val="000000" w:themeColor="text1"/>
                <w:sz w:val="20"/>
                <w:szCs w:val="20"/>
              </w:rPr>
              <w:t xml:space="preserve"> </w:t>
            </w:r>
            <w:r w:rsidR="000B60D4" w:rsidRPr="00C370CE">
              <w:rPr>
                <w:rFonts w:hint="eastAsia"/>
                <w:color w:val="000000" w:themeColor="text1"/>
                <w:sz w:val="20"/>
                <w:szCs w:val="20"/>
              </w:rPr>
              <w:t>근거</w:t>
            </w:r>
            <w:r w:rsidRPr="00C370CE">
              <w:rPr>
                <w:rFonts w:hint="eastAsia"/>
                <w:color w:val="000000" w:themeColor="text1"/>
                <w:sz w:val="20"/>
                <w:szCs w:val="20"/>
              </w:rPr>
              <w:t xml:space="preserve"> </w:t>
            </w:r>
            <w:r w:rsidR="000B60D4" w:rsidRPr="00C370CE">
              <w:rPr>
                <w:rFonts w:hint="eastAsia"/>
                <w:color w:val="000000" w:themeColor="text1"/>
                <w:sz w:val="20"/>
                <w:szCs w:val="20"/>
              </w:rPr>
              <w:t>조항을</w:t>
            </w:r>
            <w:r w:rsidR="000B60D4" w:rsidRPr="00C370CE">
              <w:rPr>
                <w:rFonts w:hint="eastAsia"/>
                <w:color w:val="000000" w:themeColor="text1"/>
                <w:sz w:val="20"/>
                <w:szCs w:val="20"/>
              </w:rPr>
              <w:t xml:space="preserve"> </w:t>
            </w:r>
            <w:r w:rsidRPr="00C370CE">
              <w:rPr>
                <w:rFonts w:hint="eastAsia"/>
                <w:color w:val="000000" w:themeColor="text1"/>
                <w:sz w:val="20"/>
                <w:szCs w:val="20"/>
              </w:rPr>
              <w:t>반영하지</w:t>
            </w:r>
            <w:r w:rsidRPr="00C370CE">
              <w:rPr>
                <w:rFonts w:hint="eastAsia"/>
                <w:color w:val="000000" w:themeColor="text1"/>
                <w:sz w:val="20"/>
                <w:szCs w:val="20"/>
              </w:rPr>
              <w:t xml:space="preserve"> </w:t>
            </w:r>
            <w:r w:rsidRPr="00C370CE">
              <w:rPr>
                <w:rFonts w:hint="eastAsia"/>
                <w:color w:val="000000" w:themeColor="text1"/>
                <w:sz w:val="20"/>
                <w:szCs w:val="20"/>
              </w:rPr>
              <w:t>않는</w:t>
            </w:r>
            <w:r w:rsidRPr="00C370CE">
              <w:rPr>
                <w:rFonts w:hint="eastAsia"/>
                <w:color w:val="000000" w:themeColor="text1"/>
                <w:sz w:val="20"/>
                <w:szCs w:val="20"/>
              </w:rPr>
              <w:t xml:space="preserve"> </w:t>
            </w:r>
            <w:r w:rsidRPr="00C370CE">
              <w:rPr>
                <w:rFonts w:hint="eastAsia"/>
                <w:color w:val="000000" w:themeColor="text1"/>
                <w:sz w:val="20"/>
                <w:szCs w:val="20"/>
              </w:rPr>
              <w:t>한</w:t>
            </w:r>
            <w:r w:rsidRPr="00C370CE">
              <w:rPr>
                <w:rFonts w:hint="eastAsia"/>
                <w:color w:val="000000" w:themeColor="text1"/>
                <w:sz w:val="20"/>
                <w:szCs w:val="20"/>
              </w:rPr>
              <w:t xml:space="preserve"> </w:t>
            </w:r>
            <w:r w:rsidRPr="00C370CE">
              <w:rPr>
                <w:rFonts w:hint="eastAsia"/>
                <w:color w:val="000000" w:themeColor="text1"/>
                <w:sz w:val="20"/>
                <w:szCs w:val="20"/>
              </w:rPr>
              <w:t>상법</w:t>
            </w:r>
            <w:r w:rsidRPr="00C370CE">
              <w:rPr>
                <w:rFonts w:hint="eastAsia"/>
                <w:color w:val="000000" w:themeColor="text1"/>
                <w:sz w:val="20"/>
                <w:szCs w:val="20"/>
              </w:rPr>
              <w:t xml:space="preserve"> </w:t>
            </w:r>
            <w:r w:rsidRPr="00C370CE">
              <w:rPr>
                <w:rFonts w:hint="eastAsia"/>
                <w:color w:val="000000" w:themeColor="text1"/>
                <w:sz w:val="20"/>
                <w:szCs w:val="20"/>
              </w:rPr>
              <w:t>및</w:t>
            </w:r>
            <w:r w:rsidRPr="00C370CE">
              <w:rPr>
                <w:rFonts w:hint="eastAsia"/>
                <w:color w:val="000000" w:themeColor="text1"/>
                <w:sz w:val="20"/>
                <w:szCs w:val="20"/>
              </w:rPr>
              <w:t xml:space="preserve"> </w:t>
            </w:r>
            <w:r w:rsidRPr="00C370CE">
              <w:rPr>
                <w:rFonts w:hint="eastAsia"/>
                <w:color w:val="000000" w:themeColor="text1"/>
                <w:sz w:val="20"/>
                <w:szCs w:val="20"/>
              </w:rPr>
              <w:t>정관</w:t>
            </w:r>
            <w:r w:rsidRPr="00C370CE">
              <w:rPr>
                <w:rFonts w:hint="eastAsia"/>
                <w:color w:val="000000" w:themeColor="text1"/>
                <w:sz w:val="20"/>
                <w:szCs w:val="20"/>
              </w:rPr>
              <w:t xml:space="preserve"> </w:t>
            </w:r>
            <w:r w:rsidRPr="00C370CE">
              <w:rPr>
                <w:rFonts w:hint="eastAsia"/>
                <w:color w:val="000000" w:themeColor="text1"/>
                <w:sz w:val="20"/>
                <w:szCs w:val="20"/>
              </w:rPr>
              <w:t>규정에</w:t>
            </w:r>
            <w:r w:rsidRPr="00C370CE">
              <w:rPr>
                <w:rFonts w:hint="eastAsia"/>
                <w:color w:val="000000" w:themeColor="text1"/>
                <w:sz w:val="20"/>
                <w:szCs w:val="20"/>
              </w:rPr>
              <w:t xml:space="preserve"> </w:t>
            </w:r>
            <w:r w:rsidRPr="00C370CE">
              <w:rPr>
                <w:rFonts w:hint="eastAsia"/>
                <w:color w:val="000000" w:themeColor="text1"/>
                <w:sz w:val="20"/>
                <w:szCs w:val="20"/>
              </w:rPr>
              <w:t>따라</w:t>
            </w:r>
            <w:r w:rsidRPr="00C370CE">
              <w:rPr>
                <w:rFonts w:hint="eastAsia"/>
                <w:color w:val="000000" w:themeColor="text1"/>
                <w:sz w:val="20"/>
                <w:szCs w:val="20"/>
              </w:rPr>
              <w:t xml:space="preserve"> </w:t>
            </w:r>
            <w:r w:rsidRPr="00C370CE">
              <w:rPr>
                <w:rFonts w:hint="eastAsia"/>
                <w:color w:val="000000" w:themeColor="text1"/>
                <w:sz w:val="20"/>
                <w:szCs w:val="20"/>
              </w:rPr>
              <w:t>주식매수선택권을</w:t>
            </w:r>
            <w:r w:rsidRPr="00C370CE">
              <w:rPr>
                <w:rFonts w:hint="eastAsia"/>
                <w:color w:val="000000" w:themeColor="text1"/>
                <w:sz w:val="20"/>
                <w:szCs w:val="20"/>
              </w:rPr>
              <w:t xml:space="preserve"> </w:t>
            </w:r>
            <w:r w:rsidRPr="00C370CE">
              <w:rPr>
                <w:rFonts w:hint="eastAsia"/>
                <w:color w:val="000000" w:themeColor="text1"/>
                <w:sz w:val="20"/>
                <w:szCs w:val="20"/>
              </w:rPr>
              <w:t>부여</w:t>
            </w:r>
            <w:r w:rsidR="00B813B8" w:rsidRPr="00C370CE">
              <w:rPr>
                <w:rFonts w:hint="eastAsia"/>
                <w:color w:val="000000" w:themeColor="text1"/>
                <w:sz w:val="20"/>
                <w:szCs w:val="20"/>
              </w:rPr>
              <w:t>되는</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것으로</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해석할</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수</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있음</w:t>
            </w:r>
            <w:r w:rsidR="00B813B8">
              <w:rPr>
                <w:rFonts w:hint="eastAsia"/>
                <w:color w:val="000000" w:themeColor="text1"/>
                <w:sz w:val="20"/>
                <w:szCs w:val="20"/>
              </w:rPr>
              <w:t>.</w:t>
            </w:r>
          </w:p>
          <w:p w14:paraId="46AA0D1D" w14:textId="7B8E08A6" w:rsidR="00697721" w:rsidRDefault="00E41097" w:rsidP="00031550">
            <w:pPr>
              <w:pStyle w:val="1"/>
              <w:spacing w:line="276" w:lineRule="auto"/>
              <w:rPr>
                <w:color w:val="000000" w:themeColor="text1"/>
                <w:sz w:val="20"/>
                <w:szCs w:val="20"/>
              </w:rPr>
            </w:pPr>
            <w:r w:rsidRPr="00697721">
              <w:rPr>
                <w:rFonts w:hint="eastAsia"/>
                <w:color w:val="000000" w:themeColor="text1"/>
                <w:sz w:val="20"/>
                <w:szCs w:val="20"/>
              </w:rPr>
              <w:t>설령</w:t>
            </w:r>
            <w:r w:rsidRPr="00697721">
              <w:rPr>
                <w:rFonts w:hint="eastAsia"/>
                <w:color w:val="000000" w:themeColor="text1"/>
                <w:sz w:val="20"/>
                <w:szCs w:val="20"/>
              </w:rPr>
              <w:t xml:space="preserve"> 1</w:t>
            </w:r>
            <w:r w:rsidRPr="00697721">
              <w:rPr>
                <w:rFonts w:hint="eastAsia"/>
                <w:color w:val="000000" w:themeColor="text1"/>
                <w:sz w:val="20"/>
                <w:szCs w:val="20"/>
              </w:rPr>
              <w:t>차</w:t>
            </w:r>
            <w:r w:rsidRPr="00697721">
              <w:rPr>
                <w:rFonts w:hint="eastAsia"/>
                <w:color w:val="000000" w:themeColor="text1"/>
                <w:sz w:val="20"/>
                <w:szCs w:val="20"/>
              </w:rPr>
              <w:t xml:space="preserve"> </w:t>
            </w:r>
            <w:r w:rsidRPr="00697721">
              <w:rPr>
                <w:rFonts w:hint="eastAsia"/>
                <w:color w:val="000000" w:themeColor="text1"/>
                <w:sz w:val="20"/>
                <w:szCs w:val="20"/>
              </w:rPr>
              <w:t>주식매수선택권</w:t>
            </w:r>
            <w:r w:rsidRPr="00697721">
              <w:rPr>
                <w:rFonts w:hint="eastAsia"/>
                <w:color w:val="000000" w:themeColor="text1"/>
                <w:sz w:val="20"/>
                <w:szCs w:val="20"/>
              </w:rPr>
              <w:t xml:space="preserve"> </w:t>
            </w:r>
            <w:r w:rsidRPr="00697721">
              <w:rPr>
                <w:rFonts w:hint="eastAsia"/>
                <w:color w:val="000000" w:themeColor="text1"/>
                <w:sz w:val="20"/>
                <w:szCs w:val="20"/>
              </w:rPr>
              <w:t>부여</w:t>
            </w:r>
            <w:r w:rsidRPr="00697721">
              <w:rPr>
                <w:rFonts w:hint="eastAsia"/>
                <w:color w:val="000000" w:themeColor="text1"/>
                <w:sz w:val="20"/>
                <w:szCs w:val="20"/>
              </w:rPr>
              <w:t xml:space="preserve"> </w:t>
            </w:r>
            <w:r w:rsidRPr="00697721">
              <w:rPr>
                <w:rFonts w:hint="eastAsia"/>
                <w:color w:val="000000" w:themeColor="text1"/>
                <w:sz w:val="20"/>
                <w:szCs w:val="20"/>
              </w:rPr>
              <w:t>당시</w:t>
            </w:r>
            <w:r w:rsidRPr="00697721">
              <w:rPr>
                <w:rFonts w:hint="eastAsia"/>
                <w:color w:val="000000" w:themeColor="text1"/>
                <w:sz w:val="20"/>
                <w:szCs w:val="20"/>
              </w:rPr>
              <w:t xml:space="preserve"> </w:t>
            </w:r>
            <w:r w:rsidRPr="00697721">
              <w:rPr>
                <w:rFonts w:hint="eastAsia"/>
                <w:color w:val="000000" w:themeColor="text1"/>
                <w:sz w:val="20"/>
                <w:szCs w:val="20"/>
              </w:rPr>
              <w:t>근거</w:t>
            </w:r>
            <w:r w:rsidRPr="00697721">
              <w:rPr>
                <w:rFonts w:hint="eastAsia"/>
                <w:color w:val="000000" w:themeColor="text1"/>
                <w:sz w:val="20"/>
                <w:szCs w:val="20"/>
              </w:rPr>
              <w:t xml:space="preserve"> </w:t>
            </w:r>
            <w:r w:rsidRPr="00697721">
              <w:rPr>
                <w:rFonts w:hint="eastAsia"/>
                <w:color w:val="000000" w:themeColor="text1"/>
                <w:sz w:val="20"/>
                <w:szCs w:val="20"/>
              </w:rPr>
              <w:t>법령을</w:t>
            </w:r>
            <w:r w:rsidRPr="00697721">
              <w:rPr>
                <w:rFonts w:hint="eastAsia"/>
                <w:color w:val="000000" w:themeColor="text1"/>
                <w:sz w:val="20"/>
                <w:szCs w:val="20"/>
              </w:rPr>
              <w:t xml:space="preserve"> </w:t>
            </w:r>
            <w:r w:rsidR="002D4ADE">
              <w:rPr>
                <w:rFonts w:hint="eastAsia"/>
                <w:color w:val="000000" w:themeColor="text1"/>
                <w:sz w:val="20"/>
                <w:szCs w:val="20"/>
              </w:rPr>
              <w:t>상법</w:t>
            </w:r>
            <w:r w:rsidR="002D4ADE">
              <w:rPr>
                <w:rFonts w:hint="eastAsia"/>
                <w:color w:val="000000" w:themeColor="text1"/>
                <w:sz w:val="20"/>
                <w:szCs w:val="20"/>
              </w:rPr>
              <w:t xml:space="preserve"> </w:t>
            </w:r>
            <w:r w:rsidR="002D4ADE">
              <w:rPr>
                <w:rFonts w:hint="eastAsia"/>
                <w:color w:val="000000" w:themeColor="text1"/>
                <w:sz w:val="20"/>
                <w:szCs w:val="20"/>
              </w:rPr>
              <w:t>및</w:t>
            </w:r>
            <w:r w:rsidR="002D4ADE">
              <w:rPr>
                <w:rFonts w:hint="eastAsia"/>
                <w:color w:val="000000" w:themeColor="text1"/>
                <w:sz w:val="20"/>
                <w:szCs w:val="20"/>
              </w:rPr>
              <w:t xml:space="preserve"> </w:t>
            </w:r>
            <w:r w:rsidRPr="00697721">
              <w:rPr>
                <w:rFonts w:hint="eastAsia"/>
                <w:color w:val="000000" w:themeColor="text1"/>
                <w:sz w:val="20"/>
                <w:szCs w:val="20"/>
              </w:rPr>
              <w:t>벤처기업법</w:t>
            </w:r>
            <w:r w:rsidR="002D4ADE">
              <w:rPr>
                <w:rFonts w:hint="eastAsia"/>
                <w:color w:val="000000" w:themeColor="text1"/>
                <w:sz w:val="20"/>
                <w:szCs w:val="20"/>
              </w:rPr>
              <w:t>으로</w:t>
            </w:r>
            <w:r w:rsidR="002D4ADE">
              <w:rPr>
                <w:rFonts w:hint="eastAsia"/>
                <w:color w:val="000000" w:themeColor="text1"/>
                <w:sz w:val="20"/>
                <w:szCs w:val="20"/>
              </w:rPr>
              <w:t xml:space="preserve"> </w:t>
            </w:r>
            <w:r w:rsidR="002D4ADE">
              <w:rPr>
                <w:rFonts w:hint="eastAsia"/>
                <w:color w:val="000000" w:themeColor="text1"/>
                <w:sz w:val="20"/>
                <w:szCs w:val="20"/>
              </w:rPr>
              <w:t>하였다고</w:t>
            </w:r>
            <w:r w:rsidRPr="00697721">
              <w:rPr>
                <w:rFonts w:hint="eastAsia"/>
                <w:color w:val="000000" w:themeColor="text1"/>
                <w:sz w:val="20"/>
                <w:szCs w:val="20"/>
              </w:rPr>
              <w:t xml:space="preserve"> </w:t>
            </w:r>
            <w:r w:rsidR="00697721" w:rsidRPr="00697721">
              <w:rPr>
                <w:rFonts w:hint="eastAsia"/>
                <w:color w:val="000000" w:themeColor="text1"/>
                <w:sz w:val="20"/>
                <w:szCs w:val="20"/>
              </w:rPr>
              <w:t xml:space="preserve"> </w:t>
            </w:r>
            <w:r w:rsidR="00697721" w:rsidRPr="00697721">
              <w:rPr>
                <w:rFonts w:hint="eastAsia"/>
                <w:color w:val="000000" w:themeColor="text1"/>
                <w:sz w:val="20"/>
                <w:szCs w:val="20"/>
              </w:rPr>
              <w:t>하더라도</w:t>
            </w:r>
            <w:r w:rsidR="00933F48" w:rsidRPr="00697721">
              <w:rPr>
                <w:rFonts w:hint="eastAsia"/>
                <w:color w:val="000000" w:themeColor="text1"/>
                <w:sz w:val="20"/>
                <w:szCs w:val="20"/>
              </w:rPr>
              <w:t xml:space="preserve"> </w:t>
            </w:r>
            <w:r w:rsidR="009C39EA" w:rsidRPr="00697721">
              <w:rPr>
                <w:rFonts w:hint="eastAsia"/>
                <w:color w:val="000000" w:themeColor="text1"/>
                <w:sz w:val="20"/>
                <w:szCs w:val="20"/>
              </w:rPr>
              <w:t>대상회사</w:t>
            </w:r>
            <w:r w:rsidR="009C39EA" w:rsidRPr="00697721">
              <w:rPr>
                <w:rFonts w:hint="eastAsia"/>
                <w:color w:val="000000" w:themeColor="text1"/>
                <w:sz w:val="20"/>
                <w:szCs w:val="20"/>
              </w:rPr>
              <w:t xml:space="preserve"> </w:t>
            </w:r>
            <w:r w:rsidR="009C39EA" w:rsidRPr="00697721">
              <w:rPr>
                <w:rFonts w:hint="eastAsia"/>
                <w:color w:val="000000" w:themeColor="text1"/>
                <w:sz w:val="20"/>
                <w:szCs w:val="20"/>
              </w:rPr>
              <w:t>정관은</w:t>
            </w:r>
            <w:r w:rsidR="009C39EA" w:rsidRPr="00697721">
              <w:rPr>
                <w:rFonts w:hint="eastAsia"/>
                <w:color w:val="000000" w:themeColor="text1"/>
                <w:sz w:val="20"/>
                <w:szCs w:val="20"/>
              </w:rPr>
              <w:t xml:space="preserve"> </w:t>
            </w:r>
            <w:r w:rsidR="00964BC4" w:rsidRPr="00697721">
              <w:rPr>
                <w:rFonts w:hint="eastAsia"/>
                <w:color w:val="000000" w:themeColor="text1"/>
                <w:sz w:val="20"/>
                <w:szCs w:val="20"/>
              </w:rPr>
              <w:t>벤처기업법에</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따른</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특례를</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적용한</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주식매수선택권</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부여</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조항을</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두고</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있</w:t>
            </w:r>
            <w:r w:rsidR="00241FE6">
              <w:rPr>
                <w:rFonts w:hint="eastAsia"/>
                <w:color w:val="000000" w:themeColor="text1"/>
                <w:sz w:val="20"/>
                <w:szCs w:val="20"/>
              </w:rPr>
              <w:t>지</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않</w:t>
            </w:r>
            <w:r w:rsidR="00845BFB">
              <w:rPr>
                <w:rFonts w:hint="eastAsia"/>
                <w:color w:val="000000" w:themeColor="text1"/>
                <w:sz w:val="20"/>
                <w:szCs w:val="20"/>
              </w:rPr>
              <w:t>고</w:t>
            </w:r>
            <w:r w:rsidR="00241FE6">
              <w:rPr>
                <w:rFonts w:hint="eastAsia"/>
                <w:color w:val="000000" w:themeColor="text1"/>
                <w:sz w:val="20"/>
                <w:szCs w:val="20"/>
              </w:rPr>
              <w:t>,</w:t>
            </w:r>
            <w:r w:rsidR="00845BFB">
              <w:rPr>
                <w:rFonts w:hint="eastAsia"/>
                <w:color w:val="000000" w:themeColor="text1"/>
                <w:sz w:val="20"/>
                <w:szCs w:val="20"/>
              </w:rPr>
              <w:t xml:space="preserve"> </w:t>
            </w:r>
            <w:r w:rsidR="00845BFB" w:rsidRPr="00697721">
              <w:rPr>
                <w:rFonts w:hint="eastAsia"/>
                <w:color w:val="000000" w:themeColor="text1"/>
                <w:sz w:val="20"/>
                <w:szCs w:val="20"/>
              </w:rPr>
              <w:t>시가보다</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낮은</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가액으로</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주식매수선택권의</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행사가격을</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부여</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당시</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시가보다</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낮은</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가액으로</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할</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수</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있다는</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내용도</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규정하고</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있지</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아</w:t>
            </w:r>
            <w:r w:rsidR="00845BFB">
              <w:rPr>
                <w:rFonts w:hint="eastAsia"/>
                <w:color w:val="000000" w:themeColor="text1"/>
                <w:sz w:val="20"/>
                <w:szCs w:val="20"/>
              </w:rPr>
              <w:t>니한</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점에서</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주식매수선택권이</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벤처기업법에</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기초하여</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부여되었을</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가능성은</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낮</w:t>
            </w:r>
            <w:r w:rsidR="00845BFB">
              <w:rPr>
                <w:rFonts w:hint="eastAsia"/>
                <w:color w:val="000000" w:themeColor="text1"/>
                <w:sz w:val="20"/>
                <w:szCs w:val="20"/>
              </w:rPr>
              <w:t>음</w:t>
            </w:r>
            <w:r w:rsidR="00845BFB">
              <w:rPr>
                <w:rFonts w:hint="eastAsia"/>
                <w:color w:val="000000" w:themeColor="text1"/>
                <w:sz w:val="20"/>
                <w:szCs w:val="20"/>
              </w:rPr>
              <w:t>.</w:t>
            </w:r>
          </w:p>
          <w:p w14:paraId="57A4DCBB" w14:textId="6CCB7DC4" w:rsidR="009C39EA" w:rsidRPr="00697721" w:rsidRDefault="00964BC4" w:rsidP="00031550">
            <w:pPr>
              <w:pStyle w:val="1"/>
              <w:spacing w:line="276" w:lineRule="auto"/>
              <w:rPr>
                <w:color w:val="000000" w:themeColor="text1"/>
                <w:sz w:val="20"/>
                <w:szCs w:val="20"/>
              </w:rPr>
            </w:pPr>
            <w:r w:rsidRPr="00697721">
              <w:rPr>
                <w:rFonts w:hint="eastAsia"/>
                <w:color w:val="000000" w:themeColor="text1"/>
                <w:sz w:val="20"/>
                <w:szCs w:val="20"/>
              </w:rPr>
              <w:t>따라서</w:t>
            </w:r>
            <w:r w:rsidRPr="00697721">
              <w:rPr>
                <w:rFonts w:hint="eastAsia"/>
                <w:color w:val="000000" w:themeColor="text1"/>
                <w:sz w:val="20"/>
                <w:szCs w:val="20"/>
              </w:rPr>
              <w:t xml:space="preserve"> </w:t>
            </w:r>
            <w:r w:rsidR="00DE31F7" w:rsidRPr="00697721">
              <w:rPr>
                <w:rFonts w:hint="eastAsia"/>
                <w:color w:val="000000" w:themeColor="text1"/>
                <w:sz w:val="20"/>
                <w:szCs w:val="20"/>
              </w:rPr>
              <w:t>특별한</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사정이</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없는</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한</w:t>
            </w:r>
            <w:r w:rsidR="009C39EA" w:rsidRPr="00697721">
              <w:rPr>
                <w:rFonts w:hint="eastAsia"/>
                <w:color w:val="000000" w:themeColor="text1"/>
                <w:sz w:val="20"/>
                <w:szCs w:val="20"/>
              </w:rPr>
              <w:t xml:space="preserve"> </w:t>
            </w:r>
            <w:r w:rsidR="009C39EA" w:rsidRPr="00697721">
              <w:rPr>
                <w:rFonts w:hint="eastAsia"/>
                <w:color w:val="000000" w:themeColor="text1"/>
                <w:sz w:val="20"/>
                <w:szCs w:val="20"/>
              </w:rPr>
              <w:t>주식매수선택권의</w:t>
            </w:r>
            <w:r w:rsidR="009C39EA" w:rsidRPr="00697721">
              <w:rPr>
                <w:color w:val="000000" w:themeColor="text1"/>
                <w:sz w:val="20"/>
                <w:szCs w:val="20"/>
              </w:rPr>
              <w:t xml:space="preserve"> 1</w:t>
            </w:r>
            <w:r w:rsidR="009C39EA" w:rsidRPr="00697721">
              <w:rPr>
                <w:rFonts w:hint="eastAsia"/>
                <w:color w:val="000000" w:themeColor="text1"/>
                <w:sz w:val="20"/>
                <w:szCs w:val="20"/>
              </w:rPr>
              <w:t>주당</w:t>
            </w:r>
            <w:r w:rsidR="009C39EA" w:rsidRPr="00697721">
              <w:rPr>
                <w:color w:val="000000" w:themeColor="text1"/>
                <w:sz w:val="20"/>
                <w:szCs w:val="20"/>
              </w:rPr>
              <w:t xml:space="preserve"> </w:t>
            </w:r>
            <w:r w:rsidR="009C39EA" w:rsidRPr="00697721">
              <w:rPr>
                <w:rFonts w:hint="eastAsia"/>
                <w:color w:val="000000" w:themeColor="text1"/>
                <w:sz w:val="20"/>
                <w:szCs w:val="20"/>
              </w:rPr>
              <w:t>행사가격은</w:t>
            </w:r>
            <w:r w:rsidR="009C39EA" w:rsidRPr="00697721">
              <w:rPr>
                <w:color w:val="000000" w:themeColor="text1"/>
                <w:sz w:val="20"/>
                <w:szCs w:val="20"/>
              </w:rPr>
              <w:t xml:space="preserve"> </w:t>
            </w:r>
            <w:r w:rsidR="00DE31F7" w:rsidRPr="00697721">
              <w:rPr>
                <w:rFonts w:hint="eastAsia"/>
                <w:color w:val="000000" w:themeColor="text1"/>
                <w:sz w:val="20"/>
                <w:szCs w:val="20"/>
              </w:rPr>
              <w:t>상법</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규정에</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따라</w:t>
            </w:r>
            <w:r w:rsidR="00DE31F7" w:rsidRPr="00697721">
              <w:rPr>
                <w:rFonts w:hint="eastAsia"/>
                <w:color w:val="000000" w:themeColor="text1"/>
                <w:sz w:val="20"/>
                <w:szCs w:val="20"/>
              </w:rPr>
              <w:t xml:space="preserve"> </w:t>
            </w:r>
            <w:r w:rsidR="009C39EA" w:rsidRPr="00697721">
              <w:rPr>
                <w:rFonts w:hint="eastAsia"/>
                <w:color w:val="000000" w:themeColor="text1"/>
                <w:sz w:val="20"/>
                <w:szCs w:val="20"/>
              </w:rPr>
              <w:t>주식매수선택권</w:t>
            </w:r>
            <w:r w:rsidR="009C39EA" w:rsidRPr="00697721">
              <w:rPr>
                <w:color w:val="000000" w:themeColor="text1"/>
                <w:sz w:val="20"/>
                <w:szCs w:val="20"/>
              </w:rPr>
              <w:t xml:space="preserve"> </w:t>
            </w:r>
            <w:r w:rsidR="009C39EA" w:rsidRPr="00697721">
              <w:rPr>
                <w:rFonts w:hint="eastAsia"/>
                <w:color w:val="000000" w:themeColor="text1"/>
                <w:sz w:val="20"/>
                <w:szCs w:val="20"/>
              </w:rPr>
              <w:t>부여</w:t>
            </w:r>
            <w:r w:rsidR="009C39EA" w:rsidRPr="00697721">
              <w:rPr>
                <w:color w:val="000000" w:themeColor="text1"/>
                <w:sz w:val="20"/>
                <w:szCs w:val="20"/>
              </w:rPr>
              <w:t xml:space="preserve"> </w:t>
            </w:r>
            <w:r w:rsidR="009C39EA" w:rsidRPr="00697721">
              <w:rPr>
                <w:rFonts w:hint="eastAsia"/>
                <w:color w:val="000000" w:themeColor="text1"/>
                <w:sz w:val="20"/>
                <w:szCs w:val="20"/>
              </w:rPr>
              <w:t>당시</w:t>
            </w:r>
            <w:r w:rsidR="009C39EA" w:rsidRPr="00697721">
              <w:rPr>
                <w:color w:val="000000" w:themeColor="text1"/>
                <w:sz w:val="20"/>
                <w:szCs w:val="20"/>
              </w:rPr>
              <w:t xml:space="preserve"> </w:t>
            </w:r>
            <w:r w:rsidR="009C39EA" w:rsidRPr="00697721">
              <w:rPr>
                <w:rFonts w:hint="eastAsia"/>
                <w:color w:val="000000" w:themeColor="text1"/>
                <w:sz w:val="20"/>
                <w:szCs w:val="20"/>
              </w:rPr>
              <w:t>주식의</w:t>
            </w:r>
            <w:r w:rsidR="009C39EA" w:rsidRPr="00697721">
              <w:rPr>
                <w:color w:val="000000" w:themeColor="text1"/>
                <w:sz w:val="20"/>
                <w:szCs w:val="20"/>
              </w:rPr>
              <w:t xml:space="preserve"> </w:t>
            </w:r>
            <w:r w:rsidR="009C39EA" w:rsidRPr="00697721">
              <w:rPr>
                <w:rFonts w:hint="eastAsia"/>
                <w:color w:val="000000" w:themeColor="text1"/>
                <w:sz w:val="20"/>
                <w:szCs w:val="20"/>
              </w:rPr>
              <w:t>실질가액</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또는</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액면금</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중</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높은</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금액</w:t>
            </w:r>
            <w:r w:rsidR="009C39EA" w:rsidRPr="00697721">
              <w:rPr>
                <w:color w:val="000000" w:themeColor="text1"/>
                <w:sz w:val="20"/>
                <w:szCs w:val="20"/>
              </w:rPr>
              <w:t xml:space="preserve"> </w:t>
            </w:r>
            <w:r w:rsidR="009C39EA" w:rsidRPr="00697721">
              <w:rPr>
                <w:rFonts w:hint="eastAsia"/>
                <w:color w:val="000000" w:themeColor="text1"/>
                <w:sz w:val="20"/>
                <w:szCs w:val="20"/>
              </w:rPr>
              <w:t>이상</w:t>
            </w:r>
            <w:r w:rsidR="00633D53" w:rsidRPr="00697721">
              <w:rPr>
                <w:rFonts w:hint="eastAsia"/>
                <w:color w:val="000000" w:themeColor="text1"/>
                <w:sz w:val="20"/>
                <w:szCs w:val="20"/>
              </w:rPr>
              <w:t>으로</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설정하여야</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하고</w:t>
            </w:r>
            <w:r w:rsidR="00633D53" w:rsidRPr="00697721">
              <w:rPr>
                <w:rFonts w:hint="eastAsia"/>
                <w:color w:val="000000" w:themeColor="text1"/>
                <w:sz w:val="20"/>
                <w:szCs w:val="20"/>
              </w:rPr>
              <w:t>,</w:t>
            </w:r>
            <w:r w:rsidR="009C39EA" w:rsidRPr="00697721">
              <w:rPr>
                <w:color w:val="000000" w:themeColor="text1"/>
                <w:sz w:val="20"/>
                <w:szCs w:val="20"/>
              </w:rPr>
              <w:t xml:space="preserve"> </w:t>
            </w:r>
            <w:r w:rsidR="009C39EA" w:rsidRPr="00697721">
              <w:rPr>
                <w:rFonts w:hint="eastAsia"/>
                <w:color w:val="000000" w:themeColor="text1"/>
                <w:sz w:val="20"/>
                <w:szCs w:val="20"/>
              </w:rPr>
              <w:t>이에</w:t>
            </w:r>
            <w:r w:rsidR="009C39EA" w:rsidRPr="00697721">
              <w:rPr>
                <w:color w:val="000000" w:themeColor="text1"/>
                <w:sz w:val="20"/>
                <w:szCs w:val="20"/>
              </w:rPr>
              <w:t xml:space="preserve"> </w:t>
            </w:r>
            <w:r w:rsidR="009C39EA" w:rsidRPr="00697721">
              <w:rPr>
                <w:rFonts w:hint="eastAsia"/>
                <w:color w:val="000000" w:themeColor="text1"/>
                <w:sz w:val="20"/>
                <w:szCs w:val="20"/>
              </w:rPr>
              <w:t>위반한</w:t>
            </w:r>
            <w:r w:rsidR="009C39EA" w:rsidRPr="00697721">
              <w:rPr>
                <w:color w:val="000000" w:themeColor="text1"/>
                <w:sz w:val="20"/>
                <w:szCs w:val="20"/>
              </w:rPr>
              <w:t xml:space="preserve"> </w:t>
            </w:r>
            <w:r w:rsidR="009C39EA" w:rsidRPr="00697721">
              <w:rPr>
                <w:rFonts w:hint="eastAsia"/>
                <w:color w:val="000000" w:themeColor="text1"/>
                <w:sz w:val="20"/>
                <w:szCs w:val="20"/>
              </w:rPr>
              <w:t>주식매수선택권</w:t>
            </w:r>
            <w:r w:rsidR="009C39EA" w:rsidRPr="00697721">
              <w:rPr>
                <w:color w:val="000000" w:themeColor="text1"/>
                <w:sz w:val="20"/>
                <w:szCs w:val="20"/>
              </w:rPr>
              <w:t xml:space="preserve"> </w:t>
            </w:r>
            <w:r w:rsidR="009C39EA" w:rsidRPr="00697721">
              <w:rPr>
                <w:rFonts w:hint="eastAsia"/>
                <w:color w:val="000000" w:themeColor="text1"/>
                <w:sz w:val="20"/>
                <w:szCs w:val="20"/>
              </w:rPr>
              <w:t>부여는</w:t>
            </w:r>
            <w:r w:rsidR="009C39EA" w:rsidRPr="00697721">
              <w:rPr>
                <w:color w:val="000000" w:themeColor="text1"/>
                <w:sz w:val="20"/>
                <w:szCs w:val="20"/>
              </w:rPr>
              <w:t xml:space="preserve"> </w:t>
            </w:r>
            <w:r w:rsidR="009C39EA" w:rsidRPr="00697721">
              <w:rPr>
                <w:rFonts w:hint="eastAsia"/>
                <w:color w:val="000000" w:themeColor="text1"/>
                <w:sz w:val="20"/>
                <w:szCs w:val="20"/>
              </w:rPr>
              <w:t>무효가</w:t>
            </w:r>
            <w:r w:rsidR="009C39EA" w:rsidRPr="00697721">
              <w:rPr>
                <w:color w:val="000000" w:themeColor="text1"/>
                <w:sz w:val="20"/>
                <w:szCs w:val="20"/>
              </w:rPr>
              <w:t xml:space="preserve"> </w:t>
            </w:r>
            <w:r w:rsidR="00100BC4" w:rsidRPr="00697721">
              <w:rPr>
                <w:rFonts w:hint="eastAsia"/>
                <w:color w:val="000000" w:themeColor="text1"/>
                <w:sz w:val="20"/>
                <w:szCs w:val="20"/>
              </w:rPr>
              <w:t>된다고</w:t>
            </w:r>
            <w:r w:rsidR="00100BC4" w:rsidRPr="00697721">
              <w:rPr>
                <w:rFonts w:hint="eastAsia"/>
                <w:color w:val="000000" w:themeColor="text1"/>
                <w:sz w:val="20"/>
                <w:szCs w:val="20"/>
              </w:rPr>
              <w:t xml:space="preserve"> </w:t>
            </w:r>
            <w:r w:rsidR="00100BC4" w:rsidRPr="00697721">
              <w:rPr>
                <w:rFonts w:hint="eastAsia"/>
                <w:color w:val="000000" w:themeColor="text1"/>
                <w:sz w:val="20"/>
                <w:szCs w:val="20"/>
              </w:rPr>
              <w:t>볼</w:t>
            </w:r>
            <w:r w:rsidR="00100BC4" w:rsidRPr="00697721">
              <w:rPr>
                <w:rFonts w:hint="eastAsia"/>
                <w:color w:val="000000" w:themeColor="text1"/>
                <w:sz w:val="20"/>
                <w:szCs w:val="20"/>
              </w:rPr>
              <w:t xml:space="preserve"> </w:t>
            </w:r>
            <w:r w:rsidR="00100BC4" w:rsidRPr="00697721">
              <w:rPr>
                <w:rFonts w:hint="eastAsia"/>
                <w:color w:val="000000" w:themeColor="text1"/>
                <w:sz w:val="20"/>
                <w:szCs w:val="20"/>
              </w:rPr>
              <w:t>수</w:t>
            </w:r>
            <w:r w:rsidR="00100BC4" w:rsidRPr="00697721">
              <w:rPr>
                <w:rFonts w:hint="eastAsia"/>
                <w:color w:val="000000" w:themeColor="text1"/>
                <w:sz w:val="20"/>
                <w:szCs w:val="20"/>
              </w:rPr>
              <w:t xml:space="preserve"> </w:t>
            </w:r>
            <w:r w:rsidR="00100BC4" w:rsidRPr="00697721">
              <w:rPr>
                <w:rFonts w:hint="eastAsia"/>
                <w:color w:val="000000" w:themeColor="text1"/>
                <w:sz w:val="20"/>
                <w:szCs w:val="20"/>
              </w:rPr>
              <w:t>있음</w:t>
            </w:r>
            <w:r w:rsidR="009C39EA" w:rsidRPr="00697721">
              <w:rPr>
                <w:color w:val="000000" w:themeColor="text1"/>
                <w:sz w:val="20"/>
                <w:szCs w:val="20"/>
              </w:rPr>
              <w:t>.</w:t>
            </w:r>
            <w:r w:rsidR="00997320">
              <w:rPr>
                <w:rFonts w:hint="eastAsia"/>
                <w:color w:val="000000" w:themeColor="text1"/>
                <w:sz w:val="20"/>
                <w:szCs w:val="20"/>
              </w:rPr>
              <w:t xml:space="preserve"> </w:t>
            </w:r>
            <w:r w:rsidR="009F19CE" w:rsidRPr="00697721">
              <w:rPr>
                <w:rFonts w:hint="eastAsia"/>
                <w:color w:val="000000" w:themeColor="text1"/>
                <w:sz w:val="20"/>
                <w:szCs w:val="20"/>
              </w:rPr>
              <w:t>다만</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상법은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“실질가액”의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의미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및</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산정기준에</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대해서는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구체적인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규정을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두고</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있지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않은데</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일반적으로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법원은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비상장주식의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경우</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정상적인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실례가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있는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경우</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거래가격을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시가로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보되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그러한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거래가격이</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없는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경우에는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비상장주식의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평가에</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관하여</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보편적으로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인정되는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방법</w:t>
            </w:r>
            <w:r w:rsidR="009F19CE" w:rsidRPr="00697721">
              <w:rPr>
                <w:rFonts w:hint="eastAsia"/>
                <w:color w:val="000000" w:themeColor="text1"/>
                <w:sz w:val="20"/>
                <w:szCs w:val="20"/>
              </w:rPr>
              <w:t>(</w:t>
            </w:r>
            <w:r w:rsidR="009F19CE" w:rsidRPr="00697721">
              <w:rPr>
                <w:rFonts w:hint="eastAsia"/>
                <w:color w:val="000000" w:themeColor="text1"/>
                <w:sz w:val="20"/>
                <w:szCs w:val="20"/>
              </w:rPr>
              <w:t>순자산가치방식</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수익가치방식</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유사업종비교방식</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등</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법령상의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평가방법</w:t>
            </w:r>
            <w:r w:rsidR="009F19CE" w:rsidRPr="00697721">
              <w:rPr>
                <w:rFonts w:hint="eastAsia"/>
                <w:color w:val="000000" w:themeColor="text1"/>
                <w:sz w:val="20"/>
                <w:szCs w:val="20"/>
              </w:rPr>
              <w:t>(</w:t>
            </w:r>
            <w:r w:rsidR="009F19CE" w:rsidRPr="00697721">
              <w:rPr>
                <w:rFonts w:hint="eastAsia"/>
                <w:color w:val="000000" w:themeColor="text1"/>
                <w:sz w:val="20"/>
                <w:szCs w:val="20"/>
              </w:rPr>
              <w:t>상속세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및</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증여세법</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시행령</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제</w:t>
            </w:r>
            <w:r w:rsidR="009F19CE" w:rsidRPr="00697721">
              <w:rPr>
                <w:rFonts w:hint="eastAsia"/>
                <w:color w:val="000000" w:themeColor="text1"/>
                <w:sz w:val="20"/>
                <w:szCs w:val="20"/>
              </w:rPr>
              <w:t>54</w:t>
            </w:r>
            <w:r w:rsidR="009F19CE" w:rsidRPr="00697721">
              <w:rPr>
                <w:rFonts w:hint="eastAsia"/>
                <w:color w:val="000000" w:themeColor="text1"/>
                <w:sz w:val="20"/>
                <w:szCs w:val="20"/>
              </w:rPr>
              <w:t>조의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평가방법</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등</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등에</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의하여</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가액을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토대로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당해</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특수성을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고려하여</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객관적</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교환가치를</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반영한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적정거래가액을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결정할</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있다는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태도임</w:t>
            </w:r>
            <w:r w:rsidR="009F19CE" w:rsidRPr="00697721">
              <w:rPr>
                <w:rFonts w:hint="eastAsia"/>
                <w:color w:val="000000" w:themeColor="text1"/>
                <w:sz w:val="20"/>
                <w:szCs w:val="20"/>
              </w:rPr>
              <w:t>.</w:t>
            </w:r>
          </w:p>
          <w:p w14:paraId="6AB4CB35" w14:textId="17F8300E" w:rsidR="009C39EA" w:rsidRPr="00743FC5" w:rsidRDefault="009F19CE" w:rsidP="00743FC5">
            <w:pPr>
              <w:pStyle w:val="1"/>
              <w:spacing w:line="276" w:lineRule="auto"/>
              <w:rPr>
                <w:color w:val="000000" w:themeColor="text1"/>
                <w:sz w:val="20"/>
                <w:szCs w:val="20"/>
              </w:rPr>
            </w:pPr>
            <w:r w:rsidRPr="00743FC5">
              <w:rPr>
                <w:rFonts w:hint="eastAsia"/>
                <w:color w:val="000000" w:themeColor="text1"/>
                <w:sz w:val="20"/>
                <w:szCs w:val="20"/>
              </w:rPr>
              <w:t>대상회사의</w:t>
            </w:r>
            <w:r w:rsidRPr="00743FC5">
              <w:rPr>
                <w:color w:val="000000" w:themeColor="text1"/>
                <w:sz w:val="20"/>
                <w:szCs w:val="20"/>
              </w:rPr>
              <w:t xml:space="preserve"> </w:t>
            </w:r>
            <w:r w:rsidRPr="00743FC5">
              <w:rPr>
                <w:rFonts w:hint="eastAsia"/>
                <w:color w:val="000000" w:themeColor="text1"/>
                <w:sz w:val="20"/>
                <w:szCs w:val="20"/>
              </w:rPr>
              <w:t>경우</w:t>
            </w:r>
            <w:r w:rsidRPr="00743FC5">
              <w:rPr>
                <w:color w:val="000000" w:themeColor="text1"/>
                <w:sz w:val="20"/>
                <w:szCs w:val="20"/>
              </w:rPr>
              <w:t xml:space="preserve"> </w:t>
            </w:r>
            <w:r w:rsidRPr="00743FC5">
              <w:rPr>
                <w:rFonts w:hint="eastAsia"/>
                <w:color w:val="000000" w:themeColor="text1"/>
                <w:sz w:val="20"/>
                <w:szCs w:val="20"/>
              </w:rPr>
              <w:t>투자자들에</w:t>
            </w:r>
            <w:r w:rsidRPr="00743FC5">
              <w:rPr>
                <w:color w:val="000000" w:themeColor="text1"/>
                <w:sz w:val="20"/>
                <w:szCs w:val="20"/>
              </w:rPr>
              <w:t xml:space="preserve"> </w:t>
            </w:r>
            <w:r w:rsidRPr="00743FC5">
              <w:rPr>
                <w:rFonts w:hint="eastAsia"/>
                <w:color w:val="000000" w:themeColor="text1"/>
                <w:sz w:val="20"/>
                <w:szCs w:val="20"/>
              </w:rPr>
              <w:t>대한</w:t>
            </w:r>
            <w:r w:rsidRPr="00743FC5">
              <w:rPr>
                <w:color w:val="000000" w:themeColor="text1"/>
                <w:sz w:val="20"/>
                <w:szCs w:val="20"/>
              </w:rPr>
              <w:t xml:space="preserve"> </w:t>
            </w:r>
            <w:r w:rsidRPr="00743FC5">
              <w:rPr>
                <w:rFonts w:hint="eastAsia"/>
                <w:color w:val="000000" w:themeColor="text1"/>
                <w:sz w:val="20"/>
                <w:szCs w:val="20"/>
              </w:rPr>
              <w:t>제</w:t>
            </w:r>
            <w:r w:rsidRPr="00743FC5">
              <w:rPr>
                <w:color w:val="000000" w:themeColor="text1"/>
                <w:sz w:val="20"/>
                <w:szCs w:val="20"/>
              </w:rPr>
              <w:t>3</w:t>
            </w:r>
            <w:r w:rsidRPr="00743FC5">
              <w:rPr>
                <w:rFonts w:hint="eastAsia"/>
                <w:color w:val="000000" w:themeColor="text1"/>
                <w:sz w:val="20"/>
                <w:szCs w:val="20"/>
              </w:rPr>
              <w:t>자배정</w:t>
            </w:r>
            <w:r w:rsidRPr="00743FC5">
              <w:rPr>
                <w:color w:val="000000" w:themeColor="text1"/>
                <w:sz w:val="20"/>
                <w:szCs w:val="20"/>
              </w:rPr>
              <w:t xml:space="preserve"> </w:t>
            </w:r>
            <w:r w:rsidRPr="00743FC5">
              <w:rPr>
                <w:rFonts w:hint="eastAsia"/>
                <w:color w:val="000000" w:themeColor="text1"/>
                <w:sz w:val="20"/>
                <w:szCs w:val="20"/>
              </w:rPr>
              <w:t>유상증자의</w:t>
            </w:r>
            <w:r w:rsidRPr="00743FC5">
              <w:rPr>
                <w:color w:val="000000" w:themeColor="text1"/>
                <w:sz w:val="20"/>
                <w:szCs w:val="20"/>
              </w:rPr>
              <w:t xml:space="preserve"> </w:t>
            </w:r>
            <w:r w:rsidRPr="00743FC5">
              <w:rPr>
                <w:rFonts w:hint="eastAsia"/>
                <w:color w:val="000000" w:themeColor="text1"/>
                <w:sz w:val="20"/>
                <w:szCs w:val="20"/>
              </w:rPr>
              <w:t>방식의</w:t>
            </w:r>
            <w:r w:rsidRPr="00743FC5">
              <w:rPr>
                <w:color w:val="000000" w:themeColor="text1"/>
                <w:sz w:val="20"/>
                <w:szCs w:val="20"/>
              </w:rPr>
              <w:t xml:space="preserve"> </w:t>
            </w:r>
            <w:r w:rsidRPr="00743FC5">
              <w:rPr>
                <w:rFonts w:hint="eastAsia"/>
                <w:color w:val="000000" w:themeColor="text1"/>
                <w:sz w:val="20"/>
                <w:szCs w:val="20"/>
              </w:rPr>
              <w:t>거래가</w:t>
            </w:r>
            <w:r w:rsidRPr="00743FC5">
              <w:rPr>
                <w:color w:val="000000" w:themeColor="text1"/>
                <w:sz w:val="20"/>
                <w:szCs w:val="20"/>
              </w:rPr>
              <w:t xml:space="preserve"> </w:t>
            </w:r>
            <w:r w:rsidRPr="00743FC5">
              <w:rPr>
                <w:rFonts w:hint="eastAsia"/>
                <w:color w:val="000000" w:themeColor="text1"/>
                <w:sz w:val="20"/>
                <w:szCs w:val="20"/>
              </w:rPr>
              <w:t>다수</w:t>
            </w:r>
            <w:r w:rsidRPr="00743FC5">
              <w:rPr>
                <w:color w:val="000000" w:themeColor="text1"/>
                <w:sz w:val="20"/>
                <w:szCs w:val="20"/>
              </w:rPr>
              <w:t xml:space="preserve"> </w:t>
            </w:r>
            <w:r w:rsidRPr="00743FC5">
              <w:rPr>
                <w:rFonts w:hint="eastAsia"/>
                <w:color w:val="000000" w:themeColor="text1"/>
                <w:sz w:val="20"/>
                <w:szCs w:val="20"/>
              </w:rPr>
              <w:t>진행되어</w:t>
            </w:r>
            <w:r w:rsidRPr="00743FC5">
              <w:rPr>
                <w:color w:val="000000" w:themeColor="text1"/>
                <w:sz w:val="20"/>
                <w:szCs w:val="20"/>
              </w:rPr>
              <w:t xml:space="preserve"> </w:t>
            </w:r>
            <w:r w:rsidRPr="00743FC5">
              <w:rPr>
                <w:rFonts w:hint="eastAsia"/>
                <w:color w:val="000000" w:themeColor="text1"/>
                <w:sz w:val="20"/>
                <w:szCs w:val="20"/>
              </w:rPr>
              <w:t>해당</w:t>
            </w:r>
            <w:r w:rsidRPr="00743FC5">
              <w:rPr>
                <w:color w:val="000000" w:themeColor="text1"/>
                <w:sz w:val="20"/>
                <w:szCs w:val="20"/>
              </w:rPr>
              <w:t xml:space="preserve"> </w:t>
            </w:r>
            <w:r w:rsidRPr="00743FC5">
              <w:rPr>
                <w:rFonts w:hint="eastAsia"/>
                <w:color w:val="000000" w:themeColor="text1"/>
                <w:sz w:val="20"/>
                <w:szCs w:val="20"/>
              </w:rPr>
              <w:t>거래의</w:t>
            </w:r>
            <w:r w:rsidRPr="00743FC5">
              <w:rPr>
                <w:color w:val="000000" w:themeColor="text1"/>
                <w:sz w:val="20"/>
                <w:szCs w:val="20"/>
              </w:rPr>
              <w:t xml:space="preserve"> </w:t>
            </w:r>
            <w:r w:rsidRPr="00743FC5">
              <w:rPr>
                <w:rFonts w:hint="eastAsia"/>
                <w:color w:val="000000" w:themeColor="text1"/>
                <w:sz w:val="20"/>
                <w:szCs w:val="20"/>
              </w:rPr>
              <w:t>신주발행</w:t>
            </w:r>
            <w:r w:rsidRPr="00743FC5">
              <w:rPr>
                <w:color w:val="000000" w:themeColor="text1"/>
                <w:sz w:val="20"/>
                <w:szCs w:val="20"/>
              </w:rPr>
              <w:t xml:space="preserve"> </w:t>
            </w:r>
            <w:r w:rsidRPr="00743FC5">
              <w:rPr>
                <w:rFonts w:hint="eastAsia"/>
                <w:color w:val="000000" w:themeColor="text1"/>
                <w:sz w:val="20"/>
                <w:szCs w:val="20"/>
              </w:rPr>
              <w:t>가격이</w:t>
            </w:r>
            <w:r w:rsidRPr="00743FC5">
              <w:rPr>
                <w:color w:val="000000" w:themeColor="text1"/>
                <w:sz w:val="20"/>
                <w:szCs w:val="20"/>
              </w:rPr>
              <w:t xml:space="preserve"> </w:t>
            </w:r>
            <w:r w:rsidRPr="00743FC5">
              <w:rPr>
                <w:rFonts w:hint="eastAsia"/>
                <w:color w:val="000000" w:themeColor="text1"/>
                <w:sz w:val="20"/>
                <w:szCs w:val="20"/>
              </w:rPr>
              <w:t>주식의</w:t>
            </w:r>
            <w:r w:rsidRPr="00743FC5">
              <w:rPr>
                <w:color w:val="000000" w:themeColor="text1"/>
                <w:sz w:val="20"/>
                <w:szCs w:val="20"/>
              </w:rPr>
              <w:t xml:space="preserve"> </w:t>
            </w:r>
            <w:r w:rsidRPr="00743FC5">
              <w:rPr>
                <w:rFonts w:hint="eastAsia"/>
                <w:color w:val="000000" w:themeColor="text1"/>
                <w:sz w:val="20"/>
                <w:szCs w:val="20"/>
              </w:rPr>
              <w:t>실질가액을</w:t>
            </w:r>
            <w:r w:rsidRPr="00743FC5">
              <w:rPr>
                <w:color w:val="000000" w:themeColor="text1"/>
                <w:sz w:val="20"/>
                <w:szCs w:val="20"/>
              </w:rPr>
              <w:t xml:space="preserve"> </w:t>
            </w:r>
            <w:r w:rsidRPr="00743FC5">
              <w:rPr>
                <w:rFonts w:hint="eastAsia"/>
                <w:color w:val="000000" w:themeColor="text1"/>
                <w:sz w:val="20"/>
                <w:szCs w:val="20"/>
              </w:rPr>
              <w:t>판단하는</w:t>
            </w:r>
            <w:r w:rsidRPr="00743FC5">
              <w:rPr>
                <w:color w:val="000000" w:themeColor="text1"/>
                <w:sz w:val="20"/>
                <w:szCs w:val="20"/>
              </w:rPr>
              <w:t xml:space="preserve"> </w:t>
            </w:r>
            <w:r w:rsidRPr="00743FC5">
              <w:rPr>
                <w:rFonts w:hint="eastAsia"/>
                <w:color w:val="000000" w:themeColor="text1"/>
                <w:sz w:val="20"/>
                <w:szCs w:val="20"/>
              </w:rPr>
              <w:t>기준이</w:t>
            </w:r>
            <w:r w:rsidRPr="00743FC5">
              <w:rPr>
                <w:color w:val="000000" w:themeColor="text1"/>
                <w:sz w:val="20"/>
                <w:szCs w:val="20"/>
              </w:rPr>
              <w:t xml:space="preserve"> </w:t>
            </w:r>
            <w:r w:rsidRPr="00743FC5">
              <w:rPr>
                <w:rFonts w:hint="eastAsia"/>
                <w:color w:val="000000" w:themeColor="text1"/>
                <w:sz w:val="20"/>
                <w:szCs w:val="20"/>
              </w:rPr>
              <w:t>될</w:t>
            </w:r>
            <w:r w:rsidRPr="00743FC5">
              <w:rPr>
                <w:color w:val="000000" w:themeColor="text1"/>
                <w:sz w:val="20"/>
                <w:szCs w:val="20"/>
              </w:rPr>
              <w:t xml:space="preserve"> </w:t>
            </w:r>
            <w:r w:rsidRPr="00743FC5">
              <w:rPr>
                <w:rFonts w:hint="eastAsia"/>
                <w:color w:val="000000" w:themeColor="text1"/>
                <w:sz w:val="20"/>
                <w:szCs w:val="20"/>
              </w:rPr>
              <w:t>수</w:t>
            </w:r>
            <w:r w:rsidRPr="00743FC5">
              <w:rPr>
                <w:color w:val="000000" w:themeColor="text1"/>
                <w:sz w:val="20"/>
                <w:szCs w:val="20"/>
              </w:rPr>
              <w:t xml:space="preserve"> </w:t>
            </w:r>
            <w:r w:rsidRPr="00743FC5">
              <w:rPr>
                <w:rFonts w:hint="eastAsia"/>
                <w:color w:val="000000" w:themeColor="text1"/>
                <w:sz w:val="20"/>
                <w:szCs w:val="20"/>
              </w:rPr>
              <w:t>있을</w:t>
            </w:r>
            <w:r w:rsidRPr="00743FC5">
              <w:rPr>
                <w:color w:val="000000" w:themeColor="text1"/>
                <w:sz w:val="20"/>
                <w:szCs w:val="20"/>
              </w:rPr>
              <w:t xml:space="preserve"> </w:t>
            </w:r>
            <w:r w:rsidRPr="00743FC5">
              <w:rPr>
                <w:rFonts w:hint="eastAsia"/>
                <w:color w:val="000000" w:themeColor="text1"/>
                <w:sz w:val="20"/>
                <w:szCs w:val="20"/>
              </w:rPr>
              <w:t>것으로</w:t>
            </w:r>
            <w:r w:rsidRPr="00743FC5">
              <w:rPr>
                <w:color w:val="000000" w:themeColor="text1"/>
                <w:sz w:val="20"/>
                <w:szCs w:val="20"/>
              </w:rPr>
              <w:t xml:space="preserve"> </w:t>
            </w:r>
            <w:r w:rsidRPr="00743FC5">
              <w:rPr>
                <w:rFonts w:hint="eastAsia"/>
                <w:color w:val="000000" w:themeColor="text1"/>
                <w:sz w:val="20"/>
                <w:szCs w:val="20"/>
              </w:rPr>
              <w:t>보임</w:t>
            </w:r>
            <w:r w:rsidRPr="00743FC5">
              <w:rPr>
                <w:color w:val="000000" w:themeColor="text1"/>
                <w:sz w:val="20"/>
                <w:szCs w:val="20"/>
              </w:rPr>
              <w:t>.</w:t>
            </w:r>
            <w:r w:rsidRPr="00743FC5">
              <w:rPr>
                <w:rFonts w:hint="eastAsia"/>
                <w:color w:val="000000" w:themeColor="text1"/>
                <w:sz w:val="20"/>
                <w:szCs w:val="20"/>
              </w:rPr>
              <w:t xml:space="preserve"> </w:t>
            </w:r>
            <w:r w:rsidRPr="00743FC5">
              <w:rPr>
                <w:rFonts w:hint="eastAsia"/>
                <w:color w:val="000000" w:themeColor="text1"/>
                <w:sz w:val="20"/>
                <w:szCs w:val="20"/>
              </w:rPr>
              <w:t>그런데</w:t>
            </w:r>
            <w:r w:rsidRPr="00743FC5">
              <w:rPr>
                <w:rFonts w:hint="eastAsia"/>
                <w:color w:val="000000" w:themeColor="text1"/>
                <w:sz w:val="20"/>
                <w:szCs w:val="20"/>
              </w:rPr>
              <w:t xml:space="preserve">, </w:t>
            </w:r>
            <w:r w:rsidRPr="004C0694">
              <w:rPr>
                <w:rFonts w:hint="eastAsia"/>
                <w:color w:val="000000" w:themeColor="text1"/>
                <w:sz w:val="20"/>
                <w:szCs w:val="20"/>
                <w:u w:val="single"/>
              </w:rPr>
              <w:t>1</w:t>
            </w:r>
            <w:r w:rsidRPr="004C0694">
              <w:rPr>
                <w:rFonts w:hint="eastAsia"/>
                <w:color w:val="000000" w:themeColor="text1"/>
                <w:sz w:val="20"/>
                <w:szCs w:val="20"/>
                <w:u w:val="single"/>
              </w:rPr>
              <w:t>차</w:t>
            </w:r>
            <w:r w:rsidRPr="004C0694">
              <w:rPr>
                <w:rFonts w:hint="eastAsia"/>
                <w:color w:val="000000" w:themeColor="text1"/>
                <w:sz w:val="20"/>
                <w:szCs w:val="20"/>
                <w:u w:val="single"/>
              </w:rPr>
              <w:t xml:space="preserve"> </w:t>
            </w:r>
            <w:r w:rsidRPr="004C0694">
              <w:rPr>
                <w:rFonts w:hint="eastAsia"/>
                <w:color w:val="000000" w:themeColor="text1"/>
                <w:sz w:val="20"/>
                <w:szCs w:val="20"/>
                <w:u w:val="single"/>
              </w:rPr>
              <w:t>주식매수선택권</w:t>
            </w:r>
            <w:r w:rsidRPr="004C0694">
              <w:rPr>
                <w:rFonts w:hint="eastAsia"/>
                <w:color w:val="000000" w:themeColor="text1"/>
                <w:sz w:val="20"/>
                <w:szCs w:val="20"/>
                <w:u w:val="single"/>
              </w:rPr>
              <w:t xml:space="preserve"> </w:t>
            </w:r>
            <w:r w:rsidRPr="004C0694">
              <w:rPr>
                <w:rFonts w:hint="eastAsia"/>
                <w:color w:val="000000" w:themeColor="text1"/>
                <w:sz w:val="20"/>
                <w:szCs w:val="20"/>
                <w:u w:val="single"/>
              </w:rPr>
              <w:t>부여에서의</w:t>
            </w:r>
            <w:r w:rsidRPr="004C0694">
              <w:rPr>
                <w:rFonts w:hint="eastAsia"/>
                <w:color w:val="000000" w:themeColor="text1"/>
                <w:sz w:val="20"/>
                <w:szCs w:val="20"/>
                <w:u w:val="single"/>
              </w:rPr>
              <w:t xml:space="preserve"> </w:t>
            </w:r>
            <w:r w:rsidRPr="004C0694">
              <w:rPr>
                <w:rFonts w:hint="eastAsia"/>
                <w:color w:val="000000" w:themeColor="text1"/>
                <w:sz w:val="20"/>
                <w:szCs w:val="20"/>
                <w:u w:val="single"/>
              </w:rPr>
              <w:t>행사가액</w:t>
            </w:r>
            <w:r w:rsidR="00EA371C" w:rsidRPr="004C0694">
              <w:rPr>
                <w:rFonts w:hint="eastAsia"/>
                <w:color w:val="000000" w:themeColor="text1"/>
                <w:sz w:val="20"/>
                <w:szCs w:val="20"/>
                <w:u w:val="single"/>
              </w:rPr>
              <w:t>인</w:t>
            </w:r>
            <w:r w:rsidR="00EA371C" w:rsidRPr="004C0694">
              <w:rPr>
                <w:rFonts w:hint="eastAsia"/>
                <w:color w:val="000000" w:themeColor="text1"/>
                <w:sz w:val="20"/>
                <w:szCs w:val="20"/>
                <w:u w:val="single"/>
              </w:rPr>
              <w:t xml:space="preserve"> </w:t>
            </w:r>
            <w:r w:rsidRPr="004C0694">
              <w:rPr>
                <w:rFonts w:hint="eastAsia"/>
                <w:color w:val="000000" w:themeColor="text1"/>
                <w:sz w:val="20"/>
                <w:szCs w:val="20"/>
                <w:u w:val="single"/>
              </w:rPr>
              <w:t>액면</w:t>
            </w:r>
            <w:r w:rsidR="00EA371C" w:rsidRPr="004C0694">
              <w:rPr>
                <w:rFonts w:hint="eastAsia"/>
                <w:color w:val="000000" w:themeColor="text1"/>
                <w:sz w:val="20"/>
                <w:szCs w:val="20"/>
                <w:u w:val="single"/>
              </w:rPr>
              <w:t>가</w:t>
            </w:r>
            <w:r w:rsidRPr="004C0694">
              <w:rPr>
                <w:rFonts w:hint="eastAsia"/>
                <w:color w:val="000000" w:themeColor="text1"/>
                <w:sz w:val="20"/>
                <w:szCs w:val="20"/>
                <w:u w:val="single"/>
              </w:rPr>
              <w:t xml:space="preserve"> 100</w:t>
            </w:r>
            <w:r w:rsidRPr="004C0694">
              <w:rPr>
                <w:rFonts w:hint="eastAsia"/>
                <w:color w:val="000000" w:themeColor="text1"/>
                <w:sz w:val="20"/>
                <w:szCs w:val="20"/>
                <w:u w:val="single"/>
              </w:rPr>
              <w:t>원은</w:t>
            </w:r>
            <w:r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인접한</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시기에</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이루어진</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대상회사의</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신주발행</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가액</w:t>
            </w:r>
            <w:r w:rsidR="0087252F" w:rsidRPr="004C0694">
              <w:rPr>
                <w:sz w:val="20"/>
                <w:szCs w:val="20"/>
                <w:u w:val="single"/>
                <w:vertAlign w:val="superscript"/>
              </w:rPr>
              <w:footnoteReference w:id="4"/>
            </w:r>
            <w:r w:rsidR="00EA371C" w:rsidRPr="004C0694">
              <w:rPr>
                <w:rFonts w:hint="eastAsia"/>
                <w:color w:val="000000" w:themeColor="text1"/>
                <w:sz w:val="20"/>
                <w:szCs w:val="20"/>
                <w:u w:val="single"/>
              </w:rPr>
              <w:t>보다</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지나치게</w:t>
            </w:r>
            <w:r w:rsidR="00EA371C"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낮</w:t>
            </w:r>
            <w:r w:rsidR="00EA371C" w:rsidRPr="004C0694">
              <w:rPr>
                <w:rFonts w:hint="eastAsia"/>
                <w:color w:val="000000" w:themeColor="text1"/>
                <w:sz w:val="20"/>
                <w:szCs w:val="20"/>
                <w:u w:val="single"/>
              </w:rPr>
              <w:t>으므로</w:t>
            </w:r>
            <w:r w:rsidR="005741FC" w:rsidRPr="004C0694">
              <w:rPr>
                <w:rFonts w:hint="eastAsia"/>
                <w:color w:val="000000" w:themeColor="text1"/>
                <w:sz w:val="20"/>
                <w:szCs w:val="20"/>
                <w:u w:val="single"/>
              </w:rPr>
              <w:t>,</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주식매수선택권</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부여가</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무효로</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판단될</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가능성이</w:t>
            </w:r>
            <w:r w:rsidR="009C39EA" w:rsidRPr="004C0694">
              <w:rPr>
                <w:rFonts w:hint="eastAsia"/>
                <w:color w:val="000000" w:themeColor="text1"/>
                <w:sz w:val="20"/>
                <w:szCs w:val="20"/>
                <w:u w:val="single"/>
              </w:rPr>
              <w:t xml:space="preserve"> </w:t>
            </w:r>
            <w:r w:rsidR="005F4B18" w:rsidRPr="004C0694">
              <w:rPr>
                <w:rFonts w:hint="eastAsia"/>
                <w:color w:val="000000" w:themeColor="text1"/>
                <w:sz w:val="20"/>
                <w:szCs w:val="20"/>
                <w:u w:val="single"/>
              </w:rPr>
              <w:t>높을</w:t>
            </w:r>
            <w:r w:rsidR="005F4B18" w:rsidRPr="004C0694">
              <w:rPr>
                <w:rFonts w:hint="eastAsia"/>
                <w:color w:val="000000" w:themeColor="text1"/>
                <w:sz w:val="20"/>
                <w:szCs w:val="20"/>
                <w:u w:val="single"/>
              </w:rPr>
              <w:t xml:space="preserve"> </w:t>
            </w:r>
            <w:r w:rsidR="005F4B18" w:rsidRPr="004C0694">
              <w:rPr>
                <w:rFonts w:hint="eastAsia"/>
                <w:color w:val="000000" w:themeColor="text1"/>
                <w:sz w:val="20"/>
                <w:szCs w:val="20"/>
                <w:u w:val="single"/>
              </w:rPr>
              <w:t>것</w:t>
            </w:r>
            <w:r w:rsidR="00EA371C" w:rsidRPr="004C0694">
              <w:rPr>
                <w:rFonts w:hint="eastAsia"/>
                <w:color w:val="000000" w:themeColor="text1"/>
                <w:sz w:val="20"/>
                <w:szCs w:val="20"/>
                <w:u w:val="single"/>
              </w:rPr>
              <w:t>으로</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보임</w:t>
            </w:r>
            <w:r w:rsidR="00EA371C" w:rsidRPr="004C0694">
              <w:rPr>
                <w:rFonts w:hint="eastAsia"/>
                <w:color w:val="000000" w:themeColor="text1"/>
                <w:sz w:val="20"/>
                <w:szCs w:val="20"/>
                <w:u w:val="single"/>
              </w:rPr>
              <w:t>.</w:t>
            </w:r>
          </w:p>
          <w:p w14:paraId="34467D94" w14:textId="295AED77" w:rsidR="002F76A3" w:rsidRPr="00743FC5" w:rsidRDefault="009753DC" w:rsidP="009753DC">
            <w:pPr>
              <w:pStyle w:val="1"/>
              <w:numPr>
                <w:ilvl w:val="0"/>
                <w:numId w:val="18"/>
              </w:numPr>
              <w:spacing w:line="276" w:lineRule="auto"/>
              <w:rPr>
                <w:color w:val="000000" w:themeColor="text1"/>
                <w:sz w:val="20"/>
                <w:szCs w:val="20"/>
              </w:rPr>
            </w:pPr>
            <w:r>
              <w:rPr>
                <w:rFonts w:hint="eastAsia"/>
                <w:color w:val="000000" w:themeColor="text1"/>
                <w:sz w:val="20"/>
                <w:szCs w:val="20"/>
              </w:rPr>
              <w:t>관련하여</w:t>
            </w:r>
            <w:r>
              <w:rPr>
                <w:rFonts w:hint="eastAsia"/>
                <w:color w:val="000000" w:themeColor="text1"/>
                <w:sz w:val="20"/>
                <w:szCs w:val="20"/>
              </w:rPr>
              <w:t xml:space="preserve">, </w:t>
            </w:r>
            <w:r w:rsidR="002F7278" w:rsidRPr="002F7278">
              <w:rPr>
                <w:rFonts w:hint="eastAsia"/>
                <w:color w:val="000000" w:themeColor="text1"/>
                <w:sz w:val="20"/>
                <w:szCs w:val="20"/>
              </w:rPr>
              <w:t>주식매수선택권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행사시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취득하게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될</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주식이</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소액지분으로서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경영권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확보</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가능</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지분이나</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주주간계약을</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통해</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회사</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경영에</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대한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일정한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권리를</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가질</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수</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있는</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지분의</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가치보다</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상대적으로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낮게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산정될</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여지가</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있다는</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점을</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감안하더라도</w:t>
            </w:r>
            <w:r w:rsidR="002F7278" w:rsidRPr="002F7278">
              <w:rPr>
                <w:rFonts w:hint="eastAsia"/>
                <w:color w:val="000000" w:themeColor="text1"/>
                <w:sz w:val="20"/>
                <w:szCs w:val="20"/>
              </w:rPr>
              <w:t>,</w:t>
            </w:r>
            <w:r w:rsidR="002F7278">
              <w:rPr>
                <w:rFonts w:hint="eastAsia"/>
                <w:color w:val="000000" w:themeColor="text1"/>
                <w:sz w:val="20"/>
                <w:szCs w:val="20"/>
              </w:rPr>
              <w:t xml:space="preserve"> </w:t>
            </w:r>
            <w:r w:rsidR="002F76A3" w:rsidRPr="00743FC5">
              <w:rPr>
                <w:rFonts w:hint="eastAsia"/>
                <w:color w:val="000000" w:themeColor="text1"/>
                <w:sz w:val="20"/>
                <w:szCs w:val="20"/>
              </w:rPr>
              <w:t>거래의</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실례를</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우선적으로</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고려하는</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법원의</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태도에</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비추어</w:t>
            </w:r>
            <w:r w:rsidR="002F76A3" w:rsidRPr="00743FC5">
              <w:rPr>
                <w:rFonts w:hint="eastAsia"/>
                <w:color w:val="000000" w:themeColor="text1"/>
                <w:sz w:val="20"/>
                <w:szCs w:val="20"/>
              </w:rPr>
              <w:t xml:space="preserve"> </w:t>
            </w:r>
            <w:r w:rsidR="00684D43" w:rsidRPr="00743FC5">
              <w:rPr>
                <w:rFonts w:hint="eastAsia"/>
                <w:color w:val="000000" w:themeColor="text1"/>
                <w:sz w:val="20"/>
                <w:szCs w:val="20"/>
              </w:rPr>
              <w:t>보면</w:t>
            </w:r>
            <w:r w:rsidR="00684D43" w:rsidRPr="00743FC5">
              <w:rPr>
                <w:rFonts w:hint="eastAsia"/>
                <w:color w:val="000000" w:themeColor="text1"/>
                <w:sz w:val="20"/>
                <w:szCs w:val="20"/>
              </w:rPr>
              <w:t xml:space="preserve">, </w:t>
            </w:r>
            <w:r w:rsidR="00234BCB" w:rsidRPr="00234BCB">
              <w:rPr>
                <w:rFonts w:hint="eastAsia"/>
                <w:color w:val="000000" w:themeColor="text1"/>
                <w:sz w:val="20"/>
                <w:szCs w:val="20"/>
              </w:rPr>
              <w:t>주식매수선택권의</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행사가액은</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주식의</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실질가액보다</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낮은</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수준에서</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정해진</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것으로</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평가될</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가능성이</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높아</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보이며</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이</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경우</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주식매수선택권</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부여는</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무효가</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될</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것으로</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보임</w:t>
            </w:r>
            <w:r w:rsidR="00234BCB" w:rsidRPr="00234BCB">
              <w:rPr>
                <w:rFonts w:hint="eastAsia"/>
                <w:color w:val="000000" w:themeColor="text1"/>
                <w:sz w:val="20"/>
                <w:szCs w:val="20"/>
              </w:rPr>
              <w:t>.</w:t>
            </w:r>
          </w:p>
          <w:p w14:paraId="73204763" w14:textId="2B30183C" w:rsidR="00DF5F88" w:rsidRDefault="0043762A" w:rsidP="00743FC5">
            <w:pPr>
              <w:pStyle w:val="1"/>
              <w:spacing w:line="276" w:lineRule="auto"/>
              <w:rPr>
                <w:color w:val="000000" w:themeColor="text1"/>
                <w:sz w:val="20"/>
                <w:szCs w:val="20"/>
              </w:rPr>
            </w:pPr>
            <w:r>
              <w:rPr>
                <w:rFonts w:hint="eastAsia"/>
                <w:color w:val="000000" w:themeColor="text1"/>
                <w:sz w:val="20"/>
                <w:szCs w:val="20"/>
              </w:rPr>
              <w:t>다만</w:t>
            </w:r>
            <w:r>
              <w:rPr>
                <w:rFonts w:hint="eastAsia"/>
                <w:color w:val="000000" w:themeColor="text1"/>
                <w:sz w:val="20"/>
                <w:szCs w:val="20"/>
              </w:rPr>
              <w:t xml:space="preserve">, </w:t>
            </w:r>
            <w:r>
              <w:rPr>
                <w:rFonts w:hint="eastAsia"/>
                <w:color w:val="000000" w:themeColor="text1"/>
                <w:sz w:val="20"/>
                <w:szCs w:val="20"/>
              </w:rPr>
              <w:t>위와</w:t>
            </w:r>
            <w:r>
              <w:rPr>
                <w:rFonts w:hint="eastAsia"/>
                <w:color w:val="000000" w:themeColor="text1"/>
                <w:sz w:val="20"/>
                <w:szCs w:val="20"/>
              </w:rPr>
              <w:t xml:space="preserve"> </w:t>
            </w:r>
            <w:r>
              <w:rPr>
                <w:rFonts w:hint="eastAsia"/>
                <w:color w:val="000000" w:themeColor="text1"/>
                <w:sz w:val="20"/>
                <w:szCs w:val="20"/>
              </w:rPr>
              <w:t>같은</w:t>
            </w:r>
            <w:r>
              <w:rPr>
                <w:rFonts w:hint="eastAsia"/>
                <w:color w:val="000000" w:themeColor="text1"/>
                <w:sz w:val="20"/>
                <w:szCs w:val="20"/>
              </w:rPr>
              <w:t xml:space="preserve"> </w:t>
            </w:r>
            <w:r>
              <w:rPr>
                <w:rFonts w:hint="eastAsia"/>
                <w:color w:val="000000" w:themeColor="text1"/>
                <w:sz w:val="20"/>
                <w:szCs w:val="20"/>
              </w:rPr>
              <w:t>결론은</w:t>
            </w:r>
            <w:r>
              <w:rPr>
                <w:rFonts w:hint="eastAsia"/>
                <w:color w:val="000000" w:themeColor="text1"/>
                <w:sz w:val="20"/>
                <w:szCs w:val="20"/>
              </w:rPr>
              <w:t xml:space="preserve"> </w:t>
            </w:r>
            <w:r w:rsidR="00BD4B8C">
              <w:rPr>
                <w:rFonts w:hint="eastAsia"/>
                <w:color w:val="000000" w:themeColor="text1"/>
                <w:sz w:val="20"/>
                <w:szCs w:val="20"/>
              </w:rPr>
              <w:t>주식매수선택권이</w:t>
            </w:r>
            <w:r w:rsidR="00BD4B8C">
              <w:rPr>
                <w:rFonts w:hint="eastAsia"/>
                <w:color w:val="000000" w:themeColor="text1"/>
                <w:sz w:val="20"/>
                <w:szCs w:val="20"/>
              </w:rPr>
              <w:t xml:space="preserve"> </w:t>
            </w:r>
            <w:r w:rsidR="00BD4B8C">
              <w:rPr>
                <w:rFonts w:hint="eastAsia"/>
                <w:color w:val="000000" w:themeColor="text1"/>
                <w:sz w:val="20"/>
                <w:szCs w:val="20"/>
              </w:rPr>
              <w:t>벤처기업법이</w:t>
            </w:r>
            <w:r w:rsidR="00BD4B8C">
              <w:rPr>
                <w:rFonts w:hint="eastAsia"/>
                <w:color w:val="000000" w:themeColor="text1"/>
                <w:sz w:val="20"/>
                <w:szCs w:val="20"/>
              </w:rPr>
              <w:t xml:space="preserve"> </w:t>
            </w:r>
            <w:r w:rsidR="00BD4B8C">
              <w:rPr>
                <w:rFonts w:hint="eastAsia"/>
                <w:color w:val="000000" w:themeColor="text1"/>
                <w:sz w:val="20"/>
                <w:szCs w:val="20"/>
              </w:rPr>
              <w:t>아닌</w:t>
            </w:r>
            <w:r w:rsidR="00BD4B8C">
              <w:rPr>
                <w:rFonts w:hint="eastAsia"/>
                <w:color w:val="000000" w:themeColor="text1"/>
                <w:sz w:val="20"/>
                <w:szCs w:val="20"/>
              </w:rPr>
              <w:t xml:space="preserve"> </w:t>
            </w:r>
            <w:r w:rsidR="00BD4B8C">
              <w:rPr>
                <w:rFonts w:hint="eastAsia"/>
                <w:color w:val="000000" w:themeColor="text1"/>
                <w:sz w:val="20"/>
                <w:szCs w:val="20"/>
              </w:rPr>
              <w:t>상법에</w:t>
            </w:r>
            <w:r w:rsidR="00BD4B8C">
              <w:rPr>
                <w:rFonts w:hint="eastAsia"/>
                <w:color w:val="000000" w:themeColor="text1"/>
                <w:sz w:val="20"/>
                <w:szCs w:val="20"/>
              </w:rPr>
              <w:t xml:space="preserve"> </w:t>
            </w:r>
            <w:r w:rsidR="00BD4B8C">
              <w:rPr>
                <w:rFonts w:hint="eastAsia"/>
                <w:color w:val="000000" w:themeColor="text1"/>
                <w:sz w:val="20"/>
                <w:szCs w:val="20"/>
              </w:rPr>
              <w:t>의하여</w:t>
            </w:r>
            <w:r w:rsidR="00BD4B8C">
              <w:rPr>
                <w:rFonts w:hint="eastAsia"/>
                <w:color w:val="000000" w:themeColor="text1"/>
                <w:sz w:val="20"/>
                <w:szCs w:val="20"/>
              </w:rPr>
              <w:t xml:space="preserve"> </w:t>
            </w:r>
            <w:r w:rsidR="00BD4B8C">
              <w:rPr>
                <w:rFonts w:hint="eastAsia"/>
                <w:color w:val="000000" w:themeColor="text1"/>
                <w:sz w:val="20"/>
                <w:szCs w:val="20"/>
              </w:rPr>
              <w:t>부여된</w:t>
            </w:r>
            <w:r w:rsidR="00BD4B8C">
              <w:rPr>
                <w:rFonts w:hint="eastAsia"/>
                <w:color w:val="000000" w:themeColor="text1"/>
                <w:sz w:val="20"/>
                <w:szCs w:val="20"/>
              </w:rPr>
              <w:t xml:space="preserve"> </w:t>
            </w:r>
            <w:r w:rsidR="00BD4B8C">
              <w:rPr>
                <w:rFonts w:hint="eastAsia"/>
                <w:color w:val="000000" w:themeColor="text1"/>
                <w:sz w:val="20"/>
                <w:szCs w:val="20"/>
              </w:rPr>
              <w:t>것으로</w:t>
            </w:r>
            <w:r w:rsidR="00BD4B8C">
              <w:rPr>
                <w:rFonts w:hint="eastAsia"/>
                <w:color w:val="000000" w:themeColor="text1"/>
                <w:sz w:val="20"/>
                <w:szCs w:val="20"/>
              </w:rPr>
              <w:t xml:space="preserve"> </w:t>
            </w:r>
            <w:r w:rsidR="00BD4B8C">
              <w:rPr>
                <w:rFonts w:hint="eastAsia"/>
                <w:color w:val="000000" w:themeColor="text1"/>
                <w:sz w:val="20"/>
                <w:szCs w:val="20"/>
              </w:rPr>
              <w:t>평가된다는</w:t>
            </w:r>
            <w:r w:rsidR="00BD4B8C">
              <w:rPr>
                <w:rFonts w:hint="eastAsia"/>
                <w:color w:val="000000" w:themeColor="text1"/>
                <w:sz w:val="20"/>
                <w:szCs w:val="20"/>
              </w:rPr>
              <w:t xml:space="preserve"> </w:t>
            </w:r>
            <w:r w:rsidR="00BD4B8C">
              <w:rPr>
                <w:rFonts w:hint="eastAsia"/>
                <w:color w:val="000000" w:themeColor="text1"/>
                <w:sz w:val="20"/>
                <w:szCs w:val="20"/>
              </w:rPr>
              <w:t>전제에서</w:t>
            </w:r>
            <w:r w:rsidR="00BD4B8C">
              <w:rPr>
                <w:rFonts w:hint="eastAsia"/>
                <w:color w:val="000000" w:themeColor="text1"/>
                <w:sz w:val="20"/>
                <w:szCs w:val="20"/>
              </w:rPr>
              <w:t xml:space="preserve"> </w:t>
            </w:r>
            <w:r w:rsidR="00BD4B8C">
              <w:rPr>
                <w:rFonts w:hint="eastAsia"/>
                <w:color w:val="000000" w:themeColor="text1"/>
                <w:sz w:val="20"/>
                <w:szCs w:val="20"/>
              </w:rPr>
              <w:t>비롯된</w:t>
            </w:r>
            <w:r w:rsidR="00BD4B8C">
              <w:rPr>
                <w:rFonts w:hint="eastAsia"/>
                <w:color w:val="000000" w:themeColor="text1"/>
                <w:sz w:val="20"/>
                <w:szCs w:val="20"/>
              </w:rPr>
              <w:t xml:space="preserve"> </w:t>
            </w:r>
            <w:r w:rsidR="00BD4B8C">
              <w:rPr>
                <w:rFonts w:hint="eastAsia"/>
                <w:color w:val="000000" w:themeColor="text1"/>
                <w:sz w:val="20"/>
                <w:szCs w:val="20"/>
              </w:rPr>
              <w:t>것이므로</w:t>
            </w:r>
            <w:r w:rsidR="00BD4B8C">
              <w:rPr>
                <w:rFonts w:hint="eastAsia"/>
                <w:color w:val="000000" w:themeColor="text1"/>
                <w:sz w:val="20"/>
                <w:szCs w:val="20"/>
              </w:rPr>
              <w:t xml:space="preserve">, </w:t>
            </w:r>
            <w:r w:rsidR="006A6947">
              <w:rPr>
                <w:rFonts w:hint="eastAsia"/>
                <w:color w:val="000000" w:themeColor="text1"/>
                <w:sz w:val="20"/>
                <w:szCs w:val="20"/>
              </w:rPr>
              <w:t>개정</w:t>
            </w:r>
            <w:r w:rsidR="006A6947">
              <w:rPr>
                <w:rFonts w:hint="eastAsia"/>
                <w:color w:val="000000" w:themeColor="text1"/>
                <w:sz w:val="20"/>
                <w:szCs w:val="20"/>
              </w:rPr>
              <w:t xml:space="preserve"> </w:t>
            </w:r>
            <w:r w:rsidR="006A6947">
              <w:rPr>
                <w:rFonts w:hint="eastAsia"/>
                <w:color w:val="000000" w:themeColor="text1"/>
                <w:sz w:val="20"/>
                <w:szCs w:val="20"/>
              </w:rPr>
              <w:t>벤처기업법</w:t>
            </w:r>
            <w:r w:rsidR="006A6947">
              <w:rPr>
                <w:rFonts w:hint="eastAsia"/>
                <w:color w:val="000000" w:themeColor="text1"/>
                <w:sz w:val="20"/>
                <w:szCs w:val="20"/>
              </w:rPr>
              <w:t xml:space="preserve"> </w:t>
            </w:r>
            <w:r w:rsidR="006A6947">
              <w:rPr>
                <w:rFonts w:hint="eastAsia"/>
                <w:color w:val="000000" w:themeColor="text1"/>
                <w:sz w:val="20"/>
                <w:szCs w:val="20"/>
              </w:rPr>
              <w:t>이전에도</w:t>
            </w:r>
            <w:r w:rsidR="006A6947">
              <w:rPr>
                <w:rFonts w:hint="eastAsia"/>
                <w:color w:val="000000" w:themeColor="text1"/>
                <w:sz w:val="20"/>
                <w:szCs w:val="20"/>
              </w:rPr>
              <w:t xml:space="preserve"> </w:t>
            </w:r>
            <w:r w:rsidR="006A6947">
              <w:rPr>
                <w:rFonts w:hint="eastAsia"/>
                <w:color w:val="000000" w:themeColor="text1"/>
                <w:sz w:val="20"/>
                <w:szCs w:val="20"/>
              </w:rPr>
              <w:t>주식매수선택권과</w:t>
            </w:r>
            <w:r w:rsidR="006A6947">
              <w:rPr>
                <w:rFonts w:hint="eastAsia"/>
                <w:color w:val="000000" w:themeColor="text1"/>
                <w:sz w:val="20"/>
                <w:szCs w:val="20"/>
              </w:rPr>
              <w:t xml:space="preserve"> </w:t>
            </w:r>
            <w:r w:rsidR="006A6947">
              <w:rPr>
                <w:rFonts w:hint="eastAsia"/>
                <w:color w:val="000000" w:themeColor="text1"/>
                <w:sz w:val="20"/>
                <w:szCs w:val="20"/>
              </w:rPr>
              <w:t>관련하여</w:t>
            </w:r>
            <w:r w:rsidR="006A6947">
              <w:rPr>
                <w:rFonts w:hint="eastAsia"/>
                <w:color w:val="000000" w:themeColor="text1"/>
                <w:sz w:val="20"/>
                <w:szCs w:val="20"/>
              </w:rPr>
              <w:t xml:space="preserve"> </w:t>
            </w:r>
            <w:r w:rsidR="006A6947">
              <w:rPr>
                <w:rFonts w:hint="eastAsia"/>
                <w:color w:val="000000" w:themeColor="text1"/>
                <w:sz w:val="20"/>
                <w:szCs w:val="20"/>
              </w:rPr>
              <w:t>벤처기업법이</w:t>
            </w:r>
            <w:r w:rsidR="006A6947">
              <w:rPr>
                <w:rFonts w:hint="eastAsia"/>
                <w:color w:val="000000" w:themeColor="text1"/>
                <w:sz w:val="20"/>
                <w:szCs w:val="20"/>
              </w:rPr>
              <w:t xml:space="preserve"> </w:t>
            </w:r>
            <w:r w:rsidR="002A238F">
              <w:rPr>
                <w:rFonts w:hint="eastAsia"/>
                <w:color w:val="000000" w:themeColor="text1"/>
                <w:sz w:val="20"/>
                <w:szCs w:val="20"/>
              </w:rPr>
              <w:t>상법의</w:t>
            </w:r>
            <w:r w:rsidR="002A238F">
              <w:rPr>
                <w:rFonts w:hint="eastAsia"/>
                <w:color w:val="000000" w:themeColor="text1"/>
                <w:sz w:val="20"/>
                <w:szCs w:val="20"/>
              </w:rPr>
              <w:t xml:space="preserve"> </w:t>
            </w:r>
            <w:r w:rsidR="00A821FB">
              <w:rPr>
                <w:rFonts w:hint="eastAsia"/>
                <w:color w:val="000000" w:themeColor="text1"/>
                <w:sz w:val="20"/>
                <w:szCs w:val="20"/>
              </w:rPr>
              <w:t>특별법으로서</w:t>
            </w:r>
            <w:r w:rsidR="00A821FB">
              <w:rPr>
                <w:rFonts w:hint="eastAsia"/>
                <w:color w:val="000000" w:themeColor="text1"/>
                <w:sz w:val="20"/>
                <w:szCs w:val="20"/>
              </w:rPr>
              <w:t xml:space="preserve"> </w:t>
            </w:r>
            <w:r w:rsidR="00A821FB">
              <w:rPr>
                <w:rFonts w:hint="eastAsia"/>
                <w:color w:val="000000" w:themeColor="text1"/>
                <w:sz w:val="20"/>
                <w:szCs w:val="20"/>
              </w:rPr>
              <w:t>적용된다고</w:t>
            </w:r>
            <w:r w:rsidR="00A821FB">
              <w:rPr>
                <w:rFonts w:hint="eastAsia"/>
                <w:color w:val="000000" w:themeColor="text1"/>
                <w:sz w:val="20"/>
                <w:szCs w:val="20"/>
              </w:rPr>
              <w:t xml:space="preserve"> </w:t>
            </w:r>
            <w:r w:rsidR="002A238F">
              <w:rPr>
                <w:rFonts w:hint="eastAsia"/>
                <w:color w:val="000000" w:themeColor="text1"/>
                <w:sz w:val="20"/>
                <w:szCs w:val="20"/>
              </w:rPr>
              <w:t>볼</w:t>
            </w:r>
            <w:r w:rsidR="002A238F">
              <w:rPr>
                <w:rFonts w:hint="eastAsia"/>
                <w:color w:val="000000" w:themeColor="text1"/>
                <w:sz w:val="20"/>
                <w:szCs w:val="20"/>
              </w:rPr>
              <w:t xml:space="preserve"> </w:t>
            </w:r>
            <w:r w:rsidR="002A238F">
              <w:rPr>
                <w:rFonts w:hint="eastAsia"/>
                <w:color w:val="000000" w:themeColor="text1"/>
                <w:sz w:val="20"/>
                <w:szCs w:val="20"/>
              </w:rPr>
              <w:t>수</w:t>
            </w:r>
            <w:r w:rsidR="002A238F">
              <w:rPr>
                <w:rFonts w:hint="eastAsia"/>
                <w:color w:val="000000" w:themeColor="text1"/>
                <w:sz w:val="20"/>
                <w:szCs w:val="20"/>
              </w:rPr>
              <w:t xml:space="preserve"> </w:t>
            </w:r>
            <w:r w:rsidR="002A238F">
              <w:rPr>
                <w:rFonts w:hint="eastAsia"/>
                <w:color w:val="000000" w:themeColor="text1"/>
                <w:sz w:val="20"/>
                <w:szCs w:val="20"/>
              </w:rPr>
              <w:t>있다면</w:t>
            </w:r>
            <w:r w:rsidR="002A238F">
              <w:rPr>
                <w:rFonts w:hint="eastAsia"/>
                <w:color w:val="000000" w:themeColor="text1"/>
                <w:sz w:val="20"/>
                <w:szCs w:val="20"/>
              </w:rPr>
              <w:t xml:space="preserve">, </w:t>
            </w:r>
            <w:r w:rsidR="002A238F">
              <w:rPr>
                <w:rFonts w:hint="eastAsia"/>
                <w:color w:val="000000" w:themeColor="text1"/>
                <w:sz w:val="20"/>
                <w:szCs w:val="20"/>
              </w:rPr>
              <w:t>이승혁에</w:t>
            </w:r>
            <w:r w:rsidR="002A238F">
              <w:rPr>
                <w:rFonts w:hint="eastAsia"/>
                <w:color w:val="000000" w:themeColor="text1"/>
                <w:sz w:val="20"/>
                <w:szCs w:val="20"/>
              </w:rPr>
              <w:t xml:space="preserve"> </w:t>
            </w:r>
            <w:r w:rsidR="002A238F">
              <w:rPr>
                <w:rFonts w:hint="eastAsia"/>
                <w:color w:val="000000" w:themeColor="text1"/>
                <w:sz w:val="20"/>
                <w:szCs w:val="20"/>
              </w:rPr>
              <w:t>대한</w:t>
            </w:r>
            <w:r w:rsidR="002A238F">
              <w:rPr>
                <w:rFonts w:hint="eastAsia"/>
                <w:color w:val="000000" w:themeColor="text1"/>
                <w:sz w:val="20"/>
                <w:szCs w:val="20"/>
              </w:rPr>
              <w:t xml:space="preserve"> </w:t>
            </w:r>
            <w:r w:rsidR="002A238F">
              <w:rPr>
                <w:rFonts w:hint="eastAsia"/>
                <w:color w:val="000000" w:themeColor="text1"/>
                <w:sz w:val="20"/>
                <w:szCs w:val="20"/>
              </w:rPr>
              <w:t>주식매수선택권</w:t>
            </w:r>
            <w:r w:rsidR="002A238F">
              <w:rPr>
                <w:rFonts w:hint="eastAsia"/>
                <w:color w:val="000000" w:themeColor="text1"/>
                <w:sz w:val="20"/>
                <w:szCs w:val="20"/>
              </w:rPr>
              <w:t xml:space="preserve"> </w:t>
            </w:r>
            <w:r w:rsidR="002A238F">
              <w:rPr>
                <w:rFonts w:hint="eastAsia"/>
                <w:color w:val="000000" w:themeColor="text1"/>
                <w:sz w:val="20"/>
                <w:szCs w:val="20"/>
              </w:rPr>
              <w:t>부여</w:t>
            </w:r>
            <w:r w:rsidR="002A238F">
              <w:rPr>
                <w:rFonts w:hint="eastAsia"/>
                <w:color w:val="000000" w:themeColor="text1"/>
                <w:sz w:val="20"/>
                <w:szCs w:val="20"/>
              </w:rPr>
              <w:t xml:space="preserve"> </w:t>
            </w:r>
            <w:r w:rsidR="002A238F">
              <w:rPr>
                <w:rFonts w:hint="eastAsia"/>
                <w:color w:val="000000" w:themeColor="text1"/>
                <w:sz w:val="20"/>
                <w:szCs w:val="20"/>
              </w:rPr>
              <w:t>역시도</w:t>
            </w:r>
            <w:r w:rsidR="002A238F">
              <w:rPr>
                <w:rFonts w:hint="eastAsia"/>
                <w:color w:val="000000" w:themeColor="text1"/>
                <w:sz w:val="20"/>
                <w:szCs w:val="20"/>
              </w:rPr>
              <w:t xml:space="preserve"> </w:t>
            </w:r>
            <w:r w:rsidR="002A238F">
              <w:rPr>
                <w:rFonts w:hint="eastAsia"/>
                <w:color w:val="000000" w:themeColor="text1"/>
                <w:sz w:val="20"/>
                <w:szCs w:val="20"/>
              </w:rPr>
              <w:t>벤처기업법에</w:t>
            </w:r>
            <w:r w:rsidR="002A238F">
              <w:rPr>
                <w:rFonts w:hint="eastAsia"/>
                <w:color w:val="000000" w:themeColor="text1"/>
                <w:sz w:val="20"/>
                <w:szCs w:val="20"/>
              </w:rPr>
              <w:t xml:space="preserve"> </w:t>
            </w:r>
            <w:r w:rsidR="002A238F">
              <w:rPr>
                <w:rFonts w:hint="eastAsia"/>
                <w:color w:val="000000" w:themeColor="text1"/>
                <w:sz w:val="20"/>
                <w:szCs w:val="20"/>
              </w:rPr>
              <w:t>따른</w:t>
            </w:r>
            <w:r w:rsidR="002A238F">
              <w:rPr>
                <w:rFonts w:hint="eastAsia"/>
                <w:color w:val="000000" w:themeColor="text1"/>
                <w:sz w:val="20"/>
                <w:szCs w:val="20"/>
              </w:rPr>
              <w:t xml:space="preserve"> </w:t>
            </w:r>
            <w:r w:rsidR="002A238F">
              <w:rPr>
                <w:rFonts w:hint="eastAsia"/>
                <w:color w:val="000000" w:themeColor="text1"/>
                <w:sz w:val="20"/>
                <w:szCs w:val="20"/>
              </w:rPr>
              <w:t>것이므로</w:t>
            </w:r>
            <w:r w:rsidR="002A238F">
              <w:rPr>
                <w:rFonts w:hint="eastAsia"/>
                <w:color w:val="000000" w:themeColor="text1"/>
                <w:sz w:val="20"/>
                <w:szCs w:val="20"/>
              </w:rPr>
              <w:t xml:space="preserve"> </w:t>
            </w:r>
            <w:r w:rsidR="002A238F">
              <w:rPr>
                <w:rFonts w:hint="eastAsia"/>
                <w:color w:val="000000" w:themeColor="text1"/>
                <w:sz w:val="20"/>
                <w:szCs w:val="20"/>
              </w:rPr>
              <w:t>유효하다고</w:t>
            </w:r>
            <w:r w:rsidR="002A238F">
              <w:rPr>
                <w:rFonts w:hint="eastAsia"/>
                <w:color w:val="000000" w:themeColor="text1"/>
                <w:sz w:val="20"/>
                <w:szCs w:val="20"/>
              </w:rPr>
              <w:t xml:space="preserve"> </w:t>
            </w:r>
            <w:r w:rsidR="002A238F">
              <w:rPr>
                <w:rFonts w:hint="eastAsia"/>
                <w:color w:val="000000" w:themeColor="text1"/>
                <w:sz w:val="20"/>
                <w:szCs w:val="20"/>
              </w:rPr>
              <w:t>평가될</w:t>
            </w:r>
            <w:r w:rsidR="002A238F">
              <w:rPr>
                <w:rFonts w:hint="eastAsia"/>
                <w:color w:val="000000" w:themeColor="text1"/>
                <w:sz w:val="20"/>
                <w:szCs w:val="20"/>
              </w:rPr>
              <w:t xml:space="preserve"> </w:t>
            </w:r>
            <w:r w:rsidR="002A238F">
              <w:rPr>
                <w:rFonts w:hint="eastAsia"/>
                <w:color w:val="000000" w:themeColor="text1"/>
                <w:sz w:val="20"/>
                <w:szCs w:val="20"/>
              </w:rPr>
              <w:t>수</w:t>
            </w:r>
            <w:r w:rsidR="002A238F">
              <w:rPr>
                <w:rFonts w:hint="eastAsia"/>
                <w:color w:val="000000" w:themeColor="text1"/>
                <w:sz w:val="20"/>
                <w:szCs w:val="20"/>
              </w:rPr>
              <w:t xml:space="preserve"> </w:t>
            </w:r>
            <w:r w:rsidR="002A238F">
              <w:rPr>
                <w:rFonts w:hint="eastAsia"/>
                <w:color w:val="000000" w:themeColor="text1"/>
                <w:sz w:val="20"/>
                <w:szCs w:val="20"/>
              </w:rPr>
              <w:t>있음</w:t>
            </w:r>
            <w:r w:rsidR="002A238F">
              <w:rPr>
                <w:rFonts w:hint="eastAsia"/>
                <w:color w:val="000000" w:themeColor="text1"/>
                <w:sz w:val="20"/>
                <w:szCs w:val="20"/>
              </w:rPr>
              <w:t>.</w:t>
            </w:r>
          </w:p>
          <w:p w14:paraId="7DEB9A23" w14:textId="146E7010" w:rsidR="009F19CE" w:rsidRPr="00743FC5" w:rsidRDefault="002A238F" w:rsidP="00743FC5">
            <w:pPr>
              <w:pStyle w:val="1"/>
              <w:spacing w:line="276" w:lineRule="auto"/>
              <w:rPr>
                <w:color w:val="000000" w:themeColor="text1"/>
                <w:sz w:val="20"/>
                <w:szCs w:val="20"/>
              </w:rPr>
            </w:pPr>
            <w:r>
              <w:rPr>
                <w:rFonts w:hint="eastAsia"/>
                <w:color w:val="000000" w:themeColor="text1"/>
                <w:sz w:val="20"/>
                <w:szCs w:val="20"/>
              </w:rPr>
              <w:t>이러한</w:t>
            </w:r>
            <w:r>
              <w:rPr>
                <w:rFonts w:hint="eastAsia"/>
                <w:color w:val="000000" w:themeColor="text1"/>
                <w:sz w:val="20"/>
                <w:szCs w:val="20"/>
              </w:rPr>
              <w:t xml:space="preserve"> </w:t>
            </w:r>
            <w:r>
              <w:rPr>
                <w:rFonts w:hint="eastAsia"/>
                <w:color w:val="000000" w:themeColor="text1"/>
                <w:sz w:val="20"/>
                <w:szCs w:val="20"/>
              </w:rPr>
              <w:t>점에서</w:t>
            </w:r>
            <w:r>
              <w:rPr>
                <w:rFonts w:hint="eastAsia"/>
                <w:color w:val="000000" w:themeColor="text1"/>
                <w:sz w:val="20"/>
                <w:szCs w:val="20"/>
              </w:rPr>
              <w:t xml:space="preserve"> </w:t>
            </w:r>
            <w:r w:rsidR="009C39EA" w:rsidRPr="00743FC5">
              <w:rPr>
                <w:rFonts w:hint="eastAsia"/>
                <w:color w:val="000000" w:themeColor="text1"/>
                <w:sz w:val="20"/>
                <w:szCs w:val="20"/>
              </w:rPr>
              <w:t>실제로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주식매수선택권이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무효로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평가</w:t>
            </w:r>
            <w:r w:rsidR="00353DFD">
              <w:rPr>
                <w:rFonts w:hint="eastAsia"/>
                <w:color w:val="000000" w:themeColor="text1"/>
                <w:sz w:val="20"/>
                <w:szCs w:val="20"/>
              </w:rPr>
              <w:t>된다면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부여대상자인</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이승혁이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현재</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대상회사의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주주는</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아니나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여전히</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감사로서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재직하고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있는</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점을</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감안</w:t>
            </w:r>
            <w:r w:rsidR="00353DFD">
              <w:rPr>
                <w:rFonts w:hint="eastAsia"/>
                <w:color w:val="000000" w:themeColor="text1"/>
                <w:sz w:val="20"/>
                <w:szCs w:val="20"/>
              </w:rPr>
              <w:t>할</w:t>
            </w:r>
            <w:r w:rsidR="00353DFD">
              <w:rPr>
                <w:rFonts w:hint="eastAsia"/>
                <w:color w:val="000000" w:themeColor="text1"/>
                <w:sz w:val="20"/>
                <w:szCs w:val="20"/>
              </w:rPr>
              <w:t xml:space="preserve"> </w:t>
            </w:r>
            <w:r w:rsidR="00353DFD">
              <w:rPr>
                <w:rFonts w:hint="eastAsia"/>
                <w:color w:val="000000" w:themeColor="text1"/>
                <w:sz w:val="20"/>
                <w:szCs w:val="20"/>
              </w:rPr>
              <w:t>때</w:t>
            </w:r>
            <w:r w:rsidR="009C39EA" w:rsidRPr="00743FC5">
              <w:rPr>
                <w:rFonts w:hint="eastAsia"/>
                <w:color w:val="000000" w:themeColor="text1"/>
                <w:sz w:val="20"/>
                <w:szCs w:val="20"/>
              </w:rPr>
              <w:t xml:space="preserve">, (i) </w:t>
            </w:r>
            <w:r w:rsidR="009C39EA" w:rsidRPr="00743FC5">
              <w:rPr>
                <w:rFonts w:hint="eastAsia"/>
                <w:color w:val="000000" w:themeColor="text1"/>
                <w:sz w:val="20"/>
                <w:szCs w:val="20"/>
              </w:rPr>
              <w:t>향후</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대상회사가</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상장을</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하게</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경우</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거래소의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상장</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절차에서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해당</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주식매수선택권의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적법성에</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문제제기가</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이루어질</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가능성을</w:t>
            </w:r>
            <w:r w:rsidR="009C39EA" w:rsidRPr="00743FC5">
              <w:rPr>
                <w:rFonts w:hint="eastAsia"/>
                <w:color w:val="000000" w:themeColor="text1"/>
                <w:sz w:val="20"/>
                <w:szCs w:val="20"/>
              </w:rPr>
              <w:t xml:space="preserve"> </w:t>
            </w:r>
            <w:r w:rsidR="00F62419">
              <w:rPr>
                <w:rFonts w:hint="eastAsia"/>
                <w:color w:val="000000" w:themeColor="text1"/>
                <w:sz w:val="20"/>
                <w:szCs w:val="20"/>
              </w:rPr>
              <w:t>완전히</w:t>
            </w:r>
            <w:r w:rsidR="00F62419">
              <w:rPr>
                <w:rFonts w:hint="eastAsia"/>
                <w:color w:val="000000" w:themeColor="text1"/>
                <w:sz w:val="20"/>
                <w:szCs w:val="20"/>
              </w:rPr>
              <w:t xml:space="preserve"> </w:t>
            </w:r>
            <w:r w:rsidR="009C39EA" w:rsidRPr="00743FC5">
              <w:rPr>
                <w:rFonts w:hint="eastAsia"/>
                <w:color w:val="000000" w:themeColor="text1"/>
                <w:sz w:val="20"/>
                <w:szCs w:val="20"/>
              </w:rPr>
              <w:t>배제할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없고</w:t>
            </w:r>
            <w:r w:rsidR="009C39EA" w:rsidRPr="00743FC5">
              <w:rPr>
                <w:rFonts w:hint="eastAsia"/>
                <w:color w:val="000000" w:themeColor="text1"/>
                <w:sz w:val="20"/>
                <w:szCs w:val="20"/>
              </w:rPr>
              <w:t xml:space="preserve">, (ii) </w:t>
            </w:r>
            <w:r w:rsidR="009C39EA" w:rsidRPr="00743FC5">
              <w:rPr>
                <w:rFonts w:hint="eastAsia"/>
                <w:color w:val="000000" w:themeColor="text1"/>
                <w:sz w:val="20"/>
                <w:szCs w:val="20"/>
              </w:rPr>
              <w:t>주식매수선택권</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부여에</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관여한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대상회사</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이사들의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책임이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문제될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가능성도</w:t>
            </w:r>
            <w:r w:rsidR="00F62419">
              <w:rPr>
                <w:rFonts w:hint="eastAsia"/>
                <w:color w:val="000000" w:themeColor="text1"/>
                <w:sz w:val="20"/>
                <w:szCs w:val="20"/>
              </w:rPr>
              <w:t xml:space="preserve"> </w:t>
            </w:r>
            <w:r w:rsidR="00F62419">
              <w:rPr>
                <w:rFonts w:hint="eastAsia"/>
                <w:color w:val="000000" w:themeColor="text1"/>
                <w:sz w:val="20"/>
                <w:szCs w:val="20"/>
              </w:rPr>
              <w:t>발생할</w:t>
            </w:r>
            <w:r w:rsidR="00F62419">
              <w:rPr>
                <w:rFonts w:hint="eastAsia"/>
                <w:color w:val="000000" w:themeColor="text1"/>
                <w:sz w:val="20"/>
                <w:szCs w:val="20"/>
              </w:rPr>
              <w:t xml:space="preserve"> </w:t>
            </w:r>
            <w:r w:rsidR="00F62419">
              <w:rPr>
                <w:rFonts w:hint="eastAsia"/>
                <w:color w:val="000000" w:themeColor="text1"/>
                <w:sz w:val="20"/>
                <w:szCs w:val="20"/>
              </w:rPr>
              <w:t>수</w:t>
            </w:r>
            <w:r w:rsidR="00F62419">
              <w:rPr>
                <w:rFonts w:hint="eastAsia"/>
                <w:color w:val="000000" w:themeColor="text1"/>
                <w:sz w:val="20"/>
                <w:szCs w:val="20"/>
              </w:rPr>
              <w:t xml:space="preserve"> </w:t>
            </w:r>
            <w:r w:rsidR="00F62419">
              <w:rPr>
                <w:rFonts w:hint="eastAsia"/>
                <w:color w:val="000000" w:themeColor="text1"/>
                <w:sz w:val="20"/>
                <w:szCs w:val="20"/>
              </w:rPr>
              <w:t>있음</w:t>
            </w:r>
            <w:r w:rsidR="00F62419">
              <w:rPr>
                <w:rFonts w:hint="eastAsia"/>
                <w:color w:val="000000" w:themeColor="text1"/>
                <w:sz w:val="20"/>
                <w:szCs w:val="20"/>
              </w:rPr>
              <w:t>.</w:t>
            </w:r>
          </w:p>
          <w:p w14:paraId="640AF24F" w14:textId="716410CC" w:rsidR="00EB3435" w:rsidRPr="00EB3435" w:rsidRDefault="00D91340" w:rsidP="002F76A3">
            <w:pPr>
              <w:wordWrap w:val="0"/>
              <w:autoSpaceDE w:val="0"/>
              <w:autoSpaceDN w:val="0"/>
              <w:rPr>
                <w:b/>
                <w:bCs/>
                <w:color w:val="000000" w:themeColor="text1"/>
                <w:u w:val="single"/>
              </w:rPr>
            </w:pPr>
            <w:r>
              <w:rPr>
                <w:rFonts w:hint="eastAsia"/>
                <w:b/>
                <w:bCs/>
                <w:color w:val="000000" w:themeColor="text1"/>
                <w:u w:val="single"/>
              </w:rPr>
              <w:t>3</w:t>
            </w:r>
            <w:r w:rsidR="00EB3435">
              <w:rPr>
                <w:rFonts w:hint="eastAsia"/>
                <w:b/>
                <w:bCs/>
                <w:color w:val="000000" w:themeColor="text1"/>
                <w:u w:val="single"/>
              </w:rPr>
              <w:t>차</w:t>
            </w:r>
            <w:r>
              <w:rPr>
                <w:rFonts w:hint="eastAsia"/>
                <w:b/>
                <w:bCs/>
                <w:color w:val="000000" w:themeColor="text1"/>
                <w:u w:val="single"/>
              </w:rPr>
              <w:t xml:space="preserve"> </w:t>
            </w:r>
            <w:r>
              <w:rPr>
                <w:rFonts w:hint="eastAsia"/>
                <w:b/>
                <w:bCs/>
                <w:color w:val="000000" w:themeColor="text1"/>
                <w:u w:val="single"/>
              </w:rPr>
              <w:t>및</w:t>
            </w:r>
            <w:r>
              <w:rPr>
                <w:rFonts w:hint="eastAsia"/>
                <w:b/>
                <w:bCs/>
                <w:color w:val="000000" w:themeColor="text1"/>
                <w:u w:val="single"/>
              </w:rPr>
              <w:t xml:space="preserve"> 4</w:t>
            </w:r>
            <w:r>
              <w:rPr>
                <w:rFonts w:hint="eastAsia"/>
                <w:b/>
                <w:bCs/>
                <w:color w:val="000000" w:themeColor="text1"/>
                <w:u w:val="single"/>
              </w:rPr>
              <w:t>차</w:t>
            </w:r>
            <w:r w:rsidR="00EB3435">
              <w:rPr>
                <w:rFonts w:hint="eastAsia"/>
                <w:b/>
                <w:bCs/>
                <w:color w:val="000000" w:themeColor="text1"/>
                <w:u w:val="single"/>
              </w:rPr>
              <w:t xml:space="preserve"> </w:t>
            </w:r>
            <w:r w:rsidR="00EB3435">
              <w:rPr>
                <w:rFonts w:hint="eastAsia"/>
                <w:b/>
                <w:bCs/>
                <w:color w:val="000000" w:themeColor="text1"/>
                <w:u w:val="single"/>
              </w:rPr>
              <w:t>주식매수선택권</w:t>
            </w:r>
            <w:r w:rsidR="00EB3435">
              <w:rPr>
                <w:rFonts w:hint="eastAsia"/>
                <w:b/>
                <w:bCs/>
                <w:color w:val="000000" w:themeColor="text1"/>
                <w:u w:val="single"/>
              </w:rPr>
              <w:t xml:space="preserve"> </w:t>
            </w:r>
            <w:r w:rsidR="00EB3435">
              <w:rPr>
                <w:rFonts w:hint="eastAsia"/>
                <w:b/>
                <w:bCs/>
                <w:color w:val="000000" w:themeColor="text1"/>
                <w:u w:val="single"/>
              </w:rPr>
              <w:t>부여의</w:t>
            </w:r>
            <w:r w:rsidR="00EB3435">
              <w:rPr>
                <w:rFonts w:hint="eastAsia"/>
                <w:b/>
                <w:bCs/>
                <w:color w:val="000000" w:themeColor="text1"/>
                <w:u w:val="single"/>
              </w:rPr>
              <w:t xml:space="preserve"> </w:t>
            </w:r>
            <w:r w:rsidR="00EB3435">
              <w:rPr>
                <w:rFonts w:hint="eastAsia"/>
                <w:b/>
                <w:bCs/>
                <w:color w:val="000000" w:themeColor="text1"/>
                <w:u w:val="single"/>
              </w:rPr>
              <w:t>적법성</w:t>
            </w:r>
          </w:p>
          <w:p w14:paraId="3E22758B" w14:textId="1BFC99F6" w:rsidR="00C509C1" w:rsidRPr="00C509C1" w:rsidRDefault="00D56A23" w:rsidP="002F76A3">
            <w:pPr>
              <w:pStyle w:val="1"/>
              <w:spacing w:line="276" w:lineRule="auto"/>
              <w:rPr>
                <w:b/>
                <w:bCs/>
                <w:color w:val="000000" w:themeColor="text1"/>
                <w:u w:val="single"/>
              </w:rPr>
            </w:pPr>
            <w:r>
              <w:rPr>
                <w:rFonts w:hint="eastAsia"/>
                <w:kern w:val="2"/>
                <w:sz w:val="20"/>
                <w:szCs w:val="20"/>
              </w:rPr>
              <w:t>3</w:t>
            </w:r>
            <w:r>
              <w:rPr>
                <w:rFonts w:hint="eastAsia"/>
                <w:kern w:val="2"/>
                <w:sz w:val="20"/>
                <w:szCs w:val="20"/>
              </w:rPr>
              <w:t>차</w:t>
            </w:r>
            <w:r>
              <w:rPr>
                <w:rFonts w:hint="eastAsia"/>
                <w:kern w:val="2"/>
                <w:sz w:val="20"/>
                <w:szCs w:val="20"/>
              </w:rPr>
              <w:t xml:space="preserve"> </w:t>
            </w:r>
            <w:r>
              <w:rPr>
                <w:rFonts w:hint="eastAsia"/>
                <w:kern w:val="2"/>
                <w:sz w:val="20"/>
                <w:szCs w:val="20"/>
              </w:rPr>
              <w:t>및</w:t>
            </w:r>
            <w:r>
              <w:rPr>
                <w:rFonts w:hint="eastAsia"/>
                <w:kern w:val="2"/>
                <w:sz w:val="20"/>
                <w:szCs w:val="20"/>
              </w:rPr>
              <w:t xml:space="preserve"> 4</w:t>
            </w:r>
            <w:r>
              <w:rPr>
                <w:rFonts w:hint="eastAsia"/>
                <w:kern w:val="2"/>
                <w:sz w:val="20"/>
                <w:szCs w:val="20"/>
              </w:rPr>
              <w:t>차</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행사가액이</w:t>
            </w:r>
            <w:r>
              <w:rPr>
                <w:rFonts w:hint="eastAsia"/>
                <w:kern w:val="2"/>
                <w:sz w:val="20"/>
                <w:szCs w:val="20"/>
              </w:rPr>
              <w:t xml:space="preserve"> 2</w:t>
            </w:r>
            <w:r>
              <w:rPr>
                <w:rFonts w:hint="eastAsia"/>
                <w:kern w:val="2"/>
                <w:sz w:val="20"/>
                <w:szCs w:val="20"/>
              </w:rPr>
              <w:t>차</w:t>
            </w:r>
            <w:r>
              <w:rPr>
                <w:rFonts w:hint="eastAsia"/>
                <w:kern w:val="2"/>
                <w:sz w:val="20"/>
                <w:szCs w:val="20"/>
              </w:rPr>
              <w:t xml:space="preserve"> </w:t>
            </w:r>
            <w:r>
              <w:rPr>
                <w:rFonts w:hint="eastAsia"/>
                <w:kern w:val="2"/>
                <w:sz w:val="20"/>
                <w:szCs w:val="20"/>
              </w:rPr>
              <w:t>주식매수선택권보다</w:t>
            </w:r>
            <w:r>
              <w:rPr>
                <w:rFonts w:hint="eastAsia"/>
                <w:kern w:val="2"/>
                <w:sz w:val="20"/>
                <w:szCs w:val="20"/>
              </w:rPr>
              <w:t xml:space="preserve"> </w:t>
            </w:r>
            <w:r>
              <w:rPr>
                <w:rFonts w:hint="eastAsia"/>
                <w:kern w:val="2"/>
                <w:sz w:val="20"/>
                <w:szCs w:val="20"/>
              </w:rPr>
              <w:t>지나치게</w:t>
            </w:r>
            <w:r>
              <w:rPr>
                <w:rFonts w:hint="eastAsia"/>
                <w:kern w:val="2"/>
                <w:sz w:val="20"/>
                <w:szCs w:val="20"/>
              </w:rPr>
              <w:t xml:space="preserve"> </w:t>
            </w:r>
            <w:r>
              <w:rPr>
                <w:rFonts w:hint="eastAsia"/>
                <w:kern w:val="2"/>
                <w:sz w:val="20"/>
                <w:szCs w:val="20"/>
              </w:rPr>
              <w:t>낮은</w:t>
            </w:r>
            <w:r w:rsidR="00F96A0D">
              <w:rPr>
                <w:rFonts w:hint="eastAsia"/>
                <w:kern w:val="2"/>
                <w:sz w:val="20"/>
                <w:szCs w:val="20"/>
              </w:rPr>
              <w:t xml:space="preserve"> </w:t>
            </w:r>
            <w:r w:rsidR="00F96A0D">
              <w:rPr>
                <w:rFonts w:hint="eastAsia"/>
                <w:kern w:val="2"/>
                <w:sz w:val="20"/>
                <w:szCs w:val="20"/>
              </w:rPr>
              <w:t>가액으로</w:t>
            </w:r>
            <w:r w:rsidR="00F96A0D">
              <w:rPr>
                <w:rFonts w:hint="eastAsia"/>
                <w:kern w:val="2"/>
                <w:sz w:val="20"/>
                <w:szCs w:val="20"/>
              </w:rPr>
              <w:t xml:space="preserve"> </w:t>
            </w:r>
            <w:r w:rsidR="00F96A0D">
              <w:rPr>
                <w:rFonts w:hint="eastAsia"/>
                <w:kern w:val="2"/>
                <w:sz w:val="20"/>
                <w:szCs w:val="20"/>
              </w:rPr>
              <w:t>설정된</w:t>
            </w:r>
            <w:r>
              <w:rPr>
                <w:rFonts w:hint="eastAsia"/>
                <w:kern w:val="2"/>
                <w:sz w:val="20"/>
                <w:szCs w:val="20"/>
              </w:rPr>
              <w:t xml:space="preserve"> </w:t>
            </w:r>
            <w:r>
              <w:rPr>
                <w:rFonts w:hint="eastAsia"/>
                <w:kern w:val="2"/>
                <w:sz w:val="20"/>
                <w:szCs w:val="20"/>
              </w:rPr>
              <w:t>것은</w:t>
            </w:r>
            <w:r>
              <w:rPr>
                <w:rFonts w:hint="eastAsia"/>
                <w:kern w:val="2"/>
                <w:sz w:val="20"/>
                <w:szCs w:val="20"/>
              </w:rPr>
              <w:t xml:space="preserve"> </w:t>
            </w:r>
            <w:r>
              <w:rPr>
                <w:rFonts w:hint="eastAsia"/>
                <w:kern w:val="2"/>
                <w:sz w:val="20"/>
                <w:szCs w:val="20"/>
              </w:rPr>
              <w:t>아닌지</w:t>
            </w:r>
            <w:r>
              <w:rPr>
                <w:rFonts w:hint="eastAsia"/>
                <w:kern w:val="2"/>
                <w:sz w:val="20"/>
                <w:szCs w:val="20"/>
              </w:rPr>
              <w:t xml:space="preserve"> </w:t>
            </w:r>
            <w:r>
              <w:rPr>
                <w:rFonts w:hint="eastAsia"/>
                <w:kern w:val="2"/>
                <w:sz w:val="20"/>
                <w:szCs w:val="20"/>
              </w:rPr>
              <w:t>문제되나</w:t>
            </w:r>
            <w:r>
              <w:rPr>
                <w:rFonts w:hint="eastAsia"/>
                <w:kern w:val="2"/>
                <w:sz w:val="20"/>
                <w:szCs w:val="20"/>
              </w:rPr>
              <w:t xml:space="preserve">, (i) </w:t>
            </w:r>
            <w:r w:rsidR="00C509C1">
              <w:rPr>
                <w:rFonts w:hint="eastAsia"/>
                <w:kern w:val="2"/>
                <w:sz w:val="20"/>
                <w:szCs w:val="20"/>
              </w:rPr>
              <w:t>대상회사가</w:t>
            </w:r>
            <w:r w:rsidR="00C509C1">
              <w:rPr>
                <w:rFonts w:hint="eastAsia"/>
                <w:kern w:val="2"/>
                <w:sz w:val="20"/>
                <w:szCs w:val="20"/>
              </w:rPr>
              <w:t xml:space="preserve"> 2022</w:t>
            </w:r>
            <w:r w:rsidR="00C509C1">
              <w:rPr>
                <w:rFonts w:hint="eastAsia"/>
                <w:kern w:val="2"/>
                <w:sz w:val="20"/>
                <w:szCs w:val="20"/>
              </w:rPr>
              <w:t>년</w:t>
            </w:r>
            <w:r w:rsidR="00C509C1">
              <w:rPr>
                <w:rFonts w:hint="eastAsia"/>
                <w:kern w:val="2"/>
                <w:sz w:val="20"/>
                <w:szCs w:val="20"/>
              </w:rPr>
              <w:t xml:space="preserve"> 10</w:t>
            </w:r>
            <w:r w:rsidR="00C509C1">
              <w:rPr>
                <w:rFonts w:hint="eastAsia"/>
                <w:kern w:val="2"/>
                <w:sz w:val="20"/>
                <w:szCs w:val="20"/>
              </w:rPr>
              <w:t>월</w:t>
            </w:r>
            <w:r w:rsidR="00C509C1">
              <w:rPr>
                <w:rFonts w:hint="eastAsia"/>
                <w:kern w:val="2"/>
                <w:sz w:val="20"/>
                <w:szCs w:val="20"/>
              </w:rPr>
              <w:t xml:space="preserve"> 27</w:t>
            </w:r>
            <w:r w:rsidR="00C509C1">
              <w:rPr>
                <w:rFonts w:hint="eastAsia"/>
                <w:kern w:val="2"/>
                <w:sz w:val="20"/>
                <w:szCs w:val="20"/>
              </w:rPr>
              <w:t>일</w:t>
            </w:r>
            <w:r w:rsidR="00C509C1">
              <w:rPr>
                <w:rFonts w:hint="eastAsia"/>
                <w:kern w:val="2"/>
                <w:sz w:val="20"/>
                <w:szCs w:val="20"/>
              </w:rPr>
              <w:t xml:space="preserve"> </w:t>
            </w:r>
            <w:r w:rsidR="00C509C1">
              <w:rPr>
                <w:rFonts w:hint="eastAsia"/>
                <w:kern w:val="2"/>
                <w:sz w:val="20"/>
                <w:szCs w:val="20"/>
              </w:rPr>
              <w:t>무상증자를</w:t>
            </w:r>
            <w:r w:rsidR="00C509C1">
              <w:rPr>
                <w:rFonts w:hint="eastAsia"/>
                <w:kern w:val="2"/>
                <w:sz w:val="20"/>
                <w:szCs w:val="20"/>
              </w:rPr>
              <w:t xml:space="preserve"> </w:t>
            </w:r>
            <w:r w:rsidR="00C509C1">
              <w:rPr>
                <w:rFonts w:hint="eastAsia"/>
                <w:kern w:val="2"/>
                <w:sz w:val="20"/>
                <w:szCs w:val="20"/>
              </w:rPr>
              <w:t>함으로써</w:t>
            </w:r>
            <w:r w:rsidR="00C509C1">
              <w:rPr>
                <w:rFonts w:hint="eastAsia"/>
                <w:kern w:val="2"/>
                <w:sz w:val="20"/>
                <w:szCs w:val="20"/>
              </w:rPr>
              <w:t xml:space="preserve"> </w:t>
            </w:r>
            <w:r w:rsidR="00C509C1">
              <w:rPr>
                <w:rFonts w:hint="eastAsia"/>
                <w:kern w:val="2"/>
                <w:sz w:val="20"/>
                <w:szCs w:val="20"/>
              </w:rPr>
              <w:t>발행주식총수가</w:t>
            </w:r>
            <w:r w:rsidR="00C509C1">
              <w:rPr>
                <w:rFonts w:hint="eastAsia"/>
                <w:kern w:val="2"/>
                <w:sz w:val="20"/>
                <w:szCs w:val="20"/>
              </w:rPr>
              <w:t xml:space="preserve"> </w:t>
            </w:r>
            <w:r w:rsidR="00C509C1">
              <w:rPr>
                <w:rFonts w:hint="eastAsia"/>
                <w:color w:val="000000" w:themeColor="text1"/>
                <w:kern w:val="2"/>
                <w:sz w:val="20"/>
                <w:szCs w:val="20"/>
              </w:rPr>
              <w:t>32,849</w:t>
            </w:r>
            <w:r w:rsidR="00C509C1">
              <w:rPr>
                <w:rFonts w:hint="eastAsia"/>
                <w:color w:val="000000" w:themeColor="text1"/>
                <w:kern w:val="2"/>
                <w:sz w:val="20"/>
                <w:szCs w:val="20"/>
              </w:rPr>
              <w:t>주가</w:t>
            </w:r>
            <w:r w:rsidR="00C509C1">
              <w:rPr>
                <w:rFonts w:hint="eastAsia"/>
                <w:color w:val="000000" w:themeColor="text1"/>
                <w:kern w:val="2"/>
                <w:sz w:val="20"/>
                <w:szCs w:val="20"/>
              </w:rPr>
              <w:t xml:space="preserve"> 3,022,108</w:t>
            </w:r>
            <w:r w:rsidR="00C509C1">
              <w:rPr>
                <w:rFonts w:hint="eastAsia"/>
                <w:color w:val="000000" w:themeColor="text1"/>
                <w:kern w:val="2"/>
                <w:sz w:val="20"/>
                <w:szCs w:val="20"/>
              </w:rPr>
              <w:t>주로</w:t>
            </w:r>
            <w:r w:rsidR="00C509C1">
              <w:rPr>
                <w:rFonts w:hint="eastAsia"/>
                <w:color w:val="000000" w:themeColor="text1"/>
                <w:kern w:val="2"/>
                <w:sz w:val="20"/>
                <w:szCs w:val="20"/>
              </w:rPr>
              <w:t xml:space="preserve"> </w:t>
            </w:r>
            <w:r w:rsidR="00C509C1">
              <w:rPr>
                <w:rFonts w:hint="eastAsia"/>
                <w:kern w:val="2"/>
                <w:sz w:val="20"/>
                <w:szCs w:val="20"/>
              </w:rPr>
              <w:t>92</w:t>
            </w:r>
            <w:r w:rsidR="00C509C1">
              <w:rPr>
                <w:rFonts w:hint="eastAsia"/>
                <w:kern w:val="2"/>
                <w:sz w:val="20"/>
                <w:szCs w:val="20"/>
              </w:rPr>
              <w:t>배</w:t>
            </w:r>
            <w:r w:rsidR="00C509C1">
              <w:rPr>
                <w:rFonts w:hint="eastAsia"/>
                <w:kern w:val="2"/>
                <w:sz w:val="20"/>
                <w:szCs w:val="20"/>
              </w:rPr>
              <w:t xml:space="preserve"> </w:t>
            </w:r>
            <w:r w:rsidR="00C509C1">
              <w:rPr>
                <w:rFonts w:hint="eastAsia"/>
                <w:kern w:val="2"/>
                <w:sz w:val="20"/>
                <w:szCs w:val="20"/>
              </w:rPr>
              <w:t>증가</w:t>
            </w:r>
            <w:r>
              <w:rPr>
                <w:rFonts w:hint="eastAsia"/>
                <w:kern w:val="2"/>
                <w:sz w:val="20"/>
                <w:szCs w:val="20"/>
              </w:rPr>
              <w:t>하여</w:t>
            </w:r>
            <w:r>
              <w:rPr>
                <w:rFonts w:hint="eastAsia"/>
                <w:kern w:val="2"/>
                <w:sz w:val="20"/>
                <w:szCs w:val="20"/>
              </w:rPr>
              <w:t xml:space="preserve"> </w:t>
            </w:r>
            <w:r>
              <w:rPr>
                <w:rFonts w:hint="eastAsia"/>
                <w:kern w:val="2"/>
                <w:sz w:val="20"/>
                <w:szCs w:val="20"/>
              </w:rPr>
              <w:t>발행주식총수</w:t>
            </w:r>
            <w:r>
              <w:rPr>
                <w:rFonts w:hint="eastAsia"/>
                <w:kern w:val="2"/>
                <w:sz w:val="20"/>
                <w:szCs w:val="20"/>
              </w:rPr>
              <w:t xml:space="preserve"> </w:t>
            </w:r>
            <w:r>
              <w:rPr>
                <w:rFonts w:hint="eastAsia"/>
                <w:kern w:val="2"/>
                <w:sz w:val="20"/>
                <w:szCs w:val="20"/>
              </w:rPr>
              <w:t>증가에</w:t>
            </w:r>
            <w:r>
              <w:rPr>
                <w:rFonts w:hint="eastAsia"/>
                <w:kern w:val="2"/>
                <w:sz w:val="20"/>
                <w:szCs w:val="20"/>
              </w:rPr>
              <w:t xml:space="preserve"> </w:t>
            </w:r>
            <w:r>
              <w:rPr>
                <w:rFonts w:hint="eastAsia"/>
                <w:kern w:val="2"/>
                <w:sz w:val="20"/>
                <w:szCs w:val="20"/>
              </w:rPr>
              <w:t>따라</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행사가액도</w:t>
            </w:r>
            <w:r>
              <w:rPr>
                <w:rFonts w:hint="eastAsia"/>
                <w:kern w:val="2"/>
                <w:sz w:val="20"/>
                <w:szCs w:val="20"/>
              </w:rPr>
              <w:t xml:space="preserve"> </w:t>
            </w:r>
            <w:r>
              <w:rPr>
                <w:rFonts w:hint="eastAsia"/>
                <w:kern w:val="2"/>
                <w:sz w:val="20"/>
                <w:szCs w:val="20"/>
              </w:rPr>
              <w:t>조정된</w:t>
            </w:r>
            <w:r w:rsidR="00C509C1">
              <w:rPr>
                <w:rFonts w:hint="eastAsia"/>
                <w:kern w:val="2"/>
                <w:sz w:val="20"/>
                <w:szCs w:val="20"/>
              </w:rPr>
              <w:t xml:space="preserve"> </w:t>
            </w:r>
            <w:r w:rsidR="00C509C1">
              <w:rPr>
                <w:rFonts w:hint="eastAsia"/>
                <w:kern w:val="2"/>
                <w:sz w:val="20"/>
                <w:szCs w:val="20"/>
              </w:rPr>
              <w:t>점</w:t>
            </w:r>
            <w:r>
              <w:rPr>
                <w:rFonts w:hint="eastAsia"/>
                <w:kern w:val="2"/>
                <w:sz w:val="20"/>
                <w:szCs w:val="20"/>
              </w:rPr>
              <w:t xml:space="preserve">, (ii) </w:t>
            </w:r>
            <w:r>
              <w:rPr>
                <w:rFonts w:hint="eastAsia"/>
                <w:kern w:val="2"/>
                <w:sz w:val="20"/>
                <w:szCs w:val="20"/>
              </w:rPr>
              <w:t>인접한</w:t>
            </w:r>
            <w:r>
              <w:rPr>
                <w:rFonts w:hint="eastAsia"/>
                <w:kern w:val="2"/>
                <w:sz w:val="20"/>
                <w:szCs w:val="20"/>
              </w:rPr>
              <w:t xml:space="preserve"> </w:t>
            </w:r>
            <w:r>
              <w:rPr>
                <w:rFonts w:hint="eastAsia"/>
                <w:kern w:val="2"/>
                <w:sz w:val="20"/>
                <w:szCs w:val="20"/>
              </w:rPr>
              <w:t>시기에</w:t>
            </w:r>
            <w:r>
              <w:rPr>
                <w:rFonts w:hint="eastAsia"/>
                <w:kern w:val="2"/>
                <w:sz w:val="20"/>
                <w:szCs w:val="20"/>
              </w:rPr>
              <w:t xml:space="preserve"> </w:t>
            </w:r>
            <w:r>
              <w:rPr>
                <w:rFonts w:hint="eastAsia"/>
                <w:kern w:val="2"/>
                <w:sz w:val="20"/>
                <w:szCs w:val="20"/>
              </w:rPr>
              <w:t>이루어진</w:t>
            </w:r>
            <w:r>
              <w:rPr>
                <w:rFonts w:hint="eastAsia"/>
                <w:kern w:val="2"/>
                <w:sz w:val="20"/>
                <w:szCs w:val="20"/>
              </w:rPr>
              <w:t xml:space="preserve"> </w:t>
            </w:r>
            <w:r>
              <w:rPr>
                <w:rFonts w:hint="eastAsia"/>
                <w:kern w:val="2"/>
                <w:sz w:val="20"/>
                <w:szCs w:val="20"/>
              </w:rPr>
              <w:t>대상회사의</w:t>
            </w:r>
            <w:r>
              <w:rPr>
                <w:rFonts w:hint="eastAsia"/>
                <w:kern w:val="2"/>
                <w:sz w:val="20"/>
                <w:szCs w:val="20"/>
              </w:rPr>
              <w:t xml:space="preserve"> </w:t>
            </w:r>
            <w:r>
              <w:rPr>
                <w:rFonts w:hint="eastAsia"/>
                <w:kern w:val="2"/>
                <w:sz w:val="20"/>
                <w:szCs w:val="20"/>
              </w:rPr>
              <w:t>신주</w:t>
            </w:r>
            <w:r>
              <w:rPr>
                <w:rFonts w:hint="eastAsia"/>
                <w:kern w:val="2"/>
                <w:sz w:val="20"/>
                <w:szCs w:val="20"/>
              </w:rPr>
              <w:t xml:space="preserve"> </w:t>
            </w:r>
            <w:r>
              <w:rPr>
                <w:rFonts w:hint="eastAsia"/>
                <w:kern w:val="2"/>
                <w:sz w:val="20"/>
                <w:szCs w:val="20"/>
              </w:rPr>
              <w:t>발행가액과</w:t>
            </w:r>
            <w:r>
              <w:rPr>
                <w:rFonts w:hint="eastAsia"/>
                <w:kern w:val="2"/>
                <w:sz w:val="20"/>
                <w:szCs w:val="20"/>
              </w:rPr>
              <w:t xml:space="preserve"> </w:t>
            </w:r>
            <w:r>
              <w:rPr>
                <w:rFonts w:hint="eastAsia"/>
                <w:kern w:val="2"/>
                <w:sz w:val="20"/>
                <w:szCs w:val="20"/>
              </w:rPr>
              <w:t>크게</w:t>
            </w:r>
            <w:r>
              <w:rPr>
                <w:rFonts w:hint="eastAsia"/>
                <w:kern w:val="2"/>
                <w:sz w:val="20"/>
                <w:szCs w:val="20"/>
              </w:rPr>
              <w:t xml:space="preserve"> </w:t>
            </w:r>
            <w:r>
              <w:rPr>
                <w:rFonts w:hint="eastAsia"/>
                <w:kern w:val="2"/>
                <w:sz w:val="20"/>
                <w:szCs w:val="20"/>
              </w:rPr>
              <w:t>차이가</w:t>
            </w:r>
            <w:r>
              <w:rPr>
                <w:rFonts w:hint="eastAsia"/>
                <w:kern w:val="2"/>
                <w:sz w:val="20"/>
                <w:szCs w:val="20"/>
              </w:rPr>
              <w:t xml:space="preserve"> </w:t>
            </w:r>
            <w:r>
              <w:rPr>
                <w:rFonts w:hint="eastAsia"/>
                <w:kern w:val="2"/>
                <w:sz w:val="20"/>
                <w:szCs w:val="20"/>
              </w:rPr>
              <w:t>나지는</w:t>
            </w:r>
            <w:r>
              <w:rPr>
                <w:rFonts w:hint="eastAsia"/>
                <w:kern w:val="2"/>
                <w:sz w:val="20"/>
                <w:szCs w:val="20"/>
              </w:rPr>
              <w:t xml:space="preserve"> </w:t>
            </w:r>
            <w:r>
              <w:rPr>
                <w:rFonts w:hint="eastAsia"/>
                <w:kern w:val="2"/>
                <w:sz w:val="20"/>
                <w:szCs w:val="20"/>
              </w:rPr>
              <w:t>않는</w:t>
            </w:r>
            <w:r>
              <w:rPr>
                <w:rFonts w:hint="eastAsia"/>
                <w:kern w:val="2"/>
                <w:sz w:val="20"/>
                <w:szCs w:val="20"/>
              </w:rPr>
              <w:t xml:space="preserve"> </w:t>
            </w:r>
            <w:r>
              <w:rPr>
                <w:rFonts w:hint="eastAsia"/>
                <w:kern w:val="2"/>
                <w:sz w:val="20"/>
                <w:szCs w:val="20"/>
              </w:rPr>
              <w:t>점을</w:t>
            </w:r>
            <w:r>
              <w:rPr>
                <w:rFonts w:hint="eastAsia"/>
                <w:kern w:val="2"/>
                <w:sz w:val="20"/>
                <w:szCs w:val="20"/>
              </w:rPr>
              <w:t xml:space="preserve"> </w:t>
            </w:r>
            <w:r>
              <w:rPr>
                <w:rFonts w:hint="eastAsia"/>
                <w:kern w:val="2"/>
                <w:sz w:val="20"/>
                <w:szCs w:val="20"/>
              </w:rPr>
              <w:t>고려하면</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부여가</w:t>
            </w:r>
            <w:r>
              <w:rPr>
                <w:rFonts w:hint="eastAsia"/>
                <w:kern w:val="2"/>
                <w:sz w:val="20"/>
                <w:szCs w:val="20"/>
              </w:rPr>
              <w:t xml:space="preserve"> </w:t>
            </w:r>
            <w:r>
              <w:rPr>
                <w:rFonts w:hint="eastAsia"/>
                <w:kern w:val="2"/>
                <w:sz w:val="20"/>
                <w:szCs w:val="20"/>
              </w:rPr>
              <w:t>무효가</w:t>
            </w:r>
            <w:r>
              <w:rPr>
                <w:rFonts w:hint="eastAsia"/>
                <w:kern w:val="2"/>
                <w:sz w:val="20"/>
                <w:szCs w:val="20"/>
              </w:rPr>
              <w:t xml:space="preserve"> </w:t>
            </w:r>
            <w:r>
              <w:rPr>
                <w:rFonts w:hint="eastAsia"/>
                <w:kern w:val="2"/>
                <w:sz w:val="20"/>
                <w:szCs w:val="20"/>
              </w:rPr>
              <w:t>될</w:t>
            </w:r>
            <w:r>
              <w:rPr>
                <w:rFonts w:hint="eastAsia"/>
                <w:kern w:val="2"/>
                <w:sz w:val="20"/>
                <w:szCs w:val="20"/>
              </w:rPr>
              <w:t xml:space="preserve"> </w:t>
            </w:r>
            <w:r>
              <w:rPr>
                <w:rFonts w:hint="eastAsia"/>
                <w:kern w:val="2"/>
                <w:sz w:val="20"/>
                <w:szCs w:val="20"/>
              </w:rPr>
              <w:t>가능성은</w:t>
            </w:r>
            <w:r>
              <w:rPr>
                <w:rFonts w:hint="eastAsia"/>
                <w:kern w:val="2"/>
                <w:sz w:val="20"/>
                <w:szCs w:val="20"/>
              </w:rPr>
              <w:t xml:space="preserve"> </w:t>
            </w:r>
            <w:r>
              <w:rPr>
                <w:rFonts w:hint="eastAsia"/>
                <w:kern w:val="2"/>
                <w:sz w:val="20"/>
                <w:szCs w:val="20"/>
              </w:rPr>
              <w:t>낮을</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보임</w:t>
            </w:r>
            <w:r>
              <w:rPr>
                <w:rFonts w:hint="eastAsia"/>
                <w:kern w:val="2"/>
                <w:sz w:val="20"/>
                <w:szCs w:val="20"/>
              </w:rPr>
              <w:t>.</w:t>
            </w:r>
          </w:p>
        </w:tc>
      </w:tr>
      <w:tr w:rsidR="008844F5" w:rsidRPr="00C65EAA" w14:paraId="2353817B" w14:textId="77777777" w:rsidTr="001D3938">
        <w:trPr>
          <w:trHeight w:val="20"/>
        </w:trPr>
        <w:tc>
          <w:tcPr>
            <w:tcW w:w="1418" w:type="dxa"/>
            <w:tcBorders>
              <w:top w:val="single" w:sz="12" w:space="0" w:color="0F243E"/>
              <w:bottom w:val="single" w:sz="12" w:space="0" w:color="0F243E"/>
            </w:tcBorders>
            <w:shd w:val="clear" w:color="auto" w:fill="auto"/>
          </w:tcPr>
          <w:p w14:paraId="541B37FC" w14:textId="5286F979" w:rsidR="008844F5" w:rsidRPr="00C04842" w:rsidRDefault="008844F5" w:rsidP="007E122C">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증권신고서</w:t>
            </w:r>
            <w:r w:rsidRPr="00C04842">
              <w:rPr>
                <w:rFonts w:eastAsia="바탕" w:hint="eastAsia"/>
                <w:b/>
                <w:color w:val="000000" w:themeColor="text1"/>
                <w:kern w:val="2"/>
              </w:rPr>
              <w:t xml:space="preserve"> </w:t>
            </w:r>
            <w:r w:rsidRPr="00C04842">
              <w:rPr>
                <w:rFonts w:eastAsia="바탕" w:hint="eastAsia"/>
                <w:b/>
                <w:color w:val="000000" w:themeColor="text1"/>
                <w:kern w:val="2"/>
              </w:rPr>
              <w:t>제출의무</w:t>
            </w:r>
            <w:r w:rsidR="00E575BB" w:rsidRPr="00C04842">
              <w:rPr>
                <w:rFonts w:eastAsia="바탕" w:hint="eastAsia"/>
                <w:b/>
                <w:color w:val="000000" w:themeColor="text1"/>
                <w:kern w:val="2"/>
              </w:rPr>
              <w:t xml:space="preserve"> </w:t>
            </w:r>
            <w:r w:rsidR="00E575BB" w:rsidRPr="00C04842">
              <w:rPr>
                <w:rFonts w:eastAsia="바탕" w:hint="eastAsia"/>
                <w:b/>
                <w:color w:val="000000" w:themeColor="text1"/>
                <w:kern w:val="2"/>
              </w:rPr>
              <w:t>위반</w:t>
            </w:r>
            <w:r w:rsidR="00E575BB" w:rsidRPr="00C04842">
              <w:rPr>
                <w:rFonts w:eastAsia="바탕" w:hint="eastAsia"/>
                <w:b/>
                <w:color w:val="000000" w:themeColor="text1"/>
                <w:kern w:val="2"/>
              </w:rPr>
              <w:t xml:space="preserve"> </w:t>
            </w:r>
            <w:r w:rsidR="00E575BB" w:rsidRPr="00C04842">
              <w:rPr>
                <w:rFonts w:eastAsia="바탕" w:hint="eastAsia"/>
                <w:b/>
                <w:color w:val="000000" w:themeColor="text1"/>
                <w:kern w:val="2"/>
              </w:rPr>
              <w:t>여부</w:t>
            </w:r>
          </w:p>
        </w:tc>
        <w:tc>
          <w:tcPr>
            <w:tcW w:w="6946" w:type="dxa"/>
            <w:tcBorders>
              <w:top w:val="single" w:sz="12" w:space="0" w:color="0F243E"/>
              <w:bottom w:val="single" w:sz="12" w:space="0" w:color="0F243E"/>
            </w:tcBorders>
            <w:shd w:val="clear" w:color="auto" w:fill="auto"/>
          </w:tcPr>
          <w:p w14:paraId="25AAC93A" w14:textId="6457A01A" w:rsidR="008844F5" w:rsidRPr="000C0BF5" w:rsidRDefault="006842E4" w:rsidP="002F76A3">
            <w:pPr>
              <w:pStyle w:val="1"/>
              <w:spacing w:line="276" w:lineRule="auto"/>
              <w:rPr>
                <w:b/>
                <w:bCs/>
                <w:kern w:val="2"/>
                <w:sz w:val="20"/>
                <w:szCs w:val="20"/>
                <w:u w:val="single"/>
              </w:rPr>
            </w:pPr>
            <w:r>
              <w:rPr>
                <w:rFonts w:hint="eastAsia"/>
                <w:kern w:val="2"/>
                <w:sz w:val="20"/>
                <w:szCs w:val="20"/>
              </w:rPr>
              <w:t>제공된</w:t>
            </w:r>
            <w:r>
              <w:rPr>
                <w:rFonts w:hint="eastAsia"/>
                <w:kern w:val="2"/>
                <w:sz w:val="20"/>
                <w:szCs w:val="20"/>
              </w:rPr>
              <w:t xml:space="preserve"> </w:t>
            </w:r>
            <w:r w:rsidR="007837FB">
              <w:rPr>
                <w:rFonts w:hint="eastAsia"/>
                <w:kern w:val="2"/>
                <w:sz w:val="20"/>
                <w:szCs w:val="20"/>
              </w:rPr>
              <w:t>답변</w:t>
            </w:r>
            <w:r>
              <w:rPr>
                <w:rFonts w:hint="eastAsia"/>
                <w:kern w:val="2"/>
                <w:sz w:val="20"/>
                <w:szCs w:val="20"/>
              </w:rPr>
              <w:t>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DC5AF0">
              <w:rPr>
                <w:rFonts w:hint="eastAsia"/>
                <w:kern w:val="2"/>
                <w:sz w:val="20"/>
                <w:szCs w:val="20"/>
              </w:rPr>
              <w:t>벤처</w:t>
            </w:r>
            <w:r w:rsidR="00DC5AF0">
              <w:rPr>
                <w:rFonts w:ascii="바탕" w:hAnsi="바탕" w:hint="eastAsia"/>
                <w:kern w:val="2"/>
                <w:sz w:val="20"/>
                <w:szCs w:val="20"/>
              </w:rPr>
              <w:t>·</w:t>
            </w:r>
            <w:r w:rsidR="00DC5AF0">
              <w:rPr>
                <w:rFonts w:hint="eastAsia"/>
                <w:kern w:val="2"/>
                <w:sz w:val="20"/>
                <w:szCs w:val="20"/>
              </w:rPr>
              <w:t>개인투자조합</w:t>
            </w:r>
            <w:r w:rsidR="00DC5AF0">
              <w:rPr>
                <w:rFonts w:hint="eastAsia"/>
                <w:kern w:val="2"/>
                <w:sz w:val="20"/>
                <w:szCs w:val="20"/>
              </w:rPr>
              <w:t xml:space="preserve"> </w:t>
            </w:r>
            <w:r w:rsidR="00DC5AF0">
              <w:rPr>
                <w:rFonts w:hint="eastAsia"/>
                <w:kern w:val="2"/>
                <w:sz w:val="20"/>
                <w:szCs w:val="20"/>
              </w:rPr>
              <w:t>또는</w:t>
            </w:r>
            <w:r w:rsidR="00DC5AF0">
              <w:rPr>
                <w:rFonts w:hint="eastAsia"/>
                <w:kern w:val="2"/>
                <w:sz w:val="20"/>
                <w:szCs w:val="20"/>
              </w:rPr>
              <w:t xml:space="preserve"> </w:t>
            </w:r>
            <w:r w:rsidR="00DC5AF0">
              <w:rPr>
                <w:rFonts w:hint="eastAsia"/>
                <w:kern w:val="2"/>
                <w:sz w:val="20"/>
                <w:szCs w:val="20"/>
              </w:rPr>
              <w:t>신기술사업투자조합을</w:t>
            </w:r>
            <w:r w:rsidR="00DC5AF0">
              <w:rPr>
                <w:rFonts w:hint="eastAsia"/>
                <w:kern w:val="2"/>
                <w:sz w:val="20"/>
                <w:szCs w:val="20"/>
              </w:rPr>
              <w:t xml:space="preserve"> </w:t>
            </w:r>
            <w:r w:rsidR="00DC5AF0">
              <w:rPr>
                <w:rFonts w:hint="eastAsia"/>
                <w:kern w:val="2"/>
                <w:sz w:val="20"/>
                <w:szCs w:val="20"/>
              </w:rPr>
              <w:t>포함한</w:t>
            </w:r>
            <w:r w:rsidR="00DC5AF0">
              <w:rPr>
                <w:rFonts w:hint="eastAsia"/>
                <w:kern w:val="2"/>
                <w:sz w:val="20"/>
                <w:szCs w:val="20"/>
              </w:rPr>
              <w:t xml:space="preserve"> </w:t>
            </w:r>
            <w:r w:rsidR="007E1D11">
              <w:rPr>
                <w:rFonts w:hint="eastAsia"/>
                <w:kern w:val="2"/>
                <w:sz w:val="20"/>
                <w:szCs w:val="20"/>
              </w:rPr>
              <w:t>대상회사</w:t>
            </w:r>
            <w:r w:rsidR="007E1D11">
              <w:rPr>
                <w:rFonts w:hint="eastAsia"/>
                <w:kern w:val="2"/>
                <w:sz w:val="20"/>
                <w:szCs w:val="20"/>
              </w:rPr>
              <w:t xml:space="preserve"> </w:t>
            </w:r>
            <w:r w:rsidR="007E1D11">
              <w:rPr>
                <w:rFonts w:hint="eastAsia"/>
                <w:kern w:val="2"/>
                <w:sz w:val="20"/>
                <w:szCs w:val="20"/>
              </w:rPr>
              <w:t>기존</w:t>
            </w:r>
            <w:r w:rsidR="007E1D11">
              <w:rPr>
                <w:rFonts w:hint="eastAsia"/>
                <w:kern w:val="2"/>
                <w:sz w:val="20"/>
                <w:szCs w:val="20"/>
              </w:rPr>
              <w:t xml:space="preserve"> </w:t>
            </w:r>
            <w:r w:rsidR="007E1D11">
              <w:rPr>
                <w:rFonts w:hint="eastAsia"/>
                <w:kern w:val="2"/>
                <w:sz w:val="20"/>
                <w:szCs w:val="20"/>
              </w:rPr>
              <w:t>투자자들의</w:t>
            </w:r>
            <w:r w:rsidR="007E1D11">
              <w:rPr>
                <w:rFonts w:hint="eastAsia"/>
                <w:kern w:val="2"/>
                <w:sz w:val="20"/>
                <w:szCs w:val="20"/>
              </w:rPr>
              <w:t xml:space="preserve"> </w:t>
            </w:r>
            <w:r w:rsidR="007E1D11">
              <w:rPr>
                <w:rFonts w:hint="eastAsia"/>
                <w:kern w:val="2"/>
                <w:sz w:val="20"/>
                <w:szCs w:val="20"/>
              </w:rPr>
              <w:t>각</w:t>
            </w:r>
            <w:r w:rsidR="007E1D11">
              <w:rPr>
                <w:rFonts w:hint="eastAsia"/>
                <w:kern w:val="2"/>
                <w:sz w:val="20"/>
                <w:szCs w:val="20"/>
              </w:rPr>
              <w:t xml:space="preserve"> </w:t>
            </w:r>
            <w:r w:rsidR="007E1D11">
              <w:rPr>
                <w:rFonts w:hint="eastAsia"/>
                <w:kern w:val="2"/>
                <w:sz w:val="20"/>
                <w:szCs w:val="20"/>
              </w:rPr>
              <w:t>투자시기</w:t>
            </w:r>
            <w:r w:rsidR="007E1D11">
              <w:rPr>
                <w:rFonts w:hint="eastAsia"/>
                <w:kern w:val="2"/>
                <w:sz w:val="20"/>
                <w:szCs w:val="20"/>
              </w:rPr>
              <w:t xml:space="preserve"> </w:t>
            </w:r>
            <w:r w:rsidR="007E1D11">
              <w:rPr>
                <w:rFonts w:hint="eastAsia"/>
                <w:kern w:val="2"/>
                <w:sz w:val="20"/>
                <w:szCs w:val="20"/>
              </w:rPr>
              <w:t>및</w:t>
            </w:r>
            <w:r w:rsidR="007E1D11">
              <w:rPr>
                <w:rFonts w:hint="eastAsia"/>
                <w:kern w:val="2"/>
                <w:sz w:val="20"/>
                <w:szCs w:val="20"/>
              </w:rPr>
              <w:t xml:space="preserve"> </w:t>
            </w:r>
            <w:r w:rsidR="00DC5AF0">
              <w:rPr>
                <w:rFonts w:hint="eastAsia"/>
                <w:kern w:val="2"/>
                <w:sz w:val="20"/>
                <w:szCs w:val="20"/>
              </w:rPr>
              <w:t>구성원</w:t>
            </w:r>
            <w:r w:rsidR="00DC5AF0">
              <w:rPr>
                <w:rFonts w:hint="eastAsia"/>
                <w:kern w:val="2"/>
                <w:sz w:val="20"/>
                <w:szCs w:val="20"/>
              </w:rPr>
              <w:t>(</w:t>
            </w:r>
            <w:r w:rsidR="00DC5AF0">
              <w:rPr>
                <w:rFonts w:hint="eastAsia"/>
                <w:kern w:val="2"/>
                <w:sz w:val="20"/>
                <w:szCs w:val="20"/>
              </w:rPr>
              <w:t>조합원</w:t>
            </w:r>
            <w:r w:rsidR="00DC5AF0">
              <w:rPr>
                <w:rFonts w:hint="eastAsia"/>
                <w:kern w:val="2"/>
                <w:sz w:val="20"/>
                <w:szCs w:val="20"/>
              </w:rPr>
              <w:t>)</w:t>
            </w:r>
            <w:r w:rsidR="007E1D11">
              <w:rPr>
                <w:rFonts w:hint="eastAsia"/>
                <w:kern w:val="2"/>
                <w:sz w:val="20"/>
                <w:szCs w:val="20"/>
              </w:rPr>
              <w:t xml:space="preserve"> </w:t>
            </w:r>
            <w:r w:rsidR="007E1D11">
              <w:rPr>
                <w:rFonts w:hint="eastAsia"/>
                <w:kern w:val="2"/>
                <w:sz w:val="20"/>
                <w:szCs w:val="20"/>
              </w:rPr>
              <w:t>수는</w:t>
            </w:r>
            <w:r w:rsidR="007E1D11">
              <w:rPr>
                <w:rFonts w:hint="eastAsia"/>
                <w:kern w:val="2"/>
                <w:sz w:val="20"/>
                <w:szCs w:val="20"/>
              </w:rPr>
              <w:t xml:space="preserve"> </w:t>
            </w:r>
            <w:r w:rsidR="007E1D11">
              <w:rPr>
                <w:rFonts w:hint="eastAsia"/>
                <w:kern w:val="2"/>
                <w:sz w:val="20"/>
                <w:szCs w:val="20"/>
              </w:rPr>
              <w:t>다음과</w:t>
            </w:r>
            <w:r w:rsidR="007E1D11">
              <w:rPr>
                <w:rFonts w:hint="eastAsia"/>
                <w:kern w:val="2"/>
                <w:sz w:val="20"/>
                <w:szCs w:val="20"/>
              </w:rPr>
              <w:t xml:space="preserve"> </w:t>
            </w:r>
            <w:r w:rsidR="007E1D11">
              <w:rPr>
                <w:rFonts w:hint="eastAsia"/>
                <w:kern w:val="2"/>
                <w:sz w:val="20"/>
                <w:szCs w:val="20"/>
              </w:rPr>
              <w:t>같음</w:t>
            </w:r>
            <w:r w:rsidR="007E1D11">
              <w:rPr>
                <w:rFonts w:hint="eastAsia"/>
                <w:kern w:val="2"/>
                <w:sz w:val="20"/>
                <w:szCs w:val="20"/>
              </w:rPr>
              <w:t>.</w:t>
            </w:r>
          </w:p>
          <w:tbl>
            <w:tblPr>
              <w:tblStyle w:val="a7"/>
              <w:tblW w:w="6379" w:type="dxa"/>
              <w:tblInd w:w="17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4"/>
              <w:gridCol w:w="2811"/>
              <w:gridCol w:w="1230"/>
              <w:gridCol w:w="1134"/>
            </w:tblGrid>
            <w:tr w:rsidR="006D22EA" w:rsidRPr="006C51F8" w14:paraId="492ADFB2" w14:textId="77777777" w:rsidTr="001D3938">
              <w:trPr>
                <w:trHeight w:val="113"/>
              </w:trPr>
              <w:tc>
                <w:tcPr>
                  <w:tcW w:w="1204" w:type="dxa"/>
                  <w:shd w:val="clear" w:color="auto" w:fill="D9D9D9" w:themeFill="background1" w:themeFillShade="D9"/>
                </w:tcPr>
                <w:p w14:paraId="58F43F18" w14:textId="77777777" w:rsidR="006D22EA" w:rsidRPr="006C51F8" w:rsidRDefault="006D22EA" w:rsidP="002F76A3">
                  <w:pPr>
                    <w:wordWrap w:val="0"/>
                    <w:autoSpaceDE w:val="0"/>
                    <w:autoSpaceDN w:val="0"/>
                    <w:jc w:val="center"/>
                    <w:rPr>
                      <w:rFonts w:eastAsia="바탕"/>
                      <w:b/>
                      <w:bCs/>
                      <w:sz w:val="18"/>
                      <w:szCs w:val="18"/>
                    </w:rPr>
                  </w:pPr>
                  <w:r>
                    <w:rPr>
                      <w:rFonts w:eastAsia="바탕" w:hint="eastAsia"/>
                      <w:b/>
                      <w:bCs/>
                      <w:sz w:val="18"/>
                      <w:szCs w:val="18"/>
                    </w:rPr>
                    <w:t>일자</w:t>
                  </w:r>
                </w:p>
              </w:tc>
              <w:tc>
                <w:tcPr>
                  <w:tcW w:w="2811" w:type="dxa"/>
                  <w:shd w:val="clear" w:color="auto" w:fill="D9D9D9" w:themeFill="background1" w:themeFillShade="D9"/>
                </w:tcPr>
                <w:p w14:paraId="2D256C7D" w14:textId="77777777" w:rsidR="006D22EA" w:rsidRPr="006C51F8" w:rsidRDefault="006D22EA" w:rsidP="002F76A3">
                  <w:pPr>
                    <w:wordWrap w:val="0"/>
                    <w:autoSpaceDE w:val="0"/>
                    <w:autoSpaceDN w:val="0"/>
                    <w:jc w:val="center"/>
                    <w:rPr>
                      <w:rFonts w:eastAsia="바탕"/>
                      <w:b/>
                      <w:bCs/>
                      <w:sz w:val="18"/>
                      <w:szCs w:val="18"/>
                    </w:rPr>
                  </w:pPr>
                  <w:r>
                    <w:rPr>
                      <w:rFonts w:eastAsia="바탕" w:hint="eastAsia"/>
                      <w:b/>
                      <w:bCs/>
                      <w:sz w:val="18"/>
                      <w:szCs w:val="18"/>
                    </w:rPr>
                    <w:t>투자자명</w:t>
                  </w:r>
                </w:p>
              </w:tc>
              <w:tc>
                <w:tcPr>
                  <w:tcW w:w="1230" w:type="dxa"/>
                  <w:shd w:val="clear" w:color="auto" w:fill="D9D9D9" w:themeFill="background1" w:themeFillShade="D9"/>
                </w:tcPr>
                <w:p w14:paraId="01AA6530" w14:textId="177FE66C" w:rsidR="006D22EA" w:rsidRDefault="006D22EA" w:rsidP="002F76A3">
                  <w:pPr>
                    <w:wordWrap w:val="0"/>
                    <w:autoSpaceDE w:val="0"/>
                    <w:autoSpaceDN w:val="0"/>
                    <w:jc w:val="center"/>
                    <w:rPr>
                      <w:rFonts w:eastAsia="바탕"/>
                      <w:b/>
                      <w:bCs/>
                      <w:sz w:val="18"/>
                      <w:szCs w:val="18"/>
                    </w:rPr>
                  </w:pPr>
                  <w:r>
                    <w:rPr>
                      <w:rFonts w:eastAsia="바탕" w:hint="eastAsia"/>
                      <w:b/>
                      <w:bCs/>
                      <w:sz w:val="18"/>
                      <w:szCs w:val="18"/>
                    </w:rPr>
                    <w:t>투자금액</w:t>
                  </w:r>
                </w:p>
              </w:tc>
              <w:tc>
                <w:tcPr>
                  <w:tcW w:w="1134" w:type="dxa"/>
                  <w:shd w:val="clear" w:color="auto" w:fill="D9D9D9" w:themeFill="background1" w:themeFillShade="D9"/>
                </w:tcPr>
                <w:p w14:paraId="0FBFB90D" w14:textId="44CC044C" w:rsidR="006D22EA" w:rsidRPr="006C51F8" w:rsidRDefault="00715F87" w:rsidP="002F76A3">
                  <w:pPr>
                    <w:wordWrap w:val="0"/>
                    <w:autoSpaceDE w:val="0"/>
                    <w:autoSpaceDN w:val="0"/>
                    <w:jc w:val="center"/>
                    <w:rPr>
                      <w:rFonts w:eastAsia="바탕"/>
                      <w:b/>
                      <w:bCs/>
                      <w:sz w:val="18"/>
                      <w:szCs w:val="18"/>
                    </w:rPr>
                  </w:pPr>
                  <w:r>
                    <w:rPr>
                      <w:rFonts w:eastAsia="바탕" w:hint="eastAsia"/>
                      <w:b/>
                      <w:bCs/>
                      <w:sz w:val="18"/>
                      <w:szCs w:val="18"/>
                    </w:rPr>
                    <w:t>구성원</w:t>
                  </w:r>
                  <w:r>
                    <w:rPr>
                      <w:rFonts w:eastAsia="바탕" w:hint="eastAsia"/>
                      <w:b/>
                      <w:bCs/>
                      <w:sz w:val="18"/>
                      <w:szCs w:val="18"/>
                    </w:rPr>
                    <w:t xml:space="preserve"> </w:t>
                  </w:r>
                  <w:r w:rsidR="006D22EA">
                    <w:rPr>
                      <w:rFonts w:eastAsia="바탕" w:hint="eastAsia"/>
                      <w:b/>
                      <w:bCs/>
                      <w:sz w:val="18"/>
                      <w:szCs w:val="18"/>
                    </w:rPr>
                    <w:t>수</w:t>
                  </w:r>
                </w:p>
              </w:tc>
            </w:tr>
            <w:tr w:rsidR="00A07B7D" w:rsidRPr="006C51F8" w14:paraId="4836C0B5" w14:textId="77777777" w:rsidTr="001D3938">
              <w:trPr>
                <w:trHeight w:val="113"/>
              </w:trPr>
              <w:tc>
                <w:tcPr>
                  <w:tcW w:w="1204" w:type="dxa"/>
                  <w:shd w:val="clear" w:color="auto" w:fill="auto"/>
                  <w:vAlign w:val="center"/>
                </w:tcPr>
                <w:p w14:paraId="009E1FF4" w14:textId="19278B5C"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2019. 4. 15.</w:t>
                  </w:r>
                </w:p>
              </w:tc>
              <w:tc>
                <w:tcPr>
                  <w:tcW w:w="2811" w:type="dxa"/>
                  <w:shd w:val="clear" w:color="auto" w:fill="FFFFFF" w:themeFill="background1"/>
                </w:tcPr>
                <w:p w14:paraId="4D3C94E7" w14:textId="6F49548F" w:rsidR="00A07B7D" w:rsidRPr="004641E6" w:rsidRDefault="0099568E" w:rsidP="00A07B7D">
                  <w:pPr>
                    <w:wordWrap w:val="0"/>
                    <w:autoSpaceDE w:val="0"/>
                    <w:autoSpaceDN w:val="0"/>
                    <w:jc w:val="center"/>
                    <w:rPr>
                      <w:rFonts w:eastAsia="바탕"/>
                      <w:sz w:val="18"/>
                      <w:szCs w:val="18"/>
                    </w:rPr>
                  </w:pPr>
                  <w:r>
                    <w:rPr>
                      <w:rFonts w:eastAsia="바탕" w:hint="eastAsia"/>
                      <w:sz w:val="18"/>
                      <w:szCs w:val="18"/>
                    </w:rPr>
                    <w:t>(</w:t>
                  </w:r>
                  <w:r>
                    <w:rPr>
                      <w:rFonts w:eastAsia="바탕" w:hint="eastAsia"/>
                      <w:sz w:val="18"/>
                      <w:szCs w:val="18"/>
                    </w:rPr>
                    <w:t>재</w:t>
                  </w:r>
                  <w:r>
                    <w:rPr>
                      <w:rFonts w:eastAsia="바탕" w:hint="eastAsia"/>
                      <w:sz w:val="18"/>
                      <w:szCs w:val="18"/>
                    </w:rPr>
                    <w:t>)</w:t>
                  </w:r>
                  <w:r w:rsidR="00A07B7D">
                    <w:rPr>
                      <w:rFonts w:eastAsia="바탕" w:hint="eastAsia"/>
                      <w:sz w:val="18"/>
                      <w:szCs w:val="18"/>
                    </w:rPr>
                    <w:t>윤민창의투자재단</w:t>
                  </w:r>
                </w:p>
              </w:tc>
              <w:tc>
                <w:tcPr>
                  <w:tcW w:w="1230" w:type="dxa"/>
                  <w:shd w:val="clear" w:color="auto" w:fill="FFFFFF" w:themeFill="background1"/>
                  <w:vAlign w:val="center"/>
                </w:tcPr>
                <w:p w14:paraId="282943C7" w14:textId="0BD57638"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5219F0C6" w14:textId="11A36DC7" w:rsidR="00A07B7D" w:rsidRDefault="00E85A40"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551D5BA2" w14:textId="77777777" w:rsidTr="001D3938">
              <w:trPr>
                <w:trHeight w:val="113"/>
              </w:trPr>
              <w:tc>
                <w:tcPr>
                  <w:tcW w:w="1204" w:type="dxa"/>
                  <w:shd w:val="clear" w:color="auto" w:fill="auto"/>
                  <w:vAlign w:val="center"/>
                </w:tcPr>
                <w:p w14:paraId="1CC86E6A" w14:textId="1724EBB5"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2019. 5. 7.</w:t>
                  </w:r>
                </w:p>
              </w:tc>
              <w:tc>
                <w:tcPr>
                  <w:tcW w:w="2811" w:type="dxa"/>
                  <w:shd w:val="clear" w:color="auto" w:fill="FFFFFF" w:themeFill="background1"/>
                </w:tcPr>
                <w:p w14:paraId="50409F3D" w14:textId="7E733C6B"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김기사랩</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1</w:t>
                  </w:r>
                  <w:r>
                    <w:rPr>
                      <w:rFonts w:eastAsia="바탕" w:hint="eastAsia"/>
                      <w:sz w:val="18"/>
                      <w:szCs w:val="18"/>
                    </w:rPr>
                    <w:t>호</w:t>
                  </w:r>
                </w:p>
              </w:tc>
              <w:tc>
                <w:tcPr>
                  <w:tcW w:w="1230" w:type="dxa"/>
                  <w:shd w:val="clear" w:color="auto" w:fill="FFFFFF" w:themeFill="background1"/>
                  <w:vAlign w:val="center"/>
                </w:tcPr>
                <w:p w14:paraId="5A29D2FB" w14:textId="25E1C185"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118FCFA3" w14:textId="5B220384" w:rsidR="00A07B7D" w:rsidRPr="007C64D1" w:rsidRDefault="00C20948" w:rsidP="00A07B7D">
                  <w:pPr>
                    <w:wordWrap w:val="0"/>
                    <w:autoSpaceDE w:val="0"/>
                    <w:autoSpaceDN w:val="0"/>
                    <w:jc w:val="center"/>
                    <w:rPr>
                      <w:rFonts w:eastAsia="바탕"/>
                      <w:b/>
                      <w:bCs/>
                      <w:sz w:val="18"/>
                      <w:szCs w:val="18"/>
                      <w:u w:val="single"/>
                    </w:rPr>
                  </w:pPr>
                  <w:r w:rsidRPr="007C64D1">
                    <w:rPr>
                      <w:rFonts w:eastAsia="바탕" w:hint="eastAsia"/>
                      <w:b/>
                      <w:bCs/>
                      <w:sz w:val="18"/>
                      <w:szCs w:val="18"/>
                      <w:u w:val="single"/>
                    </w:rPr>
                    <w:t>미제공</w:t>
                  </w:r>
                </w:p>
              </w:tc>
            </w:tr>
            <w:tr w:rsidR="00A07B7D" w:rsidRPr="006C51F8" w14:paraId="4B89A9D1" w14:textId="77777777" w:rsidTr="001D3938">
              <w:trPr>
                <w:trHeight w:val="113"/>
              </w:trPr>
              <w:tc>
                <w:tcPr>
                  <w:tcW w:w="1204" w:type="dxa"/>
                  <w:shd w:val="clear" w:color="auto" w:fill="auto"/>
                  <w:vAlign w:val="center"/>
                </w:tcPr>
                <w:p w14:paraId="172B809A" w14:textId="60C9CD7A"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2019. 12. 20.</w:t>
                  </w:r>
                </w:p>
              </w:tc>
              <w:tc>
                <w:tcPr>
                  <w:tcW w:w="2811" w:type="dxa"/>
                  <w:shd w:val="clear" w:color="auto" w:fill="FFFFFF" w:themeFill="background1"/>
                </w:tcPr>
                <w:p w14:paraId="7AF156B4" w14:textId="38DCAA12"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브이에스스타개인투자조합</w:t>
                  </w:r>
                  <w:r>
                    <w:rPr>
                      <w:rFonts w:eastAsia="바탕" w:hint="eastAsia"/>
                      <w:sz w:val="18"/>
                      <w:szCs w:val="18"/>
                    </w:rPr>
                    <w:t xml:space="preserve"> 3</w:t>
                  </w:r>
                  <w:r>
                    <w:rPr>
                      <w:rFonts w:eastAsia="바탕" w:hint="eastAsia"/>
                      <w:sz w:val="18"/>
                      <w:szCs w:val="18"/>
                    </w:rPr>
                    <w:t>호</w:t>
                  </w:r>
                </w:p>
              </w:tc>
              <w:tc>
                <w:tcPr>
                  <w:tcW w:w="1230" w:type="dxa"/>
                  <w:shd w:val="clear" w:color="auto" w:fill="FFFFFF" w:themeFill="background1"/>
                  <w:vAlign w:val="center"/>
                </w:tcPr>
                <w:p w14:paraId="17983187" w14:textId="04754BD6"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44B0BE84" w14:textId="515ADF13" w:rsidR="00A07B7D" w:rsidRDefault="00C20948" w:rsidP="00A07B7D">
                  <w:pPr>
                    <w:wordWrap w:val="0"/>
                    <w:autoSpaceDE w:val="0"/>
                    <w:autoSpaceDN w:val="0"/>
                    <w:jc w:val="center"/>
                    <w:rPr>
                      <w:rFonts w:eastAsia="바탕"/>
                      <w:sz w:val="18"/>
                      <w:szCs w:val="18"/>
                    </w:rPr>
                  </w:pPr>
                  <w:r w:rsidRPr="007C64D1">
                    <w:rPr>
                      <w:rFonts w:eastAsia="바탕" w:hint="eastAsia"/>
                      <w:b/>
                      <w:bCs/>
                      <w:sz w:val="18"/>
                      <w:szCs w:val="18"/>
                      <w:u w:val="single"/>
                    </w:rPr>
                    <w:t>미제공</w:t>
                  </w:r>
                </w:p>
              </w:tc>
            </w:tr>
            <w:tr w:rsidR="00A07B7D" w:rsidRPr="006C51F8" w14:paraId="70154279" w14:textId="77777777" w:rsidTr="001D3938">
              <w:trPr>
                <w:trHeight w:val="113"/>
              </w:trPr>
              <w:tc>
                <w:tcPr>
                  <w:tcW w:w="1204" w:type="dxa"/>
                  <w:shd w:val="clear" w:color="auto" w:fill="auto"/>
                  <w:vAlign w:val="center"/>
                </w:tcPr>
                <w:p w14:paraId="0CD47D71" w14:textId="15090D1E"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2020. 11. 13.</w:t>
                  </w:r>
                </w:p>
              </w:tc>
              <w:tc>
                <w:tcPr>
                  <w:tcW w:w="2811" w:type="dxa"/>
                  <w:shd w:val="clear" w:color="auto" w:fill="FFFFFF" w:themeFill="background1"/>
                </w:tcPr>
                <w:p w14:paraId="4EDD205B" w14:textId="0286A72C"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중소기업은행</w:t>
                  </w:r>
                </w:p>
              </w:tc>
              <w:tc>
                <w:tcPr>
                  <w:tcW w:w="1230" w:type="dxa"/>
                  <w:shd w:val="clear" w:color="auto" w:fill="FFFFFF" w:themeFill="background1"/>
                  <w:vAlign w:val="center"/>
                </w:tcPr>
                <w:p w14:paraId="5D1D325A" w14:textId="376F721B"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142F27C4" w14:textId="61CDB84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0F023706" w14:textId="77777777" w:rsidTr="001D3938">
              <w:trPr>
                <w:trHeight w:val="113"/>
              </w:trPr>
              <w:tc>
                <w:tcPr>
                  <w:tcW w:w="1204" w:type="dxa"/>
                  <w:shd w:val="clear" w:color="auto" w:fill="auto"/>
                  <w:vAlign w:val="center"/>
                </w:tcPr>
                <w:p w14:paraId="7AA4059A" w14:textId="0C6B6D35"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2021. 1. 18.</w:t>
                  </w:r>
                </w:p>
              </w:tc>
              <w:tc>
                <w:tcPr>
                  <w:tcW w:w="2811" w:type="dxa"/>
                  <w:shd w:val="clear" w:color="auto" w:fill="FFFFFF" w:themeFill="background1"/>
                </w:tcPr>
                <w:p w14:paraId="0177E9A6" w14:textId="4E067556"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IBK</w:t>
                  </w:r>
                  <w:r w:rsidRPr="004641E6">
                    <w:rPr>
                      <w:rFonts w:eastAsia="바탕" w:hint="eastAsia"/>
                      <w:sz w:val="18"/>
                      <w:szCs w:val="18"/>
                    </w:rPr>
                    <w:t>창공</w:t>
                  </w:r>
                  <w:r w:rsidRPr="004641E6">
                    <w:rPr>
                      <w:rFonts w:eastAsia="바탕" w:hint="eastAsia"/>
                      <w:sz w:val="18"/>
                      <w:szCs w:val="18"/>
                    </w:rPr>
                    <w:t xml:space="preserve"> </w:t>
                  </w:r>
                  <w:r w:rsidRPr="004641E6">
                    <w:rPr>
                      <w:rFonts w:eastAsia="바탕" w:hint="eastAsia"/>
                      <w:sz w:val="18"/>
                      <w:szCs w:val="18"/>
                    </w:rPr>
                    <w:t>비상</w:t>
                  </w:r>
                  <w:r w:rsidRPr="004641E6">
                    <w:rPr>
                      <w:rFonts w:eastAsia="바탕" w:hint="eastAsia"/>
                      <w:sz w:val="18"/>
                      <w:szCs w:val="18"/>
                    </w:rPr>
                    <w:t>1</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투자조합</w:t>
                  </w:r>
                </w:p>
              </w:tc>
              <w:tc>
                <w:tcPr>
                  <w:tcW w:w="1230" w:type="dxa"/>
                  <w:shd w:val="clear" w:color="auto" w:fill="FFFFFF" w:themeFill="background1"/>
                  <w:vAlign w:val="center"/>
                </w:tcPr>
                <w:p w14:paraId="5569332B" w14:textId="49794708"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704B2CCA" w14:textId="2C22EEAF"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2CA0D46F" w14:textId="77777777" w:rsidTr="001D3938">
              <w:trPr>
                <w:trHeight w:val="113"/>
              </w:trPr>
              <w:tc>
                <w:tcPr>
                  <w:tcW w:w="1204" w:type="dxa"/>
                  <w:shd w:val="clear" w:color="auto" w:fill="auto"/>
                  <w:vAlign w:val="center"/>
                </w:tcPr>
                <w:p w14:paraId="6305A6F0" w14:textId="7D33AC25"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2021. 1. 28.</w:t>
                  </w:r>
                </w:p>
              </w:tc>
              <w:tc>
                <w:tcPr>
                  <w:tcW w:w="2811" w:type="dxa"/>
                  <w:shd w:val="clear" w:color="auto" w:fill="FFFFFF" w:themeFill="background1"/>
                </w:tcPr>
                <w:p w14:paraId="6AE22325" w14:textId="60C539B2"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에스알글로벌그로스</w:t>
                  </w:r>
                  <w:r w:rsidRPr="004641E6">
                    <w:rPr>
                      <w:rFonts w:eastAsia="바탕" w:hint="eastAsia"/>
                      <w:sz w:val="18"/>
                      <w:szCs w:val="18"/>
                    </w:rPr>
                    <w:t xml:space="preserve"> </w:t>
                  </w:r>
                  <w:r w:rsidRPr="004641E6">
                    <w:rPr>
                      <w:rFonts w:eastAsia="바탕" w:hint="eastAsia"/>
                      <w:sz w:val="18"/>
                      <w:szCs w:val="18"/>
                    </w:rPr>
                    <w:t>투자조합</w:t>
                  </w:r>
                  <w:r w:rsidRPr="004641E6">
                    <w:rPr>
                      <w:rFonts w:eastAsia="바탕" w:hint="eastAsia"/>
                      <w:sz w:val="18"/>
                      <w:szCs w:val="18"/>
                    </w:rPr>
                    <w:t xml:space="preserve"> 5</w:t>
                  </w:r>
                  <w:r w:rsidRPr="004641E6">
                    <w:rPr>
                      <w:rFonts w:eastAsia="바탕" w:hint="eastAsia"/>
                      <w:sz w:val="18"/>
                      <w:szCs w:val="18"/>
                    </w:rPr>
                    <w:t>호</w:t>
                  </w:r>
                </w:p>
              </w:tc>
              <w:tc>
                <w:tcPr>
                  <w:tcW w:w="1230" w:type="dxa"/>
                  <w:shd w:val="clear" w:color="auto" w:fill="FFFFFF" w:themeFill="background1"/>
                  <w:vAlign w:val="center"/>
                </w:tcPr>
                <w:p w14:paraId="15B68837" w14:textId="4CA6D3D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006B3A1B" w14:textId="4888D6B0" w:rsidR="00A07B7D" w:rsidRPr="006C51F8" w:rsidRDefault="00A07B7D" w:rsidP="00A07B7D">
                  <w:pPr>
                    <w:wordWrap w:val="0"/>
                    <w:autoSpaceDE w:val="0"/>
                    <w:autoSpaceDN w:val="0"/>
                    <w:jc w:val="center"/>
                    <w:rPr>
                      <w:rFonts w:eastAsia="바탕"/>
                      <w:sz w:val="18"/>
                      <w:szCs w:val="18"/>
                    </w:rPr>
                  </w:pPr>
                  <w:r w:rsidRPr="007C64D1">
                    <w:rPr>
                      <w:rFonts w:eastAsia="바탕" w:hint="eastAsia"/>
                      <w:b/>
                      <w:bCs/>
                      <w:sz w:val="18"/>
                      <w:szCs w:val="18"/>
                      <w:u w:val="single"/>
                    </w:rPr>
                    <w:t>미제공</w:t>
                  </w:r>
                </w:p>
              </w:tc>
            </w:tr>
            <w:tr w:rsidR="00A07B7D" w:rsidRPr="006C51F8" w14:paraId="1F0F5DFA" w14:textId="77777777" w:rsidTr="001D3938">
              <w:trPr>
                <w:trHeight w:val="113"/>
              </w:trPr>
              <w:tc>
                <w:tcPr>
                  <w:tcW w:w="1204" w:type="dxa"/>
                  <w:shd w:val="clear" w:color="auto" w:fill="auto"/>
                  <w:vAlign w:val="center"/>
                </w:tcPr>
                <w:p w14:paraId="310269C3" w14:textId="7B0AE383"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2021. 4. 9.</w:t>
                  </w:r>
                </w:p>
              </w:tc>
              <w:tc>
                <w:tcPr>
                  <w:tcW w:w="2811" w:type="dxa"/>
                  <w:shd w:val="clear" w:color="auto" w:fill="FFFFFF" w:themeFill="background1"/>
                </w:tcPr>
                <w:p w14:paraId="44A02F1A" w14:textId="2C4FB709"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㈜경동인베스트</w:t>
                  </w:r>
                </w:p>
              </w:tc>
              <w:tc>
                <w:tcPr>
                  <w:tcW w:w="1230" w:type="dxa"/>
                  <w:shd w:val="clear" w:color="auto" w:fill="FFFFFF" w:themeFill="background1"/>
                  <w:vAlign w:val="center"/>
                </w:tcPr>
                <w:p w14:paraId="54892B8E" w14:textId="371A12C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503BBEB1" w14:textId="46B4012A"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12037ADF" w14:textId="77777777" w:rsidTr="001D3938">
              <w:trPr>
                <w:trHeight w:val="113"/>
              </w:trPr>
              <w:tc>
                <w:tcPr>
                  <w:tcW w:w="1204" w:type="dxa"/>
                  <w:shd w:val="clear" w:color="auto" w:fill="auto"/>
                  <w:vAlign w:val="center"/>
                </w:tcPr>
                <w:p w14:paraId="2B94F2D9" w14:textId="596BBB9B"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2021. 12. 8.</w:t>
                  </w:r>
                </w:p>
              </w:tc>
              <w:tc>
                <w:tcPr>
                  <w:tcW w:w="2811" w:type="dxa"/>
                  <w:shd w:val="clear" w:color="auto" w:fill="FFFFFF" w:themeFill="background1"/>
                </w:tcPr>
                <w:p w14:paraId="0C353D10" w14:textId="54ED31F4"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에스알글로벌그로스</w:t>
                  </w:r>
                  <w:r w:rsidRPr="004641E6">
                    <w:rPr>
                      <w:rFonts w:eastAsia="바탕" w:hint="eastAsia"/>
                      <w:sz w:val="18"/>
                      <w:szCs w:val="18"/>
                    </w:rPr>
                    <w:t xml:space="preserve"> </w:t>
                  </w:r>
                  <w:r w:rsidRPr="004641E6">
                    <w:rPr>
                      <w:rFonts w:eastAsia="바탕" w:hint="eastAsia"/>
                      <w:sz w:val="18"/>
                      <w:szCs w:val="18"/>
                    </w:rPr>
                    <w:t>투자조합</w:t>
                  </w:r>
                  <w:r w:rsidRPr="004641E6">
                    <w:rPr>
                      <w:rFonts w:eastAsia="바탕" w:hint="eastAsia"/>
                      <w:sz w:val="18"/>
                      <w:szCs w:val="18"/>
                    </w:rPr>
                    <w:t xml:space="preserve"> 8</w:t>
                  </w:r>
                  <w:r w:rsidRPr="004641E6">
                    <w:rPr>
                      <w:rFonts w:eastAsia="바탕" w:hint="eastAsia"/>
                      <w:sz w:val="18"/>
                      <w:szCs w:val="18"/>
                    </w:rPr>
                    <w:t>호</w:t>
                  </w:r>
                </w:p>
              </w:tc>
              <w:tc>
                <w:tcPr>
                  <w:tcW w:w="1230" w:type="dxa"/>
                  <w:shd w:val="clear" w:color="auto" w:fill="FFFFFF" w:themeFill="background1"/>
                  <w:vAlign w:val="center"/>
                </w:tcPr>
                <w:p w14:paraId="40BE2890" w14:textId="7E4F7285"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71743433" w14:textId="43BD0D4C"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33</w:t>
                  </w:r>
                </w:p>
              </w:tc>
            </w:tr>
            <w:tr w:rsidR="00A07B7D" w:rsidRPr="006C51F8" w14:paraId="7A772981" w14:textId="77777777" w:rsidTr="001D3938">
              <w:trPr>
                <w:trHeight w:val="113"/>
              </w:trPr>
              <w:tc>
                <w:tcPr>
                  <w:tcW w:w="1204" w:type="dxa"/>
                  <w:vMerge w:val="restart"/>
                  <w:shd w:val="clear" w:color="auto" w:fill="auto"/>
                  <w:vAlign w:val="center"/>
                </w:tcPr>
                <w:p w14:paraId="2A8D77AF" w14:textId="1748E947"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2022. 3. 2.</w:t>
                  </w:r>
                </w:p>
              </w:tc>
              <w:tc>
                <w:tcPr>
                  <w:tcW w:w="2811" w:type="dxa"/>
                  <w:shd w:val="clear" w:color="auto" w:fill="FFFFFF" w:themeFill="background1"/>
                </w:tcPr>
                <w:p w14:paraId="103530AC" w14:textId="2FBFA9A1"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필리안벤처투자㈜</w:t>
                  </w:r>
                </w:p>
              </w:tc>
              <w:tc>
                <w:tcPr>
                  <w:tcW w:w="1230" w:type="dxa"/>
                  <w:shd w:val="clear" w:color="auto" w:fill="FFFFFF" w:themeFill="background1"/>
                  <w:vAlign w:val="center"/>
                </w:tcPr>
                <w:p w14:paraId="241A03B4" w14:textId="48E95FC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6398DD85" w14:textId="094C663F"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75031CF9" w14:textId="77777777" w:rsidTr="001D3938">
              <w:trPr>
                <w:trHeight w:val="113"/>
              </w:trPr>
              <w:tc>
                <w:tcPr>
                  <w:tcW w:w="1204" w:type="dxa"/>
                  <w:vMerge/>
                  <w:shd w:val="clear" w:color="auto" w:fill="auto"/>
                  <w:vAlign w:val="center"/>
                </w:tcPr>
                <w:p w14:paraId="4D4A34A4" w14:textId="4A671A31"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32D26400" w14:textId="301FDD8B"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고현애</w:t>
                  </w:r>
                </w:p>
              </w:tc>
              <w:tc>
                <w:tcPr>
                  <w:tcW w:w="1230" w:type="dxa"/>
                  <w:shd w:val="clear" w:color="auto" w:fill="FFFFFF" w:themeFill="background1"/>
                  <w:vAlign w:val="center"/>
                </w:tcPr>
                <w:p w14:paraId="4C532778" w14:textId="3C0C8B7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2D1E0DC6" w14:textId="52FB3416"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3D8A0F1C" w14:textId="77777777" w:rsidTr="001D3938">
              <w:trPr>
                <w:trHeight w:val="113"/>
              </w:trPr>
              <w:tc>
                <w:tcPr>
                  <w:tcW w:w="1204" w:type="dxa"/>
                  <w:vMerge w:val="restart"/>
                  <w:shd w:val="clear" w:color="auto" w:fill="auto"/>
                  <w:vAlign w:val="center"/>
                </w:tcPr>
                <w:p w14:paraId="3A0DD727" w14:textId="3E6F83B1"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2022. 5. 26.</w:t>
                  </w:r>
                </w:p>
              </w:tc>
              <w:tc>
                <w:tcPr>
                  <w:tcW w:w="2811" w:type="dxa"/>
                  <w:shd w:val="clear" w:color="auto" w:fill="FFFFFF" w:themeFill="background1"/>
                </w:tcPr>
                <w:p w14:paraId="4003C211" w14:textId="5DF07861"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중소벤처기업진흥공단</w:t>
                  </w:r>
                </w:p>
              </w:tc>
              <w:tc>
                <w:tcPr>
                  <w:tcW w:w="1230" w:type="dxa"/>
                  <w:shd w:val="clear" w:color="auto" w:fill="FFFFFF" w:themeFill="background1"/>
                  <w:vAlign w:val="center"/>
                </w:tcPr>
                <w:p w14:paraId="6B38EA47" w14:textId="484E5DB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01809969" w14:textId="0A0A087C"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7C5931CD" w14:textId="77777777" w:rsidTr="001D3938">
              <w:trPr>
                <w:trHeight w:val="113"/>
              </w:trPr>
              <w:tc>
                <w:tcPr>
                  <w:tcW w:w="1204" w:type="dxa"/>
                  <w:vMerge/>
                  <w:shd w:val="clear" w:color="auto" w:fill="auto"/>
                  <w:vAlign w:val="center"/>
                </w:tcPr>
                <w:p w14:paraId="54EBFB42" w14:textId="77777777"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7C1303D1" w14:textId="02C7F723"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퍼스트스텝</w:t>
                  </w:r>
                  <w:r w:rsidRPr="004641E6">
                    <w:rPr>
                      <w:rFonts w:eastAsia="바탕" w:hint="eastAsia"/>
                      <w:sz w:val="18"/>
                      <w:szCs w:val="18"/>
                    </w:rPr>
                    <w:t xml:space="preserve"> </w:t>
                  </w:r>
                  <w:r w:rsidRPr="004641E6">
                    <w:rPr>
                      <w:rFonts w:eastAsia="바탕" w:hint="eastAsia"/>
                      <w:sz w:val="18"/>
                      <w:szCs w:val="18"/>
                    </w:rPr>
                    <w:t>제</w:t>
                  </w:r>
                  <w:r w:rsidRPr="004641E6">
                    <w:rPr>
                      <w:rFonts w:eastAsia="바탕" w:hint="eastAsia"/>
                      <w:sz w:val="18"/>
                      <w:szCs w:val="18"/>
                    </w:rPr>
                    <w:t>3</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조합</w:t>
                  </w:r>
                </w:p>
              </w:tc>
              <w:tc>
                <w:tcPr>
                  <w:tcW w:w="1230" w:type="dxa"/>
                  <w:shd w:val="clear" w:color="auto" w:fill="FFFFFF" w:themeFill="background1"/>
                  <w:vAlign w:val="center"/>
                </w:tcPr>
                <w:p w14:paraId="008657E6" w14:textId="016D41DF"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3CE6C67B" w14:textId="5EF0141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41</w:t>
                  </w:r>
                </w:p>
              </w:tc>
            </w:tr>
            <w:tr w:rsidR="00A07B7D" w:rsidRPr="006C51F8" w14:paraId="76B5826C" w14:textId="77777777" w:rsidTr="001D3938">
              <w:trPr>
                <w:trHeight w:val="113"/>
              </w:trPr>
              <w:tc>
                <w:tcPr>
                  <w:tcW w:w="1204" w:type="dxa"/>
                  <w:vMerge/>
                  <w:shd w:val="clear" w:color="auto" w:fill="auto"/>
                  <w:vAlign w:val="center"/>
                </w:tcPr>
                <w:p w14:paraId="4A7DBA41" w14:textId="61BB272B"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545F3DFB" w14:textId="4C60BD61" w:rsidR="00A07B7D" w:rsidRPr="004641E6" w:rsidRDefault="00A07B7D" w:rsidP="00A07B7D">
                  <w:pPr>
                    <w:wordWrap w:val="0"/>
                    <w:autoSpaceDE w:val="0"/>
                    <w:autoSpaceDN w:val="0"/>
                    <w:jc w:val="center"/>
                    <w:rPr>
                      <w:rFonts w:eastAsia="바탕"/>
                      <w:sz w:val="18"/>
                      <w:szCs w:val="18"/>
                    </w:rPr>
                  </w:pPr>
                  <w:r w:rsidRPr="004641E6">
                    <w:rPr>
                      <w:rFonts w:eastAsia="바탕" w:hint="eastAsia"/>
                      <w:sz w:val="18"/>
                      <w:szCs w:val="18"/>
                    </w:rPr>
                    <w:t>비에이피</w:t>
                  </w:r>
                  <w:r w:rsidRPr="004641E6">
                    <w:rPr>
                      <w:rFonts w:eastAsia="바탕" w:hint="eastAsia"/>
                      <w:sz w:val="18"/>
                      <w:szCs w:val="18"/>
                    </w:rPr>
                    <w:t xml:space="preserve"> </w:t>
                  </w:r>
                  <w:r w:rsidRPr="004641E6">
                    <w:rPr>
                      <w:rFonts w:eastAsia="바탕" w:hint="eastAsia"/>
                      <w:sz w:val="18"/>
                      <w:szCs w:val="18"/>
                    </w:rPr>
                    <w:t>제</w:t>
                  </w:r>
                  <w:r w:rsidRPr="004641E6">
                    <w:rPr>
                      <w:rFonts w:eastAsia="바탕" w:hint="eastAsia"/>
                      <w:sz w:val="18"/>
                      <w:szCs w:val="18"/>
                    </w:rPr>
                    <w:t>4</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스텝업</w:t>
                  </w:r>
                  <w:r w:rsidRPr="004641E6">
                    <w:rPr>
                      <w:rFonts w:eastAsia="바탕" w:hint="eastAsia"/>
                      <w:sz w:val="18"/>
                      <w:szCs w:val="18"/>
                    </w:rPr>
                    <w:t xml:space="preserve"> </w:t>
                  </w:r>
                  <w:r w:rsidRPr="004641E6">
                    <w:rPr>
                      <w:rFonts w:eastAsia="바탕" w:hint="eastAsia"/>
                      <w:sz w:val="18"/>
                      <w:szCs w:val="18"/>
                    </w:rPr>
                    <w:t>펭귄투자조합</w:t>
                  </w:r>
                </w:p>
              </w:tc>
              <w:tc>
                <w:tcPr>
                  <w:tcW w:w="1230" w:type="dxa"/>
                  <w:shd w:val="clear" w:color="auto" w:fill="FFFFFF" w:themeFill="background1"/>
                  <w:vAlign w:val="center"/>
                </w:tcPr>
                <w:p w14:paraId="64D9B560" w14:textId="5784B11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0F1012FF" w14:textId="0312465B"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19</w:t>
                  </w:r>
                </w:p>
              </w:tc>
            </w:tr>
            <w:tr w:rsidR="00A07B7D" w:rsidRPr="006C51F8" w14:paraId="2DAD9C9A" w14:textId="77777777" w:rsidTr="001D3938">
              <w:trPr>
                <w:trHeight w:val="113"/>
              </w:trPr>
              <w:tc>
                <w:tcPr>
                  <w:tcW w:w="1204" w:type="dxa"/>
                  <w:vMerge/>
                  <w:shd w:val="clear" w:color="auto" w:fill="auto"/>
                  <w:vAlign w:val="center"/>
                </w:tcPr>
                <w:p w14:paraId="6B180720" w14:textId="63DA88E4"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13D64346" w14:textId="69045805"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퍼스트스텝</w:t>
                  </w:r>
                  <w:r w:rsidRPr="004641E6">
                    <w:rPr>
                      <w:rFonts w:eastAsia="바탕" w:hint="eastAsia"/>
                      <w:sz w:val="18"/>
                      <w:szCs w:val="18"/>
                    </w:rPr>
                    <w:t xml:space="preserve"> </w:t>
                  </w:r>
                  <w:r w:rsidRPr="004641E6">
                    <w:rPr>
                      <w:rFonts w:eastAsia="바탕" w:hint="eastAsia"/>
                      <w:sz w:val="18"/>
                      <w:szCs w:val="18"/>
                    </w:rPr>
                    <w:t>제</w:t>
                  </w:r>
                  <w:r w:rsidRPr="004641E6">
                    <w:rPr>
                      <w:rFonts w:eastAsia="바탕" w:hint="eastAsia"/>
                      <w:sz w:val="18"/>
                      <w:szCs w:val="18"/>
                    </w:rPr>
                    <w:t>4</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조합</w:t>
                  </w:r>
                </w:p>
              </w:tc>
              <w:tc>
                <w:tcPr>
                  <w:tcW w:w="1230" w:type="dxa"/>
                  <w:shd w:val="clear" w:color="auto" w:fill="FFFFFF" w:themeFill="background1"/>
                  <w:vAlign w:val="center"/>
                </w:tcPr>
                <w:p w14:paraId="1DDF9698" w14:textId="69AAE4A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CB</w:t>
                  </w:r>
                  <w:r>
                    <w:rPr>
                      <w:rStyle w:val="ae"/>
                      <w:rFonts w:eastAsia="바탕"/>
                      <w:sz w:val="18"/>
                      <w:szCs w:val="18"/>
                    </w:rPr>
                    <w:footnoteReference w:id="5"/>
                  </w:r>
                </w:p>
              </w:tc>
              <w:tc>
                <w:tcPr>
                  <w:tcW w:w="1134" w:type="dxa"/>
                  <w:shd w:val="clear" w:color="auto" w:fill="FFFFFF" w:themeFill="background1"/>
                  <w:vAlign w:val="center"/>
                </w:tcPr>
                <w:p w14:paraId="25A1079B" w14:textId="024BE3F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31</w:t>
                  </w:r>
                </w:p>
              </w:tc>
            </w:tr>
            <w:tr w:rsidR="00A07B7D" w:rsidRPr="006C51F8" w14:paraId="50286F91" w14:textId="77777777" w:rsidTr="001D3938">
              <w:trPr>
                <w:trHeight w:val="113"/>
              </w:trPr>
              <w:tc>
                <w:tcPr>
                  <w:tcW w:w="1204" w:type="dxa"/>
                  <w:shd w:val="clear" w:color="auto" w:fill="auto"/>
                  <w:vAlign w:val="center"/>
                </w:tcPr>
                <w:p w14:paraId="4FD3835D" w14:textId="058ECBA4"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2022. 12. 20</w:t>
                  </w:r>
                  <w:r>
                    <w:rPr>
                      <w:rFonts w:eastAsia="바탕" w:hint="eastAsia"/>
                      <w:sz w:val="18"/>
                      <w:szCs w:val="18"/>
                    </w:rPr>
                    <w:t>.</w:t>
                  </w:r>
                </w:p>
              </w:tc>
              <w:tc>
                <w:tcPr>
                  <w:tcW w:w="2811" w:type="dxa"/>
                  <w:shd w:val="clear" w:color="auto" w:fill="FFFFFF" w:themeFill="background1"/>
                </w:tcPr>
                <w:p w14:paraId="00636D5E" w14:textId="3089F472"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w:t>
                  </w:r>
                  <w:r w:rsidRPr="004641E6">
                    <w:rPr>
                      <w:rFonts w:eastAsia="바탕" w:hint="eastAsia"/>
                      <w:sz w:val="18"/>
                      <w:szCs w:val="18"/>
                    </w:rPr>
                    <w:t>재</w:t>
                  </w:r>
                  <w:r w:rsidRPr="004641E6">
                    <w:rPr>
                      <w:rFonts w:eastAsia="바탕" w:hint="eastAsia"/>
                      <w:sz w:val="18"/>
                      <w:szCs w:val="18"/>
                    </w:rPr>
                    <w:t>)</w:t>
                  </w:r>
                  <w:r w:rsidRPr="004641E6">
                    <w:rPr>
                      <w:rFonts w:eastAsia="바탕" w:hint="eastAsia"/>
                      <w:sz w:val="18"/>
                      <w:szCs w:val="18"/>
                    </w:rPr>
                    <w:t>홍합밸리</w:t>
                  </w:r>
                </w:p>
              </w:tc>
              <w:tc>
                <w:tcPr>
                  <w:tcW w:w="1230" w:type="dxa"/>
                  <w:shd w:val="clear" w:color="auto" w:fill="FFFFFF" w:themeFill="background1"/>
                  <w:vAlign w:val="center"/>
                </w:tcPr>
                <w:p w14:paraId="016755D1" w14:textId="50DD5F2A" w:rsidR="00A07B7D" w:rsidRPr="006C51F8" w:rsidRDefault="001D508F"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7453DBE9" w14:textId="3474C6E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2282F66E" w14:textId="77777777" w:rsidTr="001D3938">
              <w:trPr>
                <w:trHeight w:val="113"/>
              </w:trPr>
              <w:tc>
                <w:tcPr>
                  <w:tcW w:w="1204" w:type="dxa"/>
                  <w:vMerge w:val="restart"/>
                  <w:shd w:val="clear" w:color="auto" w:fill="auto"/>
                  <w:vAlign w:val="center"/>
                </w:tcPr>
                <w:p w14:paraId="6455BD35" w14:textId="60C7A64F"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2022. 12. 29.</w:t>
                  </w:r>
                </w:p>
              </w:tc>
              <w:tc>
                <w:tcPr>
                  <w:tcW w:w="2811" w:type="dxa"/>
                  <w:shd w:val="clear" w:color="auto" w:fill="FFFFFF" w:themeFill="background1"/>
                </w:tcPr>
                <w:p w14:paraId="48488E18" w14:textId="53BF7A93"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키움</w:t>
                  </w:r>
                  <w:r w:rsidRPr="004641E6">
                    <w:rPr>
                      <w:rFonts w:eastAsia="바탕" w:hint="eastAsia"/>
                      <w:sz w:val="18"/>
                      <w:szCs w:val="18"/>
                    </w:rPr>
                    <w:t>-</w:t>
                  </w:r>
                  <w:r w:rsidRPr="004641E6">
                    <w:rPr>
                      <w:rFonts w:eastAsia="바탕" w:hint="eastAsia"/>
                      <w:sz w:val="18"/>
                      <w:szCs w:val="18"/>
                    </w:rPr>
                    <w:t>비하이</w:t>
                  </w:r>
                  <w:r w:rsidRPr="004641E6">
                    <w:rPr>
                      <w:rFonts w:eastAsia="바탕" w:hint="eastAsia"/>
                      <w:sz w:val="18"/>
                      <w:szCs w:val="18"/>
                    </w:rPr>
                    <w:t xml:space="preserve"> </w:t>
                  </w:r>
                  <w:r w:rsidRPr="004641E6">
                    <w:rPr>
                      <w:rFonts w:eastAsia="바탕" w:hint="eastAsia"/>
                      <w:sz w:val="18"/>
                      <w:szCs w:val="18"/>
                    </w:rPr>
                    <w:t>스마트</w:t>
                  </w:r>
                  <w:r w:rsidRPr="004641E6">
                    <w:rPr>
                      <w:rFonts w:eastAsia="바탕" w:hint="eastAsia"/>
                      <w:sz w:val="18"/>
                      <w:szCs w:val="18"/>
                    </w:rPr>
                    <w:t xml:space="preserve"> </w:t>
                  </w:r>
                  <w:r w:rsidRPr="004641E6">
                    <w:rPr>
                      <w:rFonts w:eastAsia="바탕" w:hint="eastAsia"/>
                      <w:sz w:val="18"/>
                      <w:szCs w:val="18"/>
                    </w:rPr>
                    <w:t>이노베이션</w:t>
                  </w:r>
                  <w:r w:rsidRPr="004641E6">
                    <w:rPr>
                      <w:rFonts w:eastAsia="바탕" w:hint="eastAsia"/>
                      <w:sz w:val="18"/>
                      <w:szCs w:val="18"/>
                    </w:rPr>
                    <w:t xml:space="preserve"> </w:t>
                  </w:r>
                  <w:r w:rsidRPr="004641E6">
                    <w:rPr>
                      <w:rFonts w:eastAsia="바탕" w:hint="eastAsia"/>
                      <w:sz w:val="18"/>
                      <w:szCs w:val="18"/>
                    </w:rPr>
                    <w:t>사모투자합자회사</w:t>
                  </w:r>
                  <w:r w:rsidRPr="004641E6">
                    <w:rPr>
                      <w:rFonts w:eastAsia="바탕" w:hint="eastAsia"/>
                      <w:sz w:val="18"/>
                      <w:szCs w:val="18"/>
                    </w:rPr>
                    <w:t xml:space="preserve"> </w:t>
                  </w:r>
                </w:p>
              </w:tc>
              <w:tc>
                <w:tcPr>
                  <w:tcW w:w="1230" w:type="dxa"/>
                  <w:shd w:val="clear" w:color="auto" w:fill="FFFFFF" w:themeFill="background1"/>
                  <w:vAlign w:val="center"/>
                </w:tcPr>
                <w:p w14:paraId="22800184" w14:textId="5B16B9A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23C6F3C8" w14:textId="54CAF540"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6</w:t>
                  </w:r>
                </w:p>
              </w:tc>
            </w:tr>
            <w:tr w:rsidR="00A07B7D" w:rsidRPr="006C51F8" w14:paraId="198F1F6C" w14:textId="77777777" w:rsidTr="001D3938">
              <w:trPr>
                <w:trHeight w:val="113"/>
              </w:trPr>
              <w:tc>
                <w:tcPr>
                  <w:tcW w:w="1204" w:type="dxa"/>
                  <w:vMerge/>
                  <w:shd w:val="clear" w:color="auto" w:fill="auto"/>
                  <w:vAlign w:val="center"/>
                </w:tcPr>
                <w:p w14:paraId="22767918" w14:textId="1DB6E188"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3610580C" w14:textId="2D00F364"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비하이임팩트투자조합</w:t>
                  </w:r>
                  <w:r w:rsidRPr="004641E6">
                    <w:rPr>
                      <w:rFonts w:eastAsia="바탕" w:hint="eastAsia"/>
                      <w:sz w:val="18"/>
                      <w:szCs w:val="18"/>
                    </w:rPr>
                    <w:t>2</w:t>
                  </w:r>
                  <w:r w:rsidRPr="004641E6">
                    <w:rPr>
                      <w:rFonts w:eastAsia="바탕" w:hint="eastAsia"/>
                      <w:sz w:val="18"/>
                      <w:szCs w:val="18"/>
                    </w:rPr>
                    <w:t>호</w:t>
                  </w:r>
                </w:p>
              </w:tc>
              <w:tc>
                <w:tcPr>
                  <w:tcW w:w="1230" w:type="dxa"/>
                  <w:shd w:val="clear" w:color="auto" w:fill="FFFFFF" w:themeFill="background1"/>
                  <w:vAlign w:val="center"/>
                </w:tcPr>
                <w:p w14:paraId="2C0EA565" w14:textId="11DCB1B5"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48EBCFC9" w14:textId="092F8666"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7</w:t>
                  </w:r>
                </w:p>
              </w:tc>
            </w:tr>
            <w:tr w:rsidR="00A07B7D" w:rsidRPr="006C51F8" w14:paraId="6B12CC05" w14:textId="77777777" w:rsidTr="001D3938">
              <w:trPr>
                <w:trHeight w:val="113"/>
              </w:trPr>
              <w:tc>
                <w:tcPr>
                  <w:tcW w:w="1204" w:type="dxa"/>
                  <w:shd w:val="clear" w:color="auto" w:fill="auto"/>
                  <w:vAlign w:val="center"/>
                </w:tcPr>
                <w:p w14:paraId="73E4346A" w14:textId="11C9DFCD"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2023. 1. 17.</w:t>
                  </w:r>
                </w:p>
              </w:tc>
              <w:tc>
                <w:tcPr>
                  <w:tcW w:w="2811" w:type="dxa"/>
                  <w:shd w:val="clear" w:color="auto" w:fill="FFFFFF" w:themeFill="background1"/>
                </w:tcPr>
                <w:p w14:paraId="14BBAAFD" w14:textId="3ECBA751"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인라이트</w:t>
                  </w:r>
                  <w:r w:rsidRPr="004641E6">
                    <w:rPr>
                      <w:rFonts w:eastAsia="바탕" w:hint="eastAsia"/>
                      <w:sz w:val="18"/>
                      <w:szCs w:val="18"/>
                    </w:rPr>
                    <w:t>6</w:t>
                  </w:r>
                  <w:r w:rsidRPr="004641E6">
                    <w:rPr>
                      <w:rFonts w:eastAsia="바탕" w:hint="eastAsia"/>
                      <w:sz w:val="18"/>
                      <w:szCs w:val="18"/>
                    </w:rPr>
                    <w:t>호</w:t>
                  </w:r>
                  <w:r w:rsidRPr="004641E6">
                    <w:rPr>
                      <w:rFonts w:eastAsia="바탕" w:hint="eastAsia"/>
                      <w:sz w:val="18"/>
                      <w:szCs w:val="18"/>
                    </w:rPr>
                    <w:t xml:space="preserve"> CD</w:t>
                  </w:r>
                  <w:r w:rsidRPr="004641E6">
                    <w:rPr>
                      <w:rFonts w:eastAsia="바탕" w:hint="eastAsia"/>
                      <w:sz w:val="18"/>
                      <w:szCs w:val="18"/>
                    </w:rPr>
                    <w:t>펀드</w:t>
                  </w:r>
                </w:p>
              </w:tc>
              <w:tc>
                <w:tcPr>
                  <w:tcW w:w="1230" w:type="dxa"/>
                  <w:shd w:val="clear" w:color="auto" w:fill="FFFFFF" w:themeFill="background1"/>
                  <w:vAlign w:val="center"/>
                </w:tcPr>
                <w:p w14:paraId="7E9B75B6" w14:textId="5A9A1A2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2CFFC419" w14:textId="7F43AAFA"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2</w:t>
                  </w:r>
                </w:p>
              </w:tc>
            </w:tr>
            <w:tr w:rsidR="00A07B7D" w:rsidRPr="006C51F8" w14:paraId="03A5B103" w14:textId="77777777" w:rsidTr="001D3938">
              <w:trPr>
                <w:trHeight w:val="113"/>
              </w:trPr>
              <w:tc>
                <w:tcPr>
                  <w:tcW w:w="1204" w:type="dxa"/>
                  <w:shd w:val="clear" w:color="auto" w:fill="auto"/>
                  <w:vAlign w:val="center"/>
                </w:tcPr>
                <w:p w14:paraId="273BDC3C" w14:textId="76C57FEF"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2023. 3. 21.</w:t>
                  </w:r>
                </w:p>
              </w:tc>
              <w:tc>
                <w:tcPr>
                  <w:tcW w:w="2811" w:type="dxa"/>
                  <w:shd w:val="clear" w:color="auto" w:fill="FFFFFF" w:themeFill="background1"/>
                </w:tcPr>
                <w:p w14:paraId="3E7C9E66" w14:textId="50C9E897"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비에이피제</w:t>
                  </w:r>
                  <w:r w:rsidRPr="004641E6">
                    <w:rPr>
                      <w:rFonts w:eastAsia="바탕" w:hint="eastAsia"/>
                      <w:sz w:val="18"/>
                      <w:szCs w:val="18"/>
                    </w:rPr>
                    <w:t>5</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핑크펭귄투자조합</w:t>
                  </w:r>
                </w:p>
              </w:tc>
              <w:tc>
                <w:tcPr>
                  <w:tcW w:w="1230" w:type="dxa"/>
                  <w:shd w:val="clear" w:color="auto" w:fill="FFFFFF" w:themeFill="background1"/>
                  <w:vAlign w:val="center"/>
                </w:tcPr>
                <w:p w14:paraId="4DD57629" w14:textId="64EA739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1122EB33" w14:textId="2FFA5500"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15</w:t>
                  </w:r>
                </w:p>
              </w:tc>
            </w:tr>
            <w:tr w:rsidR="00A07B7D" w:rsidRPr="006C51F8" w14:paraId="50E8B93E" w14:textId="77777777" w:rsidTr="001D3938">
              <w:trPr>
                <w:trHeight w:val="113"/>
              </w:trPr>
              <w:tc>
                <w:tcPr>
                  <w:tcW w:w="1204" w:type="dxa"/>
                  <w:shd w:val="clear" w:color="auto" w:fill="auto"/>
                  <w:vAlign w:val="center"/>
                </w:tcPr>
                <w:p w14:paraId="4A12933B" w14:textId="089B6536"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2024. 2. 23.</w:t>
                  </w:r>
                </w:p>
              </w:tc>
              <w:tc>
                <w:tcPr>
                  <w:tcW w:w="2811" w:type="dxa"/>
                  <w:shd w:val="clear" w:color="auto" w:fill="FFFFFF" w:themeFill="background1"/>
                </w:tcPr>
                <w:p w14:paraId="45A71FC4" w14:textId="36DB5C47"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서울과학종합대학원</w:t>
                  </w:r>
                  <w:r w:rsidRPr="004641E6">
                    <w:rPr>
                      <w:rFonts w:eastAsia="바탕" w:hint="eastAsia"/>
                      <w:sz w:val="18"/>
                      <w:szCs w:val="18"/>
                    </w:rPr>
                    <w:t xml:space="preserve"> </w:t>
                  </w:r>
                  <w:r w:rsidRPr="004641E6">
                    <w:rPr>
                      <w:rFonts w:eastAsia="바탕" w:hint="eastAsia"/>
                      <w:sz w:val="18"/>
                      <w:szCs w:val="18"/>
                    </w:rPr>
                    <w:t>산학협력단</w:t>
                  </w:r>
                </w:p>
              </w:tc>
              <w:tc>
                <w:tcPr>
                  <w:tcW w:w="1230" w:type="dxa"/>
                  <w:shd w:val="clear" w:color="auto" w:fill="FFFFFF" w:themeFill="background1"/>
                  <w:vAlign w:val="center"/>
                </w:tcPr>
                <w:p w14:paraId="377A7A2B" w14:textId="73FA101D" w:rsidR="00A07B7D" w:rsidRPr="006C51F8" w:rsidRDefault="00262910"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70ADA6E6" w14:textId="319BB17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bl>
          <w:p w14:paraId="321E76E8" w14:textId="7E2F0BBA" w:rsidR="000C0BF5" w:rsidRPr="003A1D90" w:rsidRDefault="006D00BC" w:rsidP="002F76A3">
            <w:pPr>
              <w:pStyle w:val="1"/>
              <w:spacing w:line="276" w:lineRule="auto"/>
              <w:rPr>
                <w:b/>
                <w:bCs/>
                <w:kern w:val="2"/>
                <w:sz w:val="20"/>
                <w:szCs w:val="20"/>
                <w:u w:val="single"/>
              </w:rPr>
            </w:pPr>
            <w:r>
              <w:rPr>
                <w:rFonts w:hint="eastAsia"/>
                <w:kern w:val="2"/>
                <w:sz w:val="20"/>
                <w:szCs w:val="20"/>
              </w:rPr>
              <w:t>제공된</w:t>
            </w:r>
            <w:r>
              <w:rPr>
                <w:rFonts w:hint="eastAsia"/>
                <w:kern w:val="2"/>
                <w:sz w:val="20"/>
                <w:szCs w:val="20"/>
              </w:rPr>
              <w:t xml:space="preserve"> </w:t>
            </w:r>
            <w:r>
              <w:rPr>
                <w:rFonts w:hint="eastAsia"/>
                <w:kern w:val="2"/>
                <w:sz w:val="20"/>
                <w:szCs w:val="20"/>
              </w:rPr>
              <w:t>자료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015A17" w:rsidRPr="00015A17">
              <w:rPr>
                <w:rFonts w:hint="eastAsia"/>
                <w:kern w:val="2"/>
                <w:sz w:val="20"/>
                <w:szCs w:val="20"/>
              </w:rPr>
              <w:t>베이스디스트링</w:t>
            </w:r>
            <w:r w:rsidR="00015A17" w:rsidRPr="00015A17">
              <w:rPr>
                <w:rFonts w:hint="eastAsia"/>
                <w:kern w:val="2"/>
                <w:sz w:val="20"/>
                <w:szCs w:val="20"/>
              </w:rPr>
              <w:t xml:space="preserve"> </w:t>
            </w:r>
            <w:r w:rsidR="00015A17" w:rsidRPr="00015A17">
              <w:rPr>
                <w:rFonts w:hint="eastAsia"/>
                <w:kern w:val="2"/>
                <w:sz w:val="20"/>
                <w:szCs w:val="20"/>
              </w:rPr>
              <w:t>및</w:t>
            </w:r>
            <w:r w:rsidR="00015A17" w:rsidRPr="00015A17">
              <w:rPr>
                <w:rFonts w:hint="eastAsia"/>
                <w:kern w:val="2"/>
                <w:sz w:val="20"/>
                <w:szCs w:val="20"/>
              </w:rPr>
              <w:t xml:space="preserve"> </w:t>
            </w:r>
            <w:r w:rsidR="00015A17" w:rsidRPr="00015A17">
              <w:rPr>
                <w:rFonts w:hint="eastAsia"/>
                <w:kern w:val="2"/>
                <w:sz w:val="20"/>
                <w:szCs w:val="20"/>
              </w:rPr>
              <w:t>베이스메트로놈은</w:t>
            </w:r>
            <w:r w:rsidR="00015A17" w:rsidRPr="00015A17">
              <w:rPr>
                <w:rFonts w:hint="eastAsia"/>
                <w:kern w:val="2"/>
                <w:sz w:val="20"/>
                <w:szCs w:val="20"/>
              </w:rPr>
              <w:t xml:space="preserve"> 2024</w:t>
            </w:r>
            <w:r w:rsidR="00015A17" w:rsidRPr="00015A17">
              <w:rPr>
                <w:rFonts w:hint="eastAsia"/>
                <w:kern w:val="2"/>
                <w:sz w:val="20"/>
                <w:szCs w:val="20"/>
              </w:rPr>
              <w:t>년</w:t>
            </w:r>
            <w:r w:rsidR="00015A17" w:rsidRPr="00015A17">
              <w:rPr>
                <w:rFonts w:hint="eastAsia"/>
                <w:kern w:val="2"/>
                <w:sz w:val="20"/>
                <w:szCs w:val="20"/>
              </w:rPr>
              <w:t xml:space="preserve"> 6</w:t>
            </w:r>
            <w:r w:rsidR="00015A17" w:rsidRPr="00015A17">
              <w:rPr>
                <w:rFonts w:hint="eastAsia"/>
                <w:kern w:val="2"/>
                <w:sz w:val="20"/>
                <w:szCs w:val="20"/>
              </w:rPr>
              <w:t>월경</w:t>
            </w:r>
            <w:r w:rsidR="00015A17" w:rsidRPr="00015A17">
              <w:rPr>
                <w:rFonts w:hint="eastAsia"/>
                <w:kern w:val="2"/>
                <w:sz w:val="20"/>
                <w:szCs w:val="20"/>
              </w:rPr>
              <w:t xml:space="preserve"> </w:t>
            </w:r>
            <w:r w:rsidR="00015A17" w:rsidRPr="00015A17">
              <w:rPr>
                <w:rFonts w:hint="eastAsia"/>
                <w:kern w:val="2"/>
                <w:sz w:val="20"/>
                <w:szCs w:val="20"/>
              </w:rPr>
              <w:t>기존</w:t>
            </w:r>
            <w:r w:rsidR="00015A17" w:rsidRPr="00015A17">
              <w:rPr>
                <w:rFonts w:hint="eastAsia"/>
                <w:kern w:val="2"/>
                <w:sz w:val="20"/>
                <w:szCs w:val="20"/>
              </w:rPr>
              <w:t xml:space="preserve"> </w:t>
            </w:r>
            <w:r w:rsidR="009F38DD">
              <w:rPr>
                <w:rFonts w:hint="eastAsia"/>
                <w:kern w:val="2"/>
                <w:sz w:val="20"/>
                <w:szCs w:val="20"/>
              </w:rPr>
              <w:t>주주인</w:t>
            </w:r>
            <w:r w:rsidR="009F38DD">
              <w:rPr>
                <w:rFonts w:hint="eastAsia"/>
                <w:kern w:val="2"/>
                <w:sz w:val="20"/>
                <w:szCs w:val="20"/>
              </w:rPr>
              <w:t xml:space="preserve"> </w:t>
            </w:r>
            <w:r w:rsidR="009F38DD">
              <w:rPr>
                <w:rFonts w:hint="eastAsia"/>
                <w:kern w:val="2"/>
                <w:sz w:val="20"/>
                <w:szCs w:val="20"/>
              </w:rPr>
              <w:t>투자조합</w:t>
            </w:r>
            <w:r w:rsidR="00015A17" w:rsidRPr="00015A17">
              <w:rPr>
                <w:rFonts w:hint="eastAsia"/>
                <w:kern w:val="2"/>
                <w:sz w:val="20"/>
                <w:szCs w:val="20"/>
              </w:rPr>
              <w:t>들로부터</w:t>
            </w:r>
            <w:r w:rsidR="00015A17" w:rsidRPr="00015A17">
              <w:rPr>
                <w:rFonts w:hint="eastAsia"/>
                <w:kern w:val="2"/>
                <w:sz w:val="20"/>
                <w:szCs w:val="20"/>
              </w:rPr>
              <w:t xml:space="preserve"> </w:t>
            </w:r>
            <w:r w:rsidR="009F38DD">
              <w:rPr>
                <w:rFonts w:hint="eastAsia"/>
                <w:kern w:val="2"/>
                <w:sz w:val="20"/>
                <w:szCs w:val="20"/>
              </w:rPr>
              <w:t>제</w:t>
            </w:r>
            <w:r w:rsidR="009F38DD">
              <w:rPr>
                <w:rFonts w:hint="eastAsia"/>
                <w:kern w:val="2"/>
                <w:sz w:val="20"/>
                <w:szCs w:val="20"/>
              </w:rPr>
              <w:t>1</w:t>
            </w:r>
            <w:r w:rsidR="009F38DD">
              <w:rPr>
                <w:rFonts w:hint="eastAsia"/>
                <w:kern w:val="2"/>
                <w:sz w:val="20"/>
                <w:szCs w:val="20"/>
              </w:rPr>
              <w:t>종</w:t>
            </w:r>
            <w:r w:rsidR="009F38DD">
              <w:rPr>
                <w:rFonts w:hint="eastAsia"/>
                <w:kern w:val="2"/>
                <w:sz w:val="20"/>
                <w:szCs w:val="20"/>
              </w:rPr>
              <w:t xml:space="preserve"> CPS </w:t>
            </w:r>
            <w:r w:rsidR="009F38DD">
              <w:rPr>
                <w:rFonts w:hint="eastAsia"/>
                <w:kern w:val="2"/>
                <w:sz w:val="20"/>
                <w:szCs w:val="20"/>
              </w:rPr>
              <w:t>및</w:t>
            </w:r>
            <w:r w:rsidR="009F38DD">
              <w:rPr>
                <w:rFonts w:hint="eastAsia"/>
                <w:kern w:val="2"/>
                <w:sz w:val="20"/>
                <w:szCs w:val="20"/>
              </w:rPr>
              <w:t xml:space="preserve"> </w:t>
            </w:r>
            <w:r w:rsidR="009F38DD">
              <w:rPr>
                <w:rFonts w:hint="eastAsia"/>
                <w:kern w:val="2"/>
                <w:sz w:val="20"/>
                <w:szCs w:val="20"/>
              </w:rPr>
              <w:t>제</w:t>
            </w:r>
            <w:r w:rsidR="009F38DD">
              <w:rPr>
                <w:rFonts w:hint="eastAsia"/>
                <w:kern w:val="2"/>
                <w:sz w:val="20"/>
                <w:szCs w:val="20"/>
              </w:rPr>
              <w:t>2</w:t>
            </w:r>
            <w:r w:rsidR="009F38DD">
              <w:rPr>
                <w:rFonts w:hint="eastAsia"/>
                <w:kern w:val="2"/>
                <w:sz w:val="20"/>
                <w:szCs w:val="20"/>
              </w:rPr>
              <w:t>종</w:t>
            </w:r>
            <w:r w:rsidR="009F38DD">
              <w:rPr>
                <w:rFonts w:hint="eastAsia"/>
                <w:kern w:val="2"/>
                <w:sz w:val="20"/>
                <w:szCs w:val="20"/>
              </w:rPr>
              <w:t xml:space="preserve"> CPS</w:t>
            </w:r>
            <w:r w:rsidR="00015A17">
              <w:rPr>
                <w:rFonts w:hint="eastAsia"/>
                <w:kern w:val="2"/>
                <w:sz w:val="20"/>
                <w:szCs w:val="20"/>
              </w:rPr>
              <w:t>를</w:t>
            </w:r>
            <w:r w:rsidR="009F38DD">
              <w:rPr>
                <w:rFonts w:hint="eastAsia"/>
                <w:kern w:val="2"/>
                <w:sz w:val="20"/>
                <w:szCs w:val="20"/>
              </w:rPr>
              <w:t xml:space="preserve">, </w:t>
            </w:r>
            <w:r w:rsidR="009F38DD">
              <w:rPr>
                <w:rFonts w:hint="eastAsia"/>
                <w:kern w:val="2"/>
                <w:sz w:val="20"/>
                <w:szCs w:val="20"/>
              </w:rPr>
              <w:t>이승혁</w:t>
            </w:r>
            <w:r w:rsidR="009F38DD">
              <w:rPr>
                <w:rFonts w:hint="eastAsia"/>
                <w:kern w:val="2"/>
                <w:sz w:val="20"/>
                <w:szCs w:val="20"/>
              </w:rPr>
              <w:t xml:space="preserve"> </w:t>
            </w:r>
            <w:r w:rsidR="009F38DD">
              <w:rPr>
                <w:rFonts w:hint="eastAsia"/>
                <w:kern w:val="2"/>
                <w:sz w:val="20"/>
                <w:szCs w:val="20"/>
              </w:rPr>
              <w:t>감사로부터</w:t>
            </w:r>
            <w:r w:rsidR="009F38DD">
              <w:rPr>
                <w:rFonts w:hint="eastAsia"/>
                <w:kern w:val="2"/>
                <w:sz w:val="20"/>
                <w:szCs w:val="20"/>
              </w:rPr>
              <w:t xml:space="preserve"> </w:t>
            </w:r>
            <w:r w:rsidR="009F38DD">
              <w:rPr>
                <w:rFonts w:hint="eastAsia"/>
                <w:kern w:val="2"/>
                <w:sz w:val="20"/>
                <w:szCs w:val="20"/>
              </w:rPr>
              <w:t>최동언과</w:t>
            </w:r>
            <w:r w:rsidR="009F38DD">
              <w:rPr>
                <w:rFonts w:hint="eastAsia"/>
                <w:kern w:val="2"/>
                <w:sz w:val="20"/>
                <w:szCs w:val="20"/>
              </w:rPr>
              <w:t xml:space="preserve"> </w:t>
            </w:r>
            <w:r w:rsidR="009F38DD">
              <w:rPr>
                <w:rFonts w:hint="eastAsia"/>
                <w:kern w:val="2"/>
                <w:sz w:val="20"/>
                <w:szCs w:val="20"/>
              </w:rPr>
              <w:t>함께</w:t>
            </w:r>
            <w:r w:rsidR="009F38DD">
              <w:rPr>
                <w:rFonts w:hint="eastAsia"/>
                <w:kern w:val="2"/>
                <w:sz w:val="20"/>
                <w:szCs w:val="20"/>
              </w:rPr>
              <w:t xml:space="preserve"> </w:t>
            </w:r>
            <w:r w:rsidR="009F38DD">
              <w:rPr>
                <w:rFonts w:hint="eastAsia"/>
                <w:kern w:val="2"/>
                <w:sz w:val="20"/>
                <w:szCs w:val="20"/>
              </w:rPr>
              <w:t>보통주식을</w:t>
            </w:r>
            <w:r w:rsidR="009F38DD">
              <w:rPr>
                <w:rFonts w:hint="eastAsia"/>
                <w:kern w:val="2"/>
                <w:sz w:val="20"/>
                <w:szCs w:val="20"/>
              </w:rPr>
              <w:t xml:space="preserve"> </w:t>
            </w:r>
            <w:r w:rsidR="00015A17">
              <w:rPr>
                <w:rFonts w:hint="eastAsia"/>
                <w:kern w:val="2"/>
                <w:sz w:val="20"/>
                <w:szCs w:val="20"/>
              </w:rPr>
              <w:t>인수하는</w:t>
            </w:r>
            <w:r w:rsidR="00015A17">
              <w:rPr>
                <w:rFonts w:hint="eastAsia"/>
                <w:kern w:val="2"/>
                <w:sz w:val="20"/>
                <w:szCs w:val="20"/>
              </w:rPr>
              <w:t xml:space="preserve"> </w:t>
            </w:r>
            <w:r w:rsidR="00015A17">
              <w:rPr>
                <w:rFonts w:hint="eastAsia"/>
                <w:kern w:val="2"/>
                <w:sz w:val="20"/>
                <w:szCs w:val="20"/>
              </w:rPr>
              <w:t>거래</w:t>
            </w:r>
            <w:r w:rsidR="000F6181">
              <w:rPr>
                <w:rFonts w:hint="eastAsia"/>
                <w:kern w:val="2"/>
                <w:sz w:val="20"/>
                <w:szCs w:val="20"/>
              </w:rPr>
              <w:t>(</w:t>
            </w:r>
            <w:r w:rsidR="00CA09FC">
              <w:rPr>
                <w:rFonts w:hint="eastAsia"/>
                <w:kern w:val="2"/>
                <w:sz w:val="20"/>
                <w:szCs w:val="20"/>
              </w:rPr>
              <w:t>총칭하여</w:t>
            </w:r>
            <w:r w:rsidR="00CA09FC">
              <w:rPr>
                <w:rFonts w:hint="eastAsia"/>
                <w:kern w:val="2"/>
                <w:sz w:val="20"/>
                <w:szCs w:val="20"/>
              </w:rPr>
              <w:t xml:space="preserve"> </w:t>
            </w:r>
            <w:r w:rsidR="000F6181">
              <w:rPr>
                <w:kern w:val="2"/>
                <w:sz w:val="20"/>
                <w:szCs w:val="20"/>
              </w:rPr>
              <w:t>“</w:t>
            </w:r>
            <w:r w:rsidR="00E6500A">
              <w:rPr>
                <w:rFonts w:hint="eastAsia"/>
                <w:kern w:val="2"/>
                <w:sz w:val="20"/>
                <w:szCs w:val="20"/>
              </w:rPr>
              <w:t>본건</w:t>
            </w:r>
            <w:r w:rsidR="00E6500A">
              <w:rPr>
                <w:rFonts w:hint="eastAsia"/>
                <w:kern w:val="2"/>
                <w:sz w:val="20"/>
                <w:szCs w:val="20"/>
              </w:rPr>
              <w:t xml:space="preserve"> </w:t>
            </w:r>
            <w:r w:rsidR="00CA09FC">
              <w:rPr>
                <w:rFonts w:hint="eastAsia"/>
                <w:kern w:val="2"/>
                <w:sz w:val="20"/>
                <w:szCs w:val="20"/>
              </w:rPr>
              <w:t xml:space="preserve">CPS </w:t>
            </w:r>
            <w:r w:rsidR="00CA09FC">
              <w:rPr>
                <w:rFonts w:hint="eastAsia"/>
                <w:kern w:val="2"/>
                <w:sz w:val="20"/>
                <w:szCs w:val="20"/>
              </w:rPr>
              <w:t>및</w:t>
            </w:r>
            <w:r w:rsidR="00CA09FC">
              <w:rPr>
                <w:rFonts w:hint="eastAsia"/>
                <w:kern w:val="2"/>
                <w:sz w:val="20"/>
                <w:szCs w:val="20"/>
              </w:rPr>
              <w:t xml:space="preserve"> </w:t>
            </w:r>
            <w:r w:rsidR="009F38DD">
              <w:rPr>
                <w:rFonts w:hint="eastAsia"/>
                <w:kern w:val="2"/>
                <w:sz w:val="20"/>
                <w:szCs w:val="20"/>
              </w:rPr>
              <w:t>보통주</w:t>
            </w:r>
            <w:r w:rsidR="000F6181">
              <w:rPr>
                <w:rFonts w:hint="eastAsia"/>
                <w:kern w:val="2"/>
                <w:sz w:val="20"/>
                <w:szCs w:val="20"/>
              </w:rPr>
              <w:t xml:space="preserve"> </w:t>
            </w:r>
            <w:r w:rsidR="000F6181">
              <w:rPr>
                <w:rFonts w:hint="eastAsia"/>
                <w:kern w:val="2"/>
                <w:sz w:val="20"/>
                <w:szCs w:val="20"/>
              </w:rPr>
              <w:t>구주거래</w:t>
            </w:r>
            <w:r w:rsidR="000F6181">
              <w:rPr>
                <w:kern w:val="2"/>
                <w:sz w:val="20"/>
                <w:szCs w:val="20"/>
              </w:rPr>
              <w:t>”</w:t>
            </w:r>
            <w:r w:rsidR="000F6181">
              <w:rPr>
                <w:rFonts w:hint="eastAsia"/>
                <w:kern w:val="2"/>
                <w:sz w:val="20"/>
                <w:szCs w:val="20"/>
              </w:rPr>
              <w:t>)</w:t>
            </w:r>
            <w:r w:rsidR="00015A17">
              <w:rPr>
                <w:rFonts w:hint="eastAsia"/>
                <w:kern w:val="2"/>
                <w:sz w:val="20"/>
                <w:szCs w:val="20"/>
              </w:rPr>
              <w:t>를</w:t>
            </w:r>
            <w:r w:rsidR="00015A17">
              <w:rPr>
                <w:rFonts w:hint="eastAsia"/>
                <w:kern w:val="2"/>
                <w:sz w:val="20"/>
                <w:szCs w:val="20"/>
              </w:rPr>
              <w:t xml:space="preserve"> </w:t>
            </w:r>
            <w:r w:rsidR="00015A17">
              <w:rPr>
                <w:rFonts w:hint="eastAsia"/>
                <w:kern w:val="2"/>
                <w:sz w:val="20"/>
                <w:szCs w:val="20"/>
              </w:rPr>
              <w:t>하였음</w:t>
            </w:r>
            <w:r w:rsidR="00015A17">
              <w:rPr>
                <w:rFonts w:hint="eastAsia"/>
                <w:kern w:val="2"/>
                <w:sz w:val="20"/>
                <w:szCs w:val="20"/>
              </w:rPr>
              <w:t>.</w:t>
            </w:r>
            <w:r w:rsidR="00CA4F14">
              <w:rPr>
                <w:rFonts w:hint="eastAsia"/>
                <w:kern w:val="2"/>
                <w:sz w:val="20"/>
                <w:szCs w:val="20"/>
              </w:rPr>
              <w:t xml:space="preserve"> </w:t>
            </w:r>
            <w:r w:rsidR="00CA4F14">
              <w:rPr>
                <w:rFonts w:hint="eastAsia"/>
                <w:kern w:val="2"/>
                <w:sz w:val="20"/>
                <w:szCs w:val="20"/>
              </w:rPr>
              <w:t>베이스디스트링</w:t>
            </w:r>
            <w:r w:rsidR="00CA4F14">
              <w:rPr>
                <w:rFonts w:hint="eastAsia"/>
                <w:kern w:val="2"/>
                <w:sz w:val="20"/>
                <w:szCs w:val="20"/>
              </w:rPr>
              <w:t xml:space="preserve"> </w:t>
            </w:r>
            <w:r w:rsidR="00CA4F14">
              <w:rPr>
                <w:rFonts w:hint="eastAsia"/>
                <w:kern w:val="2"/>
                <w:sz w:val="20"/>
                <w:szCs w:val="20"/>
              </w:rPr>
              <w:t>및</w:t>
            </w:r>
            <w:r w:rsidR="00CA4F14">
              <w:rPr>
                <w:rFonts w:hint="eastAsia"/>
                <w:kern w:val="2"/>
                <w:sz w:val="20"/>
                <w:szCs w:val="20"/>
              </w:rPr>
              <w:t xml:space="preserve"> </w:t>
            </w:r>
            <w:r w:rsidR="00CA4F14">
              <w:rPr>
                <w:rFonts w:hint="eastAsia"/>
                <w:kern w:val="2"/>
                <w:sz w:val="20"/>
                <w:szCs w:val="20"/>
              </w:rPr>
              <w:t>베이스메트로놈의</w:t>
            </w:r>
            <w:r w:rsidR="00CA4F14">
              <w:rPr>
                <w:rFonts w:hint="eastAsia"/>
                <w:kern w:val="2"/>
                <w:sz w:val="20"/>
                <w:szCs w:val="20"/>
              </w:rPr>
              <w:t xml:space="preserve"> </w:t>
            </w:r>
            <w:r w:rsidR="00CA4F14">
              <w:rPr>
                <w:rFonts w:hint="eastAsia"/>
                <w:kern w:val="2"/>
                <w:sz w:val="20"/>
                <w:szCs w:val="20"/>
              </w:rPr>
              <w:t>각</w:t>
            </w:r>
            <w:r w:rsidR="00CA4F14">
              <w:rPr>
                <w:rFonts w:hint="eastAsia"/>
                <w:kern w:val="2"/>
                <w:sz w:val="20"/>
                <w:szCs w:val="20"/>
              </w:rPr>
              <w:t xml:space="preserve"> </w:t>
            </w:r>
            <w:r w:rsidR="00CA4F14">
              <w:rPr>
                <w:rFonts w:hint="eastAsia"/>
                <w:kern w:val="2"/>
                <w:sz w:val="20"/>
                <w:szCs w:val="20"/>
              </w:rPr>
              <w:t>조합원</w:t>
            </w:r>
            <w:r w:rsidR="00CA4F14">
              <w:rPr>
                <w:rFonts w:hint="eastAsia"/>
                <w:kern w:val="2"/>
                <w:sz w:val="20"/>
                <w:szCs w:val="20"/>
              </w:rPr>
              <w:t xml:space="preserve"> </w:t>
            </w:r>
            <w:r w:rsidR="00CA4F14">
              <w:rPr>
                <w:rFonts w:hint="eastAsia"/>
                <w:kern w:val="2"/>
                <w:sz w:val="20"/>
                <w:szCs w:val="20"/>
              </w:rPr>
              <w:t>수는</w:t>
            </w:r>
            <w:r w:rsidR="00CA4F14">
              <w:rPr>
                <w:rFonts w:hint="eastAsia"/>
                <w:kern w:val="2"/>
                <w:sz w:val="20"/>
                <w:szCs w:val="20"/>
              </w:rPr>
              <w:t xml:space="preserve"> </w:t>
            </w:r>
            <w:r w:rsidR="00CA4F14">
              <w:rPr>
                <w:rFonts w:hint="eastAsia"/>
                <w:kern w:val="2"/>
                <w:sz w:val="20"/>
                <w:szCs w:val="20"/>
              </w:rPr>
              <w:t>업무집행조합원을</w:t>
            </w:r>
            <w:r w:rsidR="00CA4F14">
              <w:rPr>
                <w:rFonts w:hint="eastAsia"/>
                <w:kern w:val="2"/>
                <w:sz w:val="20"/>
                <w:szCs w:val="20"/>
              </w:rPr>
              <w:t xml:space="preserve"> </w:t>
            </w:r>
            <w:r w:rsidR="00CA4F14">
              <w:rPr>
                <w:rFonts w:hint="eastAsia"/>
                <w:kern w:val="2"/>
                <w:sz w:val="20"/>
                <w:szCs w:val="20"/>
              </w:rPr>
              <w:t>제외하면</w:t>
            </w:r>
            <w:r w:rsidR="00CA4F14">
              <w:rPr>
                <w:rFonts w:hint="eastAsia"/>
                <w:kern w:val="2"/>
                <w:sz w:val="20"/>
                <w:szCs w:val="20"/>
              </w:rPr>
              <w:t xml:space="preserve"> 40</w:t>
            </w:r>
            <w:r w:rsidR="00CA4F14">
              <w:rPr>
                <w:rFonts w:hint="eastAsia"/>
                <w:kern w:val="2"/>
                <w:sz w:val="20"/>
                <w:szCs w:val="20"/>
              </w:rPr>
              <w:t>인</w:t>
            </w:r>
            <w:r w:rsidR="005E7076">
              <w:rPr>
                <w:rFonts w:hint="eastAsia"/>
                <w:kern w:val="2"/>
                <w:sz w:val="20"/>
                <w:szCs w:val="20"/>
              </w:rPr>
              <w:t>이라고</w:t>
            </w:r>
            <w:r w:rsidR="005E7076">
              <w:rPr>
                <w:rFonts w:hint="eastAsia"/>
                <w:kern w:val="2"/>
                <w:sz w:val="20"/>
                <w:szCs w:val="20"/>
              </w:rPr>
              <w:t xml:space="preserve"> </w:t>
            </w:r>
            <w:r w:rsidR="00455A6D">
              <w:rPr>
                <w:rFonts w:hint="eastAsia"/>
                <w:kern w:val="2"/>
                <w:sz w:val="20"/>
                <w:szCs w:val="20"/>
              </w:rPr>
              <w:t>함</w:t>
            </w:r>
            <w:r w:rsidR="00455A6D">
              <w:rPr>
                <w:rFonts w:hint="eastAsia"/>
                <w:kern w:val="2"/>
                <w:sz w:val="20"/>
                <w:szCs w:val="20"/>
              </w:rPr>
              <w:t>.</w:t>
            </w:r>
            <w:r w:rsidR="00B64A00">
              <w:rPr>
                <w:rFonts w:hint="eastAsia"/>
                <w:kern w:val="2"/>
                <w:sz w:val="20"/>
                <w:szCs w:val="20"/>
              </w:rPr>
              <w:t xml:space="preserve"> </w:t>
            </w:r>
            <w:r w:rsidR="00826F59">
              <w:rPr>
                <w:rFonts w:hint="eastAsia"/>
                <w:kern w:val="2"/>
                <w:sz w:val="20"/>
                <w:szCs w:val="20"/>
              </w:rPr>
              <w:t>대상회사에게</w:t>
            </w:r>
            <w:r w:rsidR="00826F59">
              <w:rPr>
                <w:rFonts w:hint="eastAsia"/>
                <w:kern w:val="2"/>
                <w:sz w:val="20"/>
                <w:szCs w:val="20"/>
              </w:rPr>
              <w:t xml:space="preserve"> </w:t>
            </w:r>
            <w:r w:rsidR="00B64A00">
              <w:rPr>
                <w:rFonts w:hint="eastAsia"/>
                <w:kern w:val="2"/>
                <w:sz w:val="20"/>
                <w:szCs w:val="20"/>
              </w:rPr>
              <w:t>동일한</w:t>
            </w:r>
            <w:r w:rsidR="00B64A00">
              <w:rPr>
                <w:rFonts w:hint="eastAsia"/>
                <w:kern w:val="2"/>
                <w:sz w:val="20"/>
                <w:szCs w:val="20"/>
              </w:rPr>
              <w:t xml:space="preserve"> </w:t>
            </w:r>
            <w:r w:rsidR="00B64A00">
              <w:rPr>
                <w:rFonts w:hint="eastAsia"/>
                <w:kern w:val="2"/>
                <w:sz w:val="20"/>
                <w:szCs w:val="20"/>
              </w:rPr>
              <w:t>조합원을</w:t>
            </w:r>
            <w:r w:rsidR="00B64A00">
              <w:rPr>
                <w:rFonts w:hint="eastAsia"/>
                <w:kern w:val="2"/>
                <w:sz w:val="20"/>
                <w:szCs w:val="20"/>
              </w:rPr>
              <w:t xml:space="preserve"> </w:t>
            </w:r>
            <w:r w:rsidR="00B64A00">
              <w:rPr>
                <w:rFonts w:hint="eastAsia"/>
                <w:kern w:val="2"/>
                <w:sz w:val="20"/>
                <w:szCs w:val="20"/>
              </w:rPr>
              <w:t>제외</w:t>
            </w:r>
            <w:r w:rsidR="00826F59">
              <w:rPr>
                <w:rFonts w:hint="eastAsia"/>
                <w:kern w:val="2"/>
                <w:sz w:val="20"/>
                <w:szCs w:val="20"/>
              </w:rPr>
              <w:t>한</w:t>
            </w:r>
            <w:r w:rsidR="00B64A00">
              <w:rPr>
                <w:rFonts w:hint="eastAsia"/>
                <w:kern w:val="2"/>
                <w:sz w:val="20"/>
                <w:szCs w:val="20"/>
              </w:rPr>
              <w:t xml:space="preserve"> </w:t>
            </w:r>
            <w:r w:rsidR="0014691F">
              <w:rPr>
                <w:rFonts w:hint="eastAsia"/>
                <w:kern w:val="2"/>
                <w:sz w:val="20"/>
                <w:szCs w:val="20"/>
              </w:rPr>
              <w:t>두</w:t>
            </w:r>
            <w:r w:rsidR="0014691F">
              <w:rPr>
                <w:rFonts w:hint="eastAsia"/>
                <w:kern w:val="2"/>
                <w:sz w:val="20"/>
                <w:szCs w:val="20"/>
              </w:rPr>
              <w:t xml:space="preserve"> </w:t>
            </w:r>
            <w:r w:rsidR="0014691F">
              <w:rPr>
                <w:rFonts w:hint="eastAsia"/>
                <w:kern w:val="2"/>
                <w:sz w:val="20"/>
                <w:szCs w:val="20"/>
              </w:rPr>
              <w:t>조합의</w:t>
            </w:r>
            <w:r w:rsidR="0014691F">
              <w:rPr>
                <w:rFonts w:hint="eastAsia"/>
                <w:kern w:val="2"/>
                <w:sz w:val="20"/>
                <w:szCs w:val="20"/>
              </w:rPr>
              <w:t xml:space="preserve"> </w:t>
            </w:r>
            <w:r w:rsidR="0014691F">
              <w:rPr>
                <w:rFonts w:hint="eastAsia"/>
                <w:kern w:val="2"/>
                <w:sz w:val="20"/>
                <w:szCs w:val="20"/>
              </w:rPr>
              <w:t>조합원</w:t>
            </w:r>
            <w:r w:rsidR="0014691F">
              <w:rPr>
                <w:rFonts w:hint="eastAsia"/>
                <w:kern w:val="2"/>
                <w:sz w:val="20"/>
                <w:szCs w:val="20"/>
              </w:rPr>
              <w:t xml:space="preserve"> </w:t>
            </w:r>
            <w:r w:rsidR="0014691F">
              <w:rPr>
                <w:rFonts w:hint="eastAsia"/>
                <w:kern w:val="2"/>
                <w:sz w:val="20"/>
                <w:szCs w:val="20"/>
              </w:rPr>
              <w:t>수</w:t>
            </w:r>
            <w:r w:rsidR="00826F59">
              <w:rPr>
                <w:rFonts w:hint="eastAsia"/>
                <w:kern w:val="2"/>
                <w:sz w:val="20"/>
                <w:szCs w:val="20"/>
              </w:rPr>
              <w:t>를</w:t>
            </w:r>
            <w:r w:rsidR="00826F59">
              <w:rPr>
                <w:rFonts w:hint="eastAsia"/>
                <w:kern w:val="2"/>
                <w:sz w:val="20"/>
                <w:szCs w:val="20"/>
              </w:rPr>
              <w:t xml:space="preserve"> </w:t>
            </w:r>
            <w:r w:rsidR="00826F59">
              <w:rPr>
                <w:rFonts w:hint="eastAsia"/>
                <w:kern w:val="2"/>
                <w:sz w:val="20"/>
                <w:szCs w:val="20"/>
              </w:rPr>
              <w:t>확인하여</w:t>
            </w:r>
            <w:r w:rsidR="00826F59">
              <w:rPr>
                <w:rFonts w:hint="eastAsia"/>
                <w:kern w:val="2"/>
                <w:sz w:val="20"/>
                <w:szCs w:val="20"/>
              </w:rPr>
              <w:t xml:space="preserve"> </w:t>
            </w:r>
            <w:r w:rsidR="00826F59">
              <w:rPr>
                <w:rFonts w:hint="eastAsia"/>
                <w:kern w:val="2"/>
                <w:sz w:val="20"/>
                <w:szCs w:val="20"/>
              </w:rPr>
              <w:t>줄</w:t>
            </w:r>
            <w:r w:rsidR="00826F59">
              <w:rPr>
                <w:rFonts w:hint="eastAsia"/>
                <w:kern w:val="2"/>
                <w:sz w:val="20"/>
                <w:szCs w:val="20"/>
              </w:rPr>
              <w:t xml:space="preserve"> </w:t>
            </w:r>
            <w:r w:rsidR="00826F59">
              <w:rPr>
                <w:rFonts w:hint="eastAsia"/>
                <w:kern w:val="2"/>
                <w:sz w:val="20"/>
                <w:szCs w:val="20"/>
              </w:rPr>
              <w:t>것을</w:t>
            </w:r>
            <w:r w:rsidR="00826F59">
              <w:rPr>
                <w:rFonts w:hint="eastAsia"/>
                <w:kern w:val="2"/>
                <w:sz w:val="20"/>
                <w:szCs w:val="20"/>
              </w:rPr>
              <w:t xml:space="preserve"> </w:t>
            </w:r>
            <w:r w:rsidR="00826F59">
              <w:rPr>
                <w:rFonts w:hint="eastAsia"/>
                <w:kern w:val="2"/>
                <w:sz w:val="20"/>
                <w:szCs w:val="20"/>
              </w:rPr>
              <w:t>요청하였으나</w:t>
            </w:r>
            <w:r w:rsidR="00826F59">
              <w:rPr>
                <w:rFonts w:hint="eastAsia"/>
                <w:kern w:val="2"/>
                <w:sz w:val="20"/>
                <w:szCs w:val="20"/>
              </w:rPr>
              <w:t xml:space="preserve"> </w:t>
            </w:r>
            <w:r w:rsidR="00826F59">
              <w:rPr>
                <w:rFonts w:hint="eastAsia"/>
                <w:kern w:val="2"/>
                <w:sz w:val="20"/>
                <w:szCs w:val="20"/>
              </w:rPr>
              <w:t>제공</w:t>
            </w:r>
            <w:r w:rsidR="00826F59">
              <w:rPr>
                <w:rFonts w:hint="eastAsia"/>
                <w:kern w:val="2"/>
                <w:sz w:val="20"/>
                <w:szCs w:val="20"/>
              </w:rPr>
              <w:t xml:space="preserve"> </w:t>
            </w:r>
            <w:r w:rsidR="00F72A44">
              <w:rPr>
                <w:rFonts w:hint="eastAsia"/>
                <w:kern w:val="2"/>
                <w:sz w:val="20"/>
                <w:szCs w:val="20"/>
              </w:rPr>
              <w:t>되지</w:t>
            </w:r>
            <w:r w:rsidR="00F72A44">
              <w:rPr>
                <w:rFonts w:hint="eastAsia"/>
                <w:kern w:val="2"/>
                <w:sz w:val="20"/>
                <w:szCs w:val="20"/>
              </w:rPr>
              <w:t xml:space="preserve"> </w:t>
            </w:r>
            <w:r w:rsidR="00F72A44">
              <w:rPr>
                <w:rFonts w:hint="eastAsia"/>
                <w:kern w:val="2"/>
                <w:sz w:val="20"/>
                <w:szCs w:val="20"/>
              </w:rPr>
              <w:t>아니함</w:t>
            </w:r>
            <w:r w:rsidR="00F72A44">
              <w:rPr>
                <w:rFonts w:hint="eastAsia"/>
                <w:kern w:val="2"/>
                <w:sz w:val="20"/>
                <w:szCs w:val="20"/>
              </w:rPr>
              <w:t>.</w:t>
            </w:r>
          </w:p>
          <w:tbl>
            <w:tblPr>
              <w:tblStyle w:val="a7"/>
              <w:tblW w:w="0" w:type="auto"/>
              <w:tblInd w:w="17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4"/>
              <w:gridCol w:w="1418"/>
              <w:gridCol w:w="748"/>
              <w:gridCol w:w="2087"/>
              <w:gridCol w:w="1149"/>
            </w:tblGrid>
            <w:tr w:rsidR="00E45965" w:rsidRPr="006C51F8" w14:paraId="6CC5B789" w14:textId="4DCC298F" w:rsidTr="001D3938">
              <w:trPr>
                <w:trHeight w:val="115"/>
              </w:trPr>
              <w:tc>
                <w:tcPr>
                  <w:tcW w:w="1134" w:type="dxa"/>
                  <w:shd w:val="clear" w:color="auto" w:fill="D9D9D9" w:themeFill="background1" w:themeFillShade="D9"/>
                </w:tcPr>
                <w:p w14:paraId="2A4FF2CC" w14:textId="77777777" w:rsidR="00E45965" w:rsidRPr="006C51F8" w:rsidRDefault="00E45965" w:rsidP="003A1D90">
                  <w:pPr>
                    <w:wordWrap w:val="0"/>
                    <w:autoSpaceDE w:val="0"/>
                    <w:autoSpaceDN w:val="0"/>
                    <w:jc w:val="center"/>
                    <w:rPr>
                      <w:rFonts w:eastAsia="바탕"/>
                      <w:b/>
                      <w:bCs/>
                      <w:sz w:val="18"/>
                      <w:szCs w:val="18"/>
                    </w:rPr>
                  </w:pPr>
                  <w:r w:rsidRPr="006C51F8">
                    <w:rPr>
                      <w:rFonts w:eastAsia="바탕" w:hint="eastAsia"/>
                      <w:b/>
                      <w:bCs/>
                      <w:sz w:val="18"/>
                      <w:szCs w:val="18"/>
                    </w:rPr>
                    <w:t>거래일자</w:t>
                  </w:r>
                </w:p>
              </w:tc>
              <w:tc>
                <w:tcPr>
                  <w:tcW w:w="1418" w:type="dxa"/>
                  <w:shd w:val="clear" w:color="auto" w:fill="D9D9D9" w:themeFill="background1" w:themeFillShade="D9"/>
                </w:tcPr>
                <w:p w14:paraId="58223AAC" w14:textId="1F06DE59" w:rsidR="00E45965" w:rsidRPr="006C51F8" w:rsidRDefault="00593EA1" w:rsidP="003A1D90">
                  <w:pPr>
                    <w:wordWrap w:val="0"/>
                    <w:autoSpaceDE w:val="0"/>
                    <w:autoSpaceDN w:val="0"/>
                    <w:jc w:val="center"/>
                    <w:rPr>
                      <w:rFonts w:eastAsia="바탕"/>
                      <w:b/>
                      <w:bCs/>
                      <w:sz w:val="18"/>
                      <w:szCs w:val="18"/>
                    </w:rPr>
                  </w:pPr>
                  <w:r>
                    <w:rPr>
                      <w:rFonts w:eastAsia="바탕" w:hint="eastAsia"/>
                      <w:b/>
                      <w:bCs/>
                      <w:sz w:val="18"/>
                      <w:szCs w:val="18"/>
                    </w:rPr>
                    <w:t>매도인</w:t>
                  </w:r>
                </w:p>
              </w:tc>
              <w:tc>
                <w:tcPr>
                  <w:tcW w:w="748" w:type="dxa"/>
                  <w:shd w:val="clear" w:color="auto" w:fill="D9D9D9" w:themeFill="background1" w:themeFillShade="D9"/>
                </w:tcPr>
                <w:p w14:paraId="3431CC06" w14:textId="77777777" w:rsidR="00E45965" w:rsidRPr="006C51F8" w:rsidRDefault="00E45965" w:rsidP="003A1D90">
                  <w:pPr>
                    <w:wordWrap w:val="0"/>
                    <w:autoSpaceDE w:val="0"/>
                    <w:autoSpaceDN w:val="0"/>
                    <w:jc w:val="center"/>
                    <w:rPr>
                      <w:rFonts w:eastAsia="바탕"/>
                      <w:b/>
                      <w:bCs/>
                      <w:sz w:val="18"/>
                      <w:szCs w:val="18"/>
                    </w:rPr>
                  </w:pPr>
                  <w:r>
                    <w:rPr>
                      <w:rFonts w:eastAsia="바탕" w:hint="eastAsia"/>
                      <w:b/>
                      <w:bCs/>
                      <w:sz w:val="18"/>
                      <w:szCs w:val="18"/>
                    </w:rPr>
                    <w:t>대상주식</w:t>
                  </w:r>
                </w:p>
              </w:tc>
              <w:tc>
                <w:tcPr>
                  <w:tcW w:w="2087" w:type="dxa"/>
                  <w:shd w:val="clear" w:color="auto" w:fill="D9D9D9" w:themeFill="background1" w:themeFillShade="D9"/>
                </w:tcPr>
                <w:p w14:paraId="756CDF76" w14:textId="12941504" w:rsidR="00E45965" w:rsidRPr="006C51F8" w:rsidRDefault="001702EA" w:rsidP="003A1D90">
                  <w:pPr>
                    <w:wordWrap w:val="0"/>
                    <w:autoSpaceDE w:val="0"/>
                    <w:autoSpaceDN w:val="0"/>
                    <w:jc w:val="center"/>
                    <w:rPr>
                      <w:rFonts w:eastAsia="바탕"/>
                      <w:b/>
                      <w:bCs/>
                      <w:sz w:val="18"/>
                      <w:szCs w:val="18"/>
                    </w:rPr>
                  </w:pPr>
                  <w:r>
                    <w:rPr>
                      <w:rFonts w:eastAsia="바탕" w:hint="eastAsia"/>
                      <w:b/>
                      <w:bCs/>
                      <w:sz w:val="18"/>
                      <w:szCs w:val="18"/>
                    </w:rPr>
                    <w:t>매수인</w:t>
                  </w:r>
                  <w:r>
                    <w:rPr>
                      <w:rFonts w:eastAsia="바탕" w:hint="eastAsia"/>
                      <w:b/>
                      <w:bCs/>
                      <w:sz w:val="18"/>
                      <w:szCs w:val="18"/>
                    </w:rPr>
                    <w:t>(</w:t>
                  </w:r>
                  <w:r>
                    <w:rPr>
                      <w:rFonts w:eastAsia="바탕" w:hint="eastAsia"/>
                      <w:b/>
                      <w:bCs/>
                      <w:sz w:val="18"/>
                      <w:szCs w:val="18"/>
                    </w:rPr>
                    <w:t>조합원</w:t>
                  </w:r>
                  <w:r>
                    <w:rPr>
                      <w:rFonts w:eastAsia="바탕" w:hint="eastAsia"/>
                      <w:b/>
                      <w:bCs/>
                      <w:sz w:val="18"/>
                      <w:szCs w:val="18"/>
                    </w:rPr>
                    <w:t xml:space="preserve"> </w:t>
                  </w:r>
                  <w:r>
                    <w:rPr>
                      <w:rFonts w:eastAsia="바탕" w:hint="eastAsia"/>
                      <w:b/>
                      <w:bCs/>
                      <w:sz w:val="18"/>
                      <w:szCs w:val="18"/>
                    </w:rPr>
                    <w:t>수</w:t>
                  </w:r>
                  <w:r>
                    <w:rPr>
                      <w:rFonts w:eastAsia="바탕" w:hint="eastAsia"/>
                      <w:b/>
                      <w:bCs/>
                      <w:sz w:val="18"/>
                      <w:szCs w:val="18"/>
                    </w:rPr>
                    <w:t>)</w:t>
                  </w:r>
                </w:p>
              </w:tc>
              <w:tc>
                <w:tcPr>
                  <w:tcW w:w="1149" w:type="dxa"/>
                  <w:shd w:val="clear" w:color="auto" w:fill="D9D9D9" w:themeFill="background1" w:themeFillShade="D9"/>
                </w:tcPr>
                <w:p w14:paraId="2C63218D" w14:textId="111B06F5" w:rsidR="00E45965" w:rsidRDefault="00E45965" w:rsidP="003A1D90">
                  <w:pPr>
                    <w:wordWrap w:val="0"/>
                    <w:autoSpaceDE w:val="0"/>
                    <w:autoSpaceDN w:val="0"/>
                    <w:jc w:val="center"/>
                    <w:rPr>
                      <w:rFonts w:eastAsia="바탕"/>
                      <w:b/>
                      <w:bCs/>
                      <w:sz w:val="18"/>
                      <w:szCs w:val="18"/>
                    </w:rPr>
                  </w:pPr>
                  <w:r>
                    <w:rPr>
                      <w:rFonts w:eastAsia="바탕" w:hint="eastAsia"/>
                      <w:b/>
                      <w:bCs/>
                      <w:sz w:val="18"/>
                      <w:szCs w:val="18"/>
                    </w:rPr>
                    <w:t>인수금액</w:t>
                  </w:r>
                  <w:r w:rsidR="00C314D1">
                    <w:rPr>
                      <w:rFonts w:eastAsia="바탕" w:hint="eastAsia"/>
                      <w:b/>
                      <w:bCs/>
                      <w:sz w:val="18"/>
                      <w:szCs w:val="18"/>
                    </w:rPr>
                    <w:t>(</w:t>
                  </w:r>
                  <w:r w:rsidR="00C314D1">
                    <w:rPr>
                      <w:rFonts w:eastAsia="바탕" w:hint="eastAsia"/>
                      <w:b/>
                      <w:bCs/>
                      <w:sz w:val="18"/>
                      <w:szCs w:val="18"/>
                    </w:rPr>
                    <w:t>원</w:t>
                  </w:r>
                  <w:r w:rsidR="00C314D1">
                    <w:rPr>
                      <w:rFonts w:eastAsia="바탕" w:hint="eastAsia"/>
                      <w:b/>
                      <w:bCs/>
                      <w:sz w:val="18"/>
                      <w:szCs w:val="18"/>
                    </w:rPr>
                    <w:t>)</w:t>
                  </w:r>
                </w:p>
              </w:tc>
            </w:tr>
            <w:tr w:rsidR="00C314D1" w:rsidRPr="006C51F8" w14:paraId="4627947A" w14:textId="720AE673" w:rsidTr="001D3938">
              <w:trPr>
                <w:trHeight w:val="115"/>
              </w:trPr>
              <w:tc>
                <w:tcPr>
                  <w:tcW w:w="1134" w:type="dxa"/>
                  <w:vMerge w:val="restart"/>
                  <w:shd w:val="clear" w:color="auto" w:fill="auto"/>
                  <w:vAlign w:val="center"/>
                </w:tcPr>
                <w:p w14:paraId="781F04C4" w14:textId="77777777" w:rsidR="00C314D1" w:rsidRPr="006C51F8" w:rsidRDefault="00C314D1" w:rsidP="003A1D90">
                  <w:pPr>
                    <w:wordWrap w:val="0"/>
                    <w:autoSpaceDE w:val="0"/>
                    <w:autoSpaceDN w:val="0"/>
                    <w:rPr>
                      <w:rFonts w:eastAsia="바탕"/>
                      <w:sz w:val="18"/>
                      <w:szCs w:val="18"/>
                    </w:rPr>
                  </w:pPr>
                  <w:r>
                    <w:rPr>
                      <w:rFonts w:eastAsia="바탕" w:hint="eastAsia"/>
                      <w:sz w:val="18"/>
                      <w:szCs w:val="18"/>
                    </w:rPr>
                    <w:t>2024. 6. 7.</w:t>
                  </w:r>
                </w:p>
              </w:tc>
              <w:tc>
                <w:tcPr>
                  <w:tcW w:w="1418" w:type="dxa"/>
                  <w:vMerge w:val="restart"/>
                  <w:shd w:val="clear" w:color="auto" w:fill="FFFFFF" w:themeFill="background1"/>
                </w:tcPr>
                <w:p w14:paraId="5906D919" w14:textId="77777777" w:rsidR="00C314D1" w:rsidRDefault="00C314D1" w:rsidP="003A1D90">
                  <w:pPr>
                    <w:wordWrap w:val="0"/>
                    <w:autoSpaceDE w:val="0"/>
                    <w:autoSpaceDN w:val="0"/>
                    <w:jc w:val="center"/>
                    <w:rPr>
                      <w:rFonts w:eastAsia="바탕"/>
                      <w:sz w:val="18"/>
                      <w:szCs w:val="18"/>
                    </w:rPr>
                  </w:pPr>
                  <w:r w:rsidRPr="0002692C">
                    <w:rPr>
                      <w:rFonts w:eastAsia="바탕" w:hint="eastAsia"/>
                      <w:sz w:val="18"/>
                      <w:szCs w:val="18"/>
                    </w:rPr>
                    <w:t>브이에스</w:t>
                  </w:r>
                  <w:r w:rsidRPr="0002692C">
                    <w:rPr>
                      <w:rFonts w:eastAsia="바탕" w:hint="eastAsia"/>
                      <w:sz w:val="18"/>
                      <w:szCs w:val="18"/>
                    </w:rPr>
                    <w:t xml:space="preserve"> </w:t>
                  </w:r>
                  <w:r w:rsidRPr="0002692C">
                    <w:rPr>
                      <w:rFonts w:eastAsia="바탕" w:hint="eastAsia"/>
                      <w:sz w:val="18"/>
                      <w:szCs w:val="18"/>
                    </w:rPr>
                    <w:t>스타</w:t>
                  </w:r>
                </w:p>
                <w:p w14:paraId="76C384B2" w14:textId="77777777" w:rsidR="00C314D1" w:rsidRPr="006C51F8" w:rsidRDefault="00C314D1" w:rsidP="003A1D90">
                  <w:pPr>
                    <w:wordWrap w:val="0"/>
                    <w:autoSpaceDE w:val="0"/>
                    <w:autoSpaceDN w:val="0"/>
                    <w:jc w:val="center"/>
                    <w:rPr>
                      <w:rFonts w:eastAsia="바탕"/>
                      <w:sz w:val="18"/>
                      <w:szCs w:val="18"/>
                    </w:rPr>
                  </w:pPr>
                  <w:r w:rsidRPr="0002692C">
                    <w:rPr>
                      <w:rFonts w:eastAsia="바탕" w:hint="eastAsia"/>
                      <w:sz w:val="18"/>
                      <w:szCs w:val="18"/>
                    </w:rPr>
                    <w:t>개인투자조합</w:t>
                  </w:r>
                  <w:r w:rsidRPr="0002692C">
                    <w:rPr>
                      <w:rFonts w:eastAsia="바탕" w:hint="eastAsia"/>
                      <w:sz w:val="18"/>
                      <w:szCs w:val="18"/>
                    </w:rPr>
                    <w:t xml:space="preserve"> 3</w:t>
                  </w:r>
                  <w:r w:rsidRPr="0002692C">
                    <w:rPr>
                      <w:rFonts w:eastAsia="바탕" w:hint="eastAsia"/>
                      <w:sz w:val="18"/>
                      <w:szCs w:val="18"/>
                    </w:rPr>
                    <w:t>호</w:t>
                  </w:r>
                </w:p>
              </w:tc>
              <w:tc>
                <w:tcPr>
                  <w:tcW w:w="748" w:type="dxa"/>
                  <w:vMerge w:val="restart"/>
                  <w:shd w:val="clear" w:color="auto" w:fill="FFFFFF" w:themeFill="background1"/>
                  <w:vAlign w:val="center"/>
                </w:tcPr>
                <w:p w14:paraId="701ED614" w14:textId="405237F0" w:rsidR="00C314D1" w:rsidRPr="006C51F8" w:rsidRDefault="00C314D1" w:rsidP="001D3938">
                  <w:pPr>
                    <w:wordWrap w:val="0"/>
                    <w:autoSpaceDE w:val="0"/>
                    <w:autoSpaceDN w:val="0"/>
                    <w:jc w:val="center"/>
                    <w:rPr>
                      <w:rFonts w:eastAsia="바탕"/>
                      <w:sz w:val="18"/>
                      <w:szCs w:val="18"/>
                    </w:rPr>
                  </w:pPr>
                  <w:r w:rsidRPr="006C55BE">
                    <w:rPr>
                      <w:rFonts w:hint="eastAsia"/>
                      <w:sz w:val="18"/>
                      <w:szCs w:val="18"/>
                    </w:rPr>
                    <w:t>제</w:t>
                  </w:r>
                  <w:r w:rsidRPr="006C55BE">
                    <w:rPr>
                      <w:rFonts w:hint="eastAsia"/>
                      <w:sz w:val="18"/>
                      <w:szCs w:val="18"/>
                    </w:rPr>
                    <w:t>1</w:t>
                  </w:r>
                  <w:r w:rsidRPr="006C55BE">
                    <w:rPr>
                      <w:rFonts w:hint="eastAsia"/>
                      <w:sz w:val="18"/>
                      <w:szCs w:val="18"/>
                    </w:rPr>
                    <w:t>종</w:t>
                  </w:r>
                  <w:r w:rsidRPr="006C55BE">
                    <w:rPr>
                      <w:rFonts w:hint="eastAsia"/>
                      <w:sz w:val="18"/>
                      <w:szCs w:val="18"/>
                    </w:rPr>
                    <w:t xml:space="preserve"> CPS</w:t>
                  </w:r>
                </w:p>
              </w:tc>
              <w:tc>
                <w:tcPr>
                  <w:tcW w:w="2087" w:type="dxa"/>
                  <w:shd w:val="clear" w:color="auto" w:fill="FFFFFF" w:themeFill="background1"/>
                  <w:vAlign w:val="center"/>
                </w:tcPr>
                <w:p w14:paraId="6A07BE97" w14:textId="540A88E5" w:rsidR="00C314D1" w:rsidRPr="006C51F8" w:rsidRDefault="00C314D1" w:rsidP="008208DC">
                  <w:pPr>
                    <w:wordWrap w:val="0"/>
                    <w:autoSpaceDE w:val="0"/>
                    <w:autoSpaceDN w:val="0"/>
                    <w:jc w:val="right"/>
                    <w:rPr>
                      <w:rFonts w:eastAsia="바탕"/>
                      <w:sz w:val="18"/>
                      <w:szCs w:val="18"/>
                    </w:rPr>
                  </w:pPr>
                  <w:r>
                    <w:rPr>
                      <w:rFonts w:eastAsia="바탕" w:hint="eastAsia"/>
                      <w:sz w:val="18"/>
                      <w:szCs w:val="18"/>
                    </w:rPr>
                    <w:t>베이스디스트링</w:t>
                  </w:r>
                  <w:r w:rsidR="005B1CE9">
                    <w:rPr>
                      <w:rFonts w:eastAsia="바탕" w:hint="eastAsia"/>
                      <w:sz w:val="18"/>
                      <w:szCs w:val="18"/>
                    </w:rPr>
                    <w:t>(40</w:t>
                  </w:r>
                  <w:r w:rsidR="00D77C55">
                    <w:rPr>
                      <w:rFonts w:eastAsia="바탕" w:hint="eastAsia"/>
                      <w:sz w:val="18"/>
                      <w:szCs w:val="18"/>
                    </w:rPr>
                    <w:t>인</w:t>
                  </w:r>
                  <w:r w:rsidR="005B1CE9">
                    <w:rPr>
                      <w:rFonts w:eastAsia="바탕" w:hint="eastAsia"/>
                      <w:sz w:val="18"/>
                      <w:szCs w:val="18"/>
                    </w:rPr>
                    <w:t>)</w:t>
                  </w:r>
                </w:p>
              </w:tc>
              <w:tc>
                <w:tcPr>
                  <w:tcW w:w="1149" w:type="dxa"/>
                  <w:vMerge w:val="restart"/>
                  <w:shd w:val="clear" w:color="auto" w:fill="FFFFFF" w:themeFill="background1"/>
                  <w:vAlign w:val="center"/>
                </w:tcPr>
                <w:p w14:paraId="2737CDE1" w14:textId="69E07341" w:rsidR="00C314D1" w:rsidRDefault="000B4705" w:rsidP="007C64D1">
                  <w:pPr>
                    <w:wordWrap w:val="0"/>
                    <w:autoSpaceDE w:val="0"/>
                    <w:autoSpaceDN w:val="0"/>
                    <w:jc w:val="center"/>
                    <w:rPr>
                      <w:rFonts w:eastAsia="바탕"/>
                      <w:sz w:val="18"/>
                      <w:szCs w:val="18"/>
                    </w:rPr>
                  </w:pPr>
                  <w:r w:rsidRPr="007C64D1">
                    <w:rPr>
                      <w:rFonts w:eastAsia="바탕" w:hint="eastAsia"/>
                      <w:b/>
                      <w:bCs/>
                      <w:sz w:val="18"/>
                      <w:szCs w:val="18"/>
                      <w:u w:val="single"/>
                    </w:rPr>
                    <w:t>미제공</w:t>
                  </w:r>
                </w:p>
              </w:tc>
            </w:tr>
            <w:tr w:rsidR="00C314D1" w:rsidRPr="006C51F8" w14:paraId="15283AFD" w14:textId="22E1ED35" w:rsidTr="001D3938">
              <w:trPr>
                <w:trHeight w:val="115"/>
              </w:trPr>
              <w:tc>
                <w:tcPr>
                  <w:tcW w:w="1134" w:type="dxa"/>
                  <w:vMerge/>
                  <w:shd w:val="clear" w:color="auto" w:fill="auto"/>
                  <w:vAlign w:val="center"/>
                </w:tcPr>
                <w:p w14:paraId="7777DC31" w14:textId="77777777" w:rsidR="00C314D1" w:rsidRDefault="00C314D1" w:rsidP="003A1D90">
                  <w:pPr>
                    <w:wordWrap w:val="0"/>
                    <w:autoSpaceDE w:val="0"/>
                    <w:autoSpaceDN w:val="0"/>
                    <w:rPr>
                      <w:rFonts w:eastAsia="바탕"/>
                      <w:sz w:val="18"/>
                      <w:szCs w:val="18"/>
                    </w:rPr>
                  </w:pPr>
                </w:p>
              </w:tc>
              <w:tc>
                <w:tcPr>
                  <w:tcW w:w="1418" w:type="dxa"/>
                  <w:vMerge/>
                  <w:shd w:val="clear" w:color="auto" w:fill="FFFFFF" w:themeFill="background1"/>
                </w:tcPr>
                <w:p w14:paraId="4C4735C4" w14:textId="77777777" w:rsidR="00C314D1" w:rsidRPr="0002692C" w:rsidRDefault="00C314D1" w:rsidP="003A1D90">
                  <w:pPr>
                    <w:wordWrap w:val="0"/>
                    <w:autoSpaceDE w:val="0"/>
                    <w:autoSpaceDN w:val="0"/>
                    <w:jc w:val="center"/>
                    <w:rPr>
                      <w:rFonts w:eastAsia="바탕"/>
                      <w:sz w:val="18"/>
                      <w:szCs w:val="18"/>
                    </w:rPr>
                  </w:pPr>
                </w:p>
              </w:tc>
              <w:tc>
                <w:tcPr>
                  <w:tcW w:w="748" w:type="dxa"/>
                  <w:vMerge/>
                  <w:shd w:val="clear" w:color="auto" w:fill="FFFFFF" w:themeFill="background1"/>
                  <w:vAlign w:val="center"/>
                </w:tcPr>
                <w:p w14:paraId="62E684AE" w14:textId="77777777" w:rsidR="00C314D1" w:rsidRPr="006C55BE" w:rsidRDefault="00C314D1" w:rsidP="00C314D1">
                  <w:pPr>
                    <w:wordWrap w:val="0"/>
                    <w:autoSpaceDE w:val="0"/>
                    <w:autoSpaceDN w:val="0"/>
                    <w:jc w:val="center"/>
                    <w:rPr>
                      <w:sz w:val="18"/>
                      <w:szCs w:val="18"/>
                    </w:rPr>
                  </w:pPr>
                </w:p>
              </w:tc>
              <w:tc>
                <w:tcPr>
                  <w:tcW w:w="2087" w:type="dxa"/>
                  <w:shd w:val="clear" w:color="auto" w:fill="FFFFFF" w:themeFill="background1"/>
                  <w:vAlign w:val="center"/>
                </w:tcPr>
                <w:p w14:paraId="407CF74E" w14:textId="225340BC" w:rsidR="00C314D1" w:rsidRPr="006C51F8" w:rsidRDefault="00C314D1" w:rsidP="008208DC">
                  <w:pPr>
                    <w:wordWrap w:val="0"/>
                    <w:autoSpaceDE w:val="0"/>
                    <w:autoSpaceDN w:val="0"/>
                    <w:jc w:val="right"/>
                    <w:rPr>
                      <w:rFonts w:eastAsia="바탕"/>
                      <w:sz w:val="18"/>
                      <w:szCs w:val="18"/>
                    </w:rPr>
                  </w:pPr>
                  <w:r>
                    <w:rPr>
                      <w:rFonts w:eastAsia="바탕" w:hint="eastAsia"/>
                      <w:sz w:val="18"/>
                      <w:szCs w:val="18"/>
                    </w:rPr>
                    <w:t>베이스메트로놈</w:t>
                  </w:r>
                  <w:r w:rsidR="005B1CE9">
                    <w:rPr>
                      <w:rFonts w:eastAsia="바탕" w:hint="eastAsia"/>
                      <w:sz w:val="18"/>
                      <w:szCs w:val="18"/>
                    </w:rPr>
                    <w:t>(40</w:t>
                  </w:r>
                  <w:r w:rsidR="00D77C55">
                    <w:rPr>
                      <w:rFonts w:eastAsia="바탕" w:hint="eastAsia"/>
                      <w:sz w:val="18"/>
                      <w:szCs w:val="18"/>
                    </w:rPr>
                    <w:t>인</w:t>
                  </w:r>
                  <w:r w:rsidR="005B1CE9">
                    <w:rPr>
                      <w:rFonts w:eastAsia="바탕" w:hint="eastAsia"/>
                      <w:sz w:val="18"/>
                      <w:szCs w:val="18"/>
                    </w:rPr>
                    <w:t>)</w:t>
                  </w:r>
                </w:p>
              </w:tc>
              <w:tc>
                <w:tcPr>
                  <w:tcW w:w="1149" w:type="dxa"/>
                  <w:vMerge/>
                  <w:shd w:val="clear" w:color="auto" w:fill="FFFFFF" w:themeFill="background1"/>
                  <w:vAlign w:val="center"/>
                </w:tcPr>
                <w:p w14:paraId="5055D422" w14:textId="77777777" w:rsidR="00C314D1" w:rsidRDefault="00C314D1" w:rsidP="00C314D1">
                  <w:pPr>
                    <w:wordWrap w:val="0"/>
                    <w:autoSpaceDE w:val="0"/>
                    <w:autoSpaceDN w:val="0"/>
                    <w:jc w:val="right"/>
                    <w:rPr>
                      <w:rFonts w:eastAsia="바탕"/>
                      <w:sz w:val="18"/>
                      <w:szCs w:val="18"/>
                    </w:rPr>
                  </w:pPr>
                </w:p>
              </w:tc>
            </w:tr>
            <w:tr w:rsidR="00D24E29" w:rsidRPr="006C51F8" w14:paraId="01B38065" w14:textId="07B7F9F1" w:rsidTr="001D3938">
              <w:trPr>
                <w:trHeight w:val="115"/>
              </w:trPr>
              <w:tc>
                <w:tcPr>
                  <w:tcW w:w="1134" w:type="dxa"/>
                  <w:vMerge w:val="restart"/>
                  <w:shd w:val="clear" w:color="auto" w:fill="auto"/>
                  <w:vAlign w:val="center"/>
                </w:tcPr>
                <w:p w14:paraId="436BB29C" w14:textId="77777777" w:rsidR="00D24E29" w:rsidRDefault="00D24E29" w:rsidP="00D24E29">
                  <w:pPr>
                    <w:wordWrap w:val="0"/>
                    <w:autoSpaceDE w:val="0"/>
                    <w:autoSpaceDN w:val="0"/>
                    <w:rPr>
                      <w:rFonts w:eastAsia="바탕"/>
                      <w:sz w:val="18"/>
                      <w:szCs w:val="18"/>
                    </w:rPr>
                  </w:pPr>
                  <w:r>
                    <w:rPr>
                      <w:rFonts w:eastAsia="바탕" w:hint="eastAsia"/>
                      <w:sz w:val="18"/>
                      <w:szCs w:val="18"/>
                    </w:rPr>
                    <w:t>2024. 6. 24.</w:t>
                  </w:r>
                </w:p>
              </w:tc>
              <w:tc>
                <w:tcPr>
                  <w:tcW w:w="1418" w:type="dxa"/>
                  <w:vMerge w:val="restart"/>
                  <w:shd w:val="clear" w:color="auto" w:fill="FFFFFF" w:themeFill="background1"/>
                </w:tcPr>
                <w:p w14:paraId="15AFD514" w14:textId="77777777" w:rsidR="00D24E29" w:rsidRPr="006C51F8" w:rsidRDefault="00D24E29" w:rsidP="00D24E29">
                  <w:pPr>
                    <w:wordWrap w:val="0"/>
                    <w:autoSpaceDE w:val="0"/>
                    <w:autoSpaceDN w:val="0"/>
                    <w:jc w:val="center"/>
                    <w:rPr>
                      <w:rFonts w:eastAsia="바탕"/>
                      <w:sz w:val="18"/>
                      <w:szCs w:val="18"/>
                    </w:rPr>
                  </w:pPr>
                  <w:r w:rsidRPr="005222E7">
                    <w:rPr>
                      <w:rFonts w:eastAsia="바탕" w:hint="eastAsia"/>
                      <w:sz w:val="18"/>
                      <w:szCs w:val="18"/>
                    </w:rPr>
                    <w:t>에스알글로벌그로스</w:t>
                  </w:r>
                  <w:r w:rsidRPr="005222E7">
                    <w:rPr>
                      <w:rFonts w:eastAsia="바탕" w:hint="eastAsia"/>
                      <w:sz w:val="18"/>
                      <w:szCs w:val="18"/>
                    </w:rPr>
                    <w:t xml:space="preserve"> </w:t>
                  </w:r>
                  <w:r w:rsidRPr="005222E7">
                    <w:rPr>
                      <w:rFonts w:eastAsia="바탕" w:hint="eastAsia"/>
                      <w:sz w:val="18"/>
                      <w:szCs w:val="18"/>
                    </w:rPr>
                    <w:t>투자조합</w:t>
                  </w:r>
                  <w:r w:rsidRPr="005222E7">
                    <w:rPr>
                      <w:rFonts w:eastAsia="바탕" w:hint="eastAsia"/>
                      <w:sz w:val="18"/>
                      <w:szCs w:val="18"/>
                    </w:rPr>
                    <w:t xml:space="preserve"> 5</w:t>
                  </w:r>
                  <w:r w:rsidRPr="005222E7">
                    <w:rPr>
                      <w:rFonts w:eastAsia="바탕" w:hint="eastAsia"/>
                      <w:sz w:val="18"/>
                      <w:szCs w:val="18"/>
                    </w:rPr>
                    <w:t>호</w:t>
                  </w:r>
                </w:p>
              </w:tc>
              <w:tc>
                <w:tcPr>
                  <w:tcW w:w="748" w:type="dxa"/>
                  <w:vMerge w:val="restart"/>
                  <w:shd w:val="clear" w:color="auto" w:fill="FFFFFF" w:themeFill="background1"/>
                  <w:vAlign w:val="center"/>
                </w:tcPr>
                <w:p w14:paraId="158E21E8" w14:textId="2D38DB8A" w:rsidR="00D24E29" w:rsidRPr="006C51F8" w:rsidRDefault="00D24E29" w:rsidP="00D24E29">
                  <w:pPr>
                    <w:wordWrap w:val="0"/>
                    <w:autoSpaceDE w:val="0"/>
                    <w:autoSpaceDN w:val="0"/>
                    <w:jc w:val="center"/>
                    <w:rPr>
                      <w:rFonts w:eastAsia="바탕"/>
                      <w:sz w:val="18"/>
                      <w:szCs w:val="18"/>
                    </w:rPr>
                  </w:pPr>
                  <w:r>
                    <w:rPr>
                      <w:rFonts w:hint="eastAsia"/>
                      <w:sz w:val="18"/>
                      <w:szCs w:val="18"/>
                    </w:rPr>
                    <w:t>제</w:t>
                  </w:r>
                  <w:r>
                    <w:rPr>
                      <w:rFonts w:hint="eastAsia"/>
                      <w:sz w:val="18"/>
                      <w:szCs w:val="18"/>
                    </w:rPr>
                    <w:t>2</w:t>
                  </w:r>
                  <w:r>
                    <w:rPr>
                      <w:rFonts w:hint="eastAsia"/>
                      <w:sz w:val="18"/>
                      <w:szCs w:val="18"/>
                    </w:rPr>
                    <w:t>종</w:t>
                  </w:r>
                  <w:r>
                    <w:rPr>
                      <w:rFonts w:hint="eastAsia"/>
                      <w:sz w:val="18"/>
                      <w:szCs w:val="18"/>
                    </w:rPr>
                    <w:t xml:space="preserve"> CPS </w:t>
                  </w:r>
                </w:p>
              </w:tc>
              <w:tc>
                <w:tcPr>
                  <w:tcW w:w="2087" w:type="dxa"/>
                  <w:shd w:val="clear" w:color="auto" w:fill="FFFFFF" w:themeFill="background1"/>
                  <w:vAlign w:val="center"/>
                </w:tcPr>
                <w:p w14:paraId="08B77942" w14:textId="179D5E87"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val="restart"/>
                  <w:shd w:val="clear" w:color="auto" w:fill="FFFFFF" w:themeFill="background1"/>
                  <w:vAlign w:val="center"/>
                </w:tcPr>
                <w:p w14:paraId="37FC4102" w14:textId="12AD54A1" w:rsidR="00D24E29" w:rsidRDefault="00D24E29" w:rsidP="00D24E29">
                  <w:pPr>
                    <w:wordWrap w:val="0"/>
                    <w:autoSpaceDE w:val="0"/>
                    <w:autoSpaceDN w:val="0"/>
                    <w:jc w:val="right"/>
                    <w:rPr>
                      <w:rFonts w:eastAsia="바탕"/>
                      <w:sz w:val="18"/>
                      <w:szCs w:val="18"/>
                    </w:rPr>
                  </w:pPr>
                  <w:r w:rsidRPr="009C5371">
                    <w:rPr>
                      <w:rFonts w:eastAsia="바탕"/>
                      <w:sz w:val="18"/>
                      <w:szCs w:val="18"/>
                    </w:rPr>
                    <w:t>946,194,700</w:t>
                  </w:r>
                </w:p>
              </w:tc>
            </w:tr>
            <w:tr w:rsidR="00D24E29" w:rsidRPr="006C51F8" w14:paraId="6CB8D4A1" w14:textId="6356B4E1" w:rsidTr="001D3938">
              <w:trPr>
                <w:trHeight w:val="115"/>
              </w:trPr>
              <w:tc>
                <w:tcPr>
                  <w:tcW w:w="1134" w:type="dxa"/>
                  <w:vMerge/>
                  <w:shd w:val="clear" w:color="auto" w:fill="auto"/>
                  <w:vAlign w:val="center"/>
                </w:tcPr>
                <w:p w14:paraId="5E5144A2" w14:textId="77777777" w:rsidR="00D24E29" w:rsidRDefault="00D24E29" w:rsidP="00D24E29">
                  <w:pPr>
                    <w:wordWrap w:val="0"/>
                    <w:autoSpaceDE w:val="0"/>
                    <w:autoSpaceDN w:val="0"/>
                    <w:rPr>
                      <w:rFonts w:eastAsia="바탕"/>
                      <w:sz w:val="18"/>
                      <w:szCs w:val="18"/>
                    </w:rPr>
                  </w:pPr>
                </w:p>
              </w:tc>
              <w:tc>
                <w:tcPr>
                  <w:tcW w:w="1418" w:type="dxa"/>
                  <w:vMerge/>
                  <w:shd w:val="clear" w:color="auto" w:fill="FFFFFF" w:themeFill="background1"/>
                </w:tcPr>
                <w:p w14:paraId="6EC2DF8E" w14:textId="77777777" w:rsidR="00D24E29" w:rsidRPr="005222E7" w:rsidRDefault="00D24E29" w:rsidP="00D24E29">
                  <w:pPr>
                    <w:wordWrap w:val="0"/>
                    <w:autoSpaceDE w:val="0"/>
                    <w:autoSpaceDN w:val="0"/>
                    <w:rPr>
                      <w:rFonts w:eastAsia="바탕"/>
                      <w:sz w:val="18"/>
                      <w:szCs w:val="18"/>
                    </w:rPr>
                  </w:pPr>
                </w:p>
              </w:tc>
              <w:tc>
                <w:tcPr>
                  <w:tcW w:w="748" w:type="dxa"/>
                  <w:vMerge/>
                  <w:shd w:val="clear" w:color="auto" w:fill="FFFFFF" w:themeFill="background1"/>
                  <w:vAlign w:val="center"/>
                </w:tcPr>
                <w:p w14:paraId="45074039" w14:textId="77777777" w:rsidR="00D24E29" w:rsidRDefault="00D24E29" w:rsidP="00D24E29">
                  <w:pPr>
                    <w:wordWrap w:val="0"/>
                    <w:autoSpaceDE w:val="0"/>
                    <w:autoSpaceDN w:val="0"/>
                    <w:jc w:val="center"/>
                    <w:rPr>
                      <w:sz w:val="18"/>
                      <w:szCs w:val="18"/>
                    </w:rPr>
                  </w:pPr>
                </w:p>
              </w:tc>
              <w:tc>
                <w:tcPr>
                  <w:tcW w:w="2087" w:type="dxa"/>
                  <w:shd w:val="clear" w:color="auto" w:fill="FFFFFF" w:themeFill="background1"/>
                  <w:vAlign w:val="center"/>
                </w:tcPr>
                <w:p w14:paraId="4237AB71" w14:textId="71C435A7"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shd w:val="clear" w:color="auto" w:fill="FFFFFF" w:themeFill="background1"/>
                  <w:vAlign w:val="center"/>
                </w:tcPr>
                <w:p w14:paraId="1065FCB3" w14:textId="77777777" w:rsidR="00D24E29" w:rsidRDefault="00D24E29" w:rsidP="00D24E29">
                  <w:pPr>
                    <w:wordWrap w:val="0"/>
                    <w:autoSpaceDE w:val="0"/>
                    <w:autoSpaceDN w:val="0"/>
                    <w:jc w:val="right"/>
                    <w:rPr>
                      <w:rFonts w:eastAsia="바탕"/>
                      <w:sz w:val="18"/>
                      <w:szCs w:val="18"/>
                    </w:rPr>
                  </w:pPr>
                </w:p>
              </w:tc>
            </w:tr>
            <w:tr w:rsidR="00D24E29" w:rsidRPr="006C51F8" w14:paraId="268DBD0F" w14:textId="339C1427" w:rsidTr="001D3938">
              <w:trPr>
                <w:trHeight w:val="115"/>
              </w:trPr>
              <w:tc>
                <w:tcPr>
                  <w:tcW w:w="1134" w:type="dxa"/>
                  <w:vMerge/>
                  <w:shd w:val="clear" w:color="auto" w:fill="auto"/>
                  <w:vAlign w:val="center"/>
                </w:tcPr>
                <w:p w14:paraId="09C228BE" w14:textId="77777777" w:rsidR="00D24E29" w:rsidRPr="006C51F8" w:rsidRDefault="00D24E29" w:rsidP="00D24E29">
                  <w:pPr>
                    <w:wordWrap w:val="0"/>
                    <w:autoSpaceDE w:val="0"/>
                    <w:autoSpaceDN w:val="0"/>
                    <w:rPr>
                      <w:rFonts w:eastAsia="바탕"/>
                      <w:sz w:val="18"/>
                      <w:szCs w:val="18"/>
                    </w:rPr>
                  </w:pPr>
                </w:p>
              </w:tc>
              <w:tc>
                <w:tcPr>
                  <w:tcW w:w="1418" w:type="dxa"/>
                  <w:vMerge w:val="restart"/>
                  <w:shd w:val="clear" w:color="auto" w:fill="FFFFFF" w:themeFill="background1"/>
                  <w:vAlign w:val="center"/>
                </w:tcPr>
                <w:p w14:paraId="78A1A510" w14:textId="77777777" w:rsidR="00D24E29" w:rsidRPr="006C51F8" w:rsidRDefault="00D24E29" w:rsidP="00D24E29">
                  <w:pPr>
                    <w:wordWrap w:val="0"/>
                    <w:autoSpaceDE w:val="0"/>
                    <w:autoSpaceDN w:val="0"/>
                    <w:jc w:val="center"/>
                    <w:rPr>
                      <w:rFonts w:eastAsia="바탕"/>
                      <w:sz w:val="18"/>
                      <w:szCs w:val="18"/>
                    </w:rPr>
                  </w:pPr>
                  <w:r>
                    <w:rPr>
                      <w:rFonts w:eastAsia="바탕" w:hint="eastAsia"/>
                      <w:sz w:val="18"/>
                      <w:szCs w:val="18"/>
                    </w:rPr>
                    <w:t>이승혁</w:t>
                  </w:r>
                </w:p>
              </w:tc>
              <w:tc>
                <w:tcPr>
                  <w:tcW w:w="748" w:type="dxa"/>
                  <w:vMerge w:val="restart"/>
                  <w:shd w:val="clear" w:color="auto" w:fill="FFFFFF" w:themeFill="background1"/>
                  <w:vAlign w:val="center"/>
                </w:tcPr>
                <w:p w14:paraId="5DE48FE5" w14:textId="794AFF71" w:rsidR="00D24E29" w:rsidRPr="006C51F8" w:rsidRDefault="00D24E29" w:rsidP="001D3938">
                  <w:pPr>
                    <w:wordWrap w:val="0"/>
                    <w:autoSpaceDE w:val="0"/>
                    <w:autoSpaceDN w:val="0"/>
                    <w:jc w:val="center"/>
                    <w:rPr>
                      <w:rFonts w:eastAsia="바탕"/>
                      <w:sz w:val="18"/>
                      <w:szCs w:val="18"/>
                    </w:rPr>
                  </w:pPr>
                  <w:r>
                    <w:rPr>
                      <w:rFonts w:eastAsia="바탕" w:hint="eastAsia"/>
                      <w:sz w:val="18"/>
                      <w:szCs w:val="18"/>
                    </w:rPr>
                    <w:t>보통주식</w:t>
                  </w:r>
                </w:p>
              </w:tc>
              <w:tc>
                <w:tcPr>
                  <w:tcW w:w="2087" w:type="dxa"/>
                  <w:shd w:val="clear" w:color="auto" w:fill="FFFFFF" w:themeFill="background1"/>
                  <w:vAlign w:val="center"/>
                </w:tcPr>
                <w:p w14:paraId="24713868" w14:textId="31DDCE39"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val="restart"/>
                  <w:shd w:val="clear" w:color="auto" w:fill="FFFFFF" w:themeFill="background1"/>
                  <w:vAlign w:val="center"/>
                </w:tcPr>
                <w:p w14:paraId="05BDEDB2" w14:textId="1E945797" w:rsidR="00D24E29" w:rsidRDefault="00D24E29" w:rsidP="00D24E29">
                  <w:pPr>
                    <w:wordWrap w:val="0"/>
                    <w:autoSpaceDE w:val="0"/>
                    <w:autoSpaceDN w:val="0"/>
                    <w:jc w:val="right"/>
                    <w:rPr>
                      <w:rFonts w:eastAsia="바탕"/>
                      <w:sz w:val="18"/>
                      <w:szCs w:val="18"/>
                    </w:rPr>
                  </w:pPr>
                  <w:r w:rsidRPr="00C314D1">
                    <w:rPr>
                      <w:rFonts w:eastAsia="바탕"/>
                      <w:sz w:val="18"/>
                      <w:szCs w:val="18"/>
                    </w:rPr>
                    <w:t>314,057,088</w:t>
                  </w:r>
                </w:p>
              </w:tc>
            </w:tr>
            <w:tr w:rsidR="00D24E29" w:rsidRPr="006C51F8" w14:paraId="59F5AD65" w14:textId="62546AC0" w:rsidTr="001D3938">
              <w:trPr>
                <w:trHeight w:val="115"/>
              </w:trPr>
              <w:tc>
                <w:tcPr>
                  <w:tcW w:w="1134" w:type="dxa"/>
                  <w:vMerge/>
                  <w:shd w:val="clear" w:color="auto" w:fill="auto"/>
                  <w:vAlign w:val="center"/>
                </w:tcPr>
                <w:p w14:paraId="269AA2AC" w14:textId="77777777" w:rsidR="00D24E29" w:rsidRPr="006C51F8" w:rsidRDefault="00D24E29" w:rsidP="00D24E29">
                  <w:pPr>
                    <w:wordWrap w:val="0"/>
                    <w:autoSpaceDE w:val="0"/>
                    <w:autoSpaceDN w:val="0"/>
                    <w:rPr>
                      <w:rFonts w:eastAsia="바탕"/>
                      <w:sz w:val="18"/>
                      <w:szCs w:val="18"/>
                    </w:rPr>
                  </w:pPr>
                </w:p>
              </w:tc>
              <w:tc>
                <w:tcPr>
                  <w:tcW w:w="1418" w:type="dxa"/>
                  <w:vMerge/>
                  <w:shd w:val="clear" w:color="auto" w:fill="FFFFFF" w:themeFill="background1"/>
                </w:tcPr>
                <w:p w14:paraId="155F5922" w14:textId="77777777" w:rsidR="00D24E29" w:rsidRPr="006C51F8" w:rsidRDefault="00D24E29" w:rsidP="00D24E29">
                  <w:pPr>
                    <w:wordWrap w:val="0"/>
                    <w:autoSpaceDE w:val="0"/>
                    <w:autoSpaceDN w:val="0"/>
                    <w:jc w:val="right"/>
                    <w:rPr>
                      <w:rFonts w:eastAsia="바탕"/>
                      <w:sz w:val="18"/>
                      <w:szCs w:val="18"/>
                    </w:rPr>
                  </w:pPr>
                </w:p>
              </w:tc>
              <w:tc>
                <w:tcPr>
                  <w:tcW w:w="748" w:type="dxa"/>
                  <w:vMerge/>
                  <w:shd w:val="clear" w:color="auto" w:fill="FFFFFF" w:themeFill="background1"/>
                </w:tcPr>
                <w:p w14:paraId="05EB2D1F" w14:textId="77777777" w:rsidR="00D24E29" w:rsidRPr="006C51F8" w:rsidRDefault="00D24E29" w:rsidP="00D24E29">
                  <w:pPr>
                    <w:wordWrap w:val="0"/>
                    <w:autoSpaceDE w:val="0"/>
                    <w:autoSpaceDN w:val="0"/>
                    <w:jc w:val="right"/>
                    <w:rPr>
                      <w:rFonts w:eastAsia="바탕"/>
                      <w:sz w:val="18"/>
                      <w:szCs w:val="18"/>
                    </w:rPr>
                  </w:pPr>
                </w:p>
              </w:tc>
              <w:tc>
                <w:tcPr>
                  <w:tcW w:w="2087" w:type="dxa"/>
                  <w:shd w:val="clear" w:color="auto" w:fill="FFFFFF" w:themeFill="background1"/>
                  <w:vAlign w:val="center"/>
                </w:tcPr>
                <w:p w14:paraId="2A2EA17B" w14:textId="3059FAAB"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shd w:val="clear" w:color="auto" w:fill="FFFFFF" w:themeFill="background1"/>
                </w:tcPr>
                <w:p w14:paraId="5B904494" w14:textId="77777777" w:rsidR="00D24E29" w:rsidRDefault="00D24E29" w:rsidP="00D24E29">
                  <w:pPr>
                    <w:wordWrap w:val="0"/>
                    <w:autoSpaceDE w:val="0"/>
                    <w:autoSpaceDN w:val="0"/>
                    <w:jc w:val="right"/>
                    <w:rPr>
                      <w:rFonts w:eastAsia="바탕"/>
                      <w:sz w:val="18"/>
                      <w:szCs w:val="18"/>
                    </w:rPr>
                  </w:pPr>
                </w:p>
              </w:tc>
            </w:tr>
            <w:tr w:rsidR="00593EA1" w:rsidRPr="006C51F8" w14:paraId="4571DC88" w14:textId="77777777" w:rsidTr="001D3938">
              <w:trPr>
                <w:trHeight w:val="115"/>
              </w:trPr>
              <w:tc>
                <w:tcPr>
                  <w:tcW w:w="1134" w:type="dxa"/>
                  <w:vMerge/>
                  <w:shd w:val="clear" w:color="auto" w:fill="auto"/>
                  <w:vAlign w:val="center"/>
                </w:tcPr>
                <w:p w14:paraId="517971CD" w14:textId="77777777" w:rsidR="00593EA1" w:rsidRPr="006C51F8" w:rsidRDefault="00593EA1" w:rsidP="003A1D90">
                  <w:pPr>
                    <w:wordWrap w:val="0"/>
                    <w:autoSpaceDE w:val="0"/>
                    <w:autoSpaceDN w:val="0"/>
                    <w:rPr>
                      <w:rFonts w:eastAsia="바탕"/>
                      <w:sz w:val="18"/>
                      <w:szCs w:val="18"/>
                    </w:rPr>
                  </w:pPr>
                </w:p>
              </w:tc>
              <w:tc>
                <w:tcPr>
                  <w:tcW w:w="1418" w:type="dxa"/>
                  <w:vMerge/>
                  <w:shd w:val="clear" w:color="auto" w:fill="FFFFFF" w:themeFill="background1"/>
                </w:tcPr>
                <w:p w14:paraId="3B0FA54E" w14:textId="77777777" w:rsidR="00593EA1" w:rsidRPr="006C51F8" w:rsidRDefault="00593EA1" w:rsidP="003A1D90">
                  <w:pPr>
                    <w:wordWrap w:val="0"/>
                    <w:autoSpaceDE w:val="0"/>
                    <w:autoSpaceDN w:val="0"/>
                    <w:jc w:val="right"/>
                    <w:rPr>
                      <w:rFonts w:eastAsia="바탕"/>
                      <w:sz w:val="18"/>
                      <w:szCs w:val="18"/>
                    </w:rPr>
                  </w:pPr>
                </w:p>
              </w:tc>
              <w:tc>
                <w:tcPr>
                  <w:tcW w:w="748" w:type="dxa"/>
                  <w:vMerge/>
                  <w:shd w:val="clear" w:color="auto" w:fill="FFFFFF" w:themeFill="background1"/>
                </w:tcPr>
                <w:p w14:paraId="62458763" w14:textId="77777777" w:rsidR="00593EA1" w:rsidRPr="006C51F8" w:rsidRDefault="00593EA1" w:rsidP="003A1D90">
                  <w:pPr>
                    <w:wordWrap w:val="0"/>
                    <w:autoSpaceDE w:val="0"/>
                    <w:autoSpaceDN w:val="0"/>
                    <w:jc w:val="right"/>
                    <w:rPr>
                      <w:rFonts w:eastAsia="바탕"/>
                      <w:sz w:val="18"/>
                      <w:szCs w:val="18"/>
                    </w:rPr>
                  </w:pPr>
                </w:p>
              </w:tc>
              <w:tc>
                <w:tcPr>
                  <w:tcW w:w="2087" w:type="dxa"/>
                  <w:shd w:val="clear" w:color="auto" w:fill="FFFFFF" w:themeFill="background1"/>
                  <w:vAlign w:val="center"/>
                </w:tcPr>
                <w:p w14:paraId="2067C9F1" w14:textId="488C3A5E" w:rsidR="00593EA1" w:rsidRDefault="00593EA1" w:rsidP="008208DC">
                  <w:pPr>
                    <w:wordWrap w:val="0"/>
                    <w:autoSpaceDE w:val="0"/>
                    <w:autoSpaceDN w:val="0"/>
                    <w:jc w:val="right"/>
                    <w:rPr>
                      <w:rFonts w:eastAsia="바탕"/>
                      <w:sz w:val="18"/>
                      <w:szCs w:val="18"/>
                    </w:rPr>
                  </w:pPr>
                  <w:r>
                    <w:rPr>
                      <w:rFonts w:eastAsia="바탕" w:hint="eastAsia"/>
                      <w:sz w:val="18"/>
                      <w:szCs w:val="18"/>
                    </w:rPr>
                    <w:t>최동언</w:t>
                  </w:r>
                  <w:r w:rsidR="008208DC">
                    <w:rPr>
                      <w:rFonts w:eastAsia="바탕" w:hint="eastAsia"/>
                      <w:sz w:val="18"/>
                      <w:szCs w:val="18"/>
                    </w:rPr>
                    <w:t>(1</w:t>
                  </w:r>
                  <w:r w:rsidR="00C11844">
                    <w:rPr>
                      <w:rFonts w:eastAsia="바탕" w:hint="eastAsia"/>
                      <w:sz w:val="18"/>
                      <w:szCs w:val="18"/>
                    </w:rPr>
                    <w:t>인</w:t>
                  </w:r>
                  <w:r w:rsidR="008208DC">
                    <w:rPr>
                      <w:rFonts w:eastAsia="바탕" w:hint="eastAsia"/>
                      <w:sz w:val="18"/>
                      <w:szCs w:val="18"/>
                    </w:rPr>
                    <w:t>)</w:t>
                  </w:r>
                </w:p>
              </w:tc>
              <w:tc>
                <w:tcPr>
                  <w:tcW w:w="1149" w:type="dxa"/>
                  <w:vMerge/>
                  <w:shd w:val="clear" w:color="auto" w:fill="FFFFFF" w:themeFill="background1"/>
                </w:tcPr>
                <w:p w14:paraId="48BAE862" w14:textId="77777777" w:rsidR="00593EA1" w:rsidRDefault="00593EA1" w:rsidP="003A1D90">
                  <w:pPr>
                    <w:wordWrap w:val="0"/>
                    <w:autoSpaceDE w:val="0"/>
                    <w:autoSpaceDN w:val="0"/>
                    <w:jc w:val="right"/>
                    <w:rPr>
                      <w:rFonts w:eastAsia="바탕"/>
                      <w:sz w:val="18"/>
                      <w:szCs w:val="18"/>
                    </w:rPr>
                  </w:pPr>
                </w:p>
              </w:tc>
            </w:tr>
          </w:tbl>
          <w:p w14:paraId="333F92FE" w14:textId="6C125674" w:rsidR="003A1D90" w:rsidRPr="00FE13BC" w:rsidRDefault="003A1D90" w:rsidP="00013D7C">
            <w:pPr>
              <w:pStyle w:val="1"/>
              <w:numPr>
                <w:ilvl w:val="0"/>
                <w:numId w:val="0"/>
              </w:numPr>
              <w:spacing w:line="276" w:lineRule="auto"/>
              <w:ind w:left="513"/>
              <w:rPr>
                <w:b/>
                <w:bCs/>
                <w:kern w:val="2"/>
                <w:sz w:val="20"/>
                <w:szCs w:val="20"/>
                <w:u w:val="single"/>
              </w:rPr>
            </w:pPr>
          </w:p>
        </w:tc>
        <w:tc>
          <w:tcPr>
            <w:tcW w:w="5640" w:type="dxa"/>
            <w:tcBorders>
              <w:top w:val="single" w:sz="12" w:space="0" w:color="0F243E"/>
              <w:bottom w:val="single" w:sz="12" w:space="0" w:color="0F243E"/>
            </w:tcBorders>
            <w:shd w:val="clear" w:color="auto" w:fill="auto"/>
          </w:tcPr>
          <w:p w14:paraId="5BB7D441" w14:textId="5F16CBEC" w:rsidR="001A5F84" w:rsidRDefault="008F3859" w:rsidP="002F76A3">
            <w:pPr>
              <w:pStyle w:val="1"/>
              <w:spacing w:line="276" w:lineRule="auto"/>
              <w:rPr>
                <w:kern w:val="2"/>
                <w:sz w:val="20"/>
                <w:szCs w:val="20"/>
              </w:rPr>
            </w:pPr>
            <w:r>
              <w:rPr>
                <w:rFonts w:hint="eastAsia"/>
                <w:kern w:val="2"/>
                <w:sz w:val="20"/>
                <w:szCs w:val="20"/>
              </w:rPr>
              <w:t>자본시장법은</w:t>
            </w:r>
            <w:r>
              <w:rPr>
                <w:rFonts w:hint="eastAsia"/>
                <w:kern w:val="2"/>
                <w:sz w:val="20"/>
                <w:szCs w:val="20"/>
              </w:rPr>
              <w:t xml:space="preserve"> 50</w:t>
            </w:r>
            <w:r>
              <w:rPr>
                <w:rFonts w:hint="eastAsia"/>
                <w:kern w:val="2"/>
                <w:sz w:val="20"/>
                <w:szCs w:val="20"/>
              </w:rPr>
              <w:t>명</w:t>
            </w:r>
            <w:r>
              <w:rPr>
                <w:rFonts w:hint="eastAsia"/>
                <w:kern w:val="2"/>
                <w:sz w:val="20"/>
                <w:szCs w:val="20"/>
              </w:rPr>
              <w:t xml:space="preserve"> </w:t>
            </w:r>
            <w:r>
              <w:rPr>
                <w:rFonts w:hint="eastAsia"/>
                <w:kern w:val="2"/>
                <w:sz w:val="20"/>
                <w:szCs w:val="20"/>
              </w:rPr>
              <w:t>이상의</w:t>
            </w:r>
            <w:r>
              <w:rPr>
                <w:rFonts w:hint="eastAsia"/>
                <w:kern w:val="2"/>
                <w:sz w:val="20"/>
                <w:szCs w:val="20"/>
              </w:rPr>
              <w:t xml:space="preserve"> </w:t>
            </w:r>
            <w:r>
              <w:rPr>
                <w:rFonts w:hint="eastAsia"/>
                <w:kern w:val="2"/>
                <w:sz w:val="20"/>
                <w:szCs w:val="20"/>
              </w:rPr>
              <w:t>자에게</w:t>
            </w:r>
            <w:r>
              <w:rPr>
                <w:rFonts w:hint="eastAsia"/>
                <w:kern w:val="2"/>
                <w:sz w:val="20"/>
                <w:szCs w:val="20"/>
              </w:rPr>
              <w:t xml:space="preserve"> (i) </w:t>
            </w:r>
            <w:r>
              <w:rPr>
                <w:rFonts w:hint="eastAsia"/>
                <w:kern w:val="2"/>
                <w:sz w:val="20"/>
                <w:szCs w:val="20"/>
              </w:rPr>
              <w:t>신규로</w:t>
            </w:r>
            <w:r>
              <w:rPr>
                <w:rFonts w:hint="eastAsia"/>
                <w:kern w:val="2"/>
                <w:sz w:val="20"/>
                <w:szCs w:val="20"/>
              </w:rPr>
              <w:t xml:space="preserve"> </w:t>
            </w:r>
            <w:r>
              <w:rPr>
                <w:rFonts w:hint="eastAsia"/>
                <w:kern w:val="2"/>
                <w:sz w:val="20"/>
                <w:szCs w:val="20"/>
              </w:rPr>
              <w:t>발행되는</w:t>
            </w:r>
            <w:r>
              <w:rPr>
                <w:rFonts w:hint="eastAsia"/>
                <w:kern w:val="2"/>
                <w:sz w:val="20"/>
                <w:szCs w:val="20"/>
              </w:rPr>
              <w:t xml:space="preserve"> </w:t>
            </w:r>
            <w:r>
              <w:rPr>
                <w:rFonts w:hint="eastAsia"/>
                <w:kern w:val="2"/>
                <w:sz w:val="20"/>
                <w:szCs w:val="20"/>
              </w:rPr>
              <w:t>증권의</w:t>
            </w:r>
            <w:r>
              <w:rPr>
                <w:rFonts w:hint="eastAsia"/>
                <w:kern w:val="2"/>
                <w:sz w:val="20"/>
                <w:szCs w:val="20"/>
              </w:rPr>
              <w:t xml:space="preserve"> </w:t>
            </w:r>
            <w:r>
              <w:rPr>
                <w:rFonts w:hint="eastAsia"/>
                <w:kern w:val="2"/>
                <w:sz w:val="20"/>
                <w:szCs w:val="20"/>
              </w:rPr>
              <w:t>취득</w:t>
            </w:r>
            <w:r>
              <w:rPr>
                <w:rFonts w:hint="eastAsia"/>
                <w:kern w:val="2"/>
                <w:sz w:val="20"/>
                <w:szCs w:val="20"/>
              </w:rPr>
              <w:t xml:space="preserve"> </w:t>
            </w:r>
            <w:r>
              <w:rPr>
                <w:rFonts w:hint="eastAsia"/>
                <w:kern w:val="2"/>
                <w:sz w:val="20"/>
                <w:szCs w:val="20"/>
              </w:rPr>
              <w:t>청약을</w:t>
            </w:r>
            <w:r>
              <w:rPr>
                <w:rFonts w:hint="eastAsia"/>
                <w:kern w:val="2"/>
                <w:sz w:val="20"/>
                <w:szCs w:val="20"/>
              </w:rPr>
              <w:t xml:space="preserve"> </w:t>
            </w:r>
            <w:r>
              <w:rPr>
                <w:rFonts w:hint="eastAsia"/>
                <w:kern w:val="2"/>
                <w:sz w:val="20"/>
                <w:szCs w:val="20"/>
              </w:rPr>
              <w:t>권유하거나</w:t>
            </w:r>
            <w:r w:rsidR="00CE65CB">
              <w:rPr>
                <w:rFonts w:hint="eastAsia"/>
                <w:kern w:val="2"/>
                <w:sz w:val="20"/>
                <w:szCs w:val="20"/>
              </w:rPr>
              <w:t>(</w:t>
            </w:r>
            <w:r w:rsidR="00CE65CB">
              <w:rPr>
                <w:kern w:val="2"/>
                <w:sz w:val="20"/>
                <w:szCs w:val="20"/>
              </w:rPr>
              <w:t>“</w:t>
            </w:r>
            <w:r w:rsidR="00CE65CB">
              <w:rPr>
                <w:rFonts w:hint="eastAsia"/>
                <w:kern w:val="2"/>
                <w:sz w:val="20"/>
                <w:szCs w:val="20"/>
              </w:rPr>
              <w:t>모집</w:t>
            </w:r>
            <w:r w:rsidR="00CE65CB">
              <w:rPr>
                <w:kern w:val="2"/>
                <w:sz w:val="20"/>
                <w:szCs w:val="20"/>
              </w:rPr>
              <w:t>”</w:t>
            </w:r>
            <w:r w:rsidR="00CE65CB">
              <w:rPr>
                <w:rFonts w:hint="eastAsia"/>
                <w:kern w:val="2"/>
                <w:sz w:val="20"/>
                <w:szCs w:val="20"/>
              </w:rPr>
              <w:t>)</w:t>
            </w:r>
            <w:r>
              <w:rPr>
                <w:rFonts w:hint="eastAsia"/>
                <w:kern w:val="2"/>
                <w:sz w:val="20"/>
                <w:szCs w:val="20"/>
              </w:rPr>
              <w:t xml:space="preserve"> (ii) </w:t>
            </w:r>
            <w:r>
              <w:rPr>
                <w:rFonts w:hint="eastAsia"/>
                <w:kern w:val="2"/>
                <w:sz w:val="20"/>
                <w:szCs w:val="20"/>
              </w:rPr>
              <w:t>이미</w:t>
            </w:r>
            <w:r>
              <w:rPr>
                <w:rFonts w:hint="eastAsia"/>
                <w:kern w:val="2"/>
                <w:sz w:val="20"/>
                <w:szCs w:val="20"/>
              </w:rPr>
              <w:t xml:space="preserve"> </w:t>
            </w:r>
            <w:r>
              <w:rPr>
                <w:rFonts w:hint="eastAsia"/>
                <w:kern w:val="2"/>
                <w:sz w:val="20"/>
                <w:szCs w:val="20"/>
              </w:rPr>
              <w:t>발행된</w:t>
            </w:r>
            <w:r>
              <w:rPr>
                <w:rFonts w:hint="eastAsia"/>
                <w:kern w:val="2"/>
                <w:sz w:val="20"/>
                <w:szCs w:val="20"/>
              </w:rPr>
              <w:t xml:space="preserve"> </w:t>
            </w:r>
            <w:r>
              <w:rPr>
                <w:rFonts w:hint="eastAsia"/>
                <w:kern w:val="2"/>
                <w:sz w:val="20"/>
                <w:szCs w:val="20"/>
              </w:rPr>
              <w:t>증권의</w:t>
            </w:r>
            <w:r>
              <w:rPr>
                <w:rFonts w:hint="eastAsia"/>
                <w:kern w:val="2"/>
                <w:sz w:val="20"/>
                <w:szCs w:val="20"/>
              </w:rPr>
              <w:t xml:space="preserve"> </w:t>
            </w:r>
            <w:r>
              <w:rPr>
                <w:rFonts w:hint="eastAsia"/>
                <w:kern w:val="2"/>
                <w:sz w:val="20"/>
                <w:szCs w:val="20"/>
              </w:rPr>
              <w:t>매도의</w:t>
            </w:r>
            <w:r>
              <w:rPr>
                <w:rFonts w:hint="eastAsia"/>
                <w:kern w:val="2"/>
                <w:sz w:val="20"/>
                <w:szCs w:val="20"/>
              </w:rPr>
              <w:t xml:space="preserve"> </w:t>
            </w:r>
            <w:r>
              <w:rPr>
                <w:rFonts w:hint="eastAsia"/>
                <w:kern w:val="2"/>
                <w:sz w:val="20"/>
                <w:szCs w:val="20"/>
              </w:rPr>
              <w:t>청약을</w:t>
            </w:r>
            <w:r>
              <w:rPr>
                <w:rFonts w:hint="eastAsia"/>
                <w:kern w:val="2"/>
                <w:sz w:val="20"/>
                <w:szCs w:val="20"/>
              </w:rPr>
              <w:t xml:space="preserve"> </w:t>
            </w:r>
            <w:r>
              <w:rPr>
                <w:rFonts w:hint="eastAsia"/>
                <w:kern w:val="2"/>
                <w:sz w:val="20"/>
                <w:szCs w:val="20"/>
              </w:rPr>
              <w:t>하거나</w:t>
            </w:r>
            <w:r>
              <w:rPr>
                <w:rFonts w:hint="eastAsia"/>
                <w:kern w:val="2"/>
                <w:sz w:val="20"/>
                <w:szCs w:val="20"/>
              </w:rPr>
              <w:t xml:space="preserve"> </w:t>
            </w:r>
            <w:r>
              <w:rPr>
                <w:rFonts w:hint="eastAsia"/>
                <w:kern w:val="2"/>
                <w:sz w:val="20"/>
                <w:szCs w:val="20"/>
              </w:rPr>
              <w:t>매수의</w:t>
            </w:r>
            <w:r>
              <w:rPr>
                <w:rFonts w:hint="eastAsia"/>
                <w:kern w:val="2"/>
                <w:sz w:val="20"/>
                <w:szCs w:val="20"/>
              </w:rPr>
              <w:t xml:space="preserve"> </w:t>
            </w:r>
            <w:r>
              <w:rPr>
                <w:rFonts w:hint="eastAsia"/>
                <w:kern w:val="2"/>
                <w:sz w:val="20"/>
                <w:szCs w:val="20"/>
              </w:rPr>
              <w:t>청약을</w:t>
            </w:r>
            <w:r>
              <w:rPr>
                <w:rFonts w:hint="eastAsia"/>
                <w:kern w:val="2"/>
                <w:sz w:val="20"/>
                <w:szCs w:val="20"/>
              </w:rPr>
              <w:t xml:space="preserve"> </w:t>
            </w:r>
            <w:r>
              <w:rPr>
                <w:rFonts w:hint="eastAsia"/>
                <w:kern w:val="2"/>
                <w:sz w:val="20"/>
                <w:szCs w:val="20"/>
              </w:rPr>
              <w:t>권유하는</w:t>
            </w:r>
            <w:r>
              <w:rPr>
                <w:rFonts w:hint="eastAsia"/>
                <w:kern w:val="2"/>
                <w:sz w:val="20"/>
                <w:szCs w:val="20"/>
              </w:rPr>
              <w:t xml:space="preserve"> </w:t>
            </w:r>
            <w:r>
              <w:rPr>
                <w:rFonts w:hint="eastAsia"/>
                <w:kern w:val="2"/>
                <w:sz w:val="20"/>
                <w:szCs w:val="20"/>
              </w:rPr>
              <w:t>행위</w:t>
            </w:r>
            <w:r w:rsidR="00CE65CB">
              <w:rPr>
                <w:rFonts w:hint="eastAsia"/>
                <w:kern w:val="2"/>
                <w:sz w:val="20"/>
                <w:szCs w:val="20"/>
              </w:rPr>
              <w:t>(</w:t>
            </w:r>
            <w:r w:rsidR="00CE65CB">
              <w:rPr>
                <w:kern w:val="2"/>
                <w:sz w:val="20"/>
                <w:szCs w:val="20"/>
              </w:rPr>
              <w:t>“</w:t>
            </w:r>
            <w:r w:rsidR="00CE65CB">
              <w:rPr>
                <w:rFonts w:hint="eastAsia"/>
                <w:kern w:val="2"/>
                <w:sz w:val="20"/>
                <w:szCs w:val="20"/>
              </w:rPr>
              <w:t>매출</w:t>
            </w:r>
            <w:r w:rsidR="00CE65CB">
              <w:rPr>
                <w:kern w:val="2"/>
                <w:sz w:val="20"/>
                <w:szCs w:val="20"/>
              </w:rPr>
              <w:t>”</w:t>
            </w:r>
            <w:r w:rsidR="00CE65CB">
              <w:rPr>
                <w:rFonts w:hint="eastAsia"/>
                <w:kern w:val="2"/>
                <w:sz w:val="20"/>
                <w:szCs w:val="20"/>
              </w:rPr>
              <w:t>)</w:t>
            </w:r>
            <w:r>
              <w:rPr>
                <w:rFonts w:hint="eastAsia"/>
                <w:kern w:val="2"/>
                <w:sz w:val="20"/>
                <w:szCs w:val="20"/>
              </w:rPr>
              <w:t>를</w:t>
            </w:r>
            <w:r>
              <w:rPr>
                <w:rFonts w:hint="eastAsia"/>
                <w:kern w:val="2"/>
                <w:sz w:val="20"/>
                <w:szCs w:val="20"/>
              </w:rPr>
              <w:t xml:space="preserve"> </w:t>
            </w:r>
            <w:r>
              <w:rPr>
                <w:rFonts w:hint="eastAsia"/>
                <w:kern w:val="2"/>
                <w:sz w:val="20"/>
                <w:szCs w:val="20"/>
              </w:rPr>
              <w:t>하는</w:t>
            </w:r>
            <w:r>
              <w:rPr>
                <w:rFonts w:hint="eastAsia"/>
                <w:kern w:val="2"/>
                <w:sz w:val="20"/>
                <w:szCs w:val="20"/>
              </w:rPr>
              <w:t xml:space="preserve"> </w:t>
            </w:r>
            <w:r>
              <w:rPr>
                <w:rFonts w:hint="eastAsia"/>
                <w:kern w:val="2"/>
                <w:sz w:val="20"/>
                <w:szCs w:val="20"/>
              </w:rPr>
              <w:t>경우</w:t>
            </w:r>
            <w:r w:rsidR="001B57FA">
              <w:rPr>
                <w:rFonts w:hint="eastAsia"/>
                <w:kern w:val="2"/>
                <w:sz w:val="20"/>
                <w:szCs w:val="20"/>
              </w:rPr>
              <w:t>에</w:t>
            </w:r>
            <w:r w:rsidR="001B57FA">
              <w:rPr>
                <w:rFonts w:hint="eastAsia"/>
                <w:kern w:val="2"/>
                <w:sz w:val="20"/>
                <w:szCs w:val="20"/>
              </w:rPr>
              <w:t xml:space="preserve"> </w:t>
            </w:r>
            <w:r w:rsidR="001B57FA">
              <w:rPr>
                <w:rFonts w:hint="eastAsia"/>
                <w:kern w:val="2"/>
                <w:sz w:val="20"/>
                <w:szCs w:val="20"/>
              </w:rPr>
              <w:t>발행회사는</w:t>
            </w:r>
            <w:r w:rsidR="00C5620F">
              <w:rPr>
                <w:rFonts w:hint="eastAsia"/>
                <w:kern w:val="2"/>
                <w:sz w:val="20"/>
                <w:szCs w:val="20"/>
              </w:rPr>
              <w:t xml:space="preserve"> </w:t>
            </w:r>
            <w:r w:rsidR="00C5620F">
              <w:rPr>
                <w:rFonts w:hint="eastAsia"/>
                <w:kern w:val="2"/>
                <w:sz w:val="20"/>
                <w:szCs w:val="20"/>
              </w:rPr>
              <w:t>증권의</w:t>
            </w:r>
            <w:r w:rsidR="00C5620F">
              <w:rPr>
                <w:rFonts w:hint="eastAsia"/>
                <w:kern w:val="2"/>
                <w:sz w:val="20"/>
                <w:szCs w:val="20"/>
              </w:rPr>
              <w:t xml:space="preserve"> </w:t>
            </w:r>
            <w:r w:rsidR="00C5620F">
              <w:rPr>
                <w:rFonts w:hint="eastAsia"/>
                <w:kern w:val="2"/>
                <w:sz w:val="20"/>
                <w:szCs w:val="20"/>
              </w:rPr>
              <w:t>모집</w:t>
            </w:r>
            <w:r w:rsidR="00C5620F">
              <w:rPr>
                <w:rFonts w:ascii="바탕" w:hAnsi="바탕" w:hint="eastAsia"/>
                <w:kern w:val="2"/>
                <w:sz w:val="20"/>
                <w:szCs w:val="20"/>
              </w:rPr>
              <w:t>ㆍ</w:t>
            </w:r>
            <w:r w:rsidR="00C5620F">
              <w:rPr>
                <w:rFonts w:hint="eastAsia"/>
                <w:kern w:val="2"/>
                <w:sz w:val="20"/>
                <w:szCs w:val="20"/>
              </w:rPr>
              <w:t>매출</w:t>
            </w:r>
            <w:r w:rsidR="00C5620F">
              <w:rPr>
                <w:rFonts w:hint="eastAsia"/>
                <w:kern w:val="2"/>
                <w:sz w:val="20"/>
                <w:szCs w:val="20"/>
              </w:rPr>
              <w:t xml:space="preserve"> </w:t>
            </w:r>
            <w:r w:rsidR="00C5620F">
              <w:rPr>
                <w:rFonts w:hint="eastAsia"/>
                <w:kern w:val="2"/>
                <w:sz w:val="20"/>
                <w:szCs w:val="20"/>
              </w:rPr>
              <w:t>금액이</w:t>
            </w:r>
            <w:r w:rsidR="00C5620F">
              <w:rPr>
                <w:rFonts w:hint="eastAsia"/>
                <w:kern w:val="2"/>
                <w:sz w:val="20"/>
                <w:szCs w:val="20"/>
              </w:rPr>
              <w:t xml:space="preserve"> 1</w:t>
            </w:r>
            <w:r w:rsidR="00C5620F">
              <w:rPr>
                <w:rFonts w:hint="eastAsia"/>
                <w:kern w:val="2"/>
                <w:sz w:val="20"/>
                <w:szCs w:val="20"/>
              </w:rPr>
              <w:t>년</w:t>
            </w:r>
            <w:r w:rsidR="00C5620F">
              <w:rPr>
                <w:rFonts w:hint="eastAsia"/>
                <w:kern w:val="2"/>
                <w:sz w:val="20"/>
                <w:szCs w:val="20"/>
              </w:rPr>
              <w:t xml:space="preserve"> </w:t>
            </w:r>
            <w:r w:rsidR="00C5620F">
              <w:rPr>
                <w:rFonts w:hint="eastAsia"/>
                <w:kern w:val="2"/>
                <w:sz w:val="20"/>
                <w:szCs w:val="20"/>
              </w:rPr>
              <w:t>동안</w:t>
            </w:r>
            <w:r w:rsidR="00C5620F">
              <w:rPr>
                <w:rFonts w:hint="eastAsia"/>
                <w:kern w:val="2"/>
                <w:sz w:val="20"/>
                <w:szCs w:val="20"/>
              </w:rPr>
              <w:t xml:space="preserve"> 10</w:t>
            </w:r>
            <w:r w:rsidR="00C5620F">
              <w:rPr>
                <w:rFonts w:hint="eastAsia"/>
                <w:kern w:val="2"/>
                <w:sz w:val="20"/>
                <w:szCs w:val="20"/>
              </w:rPr>
              <w:t>억원</w:t>
            </w:r>
            <w:r w:rsidR="00C5620F">
              <w:rPr>
                <w:rFonts w:hint="eastAsia"/>
                <w:kern w:val="2"/>
                <w:sz w:val="20"/>
                <w:szCs w:val="20"/>
              </w:rPr>
              <w:t xml:space="preserve"> </w:t>
            </w:r>
            <w:r w:rsidR="00C5620F">
              <w:rPr>
                <w:rFonts w:hint="eastAsia"/>
                <w:kern w:val="2"/>
                <w:sz w:val="20"/>
                <w:szCs w:val="20"/>
              </w:rPr>
              <w:t>이상</w:t>
            </w:r>
            <w:r w:rsidR="001B57FA">
              <w:rPr>
                <w:rFonts w:hint="eastAsia"/>
                <w:kern w:val="2"/>
                <w:sz w:val="20"/>
                <w:szCs w:val="20"/>
              </w:rPr>
              <w:t>이</w:t>
            </w:r>
            <w:r w:rsidR="00073940">
              <w:rPr>
                <w:rFonts w:hint="eastAsia"/>
                <w:kern w:val="2"/>
                <w:sz w:val="20"/>
                <w:szCs w:val="20"/>
              </w:rPr>
              <w:t>거나</w:t>
            </w:r>
            <w:r w:rsidR="001B57FA">
              <w:rPr>
                <w:rFonts w:hint="eastAsia"/>
                <w:kern w:val="2"/>
                <w:sz w:val="20"/>
                <w:szCs w:val="20"/>
              </w:rPr>
              <w:t xml:space="preserve">, </w:t>
            </w:r>
            <w:r w:rsidR="00C5620F">
              <w:rPr>
                <w:rFonts w:hint="eastAsia"/>
                <w:kern w:val="2"/>
                <w:sz w:val="20"/>
                <w:szCs w:val="20"/>
              </w:rPr>
              <w:t>청약권유를</w:t>
            </w:r>
            <w:r w:rsidR="00C5620F">
              <w:rPr>
                <w:rFonts w:hint="eastAsia"/>
                <w:kern w:val="2"/>
                <w:sz w:val="20"/>
                <w:szCs w:val="20"/>
              </w:rPr>
              <w:t xml:space="preserve"> </w:t>
            </w:r>
            <w:r w:rsidR="00C5620F">
              <w:rPr>
                <w:rFonts w:hint="eastAsia"/>
                <w:kern w:val="2"/>
                <w:sz w:val="20"/>
                <w:szCs w:val="20"/>
              </w:rPr>
              <w:t>하는</w:t>
            </w:r>
            <w:r w:rsidR="00C5620F">
              <w:rPr>
                <w:rFonts w:hint="eastAsia"/>
                <w:kern w:val="2"/>
                <w:sz w:val="20"/>
                <w:szCs w:val="20"/>
              </w:rPr>
              <w:t xml:space="preserve"> </w:t>
            </w:r>
            <w:r w:rsidR="00C5620F">
              <w:rPr>
                <w:rFonts w:hint="eastAsia"/>
                <w:kern w:val="2"/>
                <w:sz w:val="20"/>
                <w:szCs w:val="20"/>
              </w:rPr>
              <w:t>날</w:t>
            </w:r>
            <w:r w:rsidR="00C5620F">
              <w:rPr>
                <w:rFonts w:hint="eastAsia"/>
                <w:kern w:val="2"/>
                <w:sz w:val="20"/>
                <w:szCs w:val="20"/>
              </w:rPr>
              <w:t xml:space="preserve"> </w:t>
            </w:r>
            <w:r w:rsidR="00C5620F">
              <w:rPr>
                <w:rFonts w:hint="eastAsia"/>
                <w:kern w:val="2"/>
                <w:sz w:val="20"/>
                <w:szCs w:val="20"/>
              </w:rPr>
              <w:t>이전</w:t>
            </w:r>
            <w:r w:rsidR="00C5620F">
              <w:rPr>
                <w:rFonts w:hint="eastAsia"/>
                <w:kern w:val="2"/>
                <w:sz w:val="20"/>
                <w:szCs w:val="20"/>
              </w:rPr>
              <w:t xml:space="preserve"> 6</w:t>
            </w:r>
            <w:r w:rsidR="00C5620F">
              <w:rPr>
                <w:rFonts w:hint="eastAsia"/>
                <w:kern w:val="2"/>
                <w:sz w:val="20"/>
                <w:szCs w:val="20"/>
              </w:rPr>
              <w:t>개월</w:t>
            </w:r>
            <w:r w:rsidR="00C5620F">
              <w:rPr>
                <w:rFonts w:hint="eastAsia"/>
                <w:kern w:val="2"/>
                <w:sz w:val="20"/>
                <w:szCs w:val="20"/>
              </w:rPr>
              <w:t xml:space="preserve"> </w:t>
            </w:r>
            <w:r w:rsidR="00C5620F">
              <w:rPr>
                <w:rFonts w:hint="eastAsia"/>
                <w:kern w:val="2"/>
                <w:sz w:val="20"/>
                <w:szCs w:val="20"/>
              </w:rPr>
              <w:t>이내</w:t>
            </w:r>
            <w:r w:rsidR="00C5620F">
              <w:rPr>
                <w:rFonts w:hint="eastAsia"/>
                <w:kern w:val="2"/>
                <w:sz w:val="20"/>
                <w:szCs w:val="20"/>
              </w:rPr>
              <w:t xml:space="preserve"> 50</w:t>
            </w:r>
            <w:r w:rsidR="00C5620F">
              <w:rPr>
                <w:rFonts w:hint="eastAsia"/>
                <w:kern w:val="2"/>
                <w:sz w:val="20"/>
                <w:szCs w:val="20"/>
              </w:rPr>
              <w:t>인</w:t>
            </w:r>
            <w:r w:rsidR="00C5620F">
              <w:rPr>
                <w:rFonts w:hint="eastAsia"/>
                <w:kern w:val="2"/>
                <w:sz w:val="20"/>
                <w:szCs w:val="20"/>
              </w:rPr>
              <w:t xml:space="preserve"> </w:t>
            </w:r>
            <w:r w:rsidR="00C5620F">
              <w:rPr>
                <w:rFonts w:hint="eastAsia"/>
                <w:kern w:val="2"/>
                <w:sz w:val="20"/>
                <w:szCs w:val="20"/>
              </w:rPr>
              <w:t>이상에게</w:t>
            </w:r>
            <w:r w:rsidR="00C5620F">
              <w:rPr>
                <w:rFonts w:hint="eastAsia"/>
                <w:kern w:val="2"/>
                <w:sz w:val="20"/>
                <w:szCs w:val="20"/>
              </w:rPr>
              <w:t xml:space="preserve"> </w:t>
            </w:r>
            <w:r w:rsidR="00C5620F">
              <w:rPr>
                <w:rFonts w:hint="eastAsia"/>
                <w:kern w:val="2"/>
                <w:sz w:val="20"/>
                <w:szCs w:val="20"/>
              </w:rPr>
              <w:t>청약</w:t>
            </w:r>
            <w:r w:rsidR="00C5620F">
              <w:rPr>
                <w:rFonts w:hint="eastAsia"/>
                <w:kern w:val="2"/>
                <w:sz w:val="20"/>
                <w:szCs w:val="20"/>
              </w:rPr>
              <w:t xml:space="preserve"> </w:t>
            </w:r>
            <w:r w:rsidR="00C5620F">
              <w:rPr>
                <w:rFonts w:hint="eastAsia"/>
                <w:kern w:val="2"/>
                <w:sz w:val="20"/>
                <w:szCs w:val="20"/>
              </w:rPr>
              <w:t>권유시</w:t>
            </w:r>
            <w:r w:rsidR="00C5620F">
              <w:rPr>
                <w:rFonts w:hint="eastAsia"/>
                <w:kern w:val="2"/>
                <w:sz w:val="20"/>
                <w:szCs w:val="20"/>
              </w:rPr>
              <w:t xml:space="preserve"> </w:t>
            </w:r>
            <w:r w:rsidR="00C5620F">
              <w:rPr>
                <w:rFonts w:hint="eastAsia"/>
                <w:kern w:val="2"/>
                <w:sz w:val="20"/>
                <w:szCs w:val="20"/>
              </w:rPr>
              <w:t>합산의</w:t>
            </w:r>
            <w:r w:rsidR="00C5620F">
              <w:rPr>
                <w:rFonts w:hint="eastAsia"/>
                <w:kern w:val="2"/>
                <w:sz w:val="20"/>
                <w:szCs w:val="20"/>
              </w:rPr>
              <w:t xml:space="preserve"> </w:t>
            </w:r>
            <w:r w:rsidR="00C5620F">
              <w:rPr>
                <w:rFonts w:hint="eastAsia"/>
                <w:kern w:val="2"/>
                <w:sz w:val="20"/>
                <w:szCs w:val="20"/>
              </w:rPr>
              <w:t>대상이</w:t>
            </w:r>
            <w:r w:rsidR="00C5620F">
              <w:rPr>
                <w:rFonts w:hint="eastAsia"/>
                <w:kern w:val="2"/>
                <w:sz w:val="20"/>
                <w:szCs w:val="20"/>
              </w:rPr>
              <w:t xml:space="preserve"> </w:t>
            </w:r>
            <w:r w:rsidR="00C5620F">
              <w:rPr>
                <w:rFonts w:hint="eastAsia"/>
                <w:kern w:val="2"/>
                <w:sz w:val="20"/>
                <w:szCs w:val="20"/>
              </w:rPr>
              <w:t>되는</w:t>
            </w:r>
            <w:r w:rsidR="00C5620F">
              <w:rPr>
                <w:rFonts w:hint="eastAsia"/>
                <w:kern w:val="2"/>
                <w:sz w:val="20"/>
                <w:szCs w:val="20"/>
              </w:rPr>
              <w:t xml:space="preserve"> </w:t>
            </w:r>
            <w:r w:rsidR="00C5620F">
              <w:rPr>
                <w:rFonts w:hint="eastAsia"/>
                <w:kern w:val="2"/>
                <w:sz w:val="20"/>
                <w:szCs w:val="20"/>
              </w:rPr>
              <w:t>모든</w:t>
            </w:r>
            <w:r w:rsidR="00C5620F">
              <w:rPr>
                <w:rFonts w:hint="eastAsia"/>
                <w:kern w:val="2"/>
                <w:sz w:val="20"/>
                <w:szCs w:val="20"/>
              </w:rPr>
              <w:t xml:space="preserve"> </w:t>
            </w:r>
            <w:r w:rsidR="00C5620F">
              <w:rPr>
                <w:rFonts w:hint="eastAsia"/>
                <w:kern w:val="2"/>
                <w:sz w:val="20"/>
                <w:szCs w:val="20"/>
              </w:rPr>
              <w:t>청약의</w:t>
            </w:r>
            <w:r w:rsidR="00C5620F">
              <w:rPr>
                <w:rFonts w:hint="eastAsia"/>
                <w:kern w:val="2"/>
                <w:sz w:val="20"/>
                <w:szCs w:val="20"/>
              </w:rPr>
              <w:t xml:space="preserve"> </w:t>
            </w:r>
            <w:r w:rsidR="00C5620F">
              <w:rPr>
                <w:rFonts w:hint="eastAsia"/>
                <w:kern w:val="2"/>
                <w:sz w:val="20"/>
                <w:szCs w:val="20"/>
              </w:rPr>
              <w:t>권유</w:t>
            </w:r>
            <w:r w:rsidR="00C5620F">
              <w:rPr>
                <w:rFonts w:hint="eastAsia"/>
                <w:kern w:val="2"/>
                <w:sz w:val="20"/>
                <w:szCs w:val="20"/>
              </w:rPr>
              <w:t xml:space="preserve"> </w:t>
            </w:r>
            <w:r w:rsidR="00C5620F">
              <w:rPr>
                <w:rFonts w:hint="eastAsia"/>
                <w:kern w:val="2"/>
                <w:sz w:val="20"/>
                <w:szCs w:val="20"/>
              </w:rPr>
              <w:t>각각의</w:t>
            </w:r>
            <w:r w:rsidR="00C5620F">
              <w:rPr>
                <w:rFonts w:hint="eastAsia"/>
                <w:kern w:val="2"/>
                <w:sz w:val="20"/>
                <w:szCs w:val="20"/>
              </w:rPr>
              <w:t xml:space="preserve"> </w:t>
            </w:r>
            <w:r w:rsidR="00C5620F">
              <w:rPr>
                <w:rFonts w:hint="eastAsia"/>
                <w:kern w:val="2"/>
                <w:sz w:val="20"/>
                <w:szCs w:val="20"/>
              </w:rPr>
              <w:t>합계액이</w:t>
            </w:r>
            <w:r w:rsidR="00C5620F">
              <w:rPr>
                <w:rFonts w:hint="eastAsia"/>
                <w:kern w:val="2"/>
                <w:sz w:val="20"/>
                <w:szCs w:val="20"/>
              </w:rPr>
              <w:t xml:space="preserve"> 10</w:t>
            </w:r>
            <w:r w:rsidR="00C5620F">
              <w:rPr>
                <w:rFonts w:hint="eastAsia"/>
                <w:kern w:val="2"/>
                <w:sz w:val="20"/>
                <w:szCs w:val="20"/>
              </w:rPr>
              <w:t>억원</w:t>
            </w:r>
            <w:r w:rsidR="00C5620F">
              <w:rPr>
                <w:rFonts w:hint="eastAsia"/>
                <w:kern w:val="2"/>
                <w:sz w:val="20"/>
                <w:szCs w:val="20"/>
              </w:rPr>
              <w:t xml:space="preserve"> </w:t>
            </w:r>
            <w:r w:rsidR="00C5620F">
              <w:rPr>
                <w:rFonts w:hint="eastAsia"/>
                <w:kern w:val="2"/>
                <w:sz w:val="20"/>
                <w:szCs w:val="20"/>
              </w:rPr>
              <w:t>이상</w:t>
            </w:r>
            <w:r w:rsidR="001B57FA">
              <w:rPr>
                <w:rFonts w:hint="eastAsia"/>
                <w:kern w:val="2"/>
                <w:sz w:val="20"/>
                <w:szCs w:val="20"/>
              </w:rPr>
              <w:t>이라면</w:t>
            </w:r>
            <w:r w:rsidR="00C5620F">
              <w:rPr>
                <w:rFonts w:hint="eastAsia"/>
                <w:kern w:val="2"/>
                <w:sz w:val="20"/>
                <w:szCs w:val="20"/>
              </w:rPr>
              <w:t xml:space="preserve"> </w:t>
            </w:r>
            <w:r w:rsidR="00C5620F">
              <w:rPr>
                <w:rFonts w:hint="eastAsia"/>
                <w:kern w:val="2"/>
                <w:sz w:val="20"/>
                <w:szCs w:val="20"/>
              </w:rPr>
              <w:t>금융당국에</w:t>
            </w:r>
            <w:r w:rsidR="00C5620F">
              <w:rPr>
                <w:rFonts w:hint="eastAsia"/>
                <w:kern w:val="2"/>
                <w:sz w:val="20"/>
                <w:szCs w:val="20"/>
              </w:rPr>
              <w:t xml:space="preserve"> </w:t>
            </w:r>
            <w:r w:rsidR="00C5620F">
              <w:rPr>
                <w:rFonts w:hint="eastAsia"/>
                <w:kern w:val="2"/>
                <w:sz w:val="20"/>
                <w:szCs w:val="20"/>
              </w:rPr>
              <w:t>증권신고서를</w:t>
            </w:r>
            <w:r w:rsidR="00C5620F">
              <w:rPr>
                <w:rFonts w:hint="eastAsia"/>
                <w:kern w:val="2"/>
                <w:sz w:val="20"/>
                <w:szCs w:val="20"/>
              </w:rPr>
              <w:t xml:space="preserve"> </w:t>
            </w:r>
            <w:r w:rsidR="00C5620F">
              <w:rPr>
                <w:rFonts w:hint="eastAsia"/>
                <w:kern w:val="2"/>
                <w:sz w:val="20"/>
                <w:szCs w:val="20"/>
              </w:rPr>
              <w:t>제출해야</w:t>
            </w:r>
            <w:r w:rsidR="001B57FA">
              <w:rPr>
                <w:rFonts w:hint="eastAsia"/>
                <w:kern w:val="2"/>
                <w:sz w:val="20"/>
                <w:szCs w:val="20"/>
              </w:rPr>
              <w:t xml:space="preserve"> </w:t>
            </w:r>
            <w:r w:rsidR="001B57FA">
              <w:rPr>
                <w:rFonts w:hint="eastAsia"/>
                <w:kern w:val="2"/>
                <w:sz w:val="20"/>
                <w:szCs w:val="20"/>
              </w:rPr>
              <w:t>함</w:t>
            </w:r>
            <w:r w:rsidR="001B57FA">
              <w:rPr>
                <w:rFonts w:hint="eastAsia"/>
                <w:kern w:val="2"/>
                <w:sz w:val="20"/>
                <w:szCs w:val="20"/>
              </w:rPr>
              <w:t>(</w:t>
            </w:r>
            <w:r w:rsidR="001B57FA">
              <w:rPr>
                <w:rFonts w:hint="eastAsia"/>
                <w:kern w:val="2"/>
                <w:sz w:val="20"/>
                <w:szCs w:val="20"/>
              </w:rPr>
              <w:t>자본시장법</w:t>
            </w:r>
            <w:r w:rsidR="001B57FA">
              <w:rPr>
                <w:rFonts w:hint="eastAsia"/>
                <w:kern w:val="2"/>
                <w:sz w:val="20"/>
                <w:szCs w:val="20"/>
              </w:rPr>
              <w:t xml:space="preserve"> </w:t>
            </w:r>
            <w:r w:rsidR="001B57FA">
              <w:rPr>
                <w:rFonts w:hint="eastAsia"/>
                <w:kern w:val="2"/>
                <w:sz w:val="20"/>
                <w:szCs w:val="20"/>
              </w:rPr>
              <w:t>제</w:t>
            </w:r>
            <w:r w:rsidR="001B57FA">
              <w:rPr>
                <w:rFonts w:hint="eastAsia"/>
                <w:kern w:val="2"/>
                <w:sz w:val="20"/>
                <w:szCs w:val="20"/>
              </w:rPr>
              <w:t>119</w:t>
            </w:r>
            <w:r w:rsidR="001B57FA">
              <w:rPr>
                <w:rFonts w:hint="eastAsia"/>
                <w:kern w:val="2"/>
                <w:sz w:val="20"/>
                <w:szCs w:val="20"/>
              </w:rPr>
              <w:t>조</w:t>
            </w:r>
            <w:r w:rsidR="001B57FA">
              <w:rPr>
                <w:rFonts w:hint="eastAsia"/>
                <w:kern w:val="2"/>
                <w:sz w:val="20"/>
                <w:szCs w:val="20"/>
              </w:rPr>
              <w:t xml:space="preserve">, </w:t>
            </w:r>
            <w:r w:rsidR="001B57FA">
              <w:rPr>
                <w:rFonts w:hint="eastAsia"/>
                <w:kern w:val="2"/>
                <w:sz w:val="20"/>
                <w:szCs w:val="20"/>
              </w:rPr>
              <w:t>동</w:t>
            </w:r>
            <w:r w:rsidR="001B57FA">
              <w:rPr>
                <w:rFonts w:hint="eastAsia"/>
                <w:kern w:val="2"/>
                <w:sz w:val="20"/>
                <w:szCs w:val="20"/>
              </w:rPr>
              <w:t xml:space="preserve"> </w:t>
            </w:r>
            <w:r w:rsidR="001B57FA">
              <w:rPr>
                <w:rFonts w:hint="eastAsia"/>
                <w:kern w:val="2"/>
                <w:sz w:val="20"/>
                <w:szCs w:val="20"/>
              </w:rPr>
              <w:t>시행령</w:t>
            </w:r>
            <w:r w:rsidR="001B57FA">
              <w:rPr>
                <w:rFonts w:hint="eastAsia"/>
                <w:kern w:val="2"/>
                <w:sz w:val="20"/>
                <w:szCs w:val="20"/>
              </w:rPr>
              <w:t xml:space="preserve"> </w:t>
            </w:r>
            <w:r w:rsidR="001B57FA">
              <w:rPr>
                <w:rFonts w:hint="eastAsia"/>
                <w:kern w:val="2"/>
                <w:sz w:val="20"/>
                <w:szCs w:val="20"/>
              </w:rPr>
              <w:t>제</w:t>
            </w:r>
            <w:r w:rsidR="001B57FA">
              <w:rPr>
                <w:rFonts w:hint="eastAsia"/>
                <w:kern w:val="2"/>
                <w:sz w:val="20"/>
                <w:szCs w:val="20"/>
              </w:rPr>
              <w:t>120</w:t>
            </w:r>
            <w:r w:rsidR="001B57FA">
              <w:rPr>
                <w:rFonts w:hint="eastAsia"/>
                <w:kern w:val="2"/>
                <w:sz w:val="20"/>
                <w:szCs w:val="20"/>
              </w:rPr>
              <w:t>조</w:t>
            </w:r>
            <w:r w:rsidR="001B57FA">
              <w:rPr>
                <w:rFonts w:hint="eastAsia"/>
                <w:kern w:val="2"/>
                <w:sz w:val="20"/>
                <w:szCs w:val="20"/>
              </w:rPr>
              <w:t>).</w:t>
            </w:r>
            <w:r w:rsidR="009E7429">
              <w:rPr>
                <w:rFonts w:hint="eastAsia"/>
                <w:kern w:val="2"/>
                <w:sz w:val="20"/>
                <w:szCs w:val="20"/>
              </w:rPr>
              <w:t xml:space="preserve"> </w:t>
            </w:r>
            <w:r w:rsidR="00593EA1">
              <w:rPr>
                <w:rFonts w:hint="eastAsia"/>
                <w:kern w:val="2"/>
                <w:sz w:val="20"/>
                <w:szCs w:val="20"/>
              </w:rPr>
              <w:t>10</w:t>
            </w:r>
            <w:r w:rsidR="00593EA1">
              <w:rPr>
                <w:rFonts w:hint="eastAsia"/>
                <w:kern w:val="2"/>
                <w:sz w:val="20"/>
                <w:szCs w:val="20"/>
              </w:rPr>
              <w:t>억원</w:t>
            </w:r>
            <w:r w:rsidR="00593EA1">
              <w:rPr>
                <w:rFonts w:hint="eastAsia"/>
                <w:kern w:val="2"/>
                <w:sz w:val="20"/>
                <w:szCs w:val="20"/>
              </w:rPr>
              <w:t xml:space="preserve"> </w:t>
            </w:r>
            <w:r w:rsidR="00593EA1">
              <w:rPr>
                <w:rFonts w:hint="eastAsia"/>
                <w:kern w:val="2"/>
                <w:sz w:val="20"/>
                <w:szCs w:val="20"/>
              </w:rPr>
              <w:t>미만인</w:t>
            </w:r>
            <w:r w:rsidR="00593EA1">
              <w:rPr>
                <w:rFonts w:hint="eastAsia"/>
                <w:kern w:val="2"/>
                <w:sz w:val="20"/>
                <w:szCs w:val="20"/>
              </w:rPr>
              <w:t xml:space="preserve"> </w:t>
            </w:r>
            <w:r w:rsidR="00593EA1">
              <w:rPr>
                <w:rFonts w:hint="eastAsia"/>
                <w:kern w:val="2"/>
                <w:sz w:val="20"/>
                <w:szCs w:val="20"/>
              </w:rPr>
              <w:t>경우에는</w:t>
            </w:r>
            <w:r w:rsidR="00593EA1">
              <w:rPr>
                <w:rFonts w:hint="eastAsia"/>
                <w:kern w:val="2"/>
                <w:sz w:val="20"/>
                <w:szCs w:val="20"/>
              </w:rPr>
              <w:t xml:space="preserve"> </w:t>
            </w:r>
            <w:r w:rsidR="00593EA1">
              <w:rPr>
                <w:rFonts w:hint="eastAsia"/>
                <w:kern w:val="2"/>
                <w:sz w:val="20"/>
                <w:szCs w:val="20"/>
              </w:rPr>
              <w:t>소액공모</w:t>
            </w:r>
            <w:r w:rsidR="00593EA1">
              <w:rPr>
                <w:rFonts w:hint="eastAsia"/>
                <w:kern w:val="2"/>
                <w:sz w:val="20"/>
                <w:szCs w:val="20"/>
              </w:rPr>
              <w:t xml:space="preserve"> </w:t>
            </w:r>
            <w:r w:rsidR="00593EA1">
              <w:rPr>
                <w:rFonts w:hint="eastAsia"/>
                <w:kern w:val="2"/>
                <w:sz w:val="20"/>
                <w:szCs w:val="20"/>
              </w:rPr>
              <w:t>공시서류만을</w:t>
            </w:r>
            <w:r w:rsidR="00593EA1">
              <w:rPr>
                <w:rFonts w:hint="eastAsia"/>
                <w:kern w:val="2"/>
                <w:sz w:val="20"/>
                <w:szCs w:val="20"/>
              </w:rPr>
              <w:t xml:space="preserve"> </w:t>
            </w:r>
            <w:r w:rsidR="00593EA1">
              <w:rPr>
                <w:rFonts w:hint="eastAsia"/>
                <w:kern w:val="2"/>
                <w:sz w:val="20"/>
                <w:szCs w:val="20"/>
              </w:rPr>
              <w:t>제출하면</w:t>
            </w:r>
            <w:r w:rsidR="00593EA1">
              <w:rPr>
                <w:rFonts w:hint="eastAsia"/>
                <w:kern w:val="2"/>
                <w:sz w:val="20"/>
                <w:szCs w:val="20"/>
              </w:rPr>
              <w:t xml:space="preserve"> </w:t>
            </w:r>
            <w:r w:rsidR="00593EA1">
              <w:rPr>
                <w:rFonts w:hint="eastAsia"/>
                <w:kern w:val="2"/>
                <w:sz w:val="20"/>
                <w:szCs w:val="20"/>
              </w:rPr>
              <w:t>증권발행이</w:t>
            </w:r>
            <w:r w:rsidR="00593EA1">
              <w:rPr>
                <w:rFonts w:hint="eastAsia"/>
                <w:kern w:val="2"/>
                <w:sz w:val="20"/>
                <w:szCs w:val="20"/>
              </w:rPr>
              <w:t xml:space="preserve"> </w:t>
            </w:r>
            <w:r w:rsidR="00593EA1">
              <w:rPr>
                <w:rFonts w:hint="eastAsia"/>
                <w:kern w:val="2"/>
                <w:sz w:val="20"/>
                <w:szCs w:val="20"/>
              </w:rPr>
              <w:t>가능함</w:t>
            </w:r>
            <w:r w:rsidR="00593EA1">
              <w:rPr>
                <w:rFonts w:hint="eastAsia"/>
                <w:kern w:val="2"/>
                <w:sz w:val="20"/>
                <w:szCs w:val="20"/>
              </w:rPr>
              <w:t>.</w:t>
            </w:r>
          </w:p>
          <w:p w14:paraId="65EF2B22" w14:textId="64E428D3" w:rsidR="00244651" w:rsidRDefault="009E7429" w:rsidP="00244651">
            <w:pPr>
              <w:pStyle w:val="1"/>
              <w:numPr>
                <w:ilvl w:val="0"/>
                <w:numId w:val="18"/>
              </w:numPr>
              <w:spacing w:line="276" w:lineRule="auto"/>
              <w:rPr>
                <w:kern w:val="2"/>
                <w:sz w:val="20"/>
                <w:szCs w:val="20"/>
              </w:rPr>
            </w:pPr>
            <w:r w:rsidRPr="00244651">
              <w:rPr>
                <w:rFonts w:hint="eastAsia"/>
                <w:kern w:val="2"/>
                <w:sz w:val="20"/>
                <w:szCs w:val="20"/>
              </w:rPr>
              <w:t>50</w:t>
            </w:r>
            <w:r w:rsidRPr="00244651">
              <w:rPr>
                <w:rFonts w:hint="eastAsia"/>
                <w:kern w:val="2"/>
                <w:sz w:val="20"/>
                <w:szCs w:val="20"/>
              </w:rPr>
              <w:t>인</w:t>
            </w:r>
            <w:r w:rsidRPr="00244651">
              <w:rPr>
                <w:rFonts w:hint="eastAsia"/>
                <w:kern w:val="2"/>
                <w:sz w:val="20"/>
                <w:szCs w:val="20"/>
              </w:rPr>
              <w:t xml:space="preserve"> </w:t>
            </w:r>
            <w:r w:rsidRPr="00244651">
              <w:rPr>
                <w:rFonts w:hint="eastAsia"/>
                <w:kern w:val="2"/>
                <w:sz w:val="20"/>
                <w:szCs w:val="20"/>
              </w:rPr>
              <w:t>이상</w:t>
            </w:r>
            <w:r w:rsidRPr="00244651">
              <w:rPr>
                <w:rFonts w:hint="eastAsia"/>
                <w:kern w:val="2"/>
                <w:sz w:val="20"/>
                <w:szCs w:val="20"/>
              </w:rPr>
              <w:t xml:space="preserve"> </w:t>
            </w:r>
            <w:r w:rsidRPr="00244651">
              <w:rPr>
                <w:rFonts w:hint="eastAsia"/>
                <w:kern w:val="2"/>
                <w:sz w:val="20"/>
                <w:szCs w:val="20"/>
              </w:rPr>
              <w:t>여부를</w:t>
            </w:r>
            <w:r w:rsidRPr="00244651">
              <w:rPr>
                <w:rFonts w:hint="eastAsia"/>
                <w:kern w:val="2"/>
                <w:sz w:val="20"/>
                <w:szCs w:val="20"/>
              </w:rPr>
              <w:t xml:space="preserve"> </w:t>
            </w:r>
            <w:r w:rsidRPr="00244651">
              <w:rPr>
                <w:rFonts w:hint="eastAsia"/>
                <w:kern w:val="2"/>
                <w:sz w:val="20"/>
                <w:szCs w:val="20"/>
              </w:rPr>
              <w:t>판단시에는</w:t>
            </w:r>
            <w:r w:rsidRPr="00244651">
              <w:rPr>
                <w:rFonts w:hint="eastAsia"/>
                <w:kern w:val="2"/>
                <w:sz w:val="20"/>
                <w:szCs w:val="20"/>
              </w:rPr>
              <w:t xml:space="preserve"> </w:t>
            </w:r>
            <w:r w:rsidRPr="00244651">
              <w:rPr>
                <w:rFonts w:hint="eastAsia"/>
                <w:kern w:val="2"/>
                <w:sz w:val="20"/>
                <w:szCs w:val="20"/>
              </w:rPr>
              <w:t>금번</w:t>
            </w:r>
            <w:r w:rsidRPr="00244651">
              <w:rPr>
                <w:rFonts w:hint="eastAsia"/>
                <w:kern w:val="2"/>
                <w:sz w:val="20"/>
                <w:szCs w:val="20"/>
              </w:rPr>
              <w:t xml:space="preserve"> </w:t>
            </w:r>
            <w:r w:rsidRPr="00244651">
              <w:rPr>
                <w:rFonts w:hint="eastAsia"/>
                <w:kern w:val="2"/>
                <w:sz w:val="20"/>
                <w:szCs w:val="20"/>
              </w:rPr>
              <w:t>청약의</w:t>
            </w:r>
            <w:r w:rsidRPr="00244651">
              <w:rPr>
                <w:rFonts w:hint="eastAsia"/>
                <w:kern w:val="2"/>
                <w:sz w:val="20"/>
                <w:szCs w:val="20"/>
              </w:rPr>
              <w:t xml:space="preserve"> </w:t>
            </w:r>
            <w:r w:rsidRPr="00244651">
              <w:rPr>
                <w:rFonts w:hint="eastAsia"/>
                <w:kern w:val="2"/>
                <w:sz w:val="20"/>
                <w:szCs w:val="20"/>
              </w:rPr>
              <w:t>권유대상자에</w:t>
            </w:r>
            <w:r w:rsidRPr="00244651">
              <w:rPr>
                <w:rFonts w:hint="eastAsia"/>
                <w:kern w:val="2"/>
                <w:sz w:val="20"/>
                <w:szCs w:val="20"/>
              </w:rPr>
              <w:t xml:space="preserve"> </w:t>
            </w:r>
            <w:r w:rsidRPr="00244651">
              <w:rPr>
                <w:rFonts w:hint="eastAsia"/>
                <w:kern w:val="2"/>
                <w:sz w:val="20"/>
                <w:szCs w:val="20"/>
              </w:rPr>
              <w:t>과거</w:t>
            </w:r>
            <w:r w:rsidRPr="00244651">
              <w:rPr>
                <w:rFonts w:hint="eastAsia"/>
                <w:kern w:val="2"/>
                <w:sz w:val="20"/>
                <w:szCs w:val="20"/>
              </w:rPr>
              <w:t xml:space="preserve"> 6</w:t>
            </w:r>
            <w:r w:rsidRPr="00244651">
              <w:rPr>
                <w:rFonts w:hint="eastAsia"/>
                <w:kern w:val="2"/>
                <w:sz w:val="20"/>
                <w:szCs w:val="20"/>
              </w:rPr>
              <w:t>월</w:t>
            </w:r>
            <w:r w:rsidRPr="00244651">
              <w:rPr>
                <w:rFonts w:hint="eastAsia"/>
                <w:kern w:val="2"/>
                <w:sz w:val="20"/>
                <w:szCs w:val="20"/>
              </w:rPr>
              <w:t xml:space="preserve"> </w:t>
            </w:r>
            <w:r w:rsidRPr="00244651">
              <w:rPr>
                <w:rFonts w:hint="eastAsia"/>
                <w:kern w:val="2"/>
                <w:sz w:val="20"/>
                <w:szCs w:val="20"/>
              </w:rPr>
              <w:t>이내</w:t>
            </w:r>
            <w:r w:rsidRPr="00244651">
              <w:rPr>
                <w:rFonts w:hint="eastAsia"/>
                <w:kern w:val="2"/>
                <w:sz w:val="20"/>
                <w:szCs w:val="20"/>
              </w:rPr>
              <w:t xml:space="preserve"> </w:t>
            </w:r>
            <w:r w:rsidRPr="00244651">
              <w:rPr>
                <w:rFonts w:hint="eastAsia"/>
                <w:kern w:val="2"/>
                <w:sz w:val="20"/>
                <w:szCs w:val="20"/>
              </w:rPr>
              <w:t>해당</w:t>
            </w:r>
            <w:r w:rsidRPr="00244651">
              <w:rPr>
                <w:rFonts w:hint="eastAsia"/>
                <w:kern w:val="2"/>
                <w:sz w:val="20"/>
                <w:szCs w:val="20"/>
              </w:rPr>
              <w:t xml:space="preserve"> </w:t>
            </w:r>
            <w:r w:rsidRPr="00244651">
              <w:rPr>
                <w:rFonts w:hint="eastAsia"/>
                <w:kern w:val="2"/>
                <w:sz w:val="20"/>
                <w:szCs w:val="20"/>
              </w:rPr>
              <w:t>증권과</w:t>
            </w:r>
            <w:r w:rsidRPr="00244651">
              <w:rPr>
                <w:rFonts w:hint="eastAsia"/>
                <w:kern w:val="2"/>
                <w:sz w:val="20"/>
                <w:szCs w:val="20"/>
              </w:rPr>
              <w:t xml:space="preserve"> </w:t>
            </w:r>
            <w:r w:rsidRPr="00244651">
              <w:rPr>
                <w:kern w:val="2"/>
                <w:sz w:val="20"/>
                <w:szCs w:val="20"/>
              </w:rPr>
              <w:t>“</w:t>
            </w:r>
            <w:r w:rsidRPr="00244651">
              <w:rPr>
                <w:rFonts w:hint="eastAsia"/>
                <w:kern w:val="2"/>
                <w:sz w:val="20"/>
                <w:szCs w:val="20"/>
              </w:rPr>
              <w:t>같은</w:t>
            </w:r>
            <w:r w:rsidRPr="00244651">
              <w:rPr>
                <w:rFonts w:hint="eastAsia"/>
                <w:kern w:val="2"/>
                <w:sz w:val="20"/>
                <w:szCs w:val="20"/>
              </w:rPr>
              <w:t xml:space="preserve"> </w:t>
            </w:r>
            <w:r w:rsidRPr="00244651">
              <w:rPr>
                <w:rFonts w:hint="eastAsia"/>
                <w:kern w:val="2"/>
                <w:sz w:val="20"/>
                <w:szCs w:val="20"/>
              </w:rPr>
              <w:t>종류의</w:t>
            </w:r>
            <w:r w:rsidRPr="00244651">
              <w:rPr>
                <w:rFonts w:hint="eastAsia"/>
                <w:kern w:val="2"/>
                <w:sz w:val="20"/>
                <w:szCs w:val="20"/>
              </w:rPr>
              <w:t xml:space="preserve"> </w:t>
            </w:r>
            <w:r w:rsidRPr="00244651">
              <w:rPr>
                <w:rFonts w:hint="eastAsia"/>
                <w:kern w:val="2"/>
                <w:sz w:val="20"/>
                <w:szCs w:val="20"/>
              </w:rPr>
              <w:t>증권</w:t>
            </w:r>
            <w:r w:rsidRPr="00244651">
              <w:rPr>
                <w:kern w:val="2"/>
                <w:sz w:val="20"/>
                <w:szCs w:val="20"/>
              </w:rPr>
              <w:t>”</w:t>
            </w:r>
            <w:r w:rsidRPr="00244651">
              <w:rPr>
                <w:rFonts w:hint="eastAsia"/>
                <w:kern w:val="2"/>
                <w:sz w:val="20"/>
                <w:szCs w:val="20"/>
              </w:rPr>
              <w:t>에</w:t>
            </w:r>
            <w:r w:rsidRPr="00244651">
              <w:rPr>
                <w:rFonts w:hint="eastAsia"/>
                <w:kern w:val="2"/>
                <w:sz w:val="20"/>
                <w:szCs w:val="20"/>
              </w:rPr>
              <w:t xml:space="preserve"> </w:t>
            </w:r>
            <w:r w:rsidRPr="00244651">
              <w:rPr>
                <w:rFonts w:hint="eastAsia"/>
                <w:kern w:val="2"/>
                <w:sz w:val="20"/>
                <w:szCs w:val="20"/>
              </w:rPr>
              <w:t>대하여</w:t>
            </w:r>
            <w:r w:rsidRPr="00244651">
              <w:rPr>
                <w:rFonts w:hint="eastAsia"/>
                <w:kern w:val="2"/>
                <w:sz w:val="20"/>
                <w:szCs w:val="20"/>
              </w:rPr>
              <w:t xml:space="preserve"> </w:t>
            </w:r>
            <w:r w:rsidRPr="00244651">
              <w:rPr>
                <w:rFonts w:hint="eastAsia"/>
                <w:kern w:val="2"/>
                <w:sz w:val="20"/>
                <w:szCs w:val="20"/>
              </w:rPr>
              <w:t>모집이나</w:t>
            </w:r>
            <w:r w:rsidRPr="00244651">
              <w:rPr>
                <w:rFonts w:hint="eastAsia"/>
                <w:kern w:val="2"/>
                <w:sz w:val="20"/>
                <w:szCs w:val="20"/>
              </w:rPr>
              <w:t xml:space="preserve"> </w:t>
            </w:r>
            <w:r w:rsidRPr="00244651">
              <w:rPr>
                <w:rFonts w:hint="eastAsia"/>
                <w:kern w:val="2"/>
                <w:sz w:val="20"/>
                <w:szCs w:val="20"/>
              </w:rPr>
              <w:t>매출에</w:t>
            </w:r>
            <w:r w:rsidRPr="00244651">
              <w:rPr>
                <w:rFonts w:hint="eastAsia"/>
                <w:kern w:val="2"/>
                <w:sz w:val="20"/>
                <w:szCs w:val="20"/>
              </w:rPr>
              <w:t xml:space="preserve"> </w:t>
            </w:r>
            <w:r w:rsidRPr="00244651">
              <w:rPr>
                <w:rFonts w:hint="eastAsia"/>
                <w:kern w:val="2"/>
                <w:sz w:val="20"/>
                <w:szCs w:val="20"/>
              </w:rPr>
              <w:t>의하지</w:t>
            </w:r>
            <w:r w:rsidRPr="00244651">
              <w:rPr>
                <w:rFonts w:hint="eastAsia"/>
                <w:kern w:val="2"/>
                <w:sz w:val="20"/>
                <w:szCs w:val="20"/>
              </w:rPr>
              <w:t xml:space="preserve"> </w:t>
            </w:r>
            <w:r w:rsidRPr="00244651">
              <w:rPr>
                <w:rFonts w:hint="eastAsia"/>
                <w:kern w:val="2"/>
                <w:sz w:val="20"/>
                <w:szCs w:val="20"/>
              </w:rPr>
              <w:t>아니하고</w:t>
            </w:r>
            <w:r w:rsidRPr="00244651">
              <w:rPr>
                <w:rFonts w:hint="eastAsia"/>
                <w:kern w:val="2"/>
                <w:sz w:val="20"/>
                <w:szCs w:val="20"/>
              </w:rPr>
              <w:t xml:space="preserve"> </w:t>
            </w:r>
            <w:r w:rsidRPr="00244651">
              <w:rPr>
                <w:rFonts w:hint="eastAsia"/>
                <w:kern w:val="2"/>
                <w:sz w:val="20"/>
                <w:szCs w:val="20"/>
              </w:rPr>
              <w:t>청약의</w:t>
            </w:r>
            <w:r w:rsidRPr="00244651">
              <w:rPr>
                <w:rFonts w:hint="eastAsia"/>
                <w:kern w:val="2"/>
                <w:sz w:val="20"/>
                <w:szCs w:val="20"/>
              </w:rPr>
              <w:t xml:space="preserve"> </w:t>
            </w:r>
            <w:r w:rsidRPr="00244651">
              <w:rPr>
                <w:rFonts w:hint="eastAsia"/>
                <w:kern w:val="2"/>
                <w:sz w:val="20"/>
                <w:szCs w:val="20"/>
              </w:rPr>
              <w:t>권유를</w:t>
            </w:r>
            <w:r w:rsidRPr="00244651">
              <w:rPr>
                <w:rFonts w:hint="eastAsia"/>
                <w:kern w:val="2"/>
                <w:sz w:val="20"/>
                <w:szCs w:val="20"/>
              </w:rPr>
              <w:t xml:space="preserve"> </w:t>
            </w:r>
            <w:r w:rsidRPr="00244651">
              <w:rPr>
                <w:rFonts w:hint="eastAsia"/>
                <w:kern w:val="2"/>
                <w:sz w:val="20"/>
                <w:szCs w:val="20"/>
              </w:rPr>
              <w:t>받은</w:t>
            </w:r>
            <w:r w:rsidRPr="00244651">
              <w:rPr>
                <w:rFonts w:hint="eastAsia"/>
                <w:kern w:val="2"/>
                <w:sz w:val="20"/>
                <w:szCs w:val="20"/>
              </w:rPr>
              <w:t xml:space="preserve"> </w:t>
            </w:r>
            <w:r w:rsidRPr="00244651">
              <w:rPr>
                <w:rFonts w:hint="eastAsia"/>
                <w:kern w:val="2"/>
                <w:sz w:val="20"/>
                <w:szCs w:val="20"/>
              </w:rPr>
              <w:t>자를</w:t>
            </w:r>
            <w:r w:rsidRPr="00244651">
              <w:rPr>
                <w:rFonts w:hint="eastAsia"/>
                <w:kern w:val="2"/>
                <w:sz w:val="20"/>
                <w:szCs w:val="20"/>
              </w:rPr>
              <w:t xml:space="preserve"> </w:t>
            </w:r>
            <w:r w:rsidRPr="00244651">
              <w:rPr>
                <w:rFonts w:hint="eastAsia"/>
                <w:kern w:val="2"/>
                <w:sz w:val="20"/>
                <w:szCs w:val="20"/>
              </w:rPr>
              <w:t>합산하여</w:t>
            </w:r>
            <w:r w:rsidRPr="00244651">
              <w:rPr>
                <w:rFonts w:hint="eastAsia"/>
                <w:kern w:val="2"/>
                <w:sz w:val="20"/>
                <w:szCs w:val="20"/>
              </w:rPr>
              <w:t xml:space="preserve"> </w:t>
            </w:r>
            <w:r w:rsidRPr="00244651">
              <w:rPr>
                <w:rFonts w:hint="eastAsia"/>
                <w:kern w:val="2"/>
                <w:sz w:val="20"/>
                <w:szCs w:val="20"/>
              </w:rPr>
              <w:t>산정</w:t>
            </w:r>
            <w:r w:rsidR="000D51CE">
              <w:rPr>
                <w:rFonts w:hint="eastAsia"/>
                <w:kern w:val="2"/>
                <w:sz w:val="20"/>
                <w:szCs w:val="20"/>
              </w:rPr>
              <w:t>하며</w:t>
            </w:r>
            <w:r w:rsidR="000D51CE">
              <w:rPr>
                <w:rFonts w:hint="eastAsia"/>
                <w:kern w:val="2"/>
                <w:sz w:val="20"/>
                <w:szCs w:val="20"/>
              </w:rPr>
              <w:t xml:space="preserve">, </w:t>
            </w:r>
            <w:r w:rsidR="000D51CE">
              <w:rPr>
                <w:rFonts w:hint="eastAsia"/>
                <w:kern w:val="2"/>
                <w:sz w:val="20"/>
                <w:szCs w:val="20"/>
              </w:rPr>
              <w:t>상법상</w:t>
            </w:r>
            <w:r w:rsidR="000D51CE">
              <w:rPr>
                <w:rFonts w:hint="eastAsia"/>
                <w:kern w:val="2"/>
                <w:sz w:val="20"/>
                <w:szCs w:val="20"/>
              </w:rPr>
              <w:t xml:space="preserve"> </w:t>
            </w:r>
            <w:r w:rsidR="000D51CE">
              <w:rPr>
                <w:rFonts w:hint="eastAsia"/>
                <w:kern w:val="2"/>
                <w:sz w:val="20"/>
                <w:szCs w:val="20"/>
              </w:rPr>
              <w:t>다른</w:t>
            </w:r>
            <w:r w:rsidR="000D51CE">
              <w:rPr>
                <w:rFonts w:hint="eastAsia"/>
                <w:kern w:val="2"/>
                <w:sz w:val="20"/>
                <w:szCs w:val="20"/>
              </w:rPr>
              <w:t xml:space="preserve"> </w:t>
            </w:r>
            <w:r w:rsidR="000D51CE">
              <w:rPr>
                <w:rFonts w:hint="eastAsia"/>
                <w:kern w:val="2"/>
                <w:sz w:val="20"/>
                <w:szCs w:val="20"/>
              </w:rPr>
              <w:t>종류의</w:t>
            </w:r>
            <w:r w:rsidR="000D51CE">
              <w:rPr>
                <w:rFonts w:hint="eastAsia"/>
                <w:kern w:val="2"/>
                <w:sz w:val="20"/>
                <w:szCs w:val="20"/>
              </w:rPr>
              <w:t xml:space="preserve"> </w:t>
            </w:r>
            <w:r w:rsidR="000D51CE">
              <w:rPr>
                <w:rFonts w:hint="eastAsia"/>
                <w:kern w:val="2"/>
                <w:sz w:val="20"/>
                <w:szCs w:val="20"/>
              </w:rPr>
              <w:t>주식</w:t>
            </w:r>
            <w:r w:rsidR="000D51CE">
              <w:rPr>
                <w:rFonts w:hint="eastAsia"/>
                <w:kern w:val="2"/>
                <w:sz w:val="20"/>
                <w:szCs w:val="20"/>
              </w:rPr>
              <w:t>(</w:t>
            </w:r>
            <w:r w:rsidR="000D51CE">
              <w:rPr>
                <w:rFonts w:hint="eastAsia"/>
                <w:kern w:val="2"/>
                <w:sz w:val="20"/>
                <w:szCs w:val="20"/>
              </w:rPr>
              <w:t>보통주</w:t>
            </w:r>
            <w:r w:rsidR="000D51CE">
              <w:rPr>
                <w:rFonts w:hint="eastAsia"/>
                <w:kern w:val="2"/>
                <w:sz w:val="20"/>
                <w:szCs w:val="20"/>
              </w:rPr>
              <w:t xml:space="preserve">, </w:t>
            </w:r>
            <w:r w:rsidR="000D51CE">
              <w:rPr>
                <w:rFonts w:hint="eastAsia"/>
                <w:kern w:val="2"/>
                <w:sz w:val="20"/>
                <w:szCs w:val="20"/>
              </w:rPr>
              <w:t>우선주</w:t>
            </w:r>
            <w:r w:rsidR="000D51CE">
              <w:rPr>
                <w:rFonts w:hint="eastAsia"/>
                <w:kern w:val="2"/>
                <w:sz w:val="20"/>
                <w:szCs w:val="20"/>
              </w:rPr>
              <w:t>)</w:t>
            </w:r>
            <w:r w:rsidR="000D51CE">
              <w:rPr>
                <w:rFonts w:hint="eastAsia"/>
                <w:kern w:val="2"/>
                <w:sz w:val="20"/>
                <w:szCs w:val="20"/>
              </w:rPr>
              <w:t>은</w:t>
            </w:r>
            <w:r w:rsidR="000D51CE">
              <w:rPr>
                <w:rFonts w:hint="eastAsia"/>
                <w:kern w:val="2"/>
                <w:sz w:val="20"/>
                <w:szCs w:val="20"/>
              </w:rPr>
              <w:t xml:space="preserve"> </w:t>
            </w:r>
            <w:r w:rsidR="000D51CE">
              <w:rPr>
                <w:rFonts w:hint="eastAsia"/>
                <w:kern w:val="2"/>
                <w:sz w:val="20"/>
                <w:szCs w:val="20"/>
              </w:rPr>
              <w:t>같은</w:t>
            </w:r>
            <w:r w:rsidR="000D51CE">
              <w:rPr>
                <w:rFonts w:hint="eastAsia"/>
                <w:kern w:val="2"/>
                <w:sz w:val="20"/>
                <w:szCs w:val="20"/>
              </w:rPr>
              <w:t xml:space="preserve"> </w:t>
            </w:r>
            <w:r w:rsidR="000D51CE">
              <w:rPr>
                <w:rFonts w:hint="eastAsia"/>
                <w:kern w:val="2"/>
                <w:sz w:val="20"/>
                <w:szCs w:val="20"/>
              </w:rPr>
              <w:t>종류의</w:t>
            </w:r>
            <w:r w:rsidR="000D51CE">
              <w:rPr>
                <w:rFonts w:hint="eastAsia"/>
                <w:kern w:val="2"/>
                <w:sz w:val="20"/>
                <w:szCs w:val="20"/>
              </w:rPr>
              <w:t xml:space="preserve"> </w:t>
            </w:r>
            <w:r w:rsidR="000D51CE">
              <w:rPr>
                <w:rFonts w:hint="eastAsia"/>
                <w:kern w:val="2"/>
                <w:sz w:val="20"/>
                <w:szCs w:val="20"/>
              </w:rPr>
              <w:t>증권에</w:t>
            </w:r>
            <w:r w:rsidR="000D51CE">
              <w:rPr>
                <w:rFonts w:hint="eastAsia"/>
                <w:kern w:val="2"/>
                <w:sz w:val="20"/>
                <w:szCs w:val="20"/>
              </w:rPr>
              <w:t xml:space="preserve"> </w:t>
            </w:r>
            <w:r w:rsidR="000D51CE">
              <w:rPr>
                <w:rFonts w:hint="eastAsia"/>
                <w:kern w:val="2"/>
                <w:sz w:val="20"/>
                <w:szCs w:val="20"/>
              </w:rPr>
              <w:t>해당되지</w:t>
            </w:r>
            <w:r w:rsidR="000D51CE">
              <w:rPr>
                <w:rFonts w:hint="eastAsia"/>
                <w:kern w:val="2"/>
                <w:sz w:val="20"/>
                <w:szCs w:val="20"/>
              </w:rPr>
              <w:t xml:space="preserve"> </w:t>
            </w:r>
            <w:r w:rsidR="000D51CE">
              <w:rPr>
                <w:rFonts w:hint="eastAsia"/>
                <w:kern w:val="2"/>
                <w:sz w:val="20"/>
                <w:szCs w:val="20"/>
              </w:rPr>
              <w:t>않고</w:t>
            </w:r>
            <w:r w:rsidR="000D51CE">
              <w:rPr>
                <w:rFonts w:hint="eastAsia"/>
                <w:kern w:val="2"/>
                <w:sz w:val="20"/>
                <w:szCs w:val="20"/>
              </w:rPr>
              <w:t xml:space="preserve">, </w:t>
            </w:r>
            <w:r w:rsidR="000D51CE">
              <w:rPr>
                <w:rFonts w:hint="eastAsia"/>
                <w:kern w:val="2"/>
                <w:sz w:val="20"/>
                <w:szCs w:val="20"/>
              </w:rPr>
              <w:t>채무증권</w:t>
            </w:r>
            <w:r w:rsidR="000D51CE">
              <w:rPr>
                <w:rFonts w:hint="eastAsia"/>
                <w:kern w:val="2"/>
                <w:sz w:val="20"/>
                <w:szCs w:val="20"/>
              </w:rPr>
              <w:t xml:space="preserve"> </w:t>
            </w:r>
            <w:r w:rsidR="000D51CE">
              <w:rPr>
                <w:rFonts w:hint="eastAsia"/>
                <w:kern w:val="2"/>
                <w:sz w:val="20"/>
                <w:szCs w:val="20"/>
              </w:rPr>
              <w:t>역시</w:t>
            </w:r>
            <w:r w:rsidR="000D51CE">
              <w:rPr>
                <w:rFonts w:hint="eastAsia"/>
                <w:kern w:val="2"/>
                <w:sz w:val="20"/>
                <w:szCs w:val="20"/>
              </w:rPr>
              <w:t xml:space="preserve"> </w:t>
            </w:r>
            <w:r w:rsidR="000D51CE">
              <w:rPr>
                <w:rFonts w:hint="eastAsia"/>
                <w:kern w:val="2"/>
                <w:sz w:val="20"/>
                <w:szCs w:val="20"/>
              </w:rPr>
              <w:t>지분증권과는</w:t>
            </w:r>
            <w:r w:rsidR="000D51CE">
              <w:rPr>
                <w:rFonts w:hint="eastAsia"/>
                <w:kern w:val="2"/>
                <w:sz w:val="20"/>
                <w:szCs w:val="20"/>
              </w:rPr>
              <w:t xml:space="preserve"> </w:t>
            </w:r>
            <w:r w:rsidR="000D51CE">
              <w:rPr>
                <w:rFonts w:hint="eastAsia"/>
                <w:kern w:val="2"/>
                <w:sz w:val="20"/>
                <w:szCs w:val="20"/>
              </w:rPr>
              <w:t>구별되는</w:t>
            </w:r>
            <w:r w:rsidR="000D51CE">
              <w:rPr>
                <w:rFonts w:hint="eastAsia"/>
                <w:kern w:val="2"/>
                <w:sz w:val="20"/>
                <w:szCs w:val="20"/>
              </w:rPr>
              <w:t xml:space="preserve"> </w:t>
            </w:r>
            <w:r w:rsidR="000D51CE">
              <w:rPr>
                <w:rFonts w:hint="eastAsia"/>
                <w:kern w:val="2"/>
                <w:sz w:val="20"/>
                <w:szCs w:val="20"/>
              </w:rPr>
              <w:t>증권으로</w:t>
            </w:r>
            <w:r w:rsidR="000D51CE">
              <w:rPr>
                <w:rFonts w:hint="eastAsia"/>
                <w:kern w:val="2"/>
                <w:sz w:val="20"/>
                <w:szCs w:val="20"/>
              </w:rPr>
              <w:t xml:space="preserve"> </w:t>
            </w:r>
            <w:r w:rsidR="000D51CE">
              <w:rPr>
                <w:rFonts w:hint="eastAsia"/>
                <w:kern w:val="2"/>
                <w:sz w:val="20"/>
                <w:szCs w:val="20"/>
              </w:rPr>
              <w:t>봄</w:t>
            </w:r>
            <w:r w:rsidR="005200CF" w:rsidRPr="00244651">
              <w:rPr>
                <w:rFonts w:hint="eastAsia"/>
                <w:kern w:val="2"/>
                <w:sz w:val="20"/>
                <w:szCs w:val="20"/>
              </w:rPr>
              <w:t>(</w:t>
            </w:r>
            <w:r w:rsidR="005200CF" w:rsidRPr="00244651">
              <w:rPr>
                <w:rFonts w:hint="eastAsia"/>
                <w:kern w:val="2"/>
                <w:sz w:val="20"/>
                <w:szCs w:val="20"/>
              </w:rPr>
              <w:t>금융감독원</w:t>
            </w:r>
            <w:r w:rsidR="005200CF" w:rsidRPr="00244651">
              <w:rPr>
                <w:rFonts w:hint="eastAsia"/>
                <w:kern w:val="2"/>
                <w:sz w:val="20"/>
                <w:szCs w:val="20"/>
              </w:rPr>
              <w:t>, 2023</w:t>
            </w:r>
            <w:r w:rsidR="005200CF" w:rsidRPr="00244651">
              <w:rPr>
                <w:rFonts w:hint="eastAsia"/>
                <w:kern w:val="2"/>
                <w:sz w:val="20"/>
                <w:szCs w:val="20"/>
              </w:rPr>
              <w:t>년</w:t>
            </w:r>
            <w:r w:rsidR="005200CF" w:rsidRPr="00244651">
              <w:rPr>
                <w:rFonts w:hint="eastAsia"/>
                <w:kern w:val="2"/>
                <w:sz w:val="20"/>
                <w:szCs w:val="20"/>
              </w:rPr>
              <w:t xml:space="preserve"> </w:t>
            </w:r>
            <w:r w:rsidR="005200CF" w:rsidRPr="00244651">
              <w:rPr>
                <w:rFonts w:hint="eastAsia"/>
                <w:kern w:val="2"/>
                <w:sz w:val="20"/>
                <w:szCs w:val="20"/>
              </w:rPr>
              <w:t>기업공시실무안내</w:t>
            </w:r>
            <w:r w:rsidR="005200CF" w:rsidRPr="00244651">
              <w:rPr>
                <w:rFonts w:hint="eastAsia"/>
                <w:kern w:val="2"/>
                <w:sz w:val="20"/>
                <w:szCs w:val="20"/>
              </w:rPr>
              <w:t xml:space="preserve"> 201</w:t>
            </w:r>
            <w:r w:rsidR="001F25FB">
              <w:rPr>
                <w:rFonts w:hint="eastAsia"/>
                <w:kern w:val="2"/>
                <w:sz w:val="20"/>
                <w:szCs w:val="20"/>
              </w:rPr>
              <w:t>-205</w:t>
            </w:r>
            <w:r w:rsidR="005200CF" w:rsidRPr="00244651">
              <w:rPr>
                <w:rFonts w:hint="eastAsia"/>
                <w:kern w:val="2"/>
                <w:sz w:val="20"/>
                <w:szCs w:val="20"/>
              </w:rPr>
              <w:t>면</w:t>
            </w:r>
            <w:r w:rsidR="005200CF" w:rsidRPr="00244651">
              <w:rPr>
                <w:rFonts w:hint="eastAsia"/>
                <w:kern w:val="2"/>
                <w:sz w:val="20"/>
                <w:szCs w:val="20"/>
              </w:rPr>
              <w:t xml:space="preserve"> </w:t>
            </w:r>
            <w:r w:rsidR="005200CF" w:rsidRPr="00244651">
              <w:rPr>
                <w:rFonts w:hint="eastAsia"/>
                <w:kern w:val="2"/>
                <w:sz w:val="20"/>
                <w:szCs w:val="20"/>
              </w:rPr>
              <w:t>참조</w:t>
            </w:r>
            <w:r w:rsidR="005200CF" w:rsidRPr="00244651">
              <w:rPr>
                <w:rFonts w:hint="eastAsia"/>
                <w:kern w:val="2"/>
                <w:sz w:val="20"/>
                <w:szCs w:val="20"/>
              </w:rPr>
              <w:t>)</w:t>
            </w:r>
            <w:r w:rsidRPr="00244651">
              <w:rPr>
                <w:rFonts w:hint="eastAsia"/>
                <w:kern w:val="2"/>
                <w:sz w:val="20"/>
                <w:szCs w:val="20"/>
              </w:rPr>
              <w:t>.</w:t>
            </w:r>
            <w:r w:rsidR="008F3859" w:rsidRPr="00244651">
              <w:rPr>
                <w:rFonts w:hint="eastAsia"/>
                <w:kern w:val="2"/>
                <w:sz w:val="20"/>
                <w:szCs w:val="20"/>
              </w:rPr>
              <w:t xml:space="preserve"> </w:t>
            </w:r>
          </w:p>
          <w:p w14:paraId="275C1BCC" w14:textId="016EC541" w:rsidR="008844F5" w:rsidRDefault="00244651" w:rsidP="00244651">
            <w:pPr>
              <w:pStyle w:val="1"/>
              <w:numPr>
                <w:ilvl w:val="0"/>
                <w:numId w:val="18"/>
              </w:numPr>
              <w:spacing w:line="276" w:lineRule="auto"/>
              <w:rPr>
                <w:kern w:val="2"/>
                <w:sz w:val="20"/>
                <w:szCs w:val="20"/>
              </w:rPr>
            </w:pPr>
            <w:r w:rsidRPr="00244651">
              <w:rPr>
                <w:rFonts w:hint="eastAsia"/>
                <w:kern w:val="2"/>
                <w:sz w:val="20"/>
                <w:szCs w:val="20"/>
              </w:rPr>
              <w:t>또한</w:t>
            </w:r>
            <w:r w:rsidRPr="00244651">
              <w:rPr>
                <w:rFonts w:hint="eastAsia"/>
                <w:kern w:val="2"/>
                <w:sz w:val="20"/>
                <w:szCs w:val="20"/>
              </w:rPr>
              <w:t xml:space="preserve">, </w:t>
            </w:r>
            <w:r w:rsidR="00311CEF" w:rsidRPr="00244651">
              <w:rPr>
                <w:rFonts w:hint="eastAsia"/>
                <w:kern w:val="2"/>
                <w:sz w:val="20"/>
                <w:szCs w:val="20"/>
              </w:rPr>
              <w:t>금융</w:t>
            </w:r>
            <w:r w:rsidR="004B293F" w:rsidRPr="00244651">
              <w:rPr>
                <w:rFonts w:hint="eastAsia"/>
                <w:kern w:val="2"/>
                <w:sz w:val="20"/>
                <w:szCs w:val="20"/>
              </w:rPr>
              <w:t>당국은</w:t>
            </w:r>
            <w:r w:rsidR="000B4E7A" w:rsidRPr="00244651">
              <w:rPr>
                <w:rFonts w:hint="eastAsia"/>
                <w:kern w:val="2"/>
                <w:sz w:val="20"/>
                <w:szCs w:val="20"/>
              </w:rPr>
              <w:t xml:space="preserve"> </w:t>
            </w:r>
            <w:r w:rsidR="000B4E7A" w:rsidRPr="00244651">
              <w:rPr>
                <w:rFonts w:hint="eastAsia"/>
                <w:kern w:val="2"/>
                <w:sz w:val="20"/>
                <w:szCs w:val="20"/>
              </w:rPr>
              <w:t>자연인</w:t>
            </w:r>
            <w:r w:rsidR="000B4E7A" w:rsidRPr="00244651">
              <w:rPr>
                <w:rFonts w:hint="eastAsia"/>
                <w:kern w:val="2"/>
                <w:sz w:val="20"/>
                <w:szCs w:val="20"/>
              </w:rPr>
              <w:t>/</w:t>
            </w:r>
            <w:r w:rsidR="000B4E7A" w:rsidRPr="00244651">
              <w:rPr>
                <w:rFonts w:hint="eastAsia"/>
                <w:kern w:val="2"/>
                <w:sz w:val="20"/>
                <w:szCs w:val="20"/>
              </w:rPr>
              <w:t>법인을</w:t>
            </w:r>
            <w:r w:rsidR="000B4E7A" w:rsidRPr="00244651">
              <w:rPr>
                <w:rFonts w:hint="eastAsia"/>
                <w:kern w:val="2"/>
                <w:sz w:val="20"/>
                <w:szCs w:val="20"/>
              </w:rPr>
              <w:t xml:space="preserve"> </w:t>
            </w:r>
            <w:r w:rsidR="000B4E7A" w:rsidRPr="00244651">
              <w:rPr>
                <w:rFonts w:hint="eastAsia"/>
                <w:kern w:val="2"/>
                <w:sz w:val="20"/>
                <w:szCs w:val="20"/>
              </w:rPr>
              <w:t>기준으로</w:t>
            </w:r>
            <w:r w:rsidR="000B4E7A" w:rsidRPr="00244651">
              <w:rPr>
                <w:rFonts w:hint="eastAsia"/>
                <w:kern w:val="2"/>
                <w:sz w:val="20"/>
                <w:szCs w:val="20"/>
              </w:rPr>
              <w:t xml:space="preserve"> </w:t>
            </w:r>
            <w:r w:rsidR="00BB465D">
              <w:rPr>
                <w:rFonts w:hint="eastAsia"/>
                <w:kern w:val="2"/>
                <w:sz w:val="20"/>
                <w:szCs w:val="20"/>
              </w:rPr>
              <w:t>50</w:t>
            </w:r>
            <w:r w:rsidR="00BB465D">
              <w:rPr>
                <w:rFonts w:hint="eastAsia"/>
                <w:kern w:val="2"/>
                <w:sz w:val="20"/>
                <w:szCs w:val="20"/>
              </w:rPr>
              <w:t>인을</w:t>
            </w:r>
            <w:r w:rsidR="00BB465D">
              <w:rPr>
                <w:rFonts w:hint="eastAsia"/>
                <w:kern w:val="2"/>
                <w:sz w:val="20"/>
                <w:szCs w:val="20"/>
              </w:rPr>
              <w:t xml:space="preserve"> </w:t>
            </w:r>
            <w:r w:rsidR="000B4E7A" w:rsidRPr="00244651">
              <w:rPr>
                <w:rFonts w:hint="eastAsia"/>
                <w:kern w:val="2"/>
                <w:sz w:val="20"/>
                <w:szCs w:val="20"/>
              </w:rPr>
              <w:t>산정하</w:t>
            </w:r>
            <w:r w:rsidR="00C614D3" w:rsidRPr="00244651">
              <w:rPr>
                <w:rFonts w:hint="eastAsia"/>
                <w:kern w:val="2"/>
                <w:sz w:val="20"/>
                <w:szCs w:val="20"/>
              </w:rPr>
              <w:t>여야</w:t>
            </w:r>
            <w:r w:rsidR="00C614D3" w:rsidRPr="00244651">
              <w:rPr>
                <w:rFonts w:hint="eastAsia"/>
                <w:kern w:val="2"/>
                <w:sz w:val="20"/>
                <w:szCs w:val="20"/>
              </w:rPr>
              <w:t xml:space="preserve"> </w:t>
            </w:r>
            <w:r w:rsidR="00C614D3" w:rsidRPr="00244651">
              <w:rPr>
                <w:rFonts w:hint="eastAsia"/>
                <w:kern w:val="2"/>
                <w:sz w:val="20"/>
                <w:szCs w:val="20"/>
              </w:rPr>
              <w:t>하므로</w:t>
            </w:r>
            <w:r w:rsidR="000B4E7A" w:rsidRPr="00244651">
              <w:rPr>
                <w:rFonts w:hint="eastAsia"/>
                <w:kern w:val="2"/>
                <w:sz w:val="20"/>
                <w:szCs w:val="20"/>
              </w:rPr>
              <w:t xml:space="preserve"> </w:t>
            </w:r>
            <w:r w:rsidR="000B4E7A" w:rsidRPr="00244651">
              <w:rPr>
                <w:rFonts w:hint="eastAsia"/>
                <w:kern w:val="2"/>
                <w:sz w:val="20"/>
                <w:szCs w:val="20"/>
              </w:rPr>
              <w:t>조합은</w:t>
            </w:r>
            <w:r w:rsidR="000B4E7A" w:rsidRPr="00244651">
              <w:rPr>
                <w:rFonts w:hint="eastAsia"/>
                <w:kern w:val="2"/>
                <w:sz w:val="20"/>
                <w:szCs w:val="20"/>
              </w:rPr>
              <w:t xml:space="preserve"> </w:t>
            </w:r>
            <w:r w:rsidR="000B4E7A" w:rsidRPr="00244651">
              <w:rPr>
                <w:rFonts w:hint="eastAsia"/>
                <w:kern w:val="2"/>
                <w:sz w:val="20"/>
                <w:szCs w:val="20"/>
              </w:rPr>
              <w:t>그</w:t>
            </w:r>
            <w:r w:rsidR="000B4E7A" w:rsidRPr="00244651">
              <w:rPr>
                <w:rFonts w:hint="eastAsia"/>
                <w:kern w:val="2"/>
                <w:sz w:val="20"/>
                <w:szCs w:val="20"/>
              </w:rPr>
              <w:t xml:space="preserve"> </w:t>
            </w:r>
            <w:r w:rsidR="000B4E7A" w:rsidRPr="00244651">
              <w:rPr>
                <w:rFonts w:hint="eastAsia"/>
                <w:kern w:val="2"/>
                <w:sz w:val="20"/>
                <w:szCs w:val="20"/>
              </w:rPr>
              <w:t>조합원을</w:t>
            </w:r>
            <w:r w:rsidR="000B4E7A" w:rsidRPr="00244651">
              <w:rPr>
                <w:rFonts w:hint="eastAsia"/>
                <w:kern w:val="2"/>
                <w:sz w:val="20"/>
                <w:szCs w:val="20"/>
              </w:rPr>
              <w:t xml:space="preserve"> </w:t>
            </w:r>
            <w:r w:rsidR="000B4E7A" w:rsidRPr="00244651">
              <w:rPr>
                <w:rFonts w:hint="eastAsia"/>
                <w:kern w:val="2"/>
                <w:sz w:val="20"/>
                <w:szCs w:val="20"/>
              </w:rPr>
              <w:t>기준으로</w:t>
            </w:r>
            <w:r w:rsidR="000B4E7A" w:rsidRPr="00244651">
              <w:rPr>
                <w:rFonts w:hint="eastAsia"/>
                <w:kern w:val="2"/>
                <w:sz w:val="20"/>
                <w:szCs w:val="20"/>
              </w:rPr>
              <w:t xml:space="preserve"> </w:t>
            </w:r>
            <w:r w:rsidR="000B4E7A" w:rsidRPr="00244651">
              <w:rPr>
                <w:rFonts w:hint="eastAsia"/>
                <w:kern w:val="2"/>
                <w:sz w:val="20"/>
                <w:szCs w:val="20"/>
              </w:rPr>
              <w:t>판단해야</w:t>
            </w:r>
            <w:r w:rsidR="000B4E7A" w:rsidRPr="00244651">
              <w:rPr>
                <w:rFonts w:hint="eastAsia"/>
                <w:kern w:val="2"/>
                <w:sz w:val="20"/>
                <w:szCs w:val="20"/>
              </w:rPr>
              <w:t xml:space="preserve"> </w:t>
            </w:r>
            <w:r w:rsidR="005859A6" w:rsidRPr="00244651">
              <w:rPr>
                <w:rFonts w:hint="eastAsia"/>
                <w:kern w:val="2"/>
                <w:sz w:val="20"/>
                <w:szCs w:val="20"/>
              </w:rPr>
              <w:t>한다는</w:t>
            </w:r>
            <w:r w:rsidR="005859A6" w:rsidRPr="00244651">
              <w:rPr>
                <w:rFonts w:hint="eastAsia"/>
                <w:kern w:val="2"/>
                <w:sz w:val="20"/>
                <w:szCs w:val="20"/>
              </w:rPr>
              <w:t xml:space="preserve"> </w:t>
            </w:r>
            <w:r w:rsidR="005859A6" w:rsidRPr="00244651">
              <w:rPr>
                <w:rFonts w:hint="eastAsia"/>
                <w:kern w:val="2"/>
                <w:sz w:val="20"/>
                <w:szCs w:val="20"/>
              </w:rPr>
              <w:t>입장임</w:t>
            </w:r>
            <w:r w:rsidR="000B4E7A" w:rsidRPr="00244651">
              <w:rPr>
                <w:rFonts w:hint="eastAsia"/>
                <w:kern w:val="2"/>
                <w:sz w:val="20"/>
                <w:szCs w:val="20"/>
              </w:rPr>
              <w:t>(2023. 11. 9.</w:t>
            </w:r>
            <w:r w:rsidR="000B4E7A" w:rsidRPr="00244651">
              <w:rPr>
                <w:rFonts w:hint="eastAsia"/>
                <w:kern w:val="2"/>
                <w:sz w:val="20"/>
                <w:szCs w:val="20"/>
              </w:rPr>
              <w:t>자</w:t>
            </w:r>
            <w:r w:rsidR="000B4E7A" w:rsidRPr="00244651">
              <w:rPr>
                <w:rFonts w:hint="eastAsia"/>
                <w:kern w:val="2"/>
                <w:sz w:val="20"/>
                <w:szCs w:val="20"/>
              </w:rPr>
              <w:t xml:space="preserve"> </w:t>
            </w:r>
            <w:r w:rsidR="000B4E7A" w:rsidRPr="00244651">
              <w:rPr>
                <w:rFonts w:hint="eastAsia"/>
                <w:kern w:val="2"/>
                <w:sz w:val="20"/>
                <w:szCs w:val="20"/>
              </w:rPr>
              <w:t>금융감독원</w:t>
            </w:r>
            <w:r w:rsidR="000B4E7A" w:rsidRPr="00244651">
              <w:rPr>
                <w:rFonts w:hint="eastAsia"/>
                <w:kern w:val="2"/>
                <w:sz w:val="20"/>
                <w:szCs w:val="20"/>
              </w:rPr>
              <w:t xml:space="preserve"> </w:t>
            </w:r>
            <w:r w:rsidR="000B4E7A" w:rsidRPr="00244651">
              <w:rPr>
                <w:rFonts w:hint="eastAsia"/>
                <w:kern w:val="2"/>
                <w:sz w:val="20"/>
                <w:szCs w:val="20"/>
              </w:rPr>
              <w:t>보도자료</w:t>
            </w:r>
            <w:r w:rsidR="000B4E7A" w:rsidRPr="00244651">
              <w:rPr>
                <w:rFonts w:hint="eastAsia"/>
                <w:kern w:val="2"/>
                <w:sz w:val="20"/>
                <w:szCs w:val="20"/>
              </w:rPr>
              <w:t>)</w:t>
            </w:r>
            <w:r w:rsidR="004B293F" w:rsidRPr="00244651">
              <w:rPr>
                <w:rFonts w:hint="eastAsia"/>
                <w:kern w:val="2"/>
                <w:sz w:val="20"/>
                <w:szCs w:val="20"/>
              </w:rPr>
              <w:t>.</w:t>
            </w:r>
            <w:r w:rsidR="00D25917" w:rsidRPr="00244651">
              <w:rPr>
                <w:rFonts w:hint="eastAsia"/>
                <w:kern w:val="2"/>
                <w:sz w:val="20"/>
                <w:szCs w:val="20"/>
              </w:rPr>
              <w:t xml:space="preserve"> </w:t>
            </w:r>
            <w:r w:rsidR="00624C2F" w:rsidRPr="00244651">
              <w:rPr>
                <w:rFonts w:hint="eastAsia"/>
                <w:kern w:val="2"/>
                <w:sz w:val="20"/>
                <w:szCs w:val="20"/>
              </w:rPr>
              <w:t>이에</w:t>
            </w:r>
            <w:r w:rsidR="00624C2F" w:rsidRPr="00244651">
              <w:rPr>
                <w:rFonts w:hint="eastAsia"/>
                <w:kern w:val="2"/>
                <w:sz w:val="20"/>
                <w:szCs w:val="20"/>
              </w:rPr>
              <w:t xml:space="preserve"> </w:t>
            </w:r>
            <w:r w:rsidR="00624C2F" w:rsidRPr="00244651">
              <w:rPr>
                <w:rFonts w:hint="eastAsia"/>
                <w:kern w:val="2"/>
                <w:sz w:val="20"/>
                <w:szCs w:val="20"/>
              </w:rPr>
              <w:t>따라</w:t>
            </w:r>
            <w:r w:rsidR="00624C2F" w:rsidRPr="00244651">
              <w:rPr>
                <w:rFonts w:hint="eastAsia"/>
                <w:kern w:val="2"/>
                <w:sz w:val="20"/>
                <w:szCs w:val="20"/>
              </w:rPr>
              <w:t xml:space="preserve"> </w:t>
            </w:r>
            <w:r w:rsidR="00D25917" w:rsidRPr="00244651">
              <w:rPr>
                <w:rFonts w:hint="eastAsia"/>
                <w:kern w:val="2"/>
                <w:sz w:val="20"/>
                <w:szCs w:val="20"/>
              </w:rPr>
              <w:t>벤처투자법에</w:t>
            </w:r>
            <w:r w:rsidR="00D25917" w:rsidRPr="00244651">
              <w:rPr>
                <w:rFonts w:hint="eastAsia"/>
                <w:kern w:val="2"/>
                <w:sz w:val="20"/>
                <w:szCs w:val="20"/>
              </w:rPr>
              <w:t xml:space="preserve"> </w:t>
            </w:r>
            <w:r w:rsidR="00D25917" w:rsidRPr="00244651">
              <w:rPr>
                <w:rFonts w:hint="eastAsia"/>
                <w:kern w:val="2"/>
                <w:sz w:val="20"/>
                <w:szCs w:val="20"/>
              </w:rPr>
              <w:t>따른</w:t>
            </w:r>
            <w:r w:rsidR="00D25917" w:rsidRPr="00244651">
              <w:rPr>
                <w:rFonts w:hint="eastAsia"/>
                <w:kern w:val="2"/>
                <w:sz w:val="20"/>
                <w:szCs w:val="20"/>
              </w:rPr>
              <w:t xml:space="preserve"> </w:t>
            </w:r>
            <w:r w:rsidR="00D25917" w:rsidRPr="00244651">
              <w:rPr>
                <w:rFonts w:hint="eastAsia"/>
                <w:kern w:val="2"/>
                <w:sz w:val="20"/>
                <w:szCs w:val="20"/>
              </w:rPr>
              <w:t>벤처</w:t>
            </w:r>
            <w:r w:rsidR="00FC54F7" w:rsidRPr="00244651">
              <w:rPr>
                <w:rFonts w:ascii="바탕" w:hAnsi="바탕" w:hint="eastAsia"/>
                <w:kern w:val="2"/>
                <w:sz w:val="20"/>
                <w:szCs w:val="20"/>
              </w:rPr>
              <w:t>·</w:t>
            </w:r>
            <w:r w:rsidR="00D25917" w:rsidRPr="00244651">
              <w:rPr>
                <w:rFonts w:hint="eastAsia"/>
                <w:kern w:val="2"/>
                <w:sz w:val="20"/>
                <w:szCs w:val="20"/>
              </w:rPr>
              <w:t>개인투자조합</w:t>
            </w:r>
            <w:r w:rsidR="00D25917" w:rsidRPr="00244651">
              <w:rPr>
                <w:rFonts w:hint="eastAsia"/>
                <w:kern w:val="2"/>
                <w:sz w:val="20"/>
                <w:szCs w:val="20"/>
              </w:rPr>
              <w:t xml:space="preserve"> </w:t>
            </w:r>
            <w:r w:rsidR="00D25917" w:rsidRPr="00244651">
              <w:rPr>
                <w:rFonts w:hint="eastAsia"/>
                <w:kern w:val="2"/>
                <w:sz w:val="20"/>
                <w:szCs w:val="20"/>
              </w:rPr>
              <w:t>및</w:t>
            </w:r>
            <w:r w:rsidR="00D25917" w:rsidRPr="00244651">
              <w:rPr>
                <w:rFonts w:hint="eastAsia"/>
                <w:kern w:val="2"/>
                <w:sz w:val="20"/>
                <w:szCs w:val="20"/>
              </w:rPr>
              <w:t xml:space="preserve"> </w:t>
            </w:r>
            <w:r w:rsidR="00ED424E" w:rsidRPr="00244651">
              <w:rPr>
                <w:rFonts w:hint="eastAsia"/>
                <w:kern w:val="2"/>
                <w:sz w:val="20"/>
                <w:szCs w:val="20"/>
              </w:rPr>
              <w:t>여신전문금융업법에</w:t>
            </w:r>
            <w:r w:rsidR="00ED424E" w:rsidRPr="00244651">
              <w:rPr>
                <w:rFonts w:hint="eastAsia"/>
                <w:kern w:val="2"/>
                <w:sz w:val="20"/>
                <w:szCs w:val="20"/>
              </w:rPr>
              <w:t xml:space="preserve"> </w:t>
            </w:r>
            <w:r w:rsidR="00ED424E" w:rsidRPr="00244651">
              <w:rPr>
                <w:rFonts w:hint="eastAsia"/>
                <w:kern w:val="2"/>
                <w:sz w:val="20"/>
                <w:szCs w:val="20"/>
              </w:rPr>
              <w:t>따른</w:t>
            </w:r>
            <w:r w:rsidR="00ED424E" w:rsidRPr="00244651">
              <w:rPr>
                <w:rFonts w:hint="eastAsia"/>
                <w:kern w:val="2"/>
                <w:sz w:val="20"/>
                <w:szCs w:val="20"/>
              </w:rPr>
              <w:t xml:space="preserve"> </w:t>
            </w:r>
            <w:r w:rsidR="00D25917" w:rsidRPr="00244651">
              <w:rPr>
                <w:rFonts w:hint="eastAsia"/>
                <w:kern w:val="2"/>
                <w:sz w:val="20"/>
                <w:szCs w:val="20"/>
              </w:rPr>
              <w:t>신기술사업투자조합은</w:t>
            </w:r>
            <w:r w:rsidR="00D25917" w:rsidRPr="00244651">
              <w:rPr>
                <w:rFonts w:hint="eastAsia"/>
                <w:kern w:val="2"/>
                <w:sz w:val="20"/>
                <w:szCs w:val="20"/>
              </w:rPr>
              <w:t xml:space="preserve"> </w:t>
            </w:r>
            <w:r w:rsidR="009B6FA0" w:rsidRPr="00244651">
              <w:rPr>
                <w:rFonts w:hint="eastAsia"/>
                <w:kern w:val="2"/>
                <w:sz w:val="20"/>
                <w:szCs w:val="20"/>
              </w:rPr>
              <w:t>조합원을</w:t>
            </w:r>
            <w:r w:rsidR="009B6FA0" w:rsidRPr="00244651">
              <w:rPr>
                <w:rFonts w:hint="eastAsia"/>
                <w:kern w:val="2"/>
                <w:sz w:val="20"/>
                <w:szCs w:val="20"/>
              </w:rPr>
              <w:t xml:space="preserve"> </w:t>
            </w:r>
            <w:r w:rsidR="009B6FA0" w:rsidRPr="00244651">
              <w:rPr>
                <w:rFonts w:hint="eastAsia"/>
                <w:kern w:val="2"/>
                <w:sz w:val="20"/>
                <w:szCs w:val="20"/>
              </w:rPr>
              <w:t>기준으로</w:t>
            </w:r>
            <w:r w:rsidR="009B6FA0" w:rsidRPr="00244651">
              <w:rPr>
                <w:rFonts w:hint="eastAsia"/>
                <w:kern w:val="2"/>
                <w:sz w:val="20"/>
                <w:szCs w:val="20"/>
              </w:rPr>
              <w:t xml:space="preserve"> 50</w:t>
            </w:r>
            <w:r w:rsidR="009B6FA0" w:rsidRPr="00244651">
              <w:rPr>
                <w:rFonts w:hint="eastAsia"/>
                <w:kern w:val="2"/>
                <w:sz w:val="20"/>
                <w:szCs w:val="20"/>
              </w:rPr>
              <w:t>인</w:t>
            </w:r>
            <w:r w:rsidR="009B6FA0" w:rsidRPr="00244651">
              <w:rPr>
                <w:rFonts w:hint="eastAsia"/>
                <w:kern w:val="2"/>
                <w:sz w:val="20"/>
                <w:szCs w:val="20"/>
              </w:rPr>
              <w:t xml:space="preserve"> </w:t>
            </w:r>
            <w:r w:rsidR="009B6FA0" w:rsidRPr="00244651">
              <w:rPr>
                <w:rFonts w:hint="eastAsia"/>
                <w:kern w:val="2"/>
                <w:sz w:val="20"/>
                <w:szCs w:val="20"/>
              </w:rPr>
              <w:t>여부를</w:t>
            </w:r>
            <w:r w:rsidR="009B6FA0" w:rsidRPr="00244651">
              <w:rPr>
                <w:rFonts w:hint="eastAsia"/>
                <w:kern w:val="2"/>
                <w:sz w:val="20"/>
                <w:szCs w:val="20"/>
              </w:rPr>
              <w:t xml:space="preserve"> </w:t>
            </w:r>
            <w:r w:rsidR="009B6FA0" w:rsidRPr="00244651">
              <w:rPr>
                <w:rFonts w:hint="eastAsia"/>
                <w:kern w:val="2"/>
                <w:sz w:val="20"/>
                <w:szCs w:val="20"/>
              </w:rPr>
              <w:t>판단하여야</w:t>
            </w:r>
            <w:r w:rsidR="009B6FA0" w:rsidRPr="00244651">
              <w:rPr>
                <w:rFonts w:hint="eastAsia"/>
                <w:kern w:val="2"/>
                <w:sz w:val="20"/>
                <w:szCs w:val="20"/>
              </w:rPr>
              <w:t xml:space="preserve"> </w:t>
            </w:r>
            <w:r w:rsidR="009B6FA0" w:rsidRPr="00244651">
              <w:rPr>
                <w:rFonts w:hint="eastAsia"/>
                <w:kern w:val="2"/>
                <w:sz w:val="20"/>
                <w:szCs w:val="20"/>
              </w:rPr>
              <w:t>함</w:t>
            </w:r>
            <w:r w:rsidR="009B6FA0" w:rsidRPr="00244651">
              <w:rPr>
                <w:rFonts w:hint="eastAsia"/>
                <w:kern w:val="2"/>
                <w:sz w:val="20"/>
                <w:szCs w:val="20"/>
              </w:rPr>
              <w:t>.</w:t>
            </w:r>
          </w:p>
          <w:p w14:paraId="1A2162B3" w14:textId="738526B5" w:rsidR="00073940" w:rsidRDefault="00073940" w:rsidP="00244651">
            <w:pPr>
              <w:pStyle w:val="1"/>
              <w:numPr>
                <w:ilvl w:val="0"/>
                <w:numId w:val="18"/>
              </w:numPr>
              <w:spacing w:line="276" w:lineRule="auto"/>
              <w:rPr>
                <w:kern w:val="2"/>
                <w:sz w:val="20"/>
                <w:szCs w:val="20"/>
              </w:rPr>
            </w:pPr>
            <w:r>
              <w:rPr>
                <w:rFonts w:hint="eastAsia"/>
                <w:kern w:val="2"/>
                <w:sz w:val="20"/>
                <w:szCs w:val="20"/>
              </w:rPr>
              <w:t>단</w:t>
            </w:r>
            <w:r>
              <w:rPr>
                <w:rFonts w:hint="eastAsia"/>
                <w:kern w:val="2"/>
                <w:sz w:val="20"/>
                <w:szCs w:val="20"/>
              </w:rPr>
              <w:t xml:space="preserve">, </w:t>
            </w:r>
            <w:r w:rsidR="00077EDC">
              <w:rPr>
                <w:rFonts w:hint="eastAsia"/>
                <w:kern w:val="2"/>
                <w:sz w:val="20"/>
                <w:szCs w:val="20"/>
              </w:rPr>
              <w:t>증권의</w:t>
            </w:r>
            <w:r w:rsidR="00077EDC">
              <w:rPr>
                <w:rFonts w:hint="eastAsia"/>
                <w:kern w:val="2"/>
                <w:sz w:val="20"/>
                <w:szCs w:val="20"/>
              </w:rPr>
              <w:t xml:space="preserve"> </w:t>
            </w:r>
            <w:r w:rsidR="00077EDC">
              <w:rPr>
                <w:rFonts w:hint="eastAsia"/>
                <w:kern w:val="2"/>
                <w:sz w:val="20"/>
                <w:szCs w:val="20"/>
              </w:rPr>
              <w:t>발행</w:t>
            </w:r>
            <w:r w:rsidR="00077EDC">
              <w:rPr>
                <w:rFonts w:hint="eastAsia"/>
                <w:kern w:val="2"/>
                <w:sz w:val="20"/>
                <w:szCs w:val="20"/>
              </w:rPr>
              <w:t xml:space="preserve"> </w:t>
            </w:r>
            <w:r w:rsidR="00077EDC">
              <w:rPr>
                <w:rFonts w:hint="eastAsia"/>
                <w:kern w:val="2"/>
                <w:sz w:val="20"/>
                <w:szCs w:val="20"/>
              </w:rPr>
              <w:t>또는</w:t>
            </w:r>
            <w:r w:rsidR="00077EDC">
              <w:rPr>
                <w:rFonts w:hint="eastAsia"/>
                <w:kern w:val="2"/>
                <w:sz w:val="20"/>
                <w:szCs w:val="20"/>
              </w:rPr>
              <w:t xml:space="preserve"> </w:t>
            </w:r>
            <w:r w:rsidR="00077EDC">
              <w:rPr>
                <w:rFonts w:hint="eastAsia"/>
                <w:kern w:val="2"/>
                <w:sz w:val="20"/>
                <w:szCs w:val="20"/>
              </w:rPr>
              <w:t>매도가</w:t>
            </w:r>
            <w:r w:rsidR="00077EDC">
              <w:rPr>
                <w:rFonts w:hint="eastAsia"/>
                <w:kern w:val="2"/>
                <w:sz w:val="20"/>
                <w:szCs w:val="20"/>
              </w:rPr>
              <w:t xml:space="preserve"> 50</w:t>
            </w:r>
            <w:r w:rsidR="00077EDC">
              <w:rPr>
                <w:rFonts w:hint="eastAsia"/>
                <w:kern w:val="2"/>
                <w:sz w:val="20"/>
                <w:szCs w:val="20"/>
              </w:rPr>
              <w:t>인</w:t>
            </w:r>
            <w:r w:rsidR="00077EDC">
              <w:rPr>
                <w:rFonts w:hint="eastAsia"/>
                <w:kern w:val="2"/>
                <w:sz w:val="20"/>
                <w:szCs w:val="20"/>
              </w:rPr>
              <w:t xml:space="preserve"> </w:t>
            </w:r>
            <w:r w:rsidR="00077EDC">
              <w:rPr>
                <w:rFonts w:hint="eastAsia"/>
                <w:kern w:val="2"/>
                <w:sz w:val="20"/>
                <w:szCs w:val="20"/>
              </w:rPr>
              <w:t>이상을</w:t>
            </w:r>
            <w:r w:rsidR="00077EDC">
              <w:rPr>
                <w:rFonts w:hint="eastAsia"/>
                <w:kern w:val="2"/>
                <w:sz w:val="20"/>
                <w:szCs w:val="20"/>
              </w:rPr>
              <w:t xml:space="preserve"> </w:t>
            </w:r>
            <w:r w:rsidR="00077EDC">
              <w:rPr>
                <w:rFonts w:hint="eastAsia"/>
                <w:kern w:val="2"/>
                <w:sz w:val="20"/>
                <w:szCs w:val="20"/>
              </w:rPr>
              <w:t>청약권유의</w:t>
            </w:r>
            <w:r w:rsidR="00077EDC">
              <w:rPr>
                <w:rFonts w:hint="eastAsia"/>
                <w:kern w:val="2"/>
                <w:sz w:val="20"/>
                <w:szCs w:val="20"/>
              </w:rPr>
              <w:t xml:space="preserve"> </w:t>
            </w:r>
            <w:r w:rsidR="00077EDC">
              <w:rPr>
                <w:rFonts w:hint="eastAsia"/>
                <w:kern w:val="2"/>
                <w:sz w:val="20"/>
                <w:szCs w:val="20"/>
              </w:rPr>
              <w:t>대상으로</w:t>
            </w:r>
            <w:r w:rsidR="00077EDC">
              <w:rPr>
                <w:rFonts w:hint="eastAsia"/>
                <w:kern w:val="2"/>
                <w:sz w:val="20"/>
                <w:szCs w:val="20"/>
              </w:rPr>
              <w:t xml:space="preserve"> </w:t>
            </w:r>
            <w:r w:rsidR="00077EDC">
              <w:rPr>
                <w:rFonts w:hint="eastAsia"/>
                <w:kern w:val="2"/>
                <w:sz w:val="20"/>
                <w:szCs w:val="20"/>
              </w:rPr>
              <w:t>한다면</w:t>
            </w:r>
            <w:r w:rsidR="00077EDC">
              <w:rPr>
                <w:rFonts w:hint="eastAsia"/>
                <w:kern w:val="2"/>
                <w:sz w:val="20"/>
                <w:szCs w:val="20"/>
              </w:rPr>
              <w:t xml:space="preserve"> </w:t>
            </w:r>
            <w:r w:rsidR="00077EDC">
              <w:rPr>
                <w:rFonts w:hint="eastAsia"/>
                <w:kern w:val="2"/>
                <w:sz w:val="20"/>
                <w:szCs w:val="20"/>
              </w:rPr>
              <w:t>해당</w:t>
            </w:r>
            <w:r w:rsidR="00077EDC">
              <w:rPr>
                <w:rFonts w:hint="eastAsia"/>
                <w:kern w:val="2"/>
                <w:sz w:val="20"/>
                <w:szCs w:val="20"/>
              </w:rPr>
              <w:t xml:space="preserve"> </w:t>
            </w:r>
            <w:r w:rsidR="00077EDC">
              <w:rPr>
                <w:rFonts w:hint="eastAsia"/>
                <w:kern w:val="2"/>
                <w:sz w:val="20"/>
                <w:szCs w:val="20"/>
              </w:rPr>
              <w:t>모집</w:t>
            </w:r>
            <w:r w:rsidR="00077EDC">
              <w:rPr>
                <w:rFonts w:hint="eastAsia"/>
                <w:kern w:val="2"/>
                <w:sz w:val="20"/>
                <w:szCs w:val="20"/>
              </w:rPr>
              <w:t xml:space="preserve"> </w:t>
            </w:r>
            <w:r w:rsidR="00077EDC">
              <w:rPr>
                <w:rFonts w:hint="eastAsia"/>
                <w:kern w:val="2"/>
                <w:sz w:val="20"/>
                <w:szCs w:val="20"/>
              </w:rPr>
              <w:t>또는</w:t>
            </w:r>
            <w:r w:rsidR="00077EDC">
              <w:rPr>
                <w:rFonts w:hint="eastAsia"/>
                <w:kern w:val="2"/>
                <w:sz w:val="20"/>
                <w:szCs w:val="20"/>
              </w:rPr>
              <w:t xml:space="preserve"> </w:t>
            </w:r>
            <w:r w:rsidR="00077EDC">
              <w:rPr>
                <w:rFonts w:hint="eastAsia"/>
                <w:kern w:val="2"/>
                <w:sz w:val="20"/>
                <w:szCs w:val="20"/>
              </w:rPr>
              <w:t>매출</w:t>
            </w:r>
            <w:r w:rsidR="00077EDC">
              <w:rPr>
                <w:rFonts w:hint="eastAsia"/>
                <w:kern w:val="2"/>
                <w:sz w:val="20"/>
                <w:szCs w:val="20"/>
              </w:rPr>
              <w:t xml:space="preserve"> </w:t>
            </w:r>
            <w:r w:rsidR="00077EDC">
              <w:rPr>
                <w:rFonts w:hint="eastAsia"/>
                <w:kern w:val="2"/>
                <w:sz w:val="20"/>
                <w:szCs w:val="20"/>
              </w:rPr>
              <w:t>예정금액과</w:t>
            </w:r>
            <w:r w:rsidR="00077EDC">
              <w:rPr>
                <w:rFonts w:hint="eastAsia"/>
                <w:kern w:val="2"/>
                <w:sz w:val="20"/>
                <w:szCs w:val="20"/>
              </w:rPr>
              <w:t xml:space="preserve"> </w:t>
            </w:r>
            <w:r w:rsidR="00077EDC">
              <w:rPr>
                <w:rFonts w:hint="eastAsia"/>
                <w:kern w:val="2"/>
                <w:sz w:val="20"/>
                <w:szCs w:val="20"/>
              </w:rPr>
              <w:t>증권의</w:t>
            </w:r>
            <w:r w:rsidR="00077EDC">
              <w:rPr>
                <w:rFonts w:hint="eastAsia"/>
                <w:kern w:val="2"/>
                <w:sz w:val="20"/>
                <w:szCs w:val="20"/>
              </w:rPr>
              <w:t xml:space="preserve"> </w:t>
            </w:r>
            <w:r w:rsidR="00077EDC">
              <w:rPr>
                <w:rFonts w:hint="eastAsia"/>
                <w:kern w:val="2"/>
                <w:sz w:val="20"/>
                <w:szCs w:val="20"/>
              </w:rPr>
              <w:t>종류를</w:t>
            </w:r>
            <w:r w:rsidR="00077EDC">
              <w:rPr>
                <w:rFonts w:hint="eastAsia"/>
                <w:kern w:val="2"/>
                <w:sz w:val="20"/>
                <w:szCs w:val="20"/>
              </w:rPr>
              <w:t xml:space="preserve"> </w:t>
            </w:r>
            <w:r w:rsidR="00077EDC">
              <w:rPr>
                <w:rFonts w:hint="eastAsia"/>
                <w:kern w:val="2"/>
                <w:sz w:val="20"/>
                <w:szCs w:val="20"/>
              </w:rPr>
              <w:t>불문하고</w:t>
            </w:r>
            <w:r w:rsidR="00077EDC">
              <w:rPr>
                <w:rFonts w:hint="eastAsia"/>
                <w:kern w:val="2"/>
                <w:sz w:val="20"/>
                <w:szCs w:val="20"/>
              </w:rPr>
              <w:t xml:space="preserve"> </w:t>
            </w:r>
            <w:r w:rsidR="00077EDC">
              <w:rPr>
                <w:rFonts w:hint="eastAsia"/>
                <w:kern w:val="2"/>
                <w:sz w:val="20"/>
                <w:szCs w:val="20"/>
              </w:rPr>
              <w:t>과거</w:t>
            </w:r>
            <w:r w:rsidR="00077EDC">
              <w:rPr>
                <w:rFonts w:hint="eastAsia"/>
                <w:kern w:val="2"/>
                <w:sz w:val="20"/>
                <w:szCs w:val="20"/>
              </w:rPr>
              <w:t xml:space="preserve"> 1</w:t>
            </w:r>
            <w:r w:rsidR="00077EDC">
              <w:rPr>
                <w:rFonts w:hint="eastAsia"/>
                <w:kern w:val="2"/>
                <w:sz w:val="20"/>
                <w:szCs w:val="20"/>
              </w:rPr>
              <w:t>년간</w:t>
            </w:r>
            <w:r w:rsidR="00077EDC">
              <w:rPr>
                <w:rFonts w:hint="eastAsia"/>
                <w:kern w:val="2"/>
                <w:sz w:val="20"/>
                <w:szCs w:val="20"/>
              </w:rPr>
              <w:t xml:space="preserve"> </w:t>
            </w:r>
            <w:r w:rsidR="00077EDC">
              <w:rPr>
                <w:rFonts w:hint="eastAsia"/>
                <w:kern w:val="2"/>
                <w:sz w:val="20"/>
                <w:szCs w:val="20"/>
              </w:rPr>
              <w:t>증권신고서를</w:t>
            </w:r>
            <w:r w:rsidR="00077EDC">
              <w:rPr>
                <w:rFonts w:hint="eastAsia"/>
                <w:kern w:val="2"/>
                <w:sz w:val="20"/>
                <w:szCs w:val="20"/>
              </w:rPr>
              <w:t xml:space="preserve"> </w:t>
            </w:r>
            <w:r w:rsidR="00077EDC">
              <w:rPr>
                <w:rFonts w:hint="eastAsia"/>
                <w:kern w:val="2"/>
                <w:sz w:val="20"/>
                <w:szCs w:val="20"/>
              </w:rPr>
              <w:t>제출하지</w:t>
            </w:r>
            <w:r w:rsidR="00077EDC">
              <w:rPr>
                <w:rFonts w:hint="eastAsia"/>
                <w:kern w:val="2"/>
                <w:sz w:val="20"/>
                <w:szCs w:val="20"/>
              </w:rPr>
              <w:t xml:space="preserve"> </w:t>
            </w:r>
            <w:r w:rsidR="00077EDC">
              <w:rPr>
                <w:rFonts w:hint="eastAsia"/>
                <w:kern w:val="2"/>
                <w:sz w:val="20"/>
                <w:szCs w:val="20"/>
              </w:rPr>
              <w:t>아니한</w:t>
            </w:r>
            <w:r w:rsidR="00077EDC">
              <w:rPr>
                <w:rFonts w:hint="eastAsia"/>
                <w:kern w:val="2"/>
                <w:sz w:val="20"/>
                <w:szCs w:val="20"/>
              </w:rPr>
              <w:t xml:space="preserve"> </w:t>
            </w:r>
            <w:r w:rsidR="00077EDC">
              <w:rPr>
                <w:rFonts w:hint="eastAsia"/>
                <w:kern w:val="2"/>
                <w:sz w:val="20"/>
                <w:szCs w:val="20"/>
              </w:rPr>
              <w:t>모집</w:t>
            </w:r>
            <w:r w:rsidR="00077EDC">
              <w:rPr>
                <w:rFonts w:hint="eastAsia"/>
                <w:kern w:val="2"/>
                <w:sz w:val="20"/>
                <w:szCs w:val="20"/>
              </w:rPr>
              <w:t xml:space="preserve"> </w:t>
            </w:r>
            <w:r w:rsidR="00077EDC">
              <w:rPr>
                <w:rFonts w:hint="eastAsia"/>
                <w:kern w:val="2"/>
                <w:sz w:val="20"/>
                <w:szCs w:val="20"/>
              </w:rPr>
              <w:t>또는</w:t>
            </w:r>
            <w:r w:rsidR="00077EDC">
              <w:rPr>
                <w:rFonts w:hint="eastAsia"/>
                <w:kern w:val="2"/>
                <w:sz w:val="20"/>
                <w:szCs w:val="20"/>
              </w:rPr>
              <w:t xml:space="preserve"> </w:t>
            </w:r>
            <w:r w:rsidR="00077EDC">
              <w:rPr>
                <w:rFonts w:hint="eastAsia"/>
                <w:kern w:val="2"/>
                <w:sz w:val="20"/>
                <w:szCs w:val="20"/>
              </w:rPr>
              <w:t>매출금액의</w:t>
            </w:r>
            <w:r w:rsidR="00077EDC">
              <w:rPr>
                <w:rFonts w:hint="eastAsia"/>
                <w:kern w:val="2"/>
                <w:sz w:val="20"/>
                <w:szCs w:val="20"/>
              </w:rPr>
              <w:t xml:space="preserve"> </w:t>
            </w:r>
            <w:r w:rsidR="00077EDC">
              <w:rPr>
                <w:rFonts w:hint="eastAsia"/>
                <w:kern w:val="2"/>
                <w:sz w:val="20"/>
                <w:szCs w:val="20"/>
              </w:rPr>
              <w:t>합계액을</w:t>
            </w:r>
            <w:r w:rsidR="00077EDC">
              <w:rPr>
                <w:rFonts w:hint="eastAsia"/>
                <w:kern w:val="2"/>
                <w:sz w:val="20"/>
                <w:szCs w:val="20"/>
              </w:rPr>
              <w:t xml:space="preserve"> </w:t>
            </w:r>
            <w:r w:rsidR="00077EDC">
              <w:rPr>
                <w:rFonts w:hint="eastAsia"/>
                <w:kern w:val="2"/>
                <w:sz w:val="20"/>
                <w:szCs w:val="20"/>
              </w:rPr>
              <w:t>기준으로</w:t>
            </w:r>
            <w:r w:rsidR="00077EDC">
              <w:rPr>
                <w:rFonts w:hint="eastAsia"/>
                <w:kern w:val="2"/>
                <w:sz w:val="20"/>
                <w:szCs w:val="20"/>
              </w:rPr>
              <w:t xml:space="preserve"> 10</w:t>
            </w:r>
            <w:r w:rsidR="00077EDC">
              <w:rPr>
                <w:rFonts w:hint="eastAsia"/>
                <w:kern w:val="2"/>
                <w:sz w:val="20"/>
                <w:szCs w:val="20"/>
              </w:rPr>
              <w:t>억원을</w:t>
            </w:r>
            <w:r w:rsidR="00077EDC">
              <w:rPr>
                <w:rFonts w:hint="eastAsia"/>
                <w:kern w:val="2"/>
                <w:sz w:val="20"/>
                <w:szCs w:val="20"/>
              </w:rPr>
              <w:t xml:space="preserve"> </w:t>
            </w:r>
            <w:r w:rsidR="00077EDC">
              <w:rPr>
                <w:rFonts w:hint="eastAsia"/>
                <w:kern w:val="2"/>
                <w:sz w:val="20"/>
                <w:szCs w:val="20"/>
              </w:rPr>
              <w:t>산정함</w:t>
            </w:r>
            <w:r w:rsidR="00077EDC">
              <w:rPr>
                <w:rFonts w:hint="eastAsia"/>
                <w:kern w:val="2"/>
                <w:sz w:val="20"/>
                <w:szCs w:val="20"/>
              </w:rPr>
              <w:t>.</w:t>
            </w:r>
          </w:p>
          <w:p w14:paraId="12D9704E" w14:textId="64AC15F5" w:rsidR="00D04EA4" w:rsidRPr="00F83AAB" w:rsidRDefault="00830016" w:rsidP="001253EA">
            <w:pPr>
              <w:pStyle w:val="1"/>
              <w:spacing w:line="276" w:lineRule="auto"/>
              <w:rPr>
                <w:kern w:val="2"/>
                <w:sz w:val="20"/>
                <w:szCs w:val="20"/>
              </w:rPr>
            </w:pPr>
            <w:r w:rsidRPr="00F83AAB">
              <w:rPr>
                <w:rFonts w:hint="eastAsia"/>
                <w:kern w:val="2"/>
                <w:sz w:val="20"/>
                <w:szCs w:val="20"/>
              </w:rPr>
              <w:t>과거</w:t>
            </w:r>
            <w:r w:rsidRPr="00F83AAB">
              <w:rPr>
                <w:rFonts w:hint="eastAsia"/>
                <w:kern w:val="2"/>
                <w:sz w:val="20"/>
                <w:szCs w:val="20"/>
              </w:rPr>
              <w:t xml:space="preserve"> </w:t>
            </w:r>
            <w:r w:rsidRPr="00F83AAB">
              <w:rPr>
                <w:rFonts w:hint="eastAsia"/>
                <w:kern w:val="2"/>
                <w:sz w:val="20"/>
                <w:szCs w:val="20"/>
              </w:rPr>
              <w:t>투자자들의</w:t>
            </w:r>
            <w:r w:rsidRPr="00F83AAB">
              <w:rPr>
                <w:rFonts w:hint="eastAsia"/>
                <w:kern w:val="2"/>
                <w:sz w:val="20"/>
                <w:szCs w:val="20"/>
              </w:rPr>
              <w:t xml:space="preserve"> </w:t>
            </w:r>
            <w:r w:rsidRPr="00F83AAB">
              <w:rPr>
                <w:rFonts w:hint="eastAsia"/>
                <w:kern w:val="2"/>
                <w:sz w:val="20"/>
                <w:szCs w:val="20"/>
              </w:rPr>
              <w:t>신주</w:t>
            </w:r>
            <w:r w:rsidRPr="00F83AAB">
              <w:rPr>
                <w:rFonts w:hint="eastAsia"/>
                <w:kern w:val="2"/>
                <w:sz w:val="20"/>
                <w:szCs w:val="20"/>
              </w:rPr>
              <w:t xml:space="preserve"> </w:t>
            </w:r>
            <w:r w:rsidRPr="00F83AAB">
              <w:rPr>
                <w:rFonts w:hint="eastAsia"/>
                <w:kern w:val="2"/>
                <w:sz w:val="20"/>
                <w:szCs w:val="20"/>
              </w:rPr>
              <w:t>인수와</w:t>
            </w:r>
            <w:r w:rsidRPr="00F83AAB">
              <w:rPr>
                <w:rFonts w:hint="eastAsia"/>
                <w:kern w:val="2"/>
                <w:sz w:val="20"/>
                <w:szCs w:val="20"/>
              </w:rPr>
              <w:t xml:space="preserve"> </w:t>
            </w:r>
            <w:r w:rsidRPr="00F83AAB">
              <w:rPr>
                <w:rFonts w:hint="eastAsia"/>
                <w:kern w:val="2"/>
                <w:sz w:val="20"/>
                <w:szCs w:val="20"/>
              </w:rPr>
              <w:t>관련하여서는</w:t>
            </w:r>
            <w:r w:rsidRPr="00F83AAB">
              <w:rPr>
                <w:rFonts w:hint="eastAsia"/>
                <w:kern w:val="2"/>
                <w:sz w:val="20"/>
                <w:szCs w:val="20"/>
              </w:rPr>
              <w:t xml:space="preserve">, </w:t>
            </w:r>
            <w:r w:rsidRPr="00F83AAB">
              <w:rPr>
                <w:rFonts w:hint="eastAsia"/>
                <w:kern w:val="2"/>
                <w:sz w:val="20"/>
                <w:szCs w:val="20"/>
              </w:rPr>
              <w:t>자본시장법상</w:t>
            </w:r>
            <w:r w:rsidRPr="00F83AAB">
              <w:rPr>
                <w:rFonts w:hint="eastAsia"/>
                <w:kern w:val="2"/>
                <w:sz w:val="20"/>
                <w:szCs w:val="20"/>
              </w:rPr>
              <w:t xml:space="preserve"> </w:t>
            </w:r>
            <w:r w:rsidRPr="00F83AAB">
              <w:rPr>
                <w:rFonts w:hint="eastAsia"/>
                <w:kern w:val="2"/>
                <w:sz w:val="20"/>
                <w:szCs w:val="20"/>
              </w:rPr>
              <w:t>모집에</w:t>
            </w:r>
            <w:r w:rsidRPr="00F83AAB">
              <w:rPr>
                <w:rFonts w:hint="eastAsia"/>
                <w:kern w:val="2"/>
                <w:sz w:val="20"/>
                <w:szCs w:val="20"/>
              </w:rPr>
              <w:t xml:space="preserve"> </w:t>
            </w:r>
            <w:r w:rsidRPr="00F83AAB">
              <w:rPr>
                <w:rFonts w:hint="eastAsia"/>
                <w:kern w:val="2"/>
                <w:sz w:val="20"/>
                <w:szCs w:val="20"/>
              </w:rPr>
              <w:t>해당하여</w:t>
            </w:r>
            <w:r w:rsidRPr="00F83AAB">
              <w:rPr>
                <w:rFonts w:hint="eastAsia"/>
                <w:kern w:val="2"/>
                <w:sz w:val="20"/>
                <w:szCs w:val="20"/>
              </w:rPr>
              <w:t xml:space="preserve"> </w:t>
            </w:r>
            <w:r w:rsidRPr="00F83AAB">
              <w:rPr>
                <w:rFonts w:hint="eastAsia"/>
                <w:kern w:val="2"/>
                <w:sz w:val="20"/>
                <w:szCs w:val="20"/>
              </w:rPr>
              <w:t>증권신고서를</w:t>
            </w:r>
            <w:r w:rsidRPr="00F83AAB">
              <w:rPr>
                <w:rFonts w:hint="eastAsia"/>
                <w:kern w:val="2"/>
                <w:sz w:val="20"/>
                <w:szCs w:val="20"/>
              </w:rPr>
              <w:t xml:space="preserve"> </w:t>
            </w:r>
            <w:r w:rsidRPr="00F83AAB">
              <w:rPr>
                <w:rFonts w:hint="eastAsia"/>
                <w:kern w:val="2"/>
                <w:sz w:val="20"/>
                <w:szCs w:val="20"/>
              </w:rPr>
              <w:t>제출해야</w:t>
            </w:r>
            <w:r w:rsidRPr="00F83AAB">
              <w:rPr>
                <w:rFonts w:hint="eastAsia"/>
                <w:kern w:val="2"/>
                <w:sz w:val="20"/>
                <w:szCs w:val="20"/>
              </w:rPr>
              <w:t xml:space="preserve"> </w:t>
            </w:r>
            <w:r w:rsidRPr="00F83AAB">
              <w:rPr>
                <w:rFonts w:hint="eastAsia"/>
                <w:kern w:val="2"/>
                <w:sz w:val="20"/>
                <w:szCs w:val="20"/>
              </w:rPr>
              <w:t>하는</w:t>
            </w:r>
            <w:r w:rsidRPr="00F83AAB">
              <w:rPr>
                <w:rFonts w:hint="eastAsia"/>
                <w:kern w:val="2"/>
                <w:sz w:val="20"/>
                <w:szCs w:val="20"/>
              </w:rPr>
              <w:t xml:space="preserve"> </w:t>
            </w:r>
            <w:r w:rsidRPr="00F83AAB">
              <w:rPr>
                <w:rFonts w:hint="eastAsia"/>
                <w:kern w:val="2"/>
                <w:sz w:val="20"/>
                <w:szCs w:val="20"/>
              </w:rPr>
              <w:t>경우는</w:t>
            </w:r>
            <w:r w:rsidRPr="00F83AAB">
              <w:rPr>
                <w:rFonts w:hint="eastAsia"/>
                <w:kern w:val="2"/>
                <w:sz w:val="20"/>
                <w:szCs w:val="20"/>
              </w:rPr>
              <w:t xml:space="preserve"> </w:t>
            </w:r>
            <w:r w:rsidRPr="00F83AAB">
              <w:rPr>
                <w:rFonts w:hint="eastAsia"/>
                <w:kern w:val="2"/>
                <w:sz w:val="20"/>
                <w:szCs w:val="20"/>
              </w:rPr>
              <w:t>없는</w:t>
            </w:r>
            <w:r w:rsidRPr="00F83AAB">
              <w:rPr>
                <w:rFonts w:hint="eastAsia"/>
                <w:kern w:val="2"/>
                <w:sz w:val="20"/>
                <w:szCs w:val="20"/>
              </w:rPr>
              <w:t xml:space="preserve"> </w:t>
            </w:r>
            <w:r w:rsidRPr="00F83AAB">
              <w:rPr>
                <w:rFonts w:hint="eastAsia"/>
                <w:kern w:val="2"/>
                <w:sz w:val="20"/>
                <w:szCs w:val="20"/>
              </w:rPr>
              <w:t>것으로</w:t>
            </w:r>
            <w:r w:rsidRPr="00F83AAB">
              <w:rPr>
                <w:rFonts w:hint="eastAsia"/>
                <w:kern w:val="2"/>
                <w:sz w:val="20"/>
                <w:szCs w:val="20"/>
              </w:rPr>
              <w:t xml:space="preserve"> </w:t>
            </w:r>
            <w:r w:rsidRPr="00F83AAB">
              <w:rPr>
                <w:rFonts w:hint="eastAsia"/>
                <w:kern w:val="2"/>
                <w:sz w:val="20"/>
                <w:szCs w:val="20"/>
              </w:rPr>
              <w:t>보임</w:t>
            </w:r>
            <w:r w:rsidRPr="00F83AAB">
              <w:rPr>
                <w:rFonts w:hint="eastAsia"/>
                <w:kern w:val="2"/>
                <w:sz w:val="20"/>
                <w:szCs w:val="20"/>
              </w:rPr>
              <w:t>.</w:t>
            </w:r>
          </w:p>
          <w:p w14:paraId="1F53B5C5" w14:textId="6BCDDF2A" w:rsidR="000D5E1C" w:rsidRDefault="00F83AAB" w:rsidP="001253EA">
            <w:pPr>
              <w:pStyle w:val="1"/>
              <w:spacing w:line="276" w:lineRule="auto"/>
              <w:rPr>
                <w:kern w:val="2"/>
                <w:sz w:val="20"/>
                <w:szCs w:val="20"/>
              </w:rPr>
            </w:pPr>
            <w:r>
              <w:rPr>
                <w:rFonts w:hint="eastAsia"/>
                <w:kern w:val="2"/>
                <w:sz w:val="20"/>
                <w:szCs w:val="20"/>
              </w:rPr>
              <w:t>다만</w:t>
            </w:r>
            <w:r>
              <w:rPr>
                <w:rFonts w:hint="eastAsia"/>
                <w:kern w:val="2"/>
                <w:sz w:val="20"/>
                <w:szCs w:val="20"/>
              </w:rPr>
              <w:t xml:space="preserve">, </w:t>
            </w:r>
            <w:r w:rsidR="0098453E">
              <w:rPr>
                <w:rFonts w:hint="eastAsia"/>
                <w:kern w:val="2"/>
                <w:sz w:val="20"/>
                <w:szCs w:val="20"/>
              </w:rPr>
              <w:t>구주</w:t>
            </w:r>
            <w:r w:rsidR="0098453E">
              <w:rPr>
                <w:rFonts w:hint="eastAsia"/>
                <w:kern w:val="2"/>
                <w:sz w:val="20"/>
                <w:szCs w:val="20"/>
              </w:rPr>
              <w:t xml:space="preserve"> </w:t>
            </w:r>
            <w:r w:rsidR="0098453E">
              <w:rPr>
                <w:rFonts w:hint="eastAsia"/>
                <w:kern w:val="2"/>
                <w:sz w:val="20"/>
                <w:szCs w:val="20"/>
              </w:rPr>
              <w:t>거래가</w:t>
            </w:r>
            <w:r w:rsidR="0098453E">
              <w:rPr>
                <w:rFonts w:hint="eastAsia"/>
                <w:kern w:val="2"/>
                <w:sz w:val="20"/>
                <w:szCs w:val="20"/>
              </w:rPr>
              <w:t xml:space="preserve"> </w:t>
            </w:r>
            <w:r w:rsidR="0098453E">
              <w:rPr>
                <w:rFonts w:hint="eastAsia"/>
                <w:kern w:val="2"/>
                <w:sz w:val="20"/>
                <w:szCs w:val="20"/>
              </w:rPr>
              <w:t>자본시장법상</w:t>
            </w:r>
            <w:r w:rsidR="0098453E">
              <w:rPr>
                <w:rFonts w:hint="eastAsia"/>
                <w:kern w:val="2"/>
                <w:sz w:val="20"/>
                <w:szCs w:val="20"/>
              </w:rPr>
              <w:t xml:space="preserve"> </w:t>
            </w:r>
            <w:r w:rsidR="0098453E">
              <w:rPr>
                <w:rFonts w:hint="eastAsia"/>
                <w:kern w:val="2"/>
                <w:sz w:val="20"/>
                <w:szCs w:val="20"/>
              </w:rPr>
              <w:t>매출에</w:t>
            </w:r>
            <w:r w:rsidR="0098453E">
              <w:rPr>
                <w:rFonts w:hint="eastAsia"/>
                <w:kern w:val="2"/>
                <w:sz w:val="20"/>
                <w:szCs w:val="20"/>
              </w:rPr>
              <w:t xml:space="preserve"> </w:t>
            </w:r>
            <w:r w:rsidR="0098453E">
              <w:rPr>
                <w:rFonts w:hint="eastAsia"/>
                <w:kern w:val="2"/>
                <w:sz w:val="20"/>
                <w:szCs w:val="20"/>
              </w:rPr>
              <w:t>해당하는지와</w:t>
            </w:r>
            <w:r w:rsidR="0098453E">
              <w:rPr>
                <w:rFonts w:hint="eastAsia"/>
                <w:kern w:val="2"/>
                <w:sz w:val="20"/>
                <w:szCs w:val="20"/>
              </w:rPr>
              <w:t xml:space="preserve"> </w:t>
            </w:r>
            <w:r w:rsidR="0098453E">
              <w:rPr>
                <w:rFonts w:hint="eastAsia"/>
                <w:kern w:val="2"/>
                <w:sz w:val="20"/>
                <w:szCs w:val="20"/>
              </w:rPr>
              <w:t>관련하여</w:t>
            </w:r>
            <w:r w:rsidR="0098453E">
              <w:rPr>
                <w:rFonts w:hint="eastAsia"/>
                <w:kern w:val="2"/>
                <w:sz w:val="20"/>
                <w:szCs w:val="20"/>
              </w:rPr>
              <w:t xml:space="preserve">, </w:t>
            </w:r>
            <w:r w:rsidR="000D5E1C" w:rsidRPr="00B84167">
              <w:rPr>
                <w:rFonts w:hint="eastAsia"/>
                <w:kern w:val="2"/>
                <w:sz w:val="20"/>
                <w:szCs w:val="20"/>
              </w:rPr>
              <w:t>베이스디스트링</w:t>
            </w:r>
            <w:r w:rsidR="000D5E1C" w:rsidRPr="00B84167">
              <w:rPr>
                <w:rFonts w:hint="eastAsia"/>
                <w:kern w:val="2"/>
                <w:sz w:val="20"/>
                <w:szCs w:val="20"/>
              </w:rPr>
              <w:t xml:space="preserve"> </w:t>
            </w:r>
            <w:r w:rsidR="000D5E1C" w:rsidRPr="00B84167">
              <w:rPr>
                <w:rFonts w:hint="eastAsia"/>
                <w:kern w:val="2"/>
                <w:sz w:val="20"/>
                <w:szCs w:val="20"/>
              </w:rPr>
              <w:t>및</w:t>
            </w:r>
            <w:r w:rsidR="000D5E1C" w:rsidRPr="00B84167">
              <w:rPr>
                <w:rFonts w:hint="eastAsia"/>
                <w:kern w:val="2"/>
                <w:sz w:val="20"/>
                <w:szCs w:val="20"/>
              </w:rPr>
              <w:t xml:space="preserve"> </w:t>
            </w:r>
            <w:r w:rsidR="000D5E1C" w:rsidRPr="00B84167">
              <w:rPr>
                <w:rFonts w:hint="eastAsia"/>
                <w:kern w:val="2"/>
                <w:sz w:val="20"/>
                <w:szCs w:val="20"/>
              </w:rPr>
              <w:t>베이스메트로놈의</w:t>
            </w:r>
            <w:r w:rsidR="000D5E1C" w:rsidRPr="00B84167">
              <w:rPr>
                <w:rFonts w:hint="eastAsia"/>
                <w:kern w:val="2"/>
                <w:sz w:val="20"/>
                <w:szCs w:val="20"/>
              </w:rPr>
              <w:t xml:space="preserve"> </w:t>
            </w:r>
            <w:r w:rsidR="000D5E1C" w:rsidRPr="00B84167">
              <w:rPr>
                <w:rFonts w:hint="eastAsia"/>
                <w:kern w:val="2"/>
                <w:sz w:val="20"/>
                <w:szCs w:val="20"/>
              </w:rPr>
              <w:t>조합원</w:t>
            </w:r>
            <w:r w:rsidR="000D5E1C" w:rsidRPr="00B84167">
              <w:rPr>
                <w:rFonts w:hint="eastAsia"/>
                <w:kern w:val="2"/>
                <w:sz w:val="20"/>
                <w:szCs w:val="20"/>
              </w:rPr>
              <w:t xml:space="preserve"> </w:t>
            </w:r>
            <w:r w:rsidR="000D5E1C" w:rsidRPr="00B84167">
              <w:rPr>
                <w:rFonts w:hint="eastAsia"/>
                <w:kern w:val="2"/>
                <w:sz w:val="20"/>
                <w:szCs w:val="20"/>
              </w:rPr>
              <w:t>수의</w:t>
            </w:r>
            <w:r w:rsidR="000D5E1C" w:rsidRPr="00B84167">
              <w:rPr>
                <w:rFonts w:hint="eastAsia"/>
                <w:kern w:val="2"/>
                <w:sz w:val="20"/>
                <w:szCs w:val="20"/>
              </w:rPr>
              <w:t xml:space="preserve"> </w:t>
            </w:r>
            <w:r w:rsidR="000D5E1C" w:rsidRPr="00B84167">
              <w:rPr>
                <w:rFonts w:hint="eastAsia"/>
                <w:kern w:val="2"/>
                <w:sz w:val="20"/>
                <w:szCs w:val="20"/>
              </w:rPr>
              <w:t>합계는</w:t>
            </w:r>
            <w:r w:rsidR="000D5E1C" w:rsidRPr="00B84167">
              <w:rPr>
                <w:rFonts w:hint="eastAsia"/>
                <w:kern w:val="2"/>
                <w:sz w:val="20"/>
                <w:szCs w:val="20"/>
              </w:rPr>
              <w:t xml:space="preserve"> </w:t>
            </w:r>
            <w:r w:rsidR="00545B07">
              <w:rPr>
                <w:rFonts w:hint="eastAsia"/>
                <w:kern w:val="2"/>
                <w:sz w:val="20"/>
                <w:szCs w:val="20"/>
              </w:rPr>
              <w:t>80</w:t>
            </w:r>
            <w:r w:rsidR="00545B07">
              <w:rPr>
                <w:rFonts w:hint="eastAsia"/>
                <w:kern w:val="2"/>
                <w:sz w:val="20"/>
                <w:szCs w:val="20"/>
              </w:rPr>
              <w:t>인</w:t>
            </w:r>
            <w:r w:rsidR="009F38DD">
              <w:rPr>
                <w:rFonts w:hint="eastAsia"/>
                <w:kern w:val="2"/>
                <w:sz w:val="20"/>
                <w:szCs w:val="20"/>
              </w:rPr>
              <w:t>인바</w:t>
            </w:r>
            <w:r w:rsidR="00545B07">
              <w:rPr>
                <w:rFonts w:hint="eastAsia"/>
                <w:kern w:val="2"/>
                <w:sz w:val="20"/>
                <w:szCs w:val="20"/>
              </w:rPr>
              <w:t xml:space="preserve">, </w:t>
            </w:r>
            <w:r w:rsidR="00AC2806">
              <w:rPr>
                <w:rFonts w:ascii="바탕" w:hAnsi="바탕" w:hint="eastAsia"/>
                <w:kern w:val="2"/>
                <w:sz w:val="20"/>
                <w:szCs w:val="20"/>
              </w:rPr>
              <w:t>①</w:t>
            </w:r>
            <w:r w:rsidR="009F38DD">
              <w:rPr>
                <w:rFonts w:hint="eastAsia"/>
                <w:kern w:val="2"/>
                <w:sz w:val="20"/>
                <w:szCs w:val="20"/>
              </w:rPr>
              <w:t xml:space="preserve"> </w:t>
            </w:r>
            <w:r w:rsidR="00545B07">
              <w:rPr>
                <w:rFonts w:hint="eastAsia"/>
                <w:kern w:val="2"/>
                <w:sz w:val="20"/>
                <w:szCs w:val="20"/>
              </w:rPr>
              <w:t>설령</w:t>
            </w:r>
            <w:r w:rsidR="00545B07">
              <w:rPr>
                <w:rFonts w:hint="eastAsia"/>
                <w:kern w:val="2"/>
                <w:sz w:val="20"/>
                <w:szCs w:val="20"/>
              </w:rPr>
              <w:t xml:space="preserve"> </w:t>
            </w:r>
            <w:r w:rsidR="00545B07">
              <w:rPr>
                <w:rFonts w:hint="eastAsia"/>
                <w:kern w:val="2"/>
                <w:sz w:val="20"/>
                <w:szCs w:val="20"/>
              </w:rPr>
              <w:t>위</w:t>
            </w:r>
            <w:r w:rsidR="00545B07">
              <w:rPr>
                <w:rFonts w:hint="eastAsia"/>
                <w:kern w:val="2"/>
                <w:sz w:val="20"/>
                <w:szCs w:val="20"/>
              </w:rPr>
              <w:t xml:space="preserve"> </w:t>
            </w:r>
            <w:r w:rsidR="00545B07">
              <w:rPr>
                <w:rFonts w:hint="eastAsia"/>
                <w:kern w:val="2"/>
                <w:sz w:val="20"/>
                <w:szCs w:val="20"/>
              </w:rPr>
              <w:t>두</w:t>
            </w:r>
            <w:r w:rsidR="00545B07">
              <w:rPr>
                <w:rFonts w:hint="eastAsia"/>
                <w:kern w:val="2"/>
                <w:sz w:val="20"/>
                <w:szCs w:val="20"/>
              </w:rPr>
              <w:t xml:space="preserve"> </w:t>
            </w:r>
            <w:r w:rsidR="00545B07">
              <w:rPr>
                <w:rFonts w:hint="eastAsia"/>
                <w:kern w:val="2"/>
                <w:sz w:val="20"/>
                <w:szCs w:val="20"/>
              </w:rPr>
              <w:t>조합의</w:t>
            </w:r>
            <w:r w:rsidR="00545B07">
              <w:rPr>
                <w:rFonts w:hint="eastAsia"/>
                <w:kern w:val="2"/>
                <w:sz w:val="20"/>
                <w:szCs w:val="20"/>
              </w:rPr>
              <w:t xml:space="preserve"> </w:t>
            </w:r>
            <w:r w:rsidR="00545B07">
              <w:rPr>
                <w:rFonts w:hint="eastAsia"/>
                <w:kern w:val="2"/>
                <w:sz w:val="20"/>
                <w:szCs w:val="20"/>
              </w:rPr>
              <w:t>조합원</w:t>
            </w:r>
            <w:r w:rsidR="00545B07">
              <w:rPr>
                <w:rFonts w:hint="eastAsia"/>
                <w:kern w:val="2"/>
                <w:sz w:val="20"/>
                <w:szCs w:val="20"/>
              </w:rPr>
              <w:t xml:space="preserve"> </w:t>
            </w:r>
            <w:r w:rsidR="00545B07">
              <w:rPr>
                <w:rFonts w:hint="eastAsia"/>
                <w:kern w:val="2"/>
                <w:sz w:val="20"/>
                <w:szCs w:val="20"/>
              </w:rPr>
              <w:t>중</w:t>
            </w:r>
            <w:r w:rsidR="00545B07">
              <w:rPr>
                <w:rFonts w:hint="eastAsia"/>
                <w:kern w:val="2"/>
                <w:sz w:val="20"/>
                <w:szCs w:val="20"/>
              </w:rPr>
              <w:t xml:space="preserve"> </w:t>
            </w:r>
            <w:r w:rsidR="00545B07">
              <w:rPr>
                <w:rFonts w:hint="eastAsia"/>
                <w:kern w:val="2"/>
                <w:sz w:val="20"/>
                <w:szCs w:val="20"/>
              </w:rPr>
              <w:t>중복된</w:t>
            </w:r>
            <w:r w:rsidR="00545B07">
              <w:rPr>
                <w:rFonts w:hint="eastAsia"/>
                <w:kern w:val="2"/>
                <w:sz w:val="20"/>
                <w:szCs w:val="20"/>
              </w:rPr>
              <w:t xml:space="preserve"> </w:t>
            </w:r>
            <w:r w:rsidR="00545B07">
              <w:rPr>
                <w:rFonts w:hint="eastAsia"/>
                <w:kern w:val="2"/>
                <w:sz w:val="20"/>
                <w:szCs w:val="20"/>
              </w:rPr>
              <w:t>조합원이</w:t>
            </w:r>
            <w:r w:rsidR="00545B07">
              <w:rPr>
                <w:rFonts w:hint="eastAsia"/>
                <w:kern w:val="2"/>
                <w:sz w:val="20"/>
                <w:szCs w:val="20"/>
              </w:rPr>
              <w:t xml:space="preserve"> </w:t>
            </w:r>
            <w:r w:rsidR="00545B07">
              <w:rPr>
                <w:rFonts w:hint="eastAsia"/>
                <w:kern w:val="2"/>
                <w:sz w:val="20"/>
                <w:szCs w:val="20"/>
              </w:rPr>
              <w:t>있다고</w:t>
            </w:r>
            <w:r w:rsidR="00545B07">
              <w:rPr>
                <w:rFonts w:hint="eastAsia"/>
                <w:kern w:val="2"/>
                <w:sz w:val="20"/>
                <w:szCs w:val="20"/>
              </w:rPr>
              <w:t xml:space="preserve"> </w:t>
            </w:r>
            <w:r w:rsidR="00545B07">
              <w:rPr>
                <w:rFonts w:hint="eastAsia"/>
                <w:kern w:val="2"/>
                <w:sz w:val="20"/>
                <w:szCs w:val="20"/>
              </w:rPr>
              <w:t>하더라도</w:t>
            </w:r>
            <w:r w:rsidR="00545B07">
              <w:rPr>
                <w:rFonts w:hint="eastAsia"/>
                <w:kern w:val="2"/>
                <w:sz w:val="20"/>
                <w:szCs w:val="20"/>
              </w:rPr>
              <w:t xml:space="preserve"> </w:t>
            </w:r>
            <w:r w:rsidR="00545B07">
              <w:rPr>
                <w:rFonts w:hint="eastAsia"/>
                <w:kern w:val="2"/>
                <w:sz w:val="20"/>
                <w:szCs w:val="20"/>
              </w:rPr>
              <w:t>다른</w:t>
            </w:r>
            <w:r w:rsidR="00545B07">
              <w:rPr>
                <w:rFonts w:hint="eastAsia"/>
                <w:kern w:val="2"/>
                <w:sz w:val="20"/>
                <w:szCs w:val="20"/>
              </w:rPr>
              <w:t xml:space="preserve"> </w:t>
            </w:r>
            <w:r w:rsidR="00545B07">
              <w:rPr>
                <w:rFonts w:hint="eastAsia"/>
                <w:kern w:val="2"/>
                <w:sz w:val="20"/>
                <w:szCs w:val="20"/>
              </w:rPr>
              <w:t>투자조합을</w:t>
            </w:r>
            <w:r w:rsidR="00545B07">
              <w:rPr>
                <w:rFonts w:hint="eastAsia"/>
                <w:kern w:val="2"/>
                <w:sz w:val="20"/>
                <w:szCs w:val="20"/>
              </w:rPr>
              <w:t xml:space="preserve"> </w:t>
            </w:r>
            <w:r w:rsidR="00545B07">
              <w:rPr>
                <w:rFonts w:hint="eastAsia"/>
                <w:kern w:val="2"/>
                <w:sz w:val="20"/>
                <w:szCs w:val="20"/>
              </w:rPr>
              <w:t>통하여</w:t>
            </w:r>
            <w:r w:rsidR="00545B07">
              <w:rPr>
                <w:rFonts w:hint="eastAsia"/>
                <w:kern w:val="2"/>
                <w:sz w:val="20"/>
                <w:szCs w:val="20"/>
              </w:rPr>
              <w:t xml:space="preserve"> </w:t>
            </w:r>
            <w:r w:rsidR="00545B07">
              <w:rPr>
                <w:rFonts w:hint="eastAsia"/>
                <w:kern w:val="2"/>
                <w:sz w:val="20"/>
                <w:szCs w:val="20"/>
              </w:rPr>
              <w:t>구주</w:t>
            </w:r>
            <w:r w:rsidR="000D5E1C" w:rsidRPr="00B84167">
              <w:rPr>
                <w:rFonts w:hint="eastAsia"/>
                <w:kern w:val="2"/>
                <w:sz w:val="20"/>
                <w:szCs w:val="20"/>
              </w:rPr>
              <w:t xml:space="preserve"> </w:t>
            </w:r>
            <w:r w:rsidR="00545B07">
              <w:rPr>
                <w:rFonts w:hint="eastAsia"/>
                <w:kern w:val="2"/>
                <w:sz w:val="20"/>
                <w:szCs w:val="20"/>
              </w:rPr>
              <w:t>거래를</w:t>
            </w:r>
            <w:r w:rsidR="00545B07">
              <w:rPr>
                <w:rFonts w:hint="eastAsia"/>
                <w:kern w:val="2"/>
                <w:sz w:val="20"/>
                <w:szCs w:val="20"/>
              </w:rPr>
              <w:t xml:space="preserve"> </w:t>
            </w:r>
            <w:r w:rsidR="00545B07">
              <w:rPr>
                <w:rFonts w:hint="eastAsia"/>
                <w:kern w:val="2"/>
                <w:sz w:val="20"/>
                <w:szCs w:val="20"/>
              </w:rPr>
              <w:t>한</w:t>
            </w:r>
            <w:r w:rsidR="00545B07">
              <w:rPr>
                <w:rFonts w:hint="eastAsia"/>
                <w:kern w:val="2"/>
                <w:sz w:val="20"/>
                <w:szCs w:val="20"/>
              </w:rPr>
              <w:t xml:space="preserve"> </w:t>
            </w:r>
            <w:r w:rsidR="00545B07">
              <w:rPr>
                <w:rFonts w:hint="eastAsia"/>
                <w:kern w:val="2"/>
                <w:sz w:val="20"/>
                <w:szCs w:val="20"/>
              </w:rPr>
              <w:t>점</w:t>
            </w:r>
            <w:r w:rsidR="00545B07">
              <w:rPr>
                <w:rFonts w:hint="eastAsia"/>
                <w:kern w:val="2"/>
                <w:sz w:val="20"/>
                <w:szCs w:val="20"/>
              </w:rPr>
              <w:t xml:space="preserve"> </w:t>
            </w:r>
            <w:r w:rsidR="00545B07">
              <w:rPr>
                <w:rFonts w:hint="eastAsia"/>
                <w:kern w:val="2"/>
                <w:sz w:val="20"/>
                <w:szCs w:val="20"/>
              </w:rPr>
              <w:t>및</w:t>
            </w:r>
            <w:r w:rsidR="00545B07">
              <w:rPr>
                <w:rFonts w:hint="eastAsia"/>
                <w:kern w:val="2"/>
                <w:sz w:val="20"/>
                <w:szCs w:val="20"/>
              </w:rPr>
              <w:t xml:space="preserve"> </w:t>
            </w:r>
            <w:r w:rsidR="00AC2806">
              <w:rPr>
                <w:rFonts w:ascii="바탕" w:hAnsi="바탕" w:hint="eastAsia"/>
                <w:kern w:val="2"/>
                <w:sz w:val="20"/>
                <w:szCs w:val="20"/>
              </w:rPr>
              <w:t>②</w:t>
            </w:r>
            <w:r w:rsidR="009F38DD">
              <w:rPr>
                <w:rFonts w:hint="eastAsia"/>
                <w:kern w:val="2"/>
                <w:sz w:val="20"/>
                <w:szCs w:val="20"/>
              </w:rPr>
              <w:t xml:space="preserve"> </w:t>
            </w:r>
            <w:r w:rsidR="00545B07">
              <w:rPr>
                <w:rFonts w:hint="eastAsia"/>
                <w:kern w:val="2"/>
                <w:sz w:val="20"/>
                <w:szCs w:val="20"/>
              </w:rPr>
              <w:t>관련</w:t>
            </w:r>
            <w:r w:rsidR="00545B07">
              <w:rPr>
                <w:rFonts w:hint="eastAsia"/>
                <w:kern w:val="2"/>
                <w:sz w:val="20"/>
                <w:szCs w:val="20"/>
              </w:rPr>
              <w:t xml:space="preserve"> </w:t>
            </w:r>
            <w:r w:rsidR="00545B07">
              <w:rPr>
                <w:rFonts w:hint="eastAsia"/>
                <w:kern w:val="2"/>
                <w:sz w:val="20"/>
                <w:szCs w:val="20"/>
              </w:rPr>
              <w:t>법령상</w:t>
            </w:r>
            <w:r w:rsidR="00545B07">
              <w:rPr>
                <w:rFonts w:hint="eastAsia"/>
                <w:kern w:val="2"/>
                <w:sz w:val="20"/>
                <w:szCs w:val="20"/>
              </w:rPr>
              <w:t xml:space="preserve"> </w:t>
            </w:r>
            <w:r w:rsidR="00545B07">
              <w:rPr>
                <w:rFonts w:hint="eastAsia"/>
                <w:kern w:val="2"/>
                <w:sz w:val="20"/>
                <w:szCs w:val="20"/>
              </w:rPr>
              <w:t>이러한</w:t>
            </w:r>
            <w:r w:rsidR="00545B07">
              <w:rPr>
                <w:rFonts w:hint="eastAsia"/>
                <w:kern w:val="2"/>
                <w:sz w:val="20"/>
                <w:szCs w:val="20"/>
              </w:rPr>
              <w:t xml:space="preserve"> </w:t>
            </w:r>
            <w:r w:rsidR="00545B07">
              <w:rPr>
                <w:rFonts w:hint="eastAsia"/>
                <w:kern w:val="2"/>
                <w:sz w:val="20"/>
                <w:szCs w:val="20"/>
              </w:rPr>
              <w:t>경우를</w:t>
            </w:r>
            <w:r w:rsidR="00545B07">
              <w:rPr>
                <w:rFonts w:hint="eastAsia"/>
                <w:kern w:val="2"/>
                <w:sz w:val="20"/>
                <w:szCs w:val="20"/>
              </w:rPr>
              <w:t xml:space="preserve"> 50</w:t>
            </w:r>
            <w:r w:rsidR="00545B07">
              <w:rPr>
                <w:rFonts w:hint="eastAsia"/>
                <w:kern w:val="2"/>
                <w:sz w:val="20"/>
                <w:szCs w:val="20"/>
              </w:rPr>
              <w:t>인</w:t>
            </w:r>
            <w:r w:rsidR="00545B07">
              <w:rPr>
                <w:rFonts w:hint="eastAsia"/>
                <w:kern w:val="2"/>
                <w:sz w:val="20"/>
                <w:szCs w:val="20"/>
              </w:rPr>
              <w:t xml:space="preserve"> </w:t>
            </w:r>
            <w:r w:rsidR="00545B07">
              <w:rPr>
                <w:rFonts w:hint="eastAsia"/>
                <w:kern w:val="2"/>
                <w:sz w:val="20"/>
                <w:szCs w:val="20"/>
              </w:rPr>
              <w:t>합산에서</w:t>
            </w:r>
            <w:r w:rsidR="00545B07">
              <w:rPr>
                <w:rFonts w:hint="eastAsia"/>
                <w:kern w:val="2"/>
                <w:sz w:val="20"/>
                <w:szCs w:val="20"/>
              </w:rPr>
              <w:t xml:space="preserve"> </w:t>
            </w:r>
            <w:r w:rsidR="00545B07">
              <w:rPr>
                <w:rFonts w:hint="eastAsia"/>
                <w:kern w:val="2"/>
                <w:sz w:val="20"/>
                <w:szCs w:val="20"/>
              </w:rPr>
              <w:t>제외하는</w:t>
            </w:r>
            <w:r w:rsidR="00545B07">
              <w:rPr>
                <w:rFonts w:hint="eastAsia"/>
                <w:kern w:val="2"/>
                <w:sz w:val="20"/>
                <w:szCs w:val="20"/>
              </w:rPr>
              <w:t xml:space="preserve"> </w:t>
            </w:r>
            <w:r w:rsidR="00545B07">
              <w:rPr>
                <w:rFonts w:hint="eastAsia"/>
                <w:kern w:val="2"/>
                <w:sz w:val="20"/>
                <w:szCs w:val="20"/>
              </w:rPr>
              <w:t>규정이</w:t>
            </w:r>
            <w:r w:rsidR="00545B07">
              <w:rPr>
                <w:rFonts w:hint="eastAsia"/>
                <w:kern w:val="2"/>
                <w:sz w:val="20"/>
                <w:szCs w:val="20"/>
              </w:rPr>
              <w:t xml:space="preserve"> </w:t>
            </w:r>
            <w:r w:rsidR="00545B07">
              <w:rPr>
                <w:rFonts w:hint="eastAsia"/>
                <w:kern w:val="2"/>
                <w:sz w:val="20"/>
                <w:szCs w:val="20"/>
              </w:rPr>
              <w:t>없는</w:t>
            </w:r>
            <w:r w:rsidR="00545B07">
              <w:rPr>
                <w:rFonts w:hint="eastAsia"/>
                <w:kern w:val="2"/>
                <w:sz w:val="20"/>
                <w:szCs w:val="20"/>
              </w:rPr>
              <w:t xml:space="preserve"> </w:t>
            </w:r>
            <w:r w:rsidR="00545B07">
              <w:rPr>
                <w:rFonts w:hint="eastAsia"/>
                <w:kern w:val="2"/>
                <w:sz w:val="20"/>
                <w:szCs w:val="20"/>
              </w:rPr>
              <w:t>점</w:t>
            </w:r>
            <w:r w:rsidR="00896472">
              <w:rPr>
                <w:rFonts w:hint="eastAsia"/>
                <w:kern w:val="2"/>
                <w:sz w:val="20"/>
                <w:szCs w:val="20"/>
              </w:rPr>
              <w:t>을</w:t>
            </w:r>
            <w:r w:rsidR="00896472">
              <w:rPr>
                <w:rFonts w:hint="eastAsia"/>
                <w:kern w:val="2"/>
                <w:sz w:val="20"/>
                <w:szCs w:val="20"/>
              </w:rPr>
              <w:t xml:space="preserve"> </w:t>
            </w:r>
            <w:r w:rsidR="00896472">
              <w:rPr>
                <w:rFonts w:hint="eastAsia"/>
                <w:kern w:val="2"/>
                <w:sz w:val="20"/>
                <w:szCs w:val="20"/>
              </w:rPr>
              <w:t>고려하</w:t>
            </w:r>
            <w:r w:rsidR="00545B07">
              <w:rPr>
                <w:rFonts w:hint="eastAsia"/>
                <w:kern w:val="2"/>
                <w:sz w:val="20"/>
                <w:szCs w:val="20"/>
              </w:rPr>
              <w:t>면</w:t>
            </w:r>
            <w:r w:rsidR="00545B07">
              <w:rPr>
                <w:rFonts w:hint="eastAsia"/>
                <w:kern w:val="2"/>
                <w:sz w:val="20"/>
                <w:szCs w:val="20"/>
              </w:rPr>
              <w:t xml:space="preserve">, </w:t>
            </w:r>
            <w:r w:rsidR="00344C9E">
              <w:rPr>
                <w:rFonts w:hint="eastAsia"/>
                <w:kern w:val="2"/>
                <w:sz w:val="20"/>
                <w:szCs w:val="20"/>
              </w:rPr>
              <w:t>본건</w:t>
            </w:r>
            <w:r w:rsidR="00344C9E">
              <w:rPr>
                <w:rFonts w:hint="eastAsia"/>
                <w:kern w:val="2"/>
                <w:sz w:val="20"/>
                <w:szCs w:val="20"/>
              </w:rPr>
              <w:t xml:space="preserve"> </w:t>
            </w:r>
            <w:r w:rsidR="00A93560">
              <w:rPr>
                <w:rFonts w:hint="eastAsia"/>
                <w:kern w:val="2"/>
                <w:sz w:val="20"/>
                <w:szCs w:val="20"/>
              </w:rPr>
              <w:t xml:space="preserve">CPS </w:t>
            </w:r>
            <w:r w:rsidR="00A93560">
              <w:rPr>
                <w:rFonts w:hint="eastAsia"/>
                <w:kern w:val="2"/>
                <w:sz w:val="20"/>
                <w:szCs w:val="20"/>
              </w:rPr>
              <w:t>및</w:t>
            </w:r>
            <w:r w:rsidR="00A93560">
              <w:rPr>
                <w:rFonts w:hint="eastAsia"/>
                <w:kern w:val="2"/>
                <w:sz w:val="20"/>
                <w:szCs w:val="20"/>
              </w:rPr>
              <w:t xml:space="preserve"> </w:t>
            </w:r>
            <w:r w:rsidR="00A93560">
              <w:rPr>
                <w:rFonts w:hint="eastAsia"/>
                <w:kern w:val="2"/>
                <w:sz w:val="20"/>
                <w:szCs w:val="20"/>
              </w:rPr>
              <w:t>보통주</w:t>
            </w:r>
            <w:r w:rsidR="00A93560">
              <w:rPr>
                <w:rFonts w:hint="eastAsia"/>
                <w:kern w:val="2"/>
                <w:sz w:val="20"/>
                <w:szCs w:val="20"/>
              </w:rPr>
              <w:t xml:space="preserve"> </w:t>
            </w:r>
            <w:r w:rsidR="00A93560">
              <w:rPr>
                <w:rFonts w:hint="eastAsia"/>
                <w:kern w:val="2"/>
                <w:sz w:val="20"/>
                <w:szCs w:val="20"/>
              </w:rPr>
              <w:t>구주거래</w:t>
            </w:r>
            <w:r w:rsidR="00164E75" w:rsidRPr="00B84167">
              <w:rPr>
                <w:rFonts w:hint="eastAsia"/>
                <w:kern w:val="2"/>
                <w:sz w:val="20"/>
                <w:szCs w:val="20"/>
              </w:rPr>
              <w:t>는</w:t>
            </w:r>
            <w:r w:rsidR="00164E75" w:rsidRPr="00B84167">
              <w:rPr>
                <w:rFonts w:hint="eastAsia"/>
                <w:kern w:val="2"/>
                <w:sz w:val="20"/>
                <w:szCs w:val="20"/>
              </w:rPr>
              <w:t xml:space="preserve"> </w:t>
            </w:r>
            <w:r w:rsidR="0091055C" w:rsidRPr="00B84167">
              <w:rPr>
                <w:rFonts w:hint="eastAsia"/>
                <w:kern w:val="2"/>
                <w:sz w:val="20"/>
                <w:szCs w:val="20"/>
              </w:rPr>
              <w:t xml:space="preserve">(i) </w:t>
            </w:r>
            <w:r w:rsidR="00492975" w:rsidRPr="00B84167">
              <w:rPr>
                <w:rFonts w:hint="eastAsia"/>
                <w:kern w:val="2"/>
                <w:sz w:val="20"/>
                <w:szCs w:val="20"/>
              </w:rPr>
              <w:t>50</w:t>
            </w:r>
            <w:r w:rsidR="00492975" w:rsidRPr="00B84167">
              <w:rPr>
                <w:rFonts w:hint="eastAsia"/>
                <w:kern w:val="2"/>
                <w:sz w:val="20"/>
                <w:szCs w:val="20"/>
              </w:rPr>
              <w:t>명</w:t>
            </w:r>
            <w:r w:rsidR="00492975" w:rsidRPr="00B84167">
              <w:rPr>
                <w:rFonts w:hint="eastAsia"/>
                <w:kern w:val="2"/>
                <w:sz w:val="20"/>
                <w:szCs w:val="20"/>
              </w:rPr>
              <w:t xml:space="preserve"> </w:t>
            </w:r>
            <w:r w:rsidR="00492975" w:rsidRPr="00B84167">
              <w:rPr>
                <w:rFonts w:hint="eastAsia"/>
                <w:kern w:val="2"/>
                <w:sz w:val="20"/>
                <w:szCs w:val="20"/>
              </w:rPr>
              <w:t>이상의</w:t>
            </w:r>
            <w:r w:rsidR="00492975" w:rsidRPr="00B84167">
              <w:rPr>
                <w:rFonts w:hint="eastAsia"/>
                <w:kern w:val="2"/>
                <w:sz w:val="20"/>
                <w:szCs w:val="20"/>
              </w:rPr>
              <w:t xml:space="preserve"> </w:t>
            </w:r>
            <w:r w:rsidR="00492975" w:rsidRPr="00B84167">
              <w:rPr>
                <w:rFonts w:hint="eastAsia"/>
                <w:kern w:val="2"/>
                <w:sz w:val="20"/>
                <w:szCs w:val="20"/>
              </w:rPr>
              <w:t>자에</w:t>
            </w:r>
            <w:r w:rsidR="00492975" w:rsidRPr="00B84167">
              <w:rPr>
                <w:rFonts w:hint="eastAsia"/>
                <w:kern w:val="2"/>
                <w:sz w:val="20"/>
                <w:szCs w:val="20"/>
              </w:rPr>
              <w:t xml:space="preserve"> </w:t>
            </w:r>
            <w:r w:rsidR="00492975" w:rsidRPr="00B84167">
              <w:rPr>
                <w:rFonts w:hint="eastAsia"/>
                <w:kern w:val="2"/>
                <w:sz w:val="20"/>
                <w:szCs w:val="20"/>
              </w:rPr>
              <w:t>대한</w:t>
            </w:r>
            <w:r w:rsidR="00492975" w:rsidRPr="00B84167">
              <w:rPr>
                <w:rFonts w:hint="eastAsia"/>
                <w:kern w:val="2"/>
                <w:sz w:val="20"/>
                <w:szCs w:val="20"/>
              </w:rPr>
              <w:t xml:space="preserve"> </w:t>
            </w:r>
            <w:r w:rsidR="00492975" w:rsidRPr="00B84167">
              <w:rPr>
                <w:rFonts w:hint="eastAsia"/>
                <w:kern w:val="2"/>
                <w:sz w:val="20"/>
                <w:szCs w:val="20"/>
              </w:rPr>
              <w:t>자본시장법상</w:t>
            </w:r>
            <w:r w:rsidR="00492975" w:rsidRPr="00B84167">
              <w:rPr>
                <w:rFonts w:hint="eastAsia"/>
                <w:kern w:val="2"/>
                <w:sz w:val="20"/>
                <w:szCs w:val="20"/>
              </w:rPr>
              <w:t xml:space="preserve"> </w:t>
            </w:r>
            <w:r w:rsidR="00492975" w:rsidRPr="00B84167">
              <w:rPr>
                <w:rFonts w:hint="eastAsia"/>
                <w:kern w:val="2"/>
                <w:sz w:val="20"/>
                <w:szCs w:val="20"/>
              </w:rPr>
              <w:t>매출에</w:t>
            </w:r>
            <w:r w:rsidR="00492975" w:rsidRPr="00B84167">
              <w:rPr>
                <w:rFonts w:hint="eastAsia"/>
                <w:kern w:val="2"/>
                <w:sz w:val="20"/>
                <w:szCs w:val="20"/>
              </w:rPr>
              <w:t xml:space="preserve"> </w:t>
            </w:r>
            <w:r w:rsidR="00492975" w:rsidRPr="00B84167">
              <w:rPr>
                <w:rFonts w:hint="eastAsia"/>
                <w:kern w:val="2"/>
                <w:sz w:val="20"/>
                <w:szCs w:val="20"/>
              </w:rPr>
              <w:t>해당하고</w:t>
            </w:r>
            <w:r w:rsidR="00492975" w:rsidRPr="00B84167">
              <w:rPr>
                <w:rFonts w:hint="eastAsia"/>
                <w:kern w:val="2"/>
                <w:sz w:val="20"/>
                <w:szCs w:val="20"/>
              </w:rPr>
              <w:t xml:space="preserve">, </w:t>
            </w:r>
            <w:r w:rsidR="0091055C" w:rsidRPr="00B84167">
              <w:rPr>
                <w:rFonts w:hint="eastAsia"/>
                <w:kern w:val="2"/>
                <w:sz w:val="20"/>
                <w:szCs w:val="20"/>
              </w:rPr>
              <w:t xml:space="preserve">(ii) </w:t>
            </w:r>
            <w:r w:rsidR="0091055C" w:rsidRPr="00B84167">
              <w:rPr>
                <w:rFonts w:hint="eastAsia"/>
                <w:kern w:val="2"/>
                <w:sz w:val="20"/>
                <w:szCs w:val="20"/>
              </w:rPr>
              <w:t>과거</w:t>
            </w:r>
            <w:r w:rsidR="0091055C" w:rsidRPr="00B84167">
              <w:rPr>
                <w:rFonts w:hint="eastAsia"/>
                <w:kern w:val="2"/>
                <w:sz w:val="20"/>
                <w:szCs w:val="20"/>
              </w:rPr>
              <w:t xml:space="preserve"> 1</w:t>
            </w:r>
            <w:r w:rsidR="0091055C" w:rsidRPr="00B84167">
              <w:rPr>
                <w:rFonts w:hint="eastAsia"/>
                <w:kern w:val="2"/>
                <w:sz w:val="20"/>
                <w:szCs w:val="20"/>
              </w:rPr>
              <w:t>년간</w:t>
            </w:r>
            <w:r w:rsidR="0091055C" w:rsidRPr="00B84167">
              <w:rPr>
                <w:rFonts w:hint="eastAsia"/>
                <w:kern w:val="2"/>
                <w:sz w:val="20"/>
                <w:szCs w:val="20"/>
              </w:rPr>
              <w:t xml:space="preserve"> </w:t>
            </w:r>
            <w:r w:rsidR="0091055C" w:rsidRPr="00B84167">
              <w:rPr>
                <w:rFonts w:hint="eastAsia"/>
                <w:kern w:val="2"/>
                <w:sz w:val="20"/>
                <w:szCs w:val="20"/>
              </w:rPr>
              <w:t>신고서를</w:t>
            </w:r>
            <w:r w:rsidR="0091055C" w:rsidRPr="00B84167">
              <w:rPr>
                <w:rFonts w:hint="eastAsia"/>
                <w:kern w:val="2"/>
                <w:sz w:val="20"/>
                <w:szCs w:val="20"/>
              </w:rPr>
              <w:t xml:space="preserve"> </w:t>
            </w:r>
            <w:r w:rsidR="0091055C" w:rsidRPr="00B84167">
              <w:rPr>
                <w:rFonts w:hint="eastAsia"/>
                <w:kern w:val="2"/>
                <w:sz w:val="20"/>
                <w:szCs w:val="20"/>
              </w:rPr>
              <w:t>제출하지</w:t>
            </w:r>
            <w:r w:rsidR="0091055C" w:rsidRPr="00B84167">
              <w:rPr>
                <w:rFonts w:hint="eastAsia"/>
                <w:kern w:val="2"/>
                <w:sz w:val="20"/>
                <w:szCs w:val="20"/>
              </w:rPr>
              <w:t xml:space="preserve"> </w:t>
            </w:r>
            <w:r w:rsidR="0091055C" w:rsidRPr="00B84167">
              <w:rPr>
                <w:rFonts w:hint="eastAsia"/>
                <w:kern w:val="2"/>
                <w:sz w:val="20"/>
                <w:szCs w:val="20"/>
              </w:rPr>
              <w:t>아니한</w:t>
            </w:r>
            <w:r w:rsidR="0091055C" w:rsidRPr="00B84167">
              <w:rPr>
                <w:rFonts w:hint="eastAsia"/>
                <w:kern w:val="2"/>
                <w:sz w:val="20"/>
                <w:szCs w:val="20"/>
              </w:rPr>
              <w:t xml:space="preserve"> </w:t>
            </w:r>
            <w:r w:rsidR="0091055C" w:rsidRPr="00B84167">
              <w:rPr>
                <w:rFonts w:hint="eastAsia"/>
                <w:kern w:val="2"/>
                <w:sz w:val="20"/>
                <w:szCs w:val="20"/>
              </w:rPr>
              <w:t>모집</w:t>
            </w:r>
            <w:r w:rsidR="0091055C" w:rsidRPr="00B84167">
              <w:rPr>
                <w:rFonts w:hint="eastAsia"/>
                <w:kern w:val="2"/>
                <w:sz w:val="20"/>
                <w:szCs w:val="20"/>
              </w:rPr>
              <w:t xml:space="preserve"> </w:t>
            </w:r>
            <w:r w:rsidR="0091055C" w:rsidRPr="00B84167">
              <w:rPr>
                <w:rFonts w:hint="eastAsia"/>
                <w:kern w:val="2"/>
                <w:sz w:val="20"/>
                <w:szCs w:val="20"/>
              </w:rPr>
              <w:t>또는</w:t>
            </w:r>
            <w:r w:rsidR="0091055C" w:rsidRPr="00B84167">
              <w:rPr>
                <w:rFonts w:hint="eastAsia"/>
                <w:kern w:val="2"/>
                <w:sz w:val="20"/>
                <w:szCs w:val="20"/>
              </w:rPr>
              <w:t xml:space="preserve"> </w:t>
            </w:r>
            <w:r w:rsidR="0091055C" w:rsidRPr="00B84167">
              <w:rPr>
                <w:rFonts w:hint="eastAsia"/>
                <w:kern w:val="2"/>
                <w:sz w:val="20"/>
                <w:szCs w:val="20"/>
              </w:rPr>
              <w:t>매출금액의</w:t>
            </w:r>
            <w:r w:rsidR="0091055C" w:rsidRPr="00B84167">
              <w:rPr>
                <w:rFonts w:hint="eastAsia"/>
                <w:kern w:val="2"/>
                <w:sz w:val="20"/>
                <w:szCs w:val="20"/>
              </w:rPr>
              <w:t xml:space="preserve"> </w:t>
            </w:r>
            <w:r w:rsidR="0091055C" w:rsidRPr="00B84167">
              <w:rPr>
                <w:rFonts w:hint="eastAsia"/>
                <w:kern w:val="2"/>
                <w:sz w:val="20"/>
                <w:szCs w:val="20"/>
              </w:rPr>
              <w:t>합계액은</w:t>
            </w:r>
            <w:r w:rsidR="0091055C" w:rsidRPr="00B84167">
              <w:rPr>
                <w:rFonts w:hint="eastAsia"/>
                <w:kern w:val="2"/>
                <w:sz w:val="20"/>
                <w:szCs w:val="20"/>
              </w:rPr>
              <w:t xml:space="preserve"> 10</w:t>
            </w:r>
            <w:r w:rsidR="0091055C" w:rsidRPr="00B84167">
              <w:rPr>
                <w:rFonts w:hint="eastAsia"/>
                <w:kern w:val="2"/>
                <w:sz w:val="20"/>
                <w:szCs w:val="20"/>
              </w:rPr>
              <w:t>억원</w:t>
            </w:r>
            <w:r w:rsidR="0091055C" w:rsidRPr="00B84167">
              <w:rPr>
                <w:rFonts w:hint="eastAsia"/>
                <w:kern w:val="2"/>
                <w:sz w:val="20"/>
                <w:szCs w:val="20"/>
              </w:rPr>
              <w:t xml:space="preserve"> </w:t>
            </w:r>
            <w:r w:rsidR="0091055C" w:rsidRPr="00B84167">
              <w:rPr>
                <w:rFonts w:hint="eastAsia"/>
                <w:kern w:val="2"/>
                <w:sz w:val="20"/>
                <w:szCs w:val="20"/>
              </w:rPr>
              <w:t>이상이므로</w:t>
            </w:r>
            <w:r w:rsidR="0091055C" w:rsidRPr="00B84167">
              <w:rPr>
                <w:rFonts w:hint="eastAsia"/>
                <w:kern w:val="2"/>
                <w:sz w:val="20"/>
                <w:szCs w:val="20"/>
              </w:rPr>
              <w:t xml:space="preserve">, </w:t>
            </w:r>
            <w:r w:rsidR="00AB14F5">
              <w:rPr>
                <w:rFonts w:hint="eastAsia"/>
                <w:kern w:val="2"/>
                <w:sz w:val="20"/>
                <w:szCs w:val="20"/>
              </w:rPr>
              <w:t>보수적</w:t>
            </w:r>
            <w:r w:rsidR="00841267">
              <w:rPr>
                <w:rFonts w:hint="eastAsia"/>
                <w:kern w:val="2"/>
                <w:sz w:val="20"/>
                <w:szCs w:val="20"/>
              </w:rPr>
              <w:t>인</w:t>
            </w:r>
            <w:r w:rsidR="00841267">
              <w:rPr>
                <w:rFonts w:hint="eastAsia"/>
                <w:kern w:val="2"/>
                <w:sz w:val="20"/>
                <w:szCs w:val="20"/>
              </w:rPr>
              <w:t xml:space="preserve"> </w:t>
            </w:r>
            <w:r w:rsidR="00841267">
              <w:rPr>
                <w:rFonts w:hint="eastAsia"/>
                <w:kern w:val="2"/>
                <w:sz w:val="20"/>
                <w:szCs w:val="20"/>
              </w:rPr>
              <w:t>측면에서</w:t>
            </w:r>
            <w:r w:rsidR="00AB14F5">
              <w:rPr>
                <w:rFonts w:hint="eastAsia"/>
                <w:kern w:val="2"/>
                <w:sz w:val="20"/>
                <w:szCs w:val="20"/>
              </w:rPr>
              <w:t xml:space="preserve"> </w:t>
            </w:r>
            <w:r w:rsidR="0091055C" w:rsidRPr="00B84167">
              <w:rPr>
                <w:rFonts w:hint="eastAsia"/>
                <w:kern w:val="2"/>
                <w:sz w:val="20"/>
                <w:szCs w:val="20"/>
              </w:rPr>
              <w:t>증권신고서</w:t>
            </w:r>
            <w:r w:rsidR="0091055C" w:rsidRPr="00B84167">
              <w:rPr>
                <w:rFonts w:hint="eastAsia"/>
                <w:kern w:val="2"/>
                <w:sz w:val="20"/>
                <w:szCs w:val="20"/>
              </w:rPr>
              <w:t xml:space="preserve"> </w:t>
            </w:r>
            <w:r w:rsidR="0091055C" w:rsidRPr="00B84167">
              <w:rPr>
                <w:rFonts w:hint="eastAsia"/>
                <w:kern w:val="2"/>
                <w:sz w:val="20"/>
                <w:szCs w:val="20"/>
              </w:rPr>
              <w:t>제출의무가</w:t>
            </w:r>
            <w:r w:rsidR="0091055C" w:rsidRPr="00B84167">
              <w:rPr>
                <w:rFonts w:hint="eastAsia"/>
                <w:kern w:val="2"/>
                <w:sz w:val="20"/>
                <w:szCs w:val="20"/>
              </w:rPr>
              <w:t xml:space="preserve"> </w:t>
            </w:r>
            <w:r w:rsidR="0091055C" w:rsidRPr="00B84167">
              <w:rPr>
                <w:rFonts w:hint="eastAsia"/>
                <w:kern w:val="2"/>
                <w:sz w:val="20"/>
                <w:szCs w:val="20"/>
              </w:rPr>
              <w:t>발생</w:t>
            </w:r>
            <w:r w:rsidR="00B84167">
              <w:rPr>
                <w:rFonts w:hint="eastAsia"/>
                <w:kern w:val="2"/>
                <w:sz w:val="20"/>
                <w:szCs w:val="20"/>
              </w:rPr>
              <w:t>하</w:t>
            </w:r>
            <w:r w:rsidR="00545B07">
              <w:rPr>
                <w:rFonts w:hint="eastAsia"/>
                <w:kern w:val="2"/>
                <w:sz w:val="20"/>
                <w:szCs w:val="20"/>
              </w:rPr>
              <w:t>였다고</w:t>
            </w:r>
            <w:r w:rsidR="00D72306">
              <w:rPr>
                <w:rFonts w:hint="eastAsia"/>
                <w:kern w:val="2"/>
                <w:sz w:val="20"/>
                <w:szCs w:val="20"/>
              </w:rPr>
              <w:t xml:space="preserve"> </w:t>
            </w:r>
            <w:r w:rsidR="00D72306">
              <w:rPr>
                <w:rFonts w:hint="eastAsia"/>
                <w:kern w:val="2"/>
                <w:sz w:val="20"/>
                <w:szCs w:val="20"/>
              </w:rPr>
              <w:t>볼</w:t>
            </w:r>
            <w:r w:rsidR="00D72306">
              <w:rPr>
                <w:rFonts w:hint="eastAsia"/>
                <w:kern w:val="2"/>
                <w:sz w:val="20"/>
                <w:szCs w:val="20"/>
              </w:rPr>
              <w:t xml:space="preserve"> </w:t>
            </w:r>
            <w:r w:rsidR="00D72306">
              <w:rPr>
                <w:rFonts w:hint="eastAsia"/>
                <w:kern w:val="2"/>
                <w:sz w:val="20"/>
                <w:szCs w:val="20"/>
              </w:rPr>
              <w:t>가능성이</w:t>
            </w:r>
            <w:r w:rsidR="00D72306">
              <w:rPr>
                <w:rFonts w:hint="eastAsia"/>
                <w:kern w:val="2"/>
                <w:sz w:val="20"/>
                <w:szCs w:val="20"/>
              </w:rPr>
              <w:t xml:space="preserve"> </w:t>
            </w:r>
            <w:r w:rsidR="00D72306">
              <w:rPr>
                <w:rFonts w:hint="eastAsia"/>
                <w:kern w:val="2"/>
                <w:sz w:val="20"/>
                <w:szCs w:val="20"/>
              </w:rPr>
              <w:t>상당할</w:t>
            </w:r>
            <w:r w:rsidR="00D72306">
              <w:rPr>
                <w:rFonts w:hint="eastAsia"/>
                <w:kern w:val="2"/>
                <w:sz w:val="20"/>
                <w:szCs w:val="20"/>
              </w:rPr>
              <w:t xml:space="preserve"> </w:t>
            </w:r>
            <w:r w:rsidR="00D72306">
              <w:rPr>
                <w:rFonts w:hint="eastAsia"/>
                <w:kern w:val="2"/>
                <w:sz w:val="20"/>
                <w:szCs w:val="20"/>
              </w:rPr>
              <w:t>것으로</w:t>
            </w:r>
            <w:r w:rsidR="00D72306">
              <w:rPr>
                <w:rFonts w:hint="eastAsia"/>
                <w:kern w:val="2"/>
                <w:sz w:val="20"/>
                <w:szCs w:val="20"/>
              </w:rPr>
              <w:t xml:space="preserve"> </w:t>
            </w:r>
            <w:r w:rsidR="00D72306">
              <w:rPr>
                <w:rFonts w:hint="eastAsia"/>
                <w:kern w:val="2"/>
                <w:sz w:val="20"/>
                <w:szCs w:val="20"/>
              </w:rPr>
              <w:t>생각됨</w:t>
            </w:r>
            <w:r w:rsidR="00D72306">
              <w:rPr>
                <w:rFonts w:hint="eastAsia"/>
                <w:kern w:val="2"/>
                <w:sz w:val="20"/>
                <w:szCs w:val="20"/>
              </w:rPr>
              <w:t>.</w:t>
            </w:r>
          </w:p>
          <w:p w14:paraId="7F0A31CD" w14:textId="06A91EAE" w:rsidR="00896472" w:rsidRDefault="00896472" w:rsidP="005A47A0">
            <w:pPr>
              <w:pStyle w:val="1"/>
              <w:numPr>
                <w:ilvl w:val="0"/>
                <w:numId w:val="18"/>
              </w:numPr>
              <w:spacing w:line="276" w:lineRule="auto"/>
              <w:rPr>
                <w:kern w:val="2"/>
                <w:sz w:val="20"/>
                <w:szCs w:val="20"/>
              </w:rPr>
            </w:pPr>
            <w:r>
              <w:rPr>
                <w:rFonts w:hint="eastAsia"/>
                <w:kern w:val="2"/>
                <w:sz w:val="20"/>
                <w:szCs w:val="20"/>
              </w:rPr>
              <w:t>나아가</w:t>
            </w:r>
            <w:r>
              <w:rPr>
                <w:rFonts w:hint="eastAsia"/>
                <w:kern w:val="2"/>
                <w:sz w:val="20"/>
                <w:szCs w:val="20"/>
              </w:rPr>
              <w:t xml:space="preserve"> </w:t>
            </w:r>
            <w:r>
              <w:rPr>
                <w:rFonts w:hint="eastAsia"/>
                <w:kern w:val="2"/>
                <w:sz w:val="20"/>
                <w:szCs w:val="20"/>
              </w:rPr>
              <w:t>중복</w:t>
            </w:r>
            <w:r>
              <w:rPr>
                <w:rFonts w:hint="eastAsia"/>
                <w:kern w:val="2"/>
                <w:sz w:val="20"/>
                <w:szCs w:val="20"/>
              </w:rPr>
              <w:t xml:space="preserve"> </w:t>
            </w:r>
            <w:r>
              <w:rPr>
                <w:rFonts w:hint="eastAsia"/>
                <w:kern w:val="2"/>
                <w:sz w:val="20"/>
                <w:szCs w:val="20"/>
              </w:rPr>
              <w:t>조합원을</w:t>
            </w:r>
            <w:r>
              <w:rPr>
                <w:rFonts w:hint="eastAsia"/>
                <w:kern w:val="2"/>
                <w:sz w:val="20"/>
                <w:szCs w:val="20"/>
              </w:rPr>
              <w:t xml:space="preserve"> </w:t>
            </w:r>
            <w:r>
              <w:rPr>
                <w:rFonts w:hint="eastAsia"/>
                <w:kern w:val="2"/>
                <w:sz w:val="20"/>
                <w:szCs w:val="20"/>
              </w:rPr>
              <w:t>제외하여</w:t>
            </w:r>
            <w:r>
              <w:rPr>
                <w:rFonts w:hint="eastAsia"/>
                <w:kern w:val="2"/>
                <w:sz w:val="20"/>
                <w:szCs w:val="20"/>
              </w:rPr>
              <w:t xml:space="preserve"> 50</w:t>
            </w:r>
            <w:r>
              <w:rPr>
                <w:rFonts w:hint="eastAsia"/>
                <w:kern w:val="2"/>
                <w:sz w:val="20"/>
                <w:szCs w:val="20"/>
              </w:rPr>
              <w:t>인을</w:t>
            </w:r>
            <w:r>
              <w:rPr>
                <w:rFonts w:hint="eastAsia"/>
                <w:kern w:val="2"/>
                <w:sz w:val="20"/>
                <w:szCs w:val="20"/>
              </w:rPr>
              <w:t xml:space="preserve"> </w:t>
            </w:r>
            <w:r>
              <w:rPr>
                <w:rFonts w:hint="eastAsia"/>
                <w:kern w:val="2"/>
                <w:sz w:val="20"/>
                <w:szCs w:val="20"/>
              </w:rPr>
              <w:t>초과하지</w:t>
            </w:r>
            <w:r>
              <w:rPr>
                <w:rFonts w:hint="eastAsia"/>
                <w:kern w:val="2"/>
                <w:sz w:val="20"/>
                <w:szCs w:val="20"/>
              </w:rPr>
              <w:t xml:space="preserve"> </w:t>
            </w:r>
            <w:r>
              <w:rPr>
                <w:rFonts w:hint="eastAsia"/>
                <w:kern w:val="2"/>
                <w:sz w:val="20"/>
                <w:szCs w:val="20"/>
              </w:rPr>
              <w:t>않는</w:t>
            </w:r>
            <w:r>
              <w:rPr>
                <w:rFonts w:hint="eastAsia"/>
                <w:kern w:val="2"/>
                <w:sz w:val="20"/>
                <w:szCs w:val="20"/>
              </w:rPr>
              <w:t xml:space="preserve"> </w:t>
            </w:r>
            <w:r>
              <w:rPr>
                <w:rFonts w:hint="eastAsia"/>
                <w:kern w:val="2"/>
                <w:sz w:val="20"/>
                <w:szCs w:val="20"/>
              </w:rPr>
              <w:t>경우에도</w:t>
            </w:r>
            <w:r>
              <w:rPr>
                <w:rFonts w:hint="eastAsia"/>
                <w:kern w:val="2"/>
                <w:sz w:val="20"/>
                <w:szCs w:val="20"/>
              </w:rPr>
              <w:t xml:space="preserve"> </w:t>
            </w:r>
            <w:r>
              <w:rPr>
                <w:rFonts w:hint="eastAsia"/>
                <w:kern w:val="2"/>
                <w:sz w:val="20"/>
                <w:szCs w:val="20"/>
              </w:rPr>
              <w:t>과거</w:t>
            </w:r>
            <w:r>
              <w:rPr>
                <w:rFonts w:hint="eastAsia"/>
                <w:kern w:val="2"/>
                <w:sz w:val="20"/>
                <w:szCs w:val="20"/>
              </w:rPr>
              <w:t xml:space="preserve"> 6</w:t>
            </w:r>
            <w:r>
              <w:rPr>
                <w:rFonts w:hint="eastAsia"/>
                <w:kern w:val="2"/>
                <w:sz w:val="20"/>
                <w:szCs w:val="20"/>
              </w:rPr>
              <w:t>월</w:t>
            </w:r>
            <w:r>
              <w:rPr>
                <w:rFonts w:hint="eastAsia"/>
                <w:kern w:val="2"/>
                <w:sz w:val="20"/>
                <w:szCs w:val="20"/>
              </w:rPr>
              <w:t xml:space="preserve"> </w:t>
            </w:r>
            <w:r>
              <w:rPr>
                <w:rFonts w:hint="eastAsia"/>
                <w:kern w:val="2"/>
                <w:sz w:val="20"/>
                <w:szCs w:val="20"/>
              </w:rPr>
              <w:t>내</w:t>
            </w:r>
            <w:r>
              <w:rPr>
                <w:rFonts w:hint="eastAsia"/>
                <w:kern w:val="2"/>
                <w:sz w:val="20"/>
                <w:szCs w:val="20"/>
              </w:rPr>
              <w:t>(</w:t>
            </w:r>
            <w:r>
              <w:rPr>
                <w:rFonts w:hint="eastAsia"/>
                <w:kern w:val="2"/>
                <w:sz w:val="20"/>
                <w:szCs w:val="20"/>
              </w:rPr>
              <w:t>서울종합과학대학원</w:t>
            </w:r>
            <w:r>
              <w:rPr>
                <w:rFonts w:hint="eastAsia"/>
                <w:kern w:val="2"/>
                <w:sz w:val="20"/>
                <w:szCs w:val="20"/>
              </w:rPr>
              <w:t xml:space="preserve"> </w:t>
            </w:r>
            <w:r>
              <w:rPr>
                <w:rFonts w:hint="eastAsia"/>
                <w:kern w:val="2"/>
                <w:sz w:val="20"/>
                <w:szCs w:val="20"/>
              </w:rPr>
              <w:t>산학협력단의</w:t>
            </w:r>
            <w:r>
              <w:rPr>
                <w:rFonts w:hint="eastAsia"/>
                <w:kern w:val="2"/>
                <w:sz w:val="20"/>
                <w:szCs w:val="20"/>
              </w:rPr>
              <w:t xml:space="preserve"> </w:t>
            </w:r>
            <w:r>
              <w:rPr>
                <w:rFonts w:hint="eastAsia"/>
                <w:kern w:val="2"/>
                <w:sz w:val="20"/>
                <w:szCs w:val="20"/>
              </w:rPr>
              <w:t>보통주</w:t>
            </w:r>
            <w:r>
              <w:rPr>
                <w:rFonts w:hint="eastAsia"/>
                <w:kern w:val="2"/>
                <w:sz w:val="20"/>
                <w:szCs w:val="20"/>
              </w:rPr>
              <w:t xml:space="preserve"> </w:t>
            </w:r>
            <w:r>
              <w:rPr>
                <w:rFonts w:hint="eastAsia"/>
                <w:kern w:val="2"/>
                <w:sz w:val="20"/>
                <w:szCs w:val="20"/>
              </w:rPr>
              <w:t>거래</w:t>
            </w:r>
            <w:r>
              <w:rPr>
                <w:rFonts w:hint="eastAsia"/>
                <w:kern w:val="2"/>
                <w:sz w:val="20"/>
                <w:szCs w:val="20"/>
              </w:rPr>
              <w:t xml:space="preserve">) </w:t>
            </w:r>
            <w:r>
              <w:rPr>
                <w:rFonts w:hint="eastAsia"/>
                <w:kern w:val="2"/>
                <w:sz w:val="20"/>
                <w:szCs w:val="20"/>
              </w:rPr>
              <w:t>보통주식</w:t>
            </w:r>
            <w:r>
              <w:rPr>
                <w:rFonts w:hint="eastAsia"/>
                <w:kern w:val="2"/>
                <w:sz w:val="20"/>
                <w:szCs w:val="20"/>
              </w:rPr>
              <w:t xml:space="preserve"> </w:t>
            </w:r>
            <w:r>
              <w:rPr>
                <w:rFonts w:hint="eastAsia"/>
                <w:kern w:val="2"/>
                <w:sz w:val="20"/>
                <w:szCs w:val="20"/>
              </w:rPr>
              <w:t>거래대금을</w:t>
            </w:r>
            <w:r>
              <w:rPr>
                <w:rFonts w:hint="eastAsia"/>
                <w:kern w:val="2"/>
                <w:sz w:val="20"/>
                <w:szCs w:val="20"/>
              </w:rPr>
              <w:t xml:space="preserve"> </w:t>
            </w:r>
            <w:r>
              <w:rPr>
                <w:rFonts w:hint="eastAsia"/>
                <w:kern w:val="2"/>
                <w:sz w:val="20"/>
                <w:szCs w:val="20"/>
              </w:rPr>
              <w:t>합산하면</w:t>
            </w:r>
            <w:r>
              <w:rPr>
                <w:rFonts w:hint="eastAsia"/>
                <w:kern w:val="2"/>
                <w:sz w:val="20"/>
                <w:szCs w:val="20"/>
              </w:rPr>
              <w:t xml:space="preserve"> 10</w:t>
            </w:r>
            <w:r>
              <w:rPr>
                <w:rFonts w:hint="eastAsia"/>
                <w:kern w:val="2"/>
                <w:sz w:val="20"/>
                <w:szCs w:val="20"/>
              </w:rPr>
              <w:t>억원을</w:t>
            </w:r>
            <w:r>
              <w:rPr>
                <w:rFonts w:hint="eastAsia"/>
                <w:kern w:val="2"/>
                <w:sz w:val="20"/>
                <w:szCs w:val="20"/>
              </w:rPr>
              <w:t xml:space="preserve"> </w:t>
            </w:r>
            <w:r>
              <w:rPr>
                <w:rFonts w:hint="eastAsia"/>
                <w:kern w:val="2"/>
                <w:sz w:val="20"/>
                <w:szCs w:val="20"/>
              </w:rPr>
              <w:t>넘을</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보이</w:t>
            </w:r>
            <w:r w:rsidR="005B5E14">
              <w:rPr>
                <w:rFonts w:hint="eastAsia"/>
                <w:kern w:val="2"/>
                <w:sz w:val="20"/>
                <w:szCs w:val="20"/>
              </w:rPr>
              <w:t>므로</w:t>
            </w:r>
            <w:r w:rsidR="005B5E14">
              <w:rPr>
                <w:rFonts w:hint="eastAsia"/>
                <w:kern w:val="2"/>
                <w:sz w:val="20"/>
                <w:szCs w:val="20"/>
              </w:rPr>
              <w:t xml:space="preserve"> </w:t>
            </w:r>
            <w:r w:rsidR="005B5E14">
              <w:rPr>
                <w:rFonts w:hint="eastAsia"/>
                <w:kern w:val="2"/>
                <w:sz w:val="20"/>
                <w:szCs w:val="20"/>
              </w:rPr>
              <w:t>적어도</w:t>
            </w:r>
            <w:r w:rsidR="005B5E14">
              <w:rPr>
                <w:rFonts w:hint="eastAsia"/>
                <w:kern w:val="2"/>
                <w:sz w:val="20"/>
                <w:szCs w:val="20"/>
              </w:rPr>
              <w:t xml:space="preserve"> </w:t>
            </w:r>
            <w:r w:rsidR="0075709B">
              <w:rPr>
                <w:rFonts w:hint="eastAsia"/>
                <w:kern w:val="2"/>
                <w:sz w:val="20"/>
                <w:szCs w:val="20"/>
              </w:rPr>
              <w:t>이승혁</w:t>
            </w:r>
            <w:r w:rsidR="0075709B">
              <w:rPr>
                <w:rFonts w:hint="eastAsia"/>
                <w:kern w:val="2"/>
                <w:sz w:val="20"/>
                <w:szCs w:val="20"/>
              </w:rPr>
              <w:t xml:space="preserve"> </w:t>
            </w:r>
            <w:r w:rsidR="0075709B">
              <w:rPr>
                <w:rFonts w:hint="eastAsia"/>
                <w:kern w:val="2"/>
                <w:sz w:val="20"/>
                <w:szCs w:val="20"/>
              </w:rPr>
              <w:t>감사와의</w:t>
            </w:r>
            <w:r w:rsidR="0075709B">
              <w:rPr>
                <w:rFonts w:hint="eastAsia"/>
                <w:kern w:val="2"/>
                <w:sz w:val="20"/>
                <w:szCs w:val="20"/>
              </w:rPr>
              <w:t xml:space="preserve"> </w:t>
            </w:r>
            <w:r w:rsidR="005B5E14">
              <w:rPr>
                <w:rFonts w:hint="eastAsia"/>
                <w:kern w:val="2"/>
                <w:sz w:val="20"/>
                <w:szCs w:val="20"/>
              </w:rPr>
              <w:t>보통주</w:t>
            </w:r>
            <w:r w:rsidR="005B5E14">
              <w:rPr>
                <w:rFonts w:hint="eastAsia"/>
                <w:kern w:val="2"/>
                <w:sz w:val="20"/>
                <w:szCs w:val="20"/>
              </w:rPr>
              <w:t xml:space="preserve"> </w:t>
            </w:r>
            <w:r w:rsidR="005B5E14">
              <w:rPr>
                <w:rFonts w:hint="eastAsia"/>
                <w:kern w:val="2"/>
                <w:sz w:val="20"/>
                <w:szCs w:val="20"/>
              </w:rPr>
              <w:t>구주거래는</w:t>
            </w:r>
            <w:r w:rsidR="005B5E14">
              <w:rPr>
                <w:rFonts w:hint="eastAsia"/>
                <w:kern w:val="2"/>
                <w:sz w:val="20"/>
                <w:szCs w:val="20"/>
              </w:rPr>
              <w:t xml:space="preserve"> </w:t>
            </w:r>
            <w:r w:rsidR="005B5E14">
              <w:rPr>
                <w:rFonts w:hint="eastAsia"/>
                <w:kern w:val="2"/>
                <w:sz w:val="20"/>
                <w:szCs w:val="20"/>
              </w:rPr>
              <w:t>증권신고서</w:t>
            </w:r>
            <w:r w:rsidR="005B5E14">
              <w:rPr>
                <w:rFonts w:hint="eastAsia"/>
                <w:kern w:val="2"/>
                <w:sz w:val="20"/>
                <w:szCs w:val="20"/>
              </w:rPr>
              <w:t xml:space="preserve"> </w:t>
            </w:r>
            <w:r w:rsidR="005B5E14">
              <w:rPr>
                <w:rFonts w:hint="eastAsia"/>
                <w:kern w:val="2"/>
                <w:sz w:val="20"/>
                <w:szCs w:val="20"/>
              </w:rPr>
              <w:t>제출의무가</w:t>
            </w:r>
            <w:r w:rsidR="005B5E14">
              <w:rPr>
                <w:rFonts w:hint="eastAsia"/>
                <w:kern w:val="2"/>
                <w:sz w:val="20"/>
                <w:szCs w:val="20"/>
              </w:rPr>
              <w:t xml:space="preserve"> </w:t>
            </w:r>
            <w:r w:rsidR="005B5E14">
              <w:rPr>
                <w:rFonts w:hint="eastAsia"/>
                <w:kern w:val="2"/>
                <w:sz w:val="20"/>
                <w:szCs w:val="20"/>
              </w:rPr>
              <w:t>발생할</w:t>
            </w:r>
            <w:r w:rsidR="005B5E14">
              <w:rPr>
                <w:rFonts w:hint="eastAsia"/>
                <w:kern w:val="2"/>
                <w:sz w:val="20"/>
                <w:szCs w:val="20"/>
              </w:rPr>
              <w:t xml:space="preserve"> </w:t>
            </w:r>
            <w:r w:rsidR="005B5E14">
              <w:rPr>
                <w:rFonts w:hint="eastAsia"/>
                <w:kern w:val="2"/>
                <w:sz w:val="20"/>
                <w:szCs w:val="20"/>
              </w:rPr>
              <w:t>것으로</w:t>
            </w:r>
            <w:r w:rsidR="005B5E14">
              <w:rPr>
                <w:rFonts w:hint="eastAsia"/>
                <w:kern w:val="2"/>
                <w:sz w:val="20"/>
                <w:szCs w:val="20"/>
              </w:rPr>
              <w:t xml:space="preserve"> </w:t>
            </w:r>
            <w:r w:rsidR="005B5E14">
              <w:rPr>
                <w:rFonts w:hint="eastAsia"/>
                <w:kern w:val="2"/>
                <w:sz w:val="20"/>
                <w:szCs w:val="20"/>
              </w:rPr>
              <w:t>보임</w:t>
            </w:r>
            <w:r w:rsidR="005B5E14">
              <w:rPr>
                <w:rFonts w:hint="eastAsia"/>
                <w:kern w:val="2"/>
                <w:sz w:val="20"/>
                <w:szCs w:val="20"/>
              </w:rPr>
              <w:t>.</w:t>
            </w:r>
          </w:p>
          <w:p w14:paraId="40960D38" w14:textId="1E780FFD" w:rsidR="005A47A0" w:rsidRDefault="005A47A0" w:rsidP="005A47A0">
            <w:pPr>
              <w:pStyle w:val="1"/>
              <w:numPr>
                <w:ilvl w:val="0"/>
                <w:numId w:val="18"/>
              </w:numPr>
              <w:spacing w:line="276" w:lineRule="auto"/>
              <w:rPr>
                <w:kern w:val="2"/>
                <w:sz w:val="20"/>
                <w:szCs w:val="20"/>
              </w:rPr>
            </w:pPr>
            <w:r>
              <w:rPr>
                <w:rFonts w:hint="eastAsia"/>
                <w:kern w:val="2"/>
                <w:sz w:val="20"/>
                <w:szCs w:val="20"/>
              </w:rPr>
              <w:t>증권신고서</w:t>
            </w:r>
            <w:r>
              <w:rPr>
                <w:rFonts w:hint="eastAsia"/>
                <w:kern w:val="2"/>
                <w:sz w:val="20"/>
                <w:szCs w:val="20"/>
              </w:rPr>
              <w:t xml:space="preserve"> </w:t>
            </w:r>
            <w:r>
              <w:rPr>
                <w:rFonts w:hint="eastAsia"/>
                <w:kern w:val="2"/>
                <w:sz w:val="20"/>
                <w:szCs w:val="20"/>
              </w:rPr>
              <w:t>제출의무</w:t>
            </w:r>
            <w:r>
              <w:rPr>
                <w:rFonts w:hint="eastAsia"/>
                <w:kern w:val="2"/>
                <w:sz w:val="20"/>
                <w:szCs w:val="20"/>
              </w:rPr>
              <w:t xml:space="preserve"> </w:t>
            </w:r>
            <w:r>
              <w:rPr>
                <w:rFonts w:hint="eastAsia"/>
                <w:kern w:val="2"/>
                <w:sz w:val="20"/>
                <w:szCs w:val="20"/>
              </w:rPr>
              <w:t>위반시</w:t>
            </w:r>
            <w:r>
              <w:rPr>
                <w:rFonts w:hint="eastAsia"/>
                <w:kern w:val="2"/>
                <w:sz w:val="20"/>
                <w:szCs w:val="20"/>
              </w:rPr>
              <w:t xml:space="preserve"> </w:t>
            </w:r>
            <w:r>
              <w:rPr>
                <w:rFonts w:hint="eastAsia"/>
                <w:kern w:val="2"/>
                <w:sz w:val="20"/>
                <w:szCs w:val="20"/>
              </w:rPr>
              <w:t>금융위원회는</w:t>
            </w:r>
            <w:r>
              <w:rPr>
                <w:rFonts w:hint="eastAsia"/>
                <w:kern w:val="2"/>
                <w:sz w:val="20"/>
                <w:szCs w:val="20"/>
              </w:rPr>
              <w:t xml:space="preserve"> </w:t>
            </w:r>
            <w:r>
              <w:rPr>
                <w:rFonts w:hint="eastAsia"/>
                <w:kern w:val="2"/>
                <w:sz w:val="20"/>
                <w:szCs w:val="20"/>
              </w:rPr>
              <w:t>증권의</w:t>
            </w:r>
            <w:r>
              <w:rPr>
                <w:rFonts w:hint="eastAsia"/>
                <w:kern w:val="2"/>
                <w:sz w:val="20"/>
                <w:szCs w:val="20"/>
              </w:rPr>
              <w:t xml:space="preserve"> </w:t>
            </w:r>
            <w:r>
              <w:rPr>
                <w:rFonts w:hint="eastAsia"/>
                <w:kern w:val="2"/>
                <w:sz w:val="20"/>
                <w:szCs w:val="20"/>
              </w:rPr>
              <w:t>발행</w:t>
            </w:r>
            <w:r>
              <w:rPr>
                <w:rFonts w:hint="eastAsia"/>
                <w:kern w:val="2"/>
                <w:sz w:val="20"/>
                <w:szCs w:val="20"/>
              </w:rPr>
              <w:t xml:space="preserve">, </w:t>
            </w:r>
            <w:r>
              <w:rPr>
                <w:rFonts w:hint="eastAsia"/>
                <w:kern w:val="2"/>
                <w:sz w:val="20"/>
                <w:szCs w:val="20"/>
              </w:rPr>
              <w:t>모집</w:t>
            </w:r>
            <w:r>
              <w:rPr>
                <w:rFonts w:hint="eastAsia"/>
                <w:kern w:val="2"/>
                <w:sz w:val="20"/>
                <w:szCs w:val="20"/>
              </w:rPr>
              <w:t xml:space="preserve">, </w:t>
            </w:r>
            <w:r>
              <w:rPr>
                <w:rFonts w:hint="eastAsia"/>
                <w:kern w:val="2"/>
                <w:sz w:val="20"/>
                <w:szCs w:val="20"/>
              </w:rPr>
              <w:t>매출</w:t>
            </w:r>
            <w:r>
              <w:rPr>
                <w:rFonts w:hint="eastAsia"/>
                <w:kern w:val="2"/>
                <w:sz w:val="20"/>
                <w:szCs w:val="20"/>
              </w:rPr>
              <w:t xml:space="preserve">, </w:t>
            </w:r>
            <w:r>
              <w:rPr>
                <w:rFonts w:hint="eastAsia"/>
                <w:kern w:val="2"/>
                <w:sz w:val="20"/>
                <w:szCs w:val="20"/>
              </w:rPr>
              <w:t>그</w:t>
            </w:r>
            <w:r>
              <w:rPr>
                <w:rFonts w:hint="eastAsia"/>
                <w:kern w:val="2"/>
                <w:sz w:val="20"/>
                <w:szCs w:val="20"/>
              </w:rPr>
              <w:t xml:space="preserve"> </w:t>
            </w:r>
            <w:r>
              <w:rPr>
                <w:rFonts w:hint="eastAsia"/>
                <w:kern w:val="2"/>
                <w:sz w:val="20"/>
                <w:szCs w:val="20"/>
              </w:rPr>
              <w:t>밖의</w:t>
            </w:r>
            <w:r>
              <w:rPr>
                <w:rFonts w:hint="eastAsia"/>
                <w:kern w:val="2"/>
                <w:sz w:val="20"/>
                <w:szCs w:val="20"/>
              </w:rPr>
              <w:t xml:space="preserve"> </w:t>
            </w:r>
            <w:r>
              <w:rPr>
                <w:rFonts w:hint="eastAsia"/>
                <w:kern w:val="2"/>
                <w:sz w:val="20"/>
                <w:szCs w:val="20"/>
              </w:rPr>
              <w:t>거래를</w:t>
            </w:r>
            <w:r>
              <w:rPr>
                <w:rFonts w:hint="eastAsia"/>
                <w:kern w:val="2"/>
                <w:sz w:val="20"/>
                <w:szCs w:val="20"/>
              </w:rPr>
              <w:t xml:space="preserve"> </w:t>
            </w:r>
            <w:r>
              <w:rPr>
                <w:rFonts w:hint="eastAsia"/>
                <w:kern w:val="2"/>
                <w:sz w:val="20"/>
                <w:szCs w:val="20"/>
              </w:rPr>
              <w:t>정지</w:t>
            </w:r>
            <w:r>
              <w:rPr>
                <w:rFonts w:hint="eastAsia"/>
                <w:kern w:val="2"/>
                <w:sz w:val="20"/>
                <w:szCs w:val="20"/>
              </w:rPr>
              <w:t xml:space="preserve"> </w:t>
            </w:r>
            <w:r>
              <w:rPr>
                <w:rFonts w:hint="eastAsia"/>
                <w:kern w:val="2"/>
                <w:sz w:val="20"/>
                <w:szCs w:val="20"/>
              </w:rPr>
              <w:t>또는</w:t>
            </w:r>
            <w:r>
              <w:rPr>
                <w:rFonts w:hint="eastAsia"/>
                <w:kern w:val="2"/>
                <w:sz w:val="20"/>
                <w:szCs w:val="20"/>
              </w:rPr>
              <w:t xml:space="preserve"> </w:t>
            </w:r>
            <w:r>
              <w:rPr>
                <w:rFonts w:hint="eastAsia"/>
                <w:kern w:val="2"/>
                <w:sz w:val="20"/>
                <w:szCs w:val="20"/>
              </w:rPr>
              <w:t>금지</w:t>
            </w:r>
            <w:r>
              <w:rPr>
                <w:rFonts w:hint="eastAsia"/>
                <w:kern w:val="2"/>
                <w:sz w:val="20"/>
                <w:szCs w:val="20"/>
              </w:rPr>
              <w:t xml:space="preserve"> </w:t>
            </w:r>
            <w:r>
              <w:rPr>
                <w:rFonts w:hint="eastAsia"/>
                <w:kern w:val="2"/>
                <w:sz w:val="20"/>
                <w:szCs w:val="20"/>
              </w:rPr>
              <w:t>등의</w:t>
            </w:r>
            <w:r>
              <w:rPr>
                <w:rFonts w:hint="eastAsia"/>
                <w:kern w:val="2"/>
                <w:sz w:val="20"/>
                <w:szCs w:val="20"/>
              </w:rPr>
              <w:t xml:space="preserve"> </w:t>
            </w:r>
            <w:r>
              <w:rPr>
                <w:rFonts w:hint="eastAsia"/>
                <w:kern w:val="2"/>
                <w:sz w:val="20"/>
                <w:szCs w:val="20"/>
              </w:rPr>
              <w:t>조치를</w:t>
            </w:r>
            <w:r>
              <w:rPr>
                <w:rFonts w:hint="eastAsia"/>
                <w:kern w:val="2"/>
                <w:sz w:val="20"/>
                <w:szCs w:val="20"/>
              </w:rPr>
              <w:t xml:space="preserve"> </w:t>
            </w:r>
            <w:r>
              <w:rPr>
                <w:rFonts w:hint="eastAsia"/>
                <w:kern w:val="2"/>
                <w:sz w:val="20"/>
                <w:szCs w:val="20"/>
              </w:rPr>
              <w:t>하거나</w:t>
            </w:r>
            <w:r>
              <w:rPr>
                <w:rFonts w:hint="eastAsia"/>
                <w:kern w:val="2"/>
                <w:sz w:val="20"/>
                <w:szCs w:val="20"/>
              </w:rPr>
              <w:t xml:space="preserve">, </w:t>
            </w:r>
            <w:r>
              <w:rPr>
                <w:rFonts w:hint="eastAsia"/>
                <w:kern w:val="2"/>
                <w:sz w:val="20"/>
                <w:szCs w:val="20"/>
              </w:rPr>
              <w:t>과징금을</w:t>
            </w:r>
            <w:r>
              <w:rPr>
                <w:rFonts w:hint="eastAsia"/>
                <w:kern w:val="2"/>
                <w:sz w:val="20"/>
                <w:szCs w:val="20"/>
              </w:rPr>
              <w:t xml:space="preserve"> </w:t>
            </w:r>
            <w:r>
              <w:rPr>
                <w:rFonts w:hint="eastAsia"/>
                <w:kern w:val="2"/>
                <w:sz w:val="20"/>
                <w:szCs w:val="20"/>
              </w:rPr>
              <w:t>부과할</w:t>
            </w:r>
            <w:r>
              <w:rPr>
                <w:rFonts w:hint="eastAsia"/>
                <w:kern w:val="2"/>
                <w:sz w:val="20"/>
                <w:szCs w:val="20"/>
              </w:rPr>
              <w:t xml:space="preserve"> </w:t>
            </w:r>
            <w:r>
              <w:rPr>
                <w:rFonts w:hint="eastAsia"/>
                <w:kern w:val="2"/>
                <w:sz w:val="20"/>
                <w:szCs w:val="20"/>
              </w:rPr>
              <w:t>수</w:t>
            </w:r>
            <w:r>
              <w:rPr>
                <w:rFonts w:hint="eastAsia"/>
                <w:kern w:val="2"/>
                <w:sz w:val="20"/>
                <w:szCs w:val="20"/>
              </w:rPr>
              <w:t xml:space="preserve"> </w:t>
            </w:r>
            <w:r>
              <w:rPr>
                <w:rFonts w:hint="eastAsia"/>
                <w:kern w:val="2"/>
                <w:sz w:val="20"/>
                <w:szCs w:val="20"/>
              </w:rPr>
              <w:t>있으며</w:t>
            </w:r>
            <w:r>
              <w:rPr>
                <w:rFonts w:hint="eastAsia"/>
                <w:kern w:val="2"/>
                <w:sz w:val="20"/>
                <w:szCs w:val="20"/>
              </w:rPr>
              <w:t xml:space="preserve">, </w:t>
            </w:r>
            <w:r>
              <w:rPr>
                <w:rFonts w:hint="eastAsia"/>
                <w:kern w:val="2"/>
                <w:sz w:val="20"/>
                <w:szCs w:val="20"/>
              </w:rPr>
              <w:t>증권신고서를</w:t>
            </w:r>
            <w:r>
              <w:rPr>
                <w:rFonts w:hint="eastAsia"/>
                <w:kern w:val="2"/>
                <w:sz w:val="20"/>
                <w:szCs w:val="20"/>
              </w:rPr>
              <w:t xml:space="preserve"> </w:t>
            </w:r>
            <w:r>
              <w:rPr>
                <w:rFonts w:hint="eastAsia"/>
                <w:kern w:val="2"/>
                <w:sz w:val="20"/>
                <w:szCs w:val="20"/>
              </w:rPr>
              <w:t>제출하지</w:t>
            </w:r>
            <w:r>
              <w:rPr>
                <w:rFonts w:hint="eastAsia"/>
                <w:kern w:val="2"/>
                <w:sz w:val="20"/>
                <w:szCs w:val="20"/>
              </w:rPr>
              <w:t xml:space="preserve"> </w:t>
            </w:r>
            <w:r>
              <w:rPr>
                <w:rFonts w:hint="eastAsia"/>
                <w:kern w:val="2"/>
                <w:sz w:val="20"/>
                <w:szCs w:val="20"/>
              </w:rPr>
              <w:t>않고</w:t>
            </w:r>
            <w:r>
              <w:rPr>
                <w:rFonts w:hint="eastAsia"/>
                <w:kern w:val="2"/>
                <w:sz w:val="20"/>
                <w:szCs w:val="20"/>
              </w:rPr>
              <w:t xml:space="preserve"> </w:t>
            </w:r>
            <w:r>
              <w:rPr>
                <w:rFonts w:hint="eastAsia"/>
                <w:kern w:val="2"/>
                <w:sz w:val="20"/>
                <w:szCs w:val="20"/>
              </w:rPr>
              <w:t>증권을</w:t>
            </w:r>
            <w:r>
              <w:rPr>
                <w:rFonts w:hint="eastAsia"/>
                <w:kern w:val="2"/>
                <w:sz w:val="20"/>
                <w:szCs w:val="20"/>
              </w:rPr>
              <w:t xml:space="preserve"> </w:t>
            </w:r>
            <w:r>
              <w:rPr>
                <w:rFonts w:hint="eastAsia"/>
                <w:kern w:val="2"/>
                <w:sz w:val="20"/>
                <w:szCs w:val="20"/>
              </w:rPr>
              <w:t>모집</w:t>
            </w:r>
            <w:r>
              <w:rPr>
                <w:rFonts w:hint="eastAsia"/>
                <w:kern w:val="2"/>
                <w:sz w:val="20"/>
                <w:szCs w:val="20"/>
              </w:rPr>
              <w:t xml:space="preserve"> </w:t>
            </w:r>
            <w:r>
              <w:rPr>
                <w:rFonts w:hint="eastAsia"/>
                <w:kern w:val="2"/>
                <w:sz w:val="20"/>
                <w:szCs w:val="20"/>
              </w:rPr>
              <w:t>또는</w:t>
            </w:r>
            <w:r>
              <w:rPr>
                <w:rFonts w:hint="eastAsia"/>
                <w:kern w:val="2"/>
                <w:sz w:val="20"/>
                <w:szCs w:val="20"/>
              </w:rPr>
              <w:t xml:space="preserve"> </w:t>
            </w:r>
            <w:r>
              <w:rPr>
                <w:rFonts w:hint="eastAsia"/>
                <w:kern w:val="2"/>
                <w:sz w:val="20"/>
                <w:szCs w:val="20"/>
              </w:rPr>
              <w:t>매출한</w:t>
            </w:r>
            <w:r>
              <w:rPr>
                <w:rFonts w:hint="eastAsia"/>
                <w:kern w:val="2"/>
                <w:sz w:val="20"/>
                <w:szCs w:val="20"/>
              </w:rPr>
              <w:t xml:space="preserve"> </w:t>
            </w:r>
            <w:r>
              <w:rPr>
                <w:rFonts w:hint="eastAsia"/>
                <w:kern w:val="2"/>
                <w:sz w:val="20"/>
                <w:szCs w:val="20"/>
              </w:rPr>
              <w:t>자는</w:t>
            </w:r>
            <w:r>
              <w:rPr>
                <w:rFonts w:hint="eastAsia"/>
                <w:kern w:val="2"/>
                <w:sz w:val="20"/>
                <w:szCs w:val="20"/>
              </w:rPr>
              <w:t xml:space="preserve"> 5</w:t>
            </w:r>
            <w:r>
              <w:rPr>
                <w:rFonts w:hint="eastAsia"/>
                <w:kern w:val="2"/>
                <w:sz w:val="20"/>
                <w:szCs w:val="20"/>
              </w:rPr>
              <w:t>년</w:t>
            </w:r>
            <w:r>
              <w:rPr>
                <w:rFonts w:hint="eastAsia"/>
                <w:kern w:val="2"/>
                <w:sz w:val="20"/>
                <w:szCs w:val="20"/>
              </w:rPr>
              <w:t xml:space="preserve"> </w:t>
            </w:r>
            <w:r>
              <w:rPr>
                <w:rFonts w:hint="eastAsia"/>
                <w:kern w:val="2"/>
                <w:sz w:val="20"/>
                <w:szCs w:val="20"/>
              </w:rPr>
              <w:t>이하의</w:t>
            </w:r>
            <w:r>
              <w:rPr>
                <w:rFonts w:hint="eastAsia"/>
                <w:kern w:val="2"/>
                <w:sz w:val="20"/>
                <w:szCs w:val="20"/>
              </w:rPr>
              <w:t xml:space="preserve"> </w:t>
            </w:r>
            <w:r>
              <w:rPr>
                <w:rFonts w:hint="eastAsia"/>
                <w:kern w:val="2"/>
                <w:sz w:val="20"/>
                <w:szCs w:val="20"/>
              </w:rPr>
              <w:t>징역</w:t>
            </w:r>
            <w:r>
              <w:rPr>
                <w:rFonts w:hint="eastAsia"/>
                <w:kern w:val="2"/>
                <w:sz w:val="20"/>
                <w:szCs w:val="20"/>
              </w:rPr>
              <w:t xml:space="preserve"> </w:t>
            </w:r>
            <w:r>
              <w:rPr>
                <w:rFonts w:hint="eastAsia"/>
                <w:kern w:val="2"/>
                <w:sz w:val="20"/>
                <w:szCs w:val="20"/>
              </w:rPr>
              <w:t>또는</w:t>
            </w:r>
            <w:r>
              <w:rPr>
                <w:rFonts w:hint="eastAsia"/>
                <w:kern w:val="2"/>
                <w:sz w:val="20"/>
                <w:szCs w:val="20"/>
              </w:rPr>
              <w:t xml:space="preserve"> 2</w:t>
            </w:r>
            <w:r>
              <w:rPr>
                <w:rFonts w:hint="eastAsia"/>
                <w:kern w:val="2"/>
                <w:sz w:val="20"/>
                <w:szCs w:val="20"/>
              </w:rPr>
              <w:t>억원</w:t>
            </w:r>
            <w:r>
              <w:rPr>
                <w:rFonts w:hint="eastAsia"/>
                <w:kern w:val="2"/>
                <w:sz w:val="20"/>
                <w:szCs w:val="20"/>
              </w:rPr>
              <w:t xml:space="preserve"> </w:t>
            </w:r>
            <w:r>
              <w:rPr>
                <w:rFonts w:hint="eastAsia"/>
                <w:kern w:val="2"/>
                <w:sz w:val="20"/>
                <w:szCs w:val="20"/>
              </w:rPr>
              <w:t>이하의</w:t>
            </w:r>
            <w:r>
              <w:rPr>
                <w:rFonts w:hint="eastAsia"/>
                <w:kern w:val="2"/>
                <w:sz w:val="20"/>
                <w:szCs w:val="20"/>
              </w:rPr>
              <w:t xml:space="preserve"> </w:t>
            </w:r>
            <w:r>
              <w:rPr>
                <w:rFonts w:hint="eastAsia"/>
                <w:kern w:val="2"/>
                <w:sz w:val="20"/>
                <w:szCs w:val="20"/>
              </w:rPr>
              <w:t>벌금에</w:t>
            </w:r>
            <w:r>
              <w:rPr>
                <w:rFonts w:hint="eastAsia"/>
                <w:kern w:val="2"/>
                <w:sz w:val="20"/>
                <w:szCs w:val="20"/>
              </w:rPr>
              <w:t xml:space="preserve"> </w:t>
            </w:r>
            <w:r>
              <w:rPr>
                <w:rFonts w:hint="eastAsia"/>
                <w:kern w:val="2"/>
                <w:sz w:val="20"/>
                <w:szCs w:val="20"/>
              </w:rPr>
              <w:t>처할</w:t>
            </w:r>
            <w:r>
              <w:rPr>
                <w:rFonts w:hint="eastAsia"/>
                <w:kern w:val="2"/>
                <w:sz w:val="20"/>
                <w:szCs w:val="20"/>
              </w:rPr>
              <w:t xml:space="preserve"> </w:t>
            </w:r>
            <w:r>
              <w:rPr>
                <w:rFonts w:hint="eastAsia"/>
                <w:kern w:val="2"/>
                <w:sz w:val="20"/>
                <w:szCs w:val="20"/>
              </w:rPr>
              <w:t>수</w:t>
            </w:r>
            <w:r>
              <w:rPr>
                <w:rFonts w:hint="eastAsia"/>
                <w:kern w:val="2"/>
                <w:sz w:val="20"/>
                <w:szCs w:val="20"/>
              </w:rPr>
              <w:t xml:space="preserve"> </w:t>
            </w:r>
            <w:r>
              <w:rPr>
                <w:rFonts w:hint="eastAsia"/>
                <w:kern w:val="2"/>
                <w:sz w:val="20"/>
                <w:szCs w:val="20"/>
              </w:rPr>
              <w:t>있음</w:t>
            </w:r>
            <w:r>
              <w:rPr>
                <w:rFonts w:hint="eastAsia"/>
                <w:kern w:val="2"/>
                <w:sz w:val="20"/>
                <w:szCs w:val="20"/>
              </w:rPr>
              <w:t>(</w:t>
            </w:r>
            <w:r>
              <w:rPr>
                <w:rFonts w:hint="eastAsia"/>
                <w:kern w:val="2"/>
                <w:sz w:val="20"/>
                <w:szCs w:val="20"/>
              </w:rPr>
              <w:t>자본시장법</w:t>
            </w:r>
            <w:r>
              <w:rPr>
                <w:rFonts w:hint="eastAsia"/>
                <w:kern w:val="2"/>
                <w:sz w:val="20"/>
                <w:szCs w:val="20"/>
              </w:rPr>
              <w:t xml:space="preserve"> </w:t>
            </w:r>
            <w:r>
              <w:rPr>
                <w:rFonts w:hint="eastAsia"/>
                <w:kern w:val="2"/>
                <w:sz w:val="20"/>
                <w:szCs w:val="20"/>
              </w:rPr>
              <w:t>제</w:t>
            </w:r>
            <w:r>
              <w:rPr>
                <w:rFonts w:hint="eastAsia"/>
                <w:kern w:val="2"/>
                <w:sz w:val="20"/>
                <w:szCs w:val="20"/>
              </w:rPr>
              <w:t>132</w:t>
            </w:r>
            <w:r>
              <w:rPr>
                <w:rFonts w:hint="eastAsia"/>
                <w:kern w:val="2"/>
                <w:sz w:val="20"/>
                <w:szCs w:val="20"/>
              </w:rPr>
              <w:t>조</w:t>
            </w:r>
            <w:r>
              <w:rPr>
                <w:rFonts w:hint="eastAsia"/>
                <w:kern w:val="2"/>
                <w:sz w:val="20"/>
                <w:szCs w:val="20"/>
              </w:rPr>
              <w:t xml:space="preserve">, </w:t>
            </w:r>
            <w:r>
              <w:rPr>
                <w:rFonts w:hint="eastAsia"/>
                <w:kern w:val="2"/>
                <w:sz w:val="20"/>
                <w:szCs w:val="20"/>
              </w:rPr>
              <w:t>제</w:t>
            </w:r>
            <w:r>
              <w:rPr>
                <w:rFonts w:hint="eastAsia"/>
                <w:kern w:val="2"/>
                <w:sz w:val="20"/>
                <w:szCs w:val="20"/>
              </w:rPr>
              <w:t>429</w:t>
            </w:r>
            <w:r>
              <w:rPr>
                <w:rFonts w:hint="eastAsia"/>
                <w:kern w:val="2"/>
                <w:sz w:val="20"/>
                <w:szCs w:val="20"/>
              </w:rPr>
              <w:t>조</w:t>
            </w:r>
            <w:r>
              <w:rPr>
                <w:rFonts w:hint="eastAsia"/>
                <w:kern w:val="2"/>
                <w:sz w:val="20"/>
                <w:szCs w:val="20"/>
              </w:rPr>
              <w:t xml:space="preserve"> </w:t>
            </w:r>
            <w:r>
              <w:rPr>
                <w:rFonts w:hint="eastAsia"/>
                <w:kern w:val="2"/>
                <w:sz w:val="20"/>
                <w:szCs w:val="20"/>
              </w:rPr>
              <w:t>제</w:t>
            </w:r>
            <w:r>
              <w:rPr>
                <w:rFonts w:hint="eastAsia"/>
                <w:kern w:val="2"/>
                <w:sz w:val="20"/>
                <w:szCs w:val="20"/>
              </w:rPr>
              <w:t>1</w:t>
            </w:r>
            <w:r>
              <w:rPr>
                <w:rFonts w:hint="eastAsia"/>
                <w:kern w:val="2"/>
                <w:sz w:val="20"/>
                <w:szCs w:val="20"/>
              </w:rPr>
              <w:t>항</w:t>
            </w:r>
            <w:r>
              <w:rPr>
                <w:rFonts w:hint="eastAsia"/>
                <w:kern w:val="2"/>
                <w:sz w:val="20"/>
                <w:szCs w:val="20"/>
              </w:rPr>
              <w:t xml:space="preserve"> </w:t>
            </w:r>
            <w:r>
              <w:rPr>
                <w:rFonts w:hint="eastAsia"/>
                <w:kern w:val="2"/>
                <w:sz w:val="20"/>
                <w:szCs w:val="20"/>
              </w:rPr>
              <w:t>제</w:t>
            </w:r>
            <w:r>
              <w:rPr>
                <w:rFonts w:hint="eastAsia"/>
                <w:kern w:val="2"/>
                <w:sz w:val="20"/>
                <w:szCs w:val="20"/>
              </w:rPr>
              <w:t>2</w:t>
            </w:r>
            <w:r>
              <w:rPr>
                <w:rFonts w:hint="eastAsia"/>
                <w:kern w:val="2"/>
                <w:sz w:val="20"/>
                <w:szCs w:val="20"/>
              </w:rPr>
              <w:t>호</w:t>
            </w:r>
            <w:r>
              <w:rPr>
                <w:rFonts w:hint="eastAsia"/>
                <w:kern w:val="2"/>
                <w:sz w:val="20"/>
                <w:szCs w:val="20"/>
              </w:rPr>
              <w:t xml:space="preserve">, </w:t>
            </w:r>
            <w:r>
              <w:rPr>
                <w:rFonts w:hint="eastAsia"/>
                <w:kern w:val="2"/>
                <w:sz w:val="20"/>
                <w:szCs w:val="20"/>
              </w:rPr>
              <w:t>제</w:t>
            </w:r>
            <w:r>
              <w:rPr>
                <w:rFonts w:hint="eastAsia"/>
                <w:kern w:val="2"/>
                <w:sz w:val="20"/>
                <w:szCs w:val="20"/>
              </w:rPr>
              <w:t>444</w:t>
            </w:r>
            <w:r>
              <w:rPr>
                <w:rFonts w:hint="eastAsia"/>
                <w:kern w:val="2"/>
                <w:sz w:val="20"/>
                <w:szCs w:val="20"/>
              </w:rPr>
              <w:t>조</w:t>
            </w:r>
            <w:r>
              <w:rPr>
                <w:rFonts w:hint="eastAsia"/>
                <w:kern w:val="2"/>
                <w:sz w:val="20"/>
                <w:szCs w:val="20"/>
              </w:rPr>
              <w:t xml:space="preserve"> </w:t>
            </w:r>
            <w:r>
              <w:rPr>
                <w:rFonts w:hint="eastAsia"/>
                <w:kern w:val="2"/>
                <w:sz w:val="20"/>
                <w:szCs w:val="20"/>
              </w:rPr>
              <w:t>제</w:t>
            </w:r>
            <w:r>
              <w:rPr>
                <w:rFonts w:hint="eastAsia"/>
                <w:kern w:val="2"/>
                <w:sz w:val="20"/>
                <w:szCs w:val="20"/>
              </w:rPr>
              <w:t>12</w:t>
            </w:r>
            <w:r>
              <w:rPr>
                <w:rFonts w:hint="eastAsia"/>
                <w:kern w:val="2"/>
                <w:sz w:val="20"/>
                <w:szCs w:val="20"/>
              </w:rPr>
              <w:t>호</w:t>
            </w:r>
            <w:r>
              <w:rPr>
                <w:rFonts w:hint="eastAsia"/>
                <w:kern w:val="2"/>
                <w:sz w:val="20"/>
                <w:szCs w:val="20"/>
              </w:rPr>
              <w:t>).</w:t>
            </w:r>
          </w:p>
          <w:p w14:paraId="73486607" w14:textId="3731757A" w:rsidR="005A47A0" w:rsidRPr="00B84167" w:rsidRDefault="00CB3CC3" w:rsidP="00F058C9">
            <w:pPr>
              <w:pStyle w:val="1"/>
              <w:spacing w:line="276" w:lineRule="auto"/>
              <w:rPr>
                <w:kern w:val="2"/>
                <w:sz w:val="20"/>
                <w:szCs w:val="20"/>
              </w:rPr>
            </w:pPr>
            <w:r>
              <w:rPr>
                <w:rFonts w:hint="eastAsia"/>
                <w:kern w:val="2"/>
                <w:sz w:val="20"/>
                <w:szCs w:val="20"/>
              </w:rPr>
              <w:t>대상회사는</w:t>
            </w:r>
            <w:r>
              <w:rPr>
                <w:rFonts w:hint="eastAsia"/>
                <w:kern w:val="2"/>
                <w:sz w:val="20"/>
                <w:szCs w:val="20"/>
              </w:rPr>
              <w:t xml:space="preserve"> </w:t>
            </w:r>
            <w:r w:rsidR="005A47A0">
              <w:rPr>
                <w:rFonts w:hint="eastAsia"/>
                <w:kern w:val="2"/>
                <w:sz w:val="20"/>
                <w:szCs w:val="20"/>
              </w:rPr>
              <w:t>금융</w:t>
            </w:r>
            <w:r w:rsidR="005A47A0">
              <w:rPr>
                <w:rFonts w:hint="eastAsia"/>
                <w:kern w:val="2"/>
                <w:sz w:val="20"/>
                <w:szCs w:val="20"/>
              </w:rPr>
              <w:t xml:space="preserve"> </w:t>
            </w:r>
            <w:r w:rsidR="005A47A0">
              <w:rPr>
                <w:rFonts w:hint="eastAsia"/>
                <w:kern w:val="2"/>
                <w:sz w:val="20"/>
                <w:szCs w:val="20"/>
              </w:rPr>
              <w:t>당국에</w:t>
            </w:r>
            <w:r w:rsidR="005A47A0">
              <w:rPr>
                <w:rFonts w:hint="eastAsia"/>
                <w:kern w:val="2"/>
                <w:sz w:val="20"/>
                <w:szCs w:val="20"/>
              </w:rPr>
              <w:t xml:space="preserve"> </w:t>
            </w:r>
            <w:r w:rsidR="005A47A0">
              <w:rPr>
                <w:rFonts w:hint="eastAsia"/>
                <w:kern w:val="2"/>
                <w:sz w:val="20"/>
                <w:szCs w:val="20"/>
              </w:rPr>
              <w:t>증권신고서</w:t>
            </w:r>
            <w:r w:rsidR="005A47A0">
              <w:rPr>
                <w:rFonts w:hint="eastAsia"/>
                <w:kern w:val="2"/>
                <w:sz w:val="20"/>
                <w:szCs w:val="20"/>
              </w:rPr>
              <w:t xml:space="preserve"> </w:t>
            </w:r>
            <w:r w:rsidR="005A47A0">
              <w:rPr>
                <w:rFonts w:hint="eastAsia"/>
                <w:kern w:val="2"/>
                <w:sz w:val="20"/>
                <w:szCs w:val="20"/>
              </w:rPr>
              <w:t>미제출에</w:t>
            </w:r>
            <w:r w:rsidR="005A47A0">
              <w:rPr>
                <w:rFonts w:hint="eastAsia"/>
                <w:kern w:val="2"/>
                <w:sz w:val="20"/>
                <w:szCs w:val="20"/>
              </w:rPr>
              <w:t xml:space="preserve"> </w:t>
            </w:r>
            <w:r w:rsidR="005A47A0">
              <w:rPr>
                <w:rFonts w:hint="eastAsia"/>
                <w:kern w:val="2"/>
                <w:sz w:val="20"/>
                <w:szCs w:val="20"/>
              </w:rPr>
              <w:t>관하여</w:t>
            </w:r>
            <w:r w:rsidR="005A47A0">
              <w:rPr>
                <w:rFonts w:hint="eastAsia"/>
                <w:kern w:val="2"/>
                <w:sz w:val="20"/>
                <w:szCs w:val="20"/>
              </w:rPr>
              <w:t xml:space="preserve"> </w:t>
            </w:r>
            <w:r w:rsidR="005A47A0">
              <w:rPr>
                <w:rFonts w:hint="eastAsia"/>
                <w:kern w:val="2"/>
                <w:sz w:val="20"/>
                <w:szCs w:val="20"/>
              </w:rPr>
              <w:t>자진신고하는</w:t>
            </w:r>
            <w:r w:rsidR="005A47A0">
              <w:rPr>
                <w:rFonts w:hint="eastAsia"/>
                <w:kern w:val="2"/>
                <w:sz w:val="20"/>
                <w:szCs w:val="20"/>
              </w:rPr>
              <w:t xml:space="preserve"> </w:t>
            </w:r>
            <w:r w:rsidR="005A47A0">
              <w:rPr>
                <w:rFonts w:hint="eastAsia"/>
                <w:kern w:val="2"/>
                <w:sz w:val="20"/>
                <w:szCs w:val="20"/>
              </w:rPr>
              <w:t>것을</w:t>
            </w:r>
            <w:r w:rsidR="005A47A0">
              <w:rPr>
                <w:rFonts w:hint="eastAsia"/>
                <w:kern w:val="2"/>
                <w:sz w:val="20"/>
                <w:szCs w:val="20"/>
              </w:rPr>
              <w:t xml:space="preserve"> </w:t>
            </w:r>
            <w:r w:rsidR="005A47A0">
              <w:rPr>
                <w:rFonts w:hint="eastAsia"/>
                <w:kern w:val="2"/>
                <w:sz w:val="20"/>
                <w:szCs w:val="20"/>
              </w:rPr>
              <w:t>고려할</w:t>
            </w:r>
            <w:r w:rsidR="005A47A0">
              <w:rPr>
                <w:rFonts w:hint="eastAsia"/>
                <w:kern w:val="2"/>
                <w:sz w:val="20"/>
                <w:szCs w:val="20"/>
              </w:rPr>
              <w:t xml:space="preserve"> </w:t>
            </w:r>
            <w:r w:rsidR="005A47A0">
              <w:rPr>
                <w:rFonts w:hint="eastAsia"/>
                <w:kern w:val="2"/>
                <w:sz w:val="20"/>
                <w:szCs w:val="20"/>
              </w:rPr>
              <w:t>수</w:t>
            </w:r>
            <w:r w:rsidR="005A47A0">
              <w:rPr>
                <w:rFonts w:hint="eastAsia"/>
                <w:kern w:val="2"/>
                <w:sz w:val="20"/>
                <w:szCs w:val="20"/>
              </w:rPr>
              <w:t xml:space="preserve"> </w:t>
            </w:r>
            <w:r w:rsidR="005A47A0">
              <w:rPr>
                <w:rFonts w:hint="eastAsia"/>
                <w:kern w:val="2"/>
                <w:sz w:val="20"/>
                <w:szCs w:val="20"/>
              </w:rPr>
              <w:t>있고</w:t>
            </w:r>
            <w:r w:rsidR="005A47A0">
              <w:rPr>
                <w:rFonts w:hint="eastAsia"/>
                <w:kern w:val="2"/>
                <w:sz w:val="20"/>
                <w:szCs w:val="20"/>
              </w:rPr>
              <w:t xml:space="preserve">, </w:t>
            </w:r>
            <w:r w:rsidR="005A47A0">
              <w:rPr>
                <w:rFonts w:hint="eastAsia"/>
                <w:kern w:val="2"/>
                <w:sz w:val="20"/>
                <w:szCs w:val="20"/>
              </w:rPr>
              <w:t>자진신고</w:t>
            </w:r>
            <w:r w:rsidR="005A47A0">
              <w:rPr>
                <w:rFonts w:hint="eastAsia"/>
                <w:kern w:val="2"/>
                <w:sz w:val="20"/>
                <w:szCs w:val="20"/>
              </w:rPr>
              <w:t xml:space="preserve"> </w:t>
            </w:r>
            <w:r w:rsidR="005A47A0">
              <w:rPr>
                <w:rFonts w:hint="eastAsia"/>
                <w:kern w:val="2"/>
                <w:sz w:val="20"/>
                <w:szCs w:val="20"/>
              </w:rPr>
              <w:t>시에는</w:t>
            </w:r>
            <w:r w:rsidR="005A47A0">
              <w:rPr>
                <w:rFonts w:hint="eastAsia"/>
                <w:kern w:val="2"/>
                <w:sz w:val="20"/>
                <w:szCs w:val="20"/>
              </w:rPr>
              <w:t xml:space="preserve"> </w:t>
            </w:r>
            <w:r w:rsidR="005A47A0">
              <w:rPr>
                <w:rFonts w:hint="eastAsia"/>
                <w:kern w:val="2"/>
                <w:sz w:val="20"/>
                <w:szCs w:val="20"/>
              </w:rPr>
              <w:t>하향조정사유가</w:t>
            </w:r>
            <w:r w:rsidR="005A47A0">
              <w:rPr>
                <w:rFonts w:hint="eastAsia"/>
                <w:kern w:val="2"/>
                <w:sz w:val="20"/>
                <w:szCs w:val="20"/>
              </w:rPr>
              <w:t xml:space="preserve"> </w:t>
            </w:r>
            <w:r w:rsidR="005A47A0">
              <w:rPr>
                <w:rFonts w:hint="eastAsia"/>
                <w:kern w:val="2"/>
                <w:sz w:val="20"/>
                <w:szCs w:val="20"/>
              </w:rPr>
              <w:t>적용되어</w:t>
            </w:r>
            <w:r w:rsidR="005A47A0">
              <w:rPr>
                <w:rFonts w:hint="eastAsia"/>
                <w:kern w:val="2"/>
                <w:sz w:val="20"/>
                <w:szCs w:val="20"/>
              </w:rPr>
              <w:t xml:space="preserve"> </w:t>
            </w:r>
            <w:r w:rsidR="005A47A0">
              <w:rPr>
                <w:rFonts w:hint="eastAsia"/>
                <w:kern w:val="2"/>
                <w:sz w:val="20"/>
                <w:szCs w:val="20"/>
              </w:rPr>
              <w:t>과징금</w:t>
            </w:r>
            <w:r w:rsidR="005A47A0">
              <w:rPr>
                <w:rFonts w:hint="eastAsia"/>
                <w:kern w:val="2"/>
                <w:sz w:val="20"/>
                <w:szCs w:val="20"/>
              </w:rPr>
              <w:t xml:space="preserve"> </w:t>
            </w:r>
            <w:r w:rsidR="005A47A0">
              <w:rPr>
                <w:rFonts w:hint="eastAsia"/>
                <w:kern w:val="2"/>
                <w:sz w:val="20"/>
                <w:szCs w:val="20"/>
              </w:rPr>
              <w:t>부과액이</w:t>
            </w:r>
            <w:r w:rsidR="005A47A0">
              <w:rPr>
                <w:rFonts w:hint="eastAsia"/>
                <w:kern w:val="2"/>
                <w:sz w:val="20"/>
                <w:szCs w:val="20"/>
              </w:rPr>
              <w:t xml:space="preserve"> </w:t>
            </w:r>
            <w:r w:rsidR="005A47A0">
              <w:rPr>
                <w:rFonts w:hint="eastAsia"/>
                <w:kern w:val="2"/>
                <w:sz w:val="20"/>
                <w:szCs w:val="20"/>
              </w:rPr>
              <w:t>낮아질</w:t>
            </w:r>
            <w:r w:rsidR="005A47A0">
              <w:rPr>
                <w:rFonts w:hint="eastAsia"/>
                <w:kern w:val="2"/>
                <w:sz w:val="20"/>
                <w:szCs w:val="20"/>
              </w:rPr>
              <w:t xml:space="preserve"> </w:t>
            </w:r>
            <w:r w:rsidR="005A47A0">
              <w:rPr>
                <w:rFonts w:hint="eastAsia"/>
                <w:kern w:val="2"/>
                <w:sz w:val="20"/>
                <w:szCs w:val="20"/>
              </w:rPr>
              <w:t>수</w:t>
            </w:r>
            <w:r w:rsidR="005A47A0">
              <w:rPr>
                <w:rFonts w:hint="eastAsia"/>
                <w:kern w:val="2"/>
                <w:sz w:val="20"/>
                <w:szCs w:val="20"/>
              </w:rPr>
              <w:t xml:space="preserve"> </w:t>
            </w:r>
            <w:r w:rsidR="005A47A0">
              <w:rPr>
                <w:rFonts w:hint="eastAsia"/>
                <w:kern w:val="2"/>
                <w:sz w:val="20"/>
                <w:szCs w:val="20"/>
              </w:rPr>
              <w:t>있음</w:t>
            </w:r>
            <w:r w:rsidR="005A47A0">
              <w:rPr>
                <w:rFonts w:hint="eastAsia"/>
                <w:kern w:val="2"/>
                <w:sz w:val="20"/>
                <w:szCs w:val="20"/>
              </w:rPr>
              <w:t xml:space="preserve">. </w:t>
            </w:r>
            <w:r w:rsidR="005A47A0">
              <w:rPr>
                <w:rFonts w:hint="eastAsia"/>
                <w:kern w:val="2"/>
                <w:sz w:val="20"/>
                <w:szCs w:val="20"/>
              </w:rPr>
              <w:t>실무적으로는</w:t>
            </w:r>
            <w:r w:rsidR="005A47A0">
              <w:rPr>
                <w:rFonts w:hint="eastAsia"/>
                <w:kern w:val="2"/>
                <w:sz w:val="20"/>
                <w:szCs w:val="20"/>
              </w:rPr>
              <w:t xml:space="preserve"> </w:t>
            </w:r>
            <w:r w:rsidR="005A47A0">
              <w:rPr>
                <w:rFonts w:hint="eastAsia"/>
                <w:kern w:val="2"/>
                <w:sz w:val="20"/>
                <w:szCs w:val="20"/>
              </w:rPr>
              <w:t>금융</w:t>
            </w:r>
            <w:r w:rsidR="005A47A0">
              <w:rPr>
                <w:rFonts w:hint="eastAsia"/>
                <w:kern w:val="2"/>
                <w:sz w:val="20"/>
                <w:szCs w:val="20"/>
              </w:rPr>
              <w:t xml:space="preserve"> </w:t>
            </w:r>
            <w:r w:rsidR="005A47A0">
              <w:rPr>
                <w:rFonts w:hint="eastAsia"/>
                <w:kern w:val="2"/>
                <w:sz w:val="20"/>
                <w:szCs w:val="20"/>
              </w:rPr>
              <w:t>당국에</w:t>
            </w:r>
            <w:r w:rsidR="005A47A0">
              <w:rPr>
                <w:rFonts w:hint="eastAsia"/>
                <w:kern w:val="2"/>
                <w:sz w:val="20"/>
                <w:szCs w:val="20"/>
              </w:rPr>
              <w:t xml:space="preserve"> </w:t>
            </w:r>
            <w:r w:rsidR="005A47A0">
              <w:rPr>
                <w:rFonts w:hint="eastAsia"/>
                <w:kern w:val="2"/>
                <w:sz w:val="20"/>
                <w:szCs w:val="20"/>
              </w:rPr>
              <w:t>자진신고한</w:t>
            </w:r>
            <w:r w:rsidR="005A47A0">
              <w:rPr>
                <w:rFonts w:hint="eastAsia"/>
                <w:kern w:val="2"/>
                <w:sz w:val="20"/>
                <w:szCs w:val="20"/>
              </w:rPr>
              <w:t xml:space="preserve"> </w:t>
            </w:r>
            <w:r w:rsidR="005A47A0">
              <w:rPr>
                <w:rFonts w:hint="eastAsia"/>
                <w:kern w:val="2"/>
                <w:sz w:val="20"/>
                <w:szCs w:val="20"/>
              </w:rPr>
              <w:t>이후</w:t>
            </w:r>
            <w:r w:rsidR="005A47A0">
              <w:rPr>
                <w:rFonts w:hint="eastAsia"/>
                <w:kern w:val="2"/>
                <w:sz w:val="20"/>
                <w:szCs w:val="20"/>
              </w:rPr>
              <w:t xml:space="preserve"> </w:t>
            </w:r>
            <w:r w:rsidR="005A47A0">
              <w:rPr>
                <w:rFonts w:hint="eastAsia"/>
                <w:kern w:val="2"/>
                <w:sz w:val="20"/>
                <w:szCs w:val="20"/>
              </w:rPr>
              <w:t>제재조치가</w:t>
            </w:r>
            <w:r w:rsidR="005A47A0">
              <w:rPr>
                <w:rFonts w:hint="eastAsia"/>
                <w:kern w:val="2"/>
                <w:sz w:val="20"/>
                <w:szCs w:val="20"/>
              </w:rPr>
              <w:t xml:space="preserve"> </w:t>
            </w:r>
            <w:r w:rsidR="005A47A0">
              <w:rPr>
                <w:rFonts w:hint="eastAsia"/>
                <w:kern w:val="2"/>
                <w:sz w:val="20"/>
                <w:szCs w:val="20"/>
              </w:rPr>
              <w:t>나오기까지</w:t>
            </w:r>
            <w:r w:rsidR="005A47A0">
              <w:rPr>
                <w:rFonts w:hint="eastAsia"/>
                <w:kern w:val="2"/>
                <w:sz w:val="20"/>
                <w:szCs w:val="20"/>
              </w:rPr>
              <w:t xml:space="preserve"> 6</w:t>
            </w:r>
            <w:r w:rsidR="005A47A0">
              <w:rPr>
                <w:rFonts w:hint="eastAsia"/>
                <w:kern w:val="2"/>
                <w:sz w:val="20"/>
                <w:szCs w:val="20"/>
              </w:rPr>
              <w:t>개월</w:t>
            </w:r>
            <w:r w:rsidR="005A47A0">
              <w:rPr>
                <w:rFonts w:hint="eastAsia"/>
                <w:kern w:val="2"/>
                <w:sz w:val="20"/>
                <w:szCs w:val="20"/>
              </w:rPr>
              <w:t xml:space="preserve"> </w:t>
            </w:r>
            <w:r w:rsidR="005A47A0">
              <w:rPr>
                <w:rFonts w:hint="eastAsia"/>
                <w:kern w:val="2"/>
                <w:sz w:val="20"/>
                <w:szCs w:val="20"/>
              </w:rPr>
              <w:t>이상</w:t>
            </w:r>
            <w:r w:rsidR="005A47A0">
              <w:rPr>
                <w:rFonts w:hint="eastAsia"/>
                <w:kern w:val="2"/>
                <w:sz w:val="20"/>
                <w:szCs w:val="20"/>
              </w:rPr>
              <w:t xml:space="preserve"> </w:t>
            </w:r>
            <w:r w:rsidR="005A47A0">
              <w:rPr>
                <w:rFonts w:hint="eastAsia"/>
                <w:kern w:val="2"/>
                <w:sz w:val="20"/>
                <w:szCs w:val="20"/>
              </w:rPr>
              <w:t>소요되는</w:t>
            </w:r>
            <w:r w:rsidR="005A47A0">
              <w:rPr>
                <w:rFonts w:hint="eastAsia"/>
                <w:kern w:val="2"/>
                <w:sz w:val="20"/>
                <w:szCs w:val="20"/>
              </w:rPr>
              <w:t xml:space="preserve"> </w:t>
            </w:r>
            <w:r w:rsidR="005A47A0">
              <w:rPr>
                <w:rFonts w:hint="eastAsia"/>
                <w:kern w:val="2"/>
                <w:sz w:val="20"/>
                <w:szCs w:val="20"/>
              </w:rPr>
              <w:t>것으로</w:t>
            </w:r>
            <w:r w:rsidR="005A47A0">
              <w:rPr>
                <w:rFonts w:hint="eastAsia"/>
                <w:kern w:val="2"/>
                <w:sz w:val="20"/>
                <w:szCs w:val="20"/>
              </w:rPr>
              <w:t xml:space="preserve"> </w:t>
            </w:r>
            <w:r w:rsidR="005A47A0">
              <w:rPr>
                <w:rFonts w:hint="eastAsia"/>
                <w:kern w:val="2"/>
                <w:sz w:val="20"/>
                <w:szCs w:val="20"/>
              </w:rPr>
              <w:t>보임</w:t>
            </w:r>
            <w:r w:rsidR="005A47A0">
              <w:rPr>
                <w:rFonts w:hint="eastAsia"/>
                <w:kern w:val="2"/>
                <w:sz w:val="20"/>
                <w:szCs w:val="20"/>
              </w:rPr>
              <w:t>.</w:t>
            </w:r>
          </w:p>
          <w:p w14:paraId="28F6E8F3" w14:textId="08DBBED3" w:rsidR="00FB4198" w:rsidRDefault="00563F6F" w:rsidP="005A47A0">
            <w:pPr>
              <w:pStyle w:val="1"/>
              <w:spacing w:line="276" w:lineRule="auto"/>
              <w:rPr>
                <w:kern w:val="2"/>
                <w:sz w:val="20"/>
                <w:szCs w:val="20"/>
              </w:rPr>
            </w:pPr>
            <w:r w:rsidRPr="005A47A0">
              <w:rPr>
                <w:rFonts w:hint="eastAsia"/>
                <w:kern w:val="2"/>
                <w:sz w:val="20"/>
                <w:szCs w:val="20"/>
              </w:rPr>
              <w:t>본건</w:t>
            </w:r>
            <w:r w:rsidRPr="005A47A0">
              <w:rPr>
                <w:rFonts w:hint="eastAsia"/>
                <w:kern w:val="2"/>
                <w:sz w:val="20"/>
                <w:szCs w:val="20"/>
              </w:rPr>
              <w:t xml:space="preserve"> </w:t>
            </w:r>
            <w:r w:rsidRPr="005A47A0">
              <w:rPr>
                <w:rFonts w:hint="eastAsia"/>
                <w:kern w:val="2"/>
                <w:sz w:val="20"/>
                <w:szCs w:val="20"/>
              </w:rPr>
              <w:t>거래</w:t>
            </w:r>
            <w:r w:rsidR="009970DE" w:rsidRPr="005A47A0">
              <w:rPr>
                <w:rFonts w:hint="eastAsia"/>
                <w:kern w:val="2"/>
                <w:sz w:val="20"/>
                <w:szCs w:val="20"/>
              </w:rPr>
              <w:t>로부터</w:t>
            </w:r>
            <w:r w:rsidR="009970DE" w:rsidRPr="005A47A0">
              <w:rPr>
                <w:rFonts w:hint="eastAsia"/>
                <w:kern w:val="2"/>
                <w:sz w:val="20"/>
                <w:szCs w:val="20"/>
              </w:rPr>
              <w:t xml:space="preserve"> </w:t>
            </w:r>
            <w:r w:rsidR="009970DE" w:rsidRPr="005A47A0">
              <w:rPr>
                <w:rFonts w:hint="eastAsia"/>
                <w:kern w:val="2"/>
                <w:sz w:val="20"/>
                <w:szCs w:val="20"/>
              </w:rPr>
              <w:t>과거</w:t>
            </w:r>
            <w:r w:rsidR="009970DE" w:rsidRPr="005A47A0">
              <w:rPr>
                <w:rFonts w:hint="eastAsia"/>
                <w:kern w:val="2"/>
                <w:sz w:val="20"/>
                <w:szCs w:val="20"/>
              </w:rPr>
              <w:t xml:space="preserve"> 6</w:t>
            </w:r>
            <w:r w:rsidR="009970DE" w:rsidRPr="005A47A0">
              <w:rPr>
                <w:rFonts w:hint="eastAsia"/>
                <w:kern w:val="2"/>
                <w:sz w:val="20"/>
                <w:szCs w:val="20"/>
              </w:rPr>
              <w:t>개월간</w:t>
            </w:r>
            <w:r w:rsidR="009970DE" w:rsidRPr="005A47A0">
              <w:rPr>
                <w:rFonts w:hint="eastAsia"/>
                <w:kern w:val="2"/>
                <w:sz w:val="20"/>
                <w:szCs w:val="20"/>
              </w:rPr>
              <w:t xml:space="preserve"> RCPS</w:t>
            </w:r>
            <w:r w:rsidR="009970DE" w:rsidRPr="005A47A0">
              <w:rPr>
                <w:rFonts w:hint="eastAsia"/>
                <w:kern w:val="2"/>
                <w:sz w:val="20"/>
                <w:szCs w:val="20"/>
              </w:rPr>
              <w:t>에</w:t>
            </w:r>
            <w:r w:rsidR="009970DE" w:rsidRPr="005A47A0">
              <w:rPr>
                <w:rFonts w:hint="eastAsia"/>
                <w:kern w:val="2"/>
                <w:sz w:val="20"/>
                <w:szCs w:val="20"/>
              </w:rPr>
              <w:t xml:space="preserve"> </w:t>
            </w:r>
            <w:r w:rsidR="009970DE" w:rsidRPr="005A47A0">
              <w:rPr>
                <w:rFonts w:hint="eastAsia"/>
                <w:kern w:val="2"/>
                <w:sz w:val="20"/>
                <w:szCs w:val="20"/>
              </w:rPr>
              <w:t>대한</w:t>
            </w:r>
            <w:r w:rsidR="009970DE" w:rsidRPr="005A47A0">
              <w:rPr>
                <w:rFonts w:hint="eastAsia"/>
                <w:kern w:val="2"/>
                <w:sz w:val="20"/>
                <w:szCs w:val="20"/>
              </w:rPr>
              <w:t xml:space="preserve"> </w:t>
            </w:r>
            <w:r w:rsidR="009970DE" w:rsidRPr="005A47A0">
              <w:rPr>
                <w:rFonts w:hint="eastAsia"/>
                <w:kern w:val="2"/>
                <w:sz w:val="20"/>
                <w:szCs w:val="20"/>
              </w:rPr>
              <w:t>모집</w:t>
            </w:r>
            <w:r w:rsidR="009970DE" w:rsidRPr="005A47A0">
              <w:rPr>
                <w:rFonts w:hint="eastAsia"/>
                <w:kern w:val="2"/>
                <w:sz w:val="20"/>
                <w:szCs w:val="20"/>
              </w:rPr>
              <w:t xml:space="preserve"> </w:t>
            </w:r>
            <w:r w:rsidR="009970DE" w:rsidRPr="005A47A0">
              <w:rPr>
                <w:rFonts w:hint="eastAsia"/>
                <w:kern w:val="2"/>
                <w:sz w:val="20"/>
                <w:szCs w:val="20"/>
              </w:rPr>
              <w:t>또는</w:t>
            </w:r>
            <w:r w:rsidR="009970DE" w:rsidRPr="005A47A0">
              <w:rPr>
                <w:rFonts w:hint="eastAsia"/>
                <w:kern w:val="2"/>
                <w:sz w:val="20"/>
                <w:szCs w:val="20"/>
              </w:rPr>
              <w:t xml:space="preserve"> </w:t>
            </w:r>
            <w:r w:rsidR="009970DE" w:rsidRPr="005A47A0">
              <w:rPr>
                <w:rFonts w:hint="eastAsia"/>
                <w:kern w:val="2"/>
                <w:sz w:val="20"/>
                <w:szCs w:val="20"/>
              </w:rPr>
              <w:t>매출에</w:t>
            </w:r>
            <w:r w:rsidR="009970DE" w:rsidRPr="005A47A0">
              <w:rPr>
                <w:rFonts w:hint="eastAsia"/>
                <w:kern w:val="2"/>
                <w:sz w:val="20"/>
                <w:szCs w:val="20"/>
              </w:rPr>
              <w:t xml:space="preserve"> </w:t>
            </w:r>
            <w:r w:rsidR="009970DE" w:rsidRPr="005A47A0">
              <w:rPr>
                <w:rFonts w:hint="eastAsia"/>
                <w:kern w:val="2"/>
                <w:sz w:val="20"/>
                <w:szCs w:val="20"/>
              </w:rPr>
              <w:t>의하지</w:t>
            </w:r>
            <w:r w:rsidR="009970DE" w:rsidRPr="005A47A0">
              <w:rPr>
                <w:rFonts w:hint="eastAsia"/>
                <w:kern w:val="2"/>
                <w:sz w:val="20"/>
                <w:szCs w:val="20"/>
              </w:rPr>
              <w:t xml:space="preserve"> </w:t>
            </w:r>
            <w:r w:rsidR="009970DE" w:rsidRPr="005A47A0">
              <w:rPr>
                <w:rFonts w:hint="eastAsia"/>
                <w:kern w:val="2"/>
                <w:sz w:val="20"/>
                <w:szCs w:val="20"/>
              </w:rPr>
              <w:t>아니한</w:t>
            </w:r>
            <w:r w:rsidR="009970DE" w:rsidRPr="005A47A0">
              <w:rPr>
                <w:rFonts w:hint="eastAsia"/>
                <w:kern w:val="2"/>
                <w:sz w:val="20"/>
                <w:szCs w:val="20"/>
              </w:rPr>
              <w:t xml:space="preserve"> </w:t>
            </w:r>
            <w:r w:rsidR="009970DE" w:rsidRPr="005A47A0">
              <w:rPr>
                <w:rFonts w:hint="eastAsia"/>
                <w:kern w:val="2"/>
                <w:sz w:val="20"/>
                <w:szCs w:val="20"/>
              </w:rPr>
              <w:t>청약의</w:t>
            </w:r>
            <w:r w:rsidR="009970DE" w:rsidRPr="005A47A0">
              <w:rPr>
                <w:rFonts w:hint="eastAsia"/>
                <w:kern w:val="2"/>
                <w:sz w:val="20"/>
                <w:szCs w:val="20"/>
              </w:rPr>
              <w:t xml:space="preserve"> </w:t>
            </w:r>
            <w:r w:rsidR="009970DE" w:rsidRPr="005A47A0">
              <w:rPr>
                <w:rFonts w:hint="eastAsia"/>
                <w:kern w:val="2"/>
                <w:sz w:val="20"/>
                <w:szCs w:val="20"/>
              </w:rPr>
              <w:t>권유금액의</w:t>
            </w:r>
            <w:r w:rsidR="009970DE" w:rsidRPr="005A47A0">
              <w:rPr>
                <w:rFonts w:hint="eastAsia"/>
                <w:kern w:val="2"/>
                <w:sz w:val="20"/>
                <w:szCs w:val="20"/>
              </w:rPr>
              <w:t xml:space="preserve"> </w:t>
            </w:r>
            <w:r w:rsidR="009970DE" w:rsidRPr="005A47A0">
              <w:rPr>
                <w:rFonts w:hint="eastAsia"/>
                <w:kern w:val="2"/>
                <w:sz w:val="20"/>
                <w:szCs w:val="20"/>
              </w:rPr>
              <w:t>합계액이</w:t>
            </w:r>
            <w:r w:rsidR="009970DE" w:rsidRPr="005A47A0">
              <w:rPr>
                <w:rFonts w:hint="eastAsia"/>
                <w:kern w:val="2"/>
                <w:sz w:val="20"/>
                <w:szCs w:val="20"/>
              </w:rPr>
              <w:t xml:space="preserve"> 10</w:t>
            </w:r>
            <w:r w:rsidR="009970DE" w:rsidRPr="005A47A0">
              <w:rPr>
                <w:rFonts w:hint="eastAsia"/>
                <w:kern w:val="2"/>
                <w:sz w:val="20"/>
                <w:szCs w:val="20"/>
              </w:rPr>
              <w:t>억원</w:t>
            </w:r>
            <w:r w:rsidR="009970DE" w:rsidRPr="005A47A0">
              <w:rPr>
                <w:rFonts w:hint="eastAsia"/>
                <w:kern w:val="2"/>
                <w:sz w:val="20"/>
                <w:szCs w:val="20"/>
              </w:rPr>
              <w:t xml:space="preserve"> </w:t>
            </w:r>
            <w:r w:rsidR="009970DE" w:rsidRPr="005A47A0">
              <w:rPr>
                <w:rFonts w:hint="eastAsia"/>
                <w:kern w:val="2"/>
                <w:sz w:val="20"/>
                <w:szCs w:val="20"/>
              </w:rPr>
              <w:t>미만이므로</w:t>
            </w:r>
            <w:r w:rsidR="009970DE" w:rsidRPr="005A47A0">
              <w:rPr>
                <w:rFonts w:hint="eastAsia"/>
                <w:kern w:val="2"/>
                <w:sz w:val="20"/>
                <w:szCs w:val="20"/>
              </w:rPr>
              <w:t xml:space="preserve">, </w:t>
            </w:r>
            <w:r w:rsidR="009970DE" w:rsidRPr="005A47A0">
              <w:rPr>
                <w:rFonts w:hint="eastAsia"/>
                <w:kern w:val="2"/>
                <w:sz w:val="20"/>
                <w:szCs w:val="20"/>
              </w:rPr>
              <w:t>본건</w:t>
            </w:r>
            <w:r w:rsidR="009970DE" w:rsidRPr="005A47A0">
              <w:rPr>
                <w:rFonts w:hint="eastAsia"/>
                <w:kern w:val="2"/>
                <w:sz w:val="20"/>
                <w:szCs w:val="20"/>
              </w:rPr>
              <w:t xml:space="preserve"> </w:t>
            </w:r>
            <w:r w:rsidR="009970DE" w:rsidRPr="005A47A0">
              <w:rPr>
                <w:rFonts w:hint="eastAsia"/>
                <w:kern w:val="2"/>
                <w:sz w:val="20"/>
                <w:szCs w:val="20"/>
              </w:rPr>
              <w:t>거래와</w:t>
            </w:r>
            <w:r w:rsidR="009970DE" w:rsidRPr="005A47A0">
              <w:rPr>
                <w:rFonts w:hint="eastAsia"/>
                <w:kern w:val="2"/>
                <w:sz w:val="20"/>
                <w:szCs w:val="20"/>
              </w:rPr>
              <w:t xml:space="preserve"> </w:t>
            </w:r>
            <w:r w:rsidR="009970DE" w:rsidRPr="005A47A0">
              <w:rPr>
                <w:rFonts w:hint="eastAsia"/>
                <w:kern w:val="2"/>
                <w:sz w:val="20"/>
                <w:szCs w:val="20"/>
              </w:rPr>
              <w:t>관련하여서는</w:t>
            </w:r>
            <w:r w:rsidR="009970DE" w:rsidRPr="005A47A0">
              <w:rPr>
                <w:rFonts w:hint="eastAsia"/>
                <w:kern w:val="2"/>
                <w:sz w:val="20"/>
                <w:szCs w:val="20"/>
              </w:rPr>
              <w:t xml:space="preserve"> </w:t>
            </w:r>
            <w:r w:rsidR="009970DE" w:rsidRPr="005A47A0">
              <w:rPr>
                <w:rFonts w:hint="eastAsia"/>
                <w:kern w:val="2"/>
                <w:sz w:val="20"/>
                <w:szCs w:val="20"/>
              </w:rPr>
              <w:t>증권신고서</w:t>
            </w:r>
            <w:r w:rsidR="009970DE" w:rsidRPr="005A47A0">
              <w:rPr>
                <w:rFonts w:hint="eastAsia"/>
                <w:kern w:val="2"/>
                <w:sz w:val="20"/>
                <w:szCs w:val="20"/>
              </w:rPr>
              <w:t xml:space="preserve"> </w:t>
            </w:r>
            <w:r w:rsidR="009970DE" w:rsidRPr="005A47A0">
              <w:rPr>
                <w:rFonts w:hint="eastAsia"/>
                <w:kern w:val="2"/>
                <w:sz w:val="20"/>
                <w:szCs w:val="20"/>
              </w:rPr>
              <w:t>제출</w:t>
            </w:r>
            <w:r w:rsidR="009970DE" w:rsidRPr="005A47A0">
              <w:rPr>
                <w:rFonts w:hint="eastAsia"/>
                <w:kern w:val="2"/>
                <w:sz w:val="20"/>
                <w:szCs w:val="20"/>
              </w:rPr>
              <w:t xml:space="preserve"> </w:t>
            </w:r>
            <w:r w:rsidR="009970DE" w:rsidRPr="005A47A0">
              <w:rPr>
                <w:rFonts w:hint="eastAsia"/>
                <w:kern w:val="2"/>
                <w:sz w:val="20"/>
                <w:szCs w:val="20"/>
              </w:rPr>
              <w:t>의무가</w:t>
            </w:r>
            <w:r w:rsidR="009970DE" w:rsidRPr="005A47A0">
              <w:rPr>
                <w:rFonts w:hint="eastAsia"/>
                <w:kern w:val="2"/>
                <w:sz w:val="20"/>
                <w:szCs w:val="20"/>
              </w:rPr>
              <w:t xml:space="preserve"> </w:t>
            </w:r>
            <w:r w:rsidR="009970DE" w:rsidRPr="005A47A0">
              <w:rPr>
                <w:rFonts w:hint="eastAsia"/>
                <w:kern w:val="2"/>
                <w:sz w:val="20"/>
                <w:szCs w:val="20"/>
              </w:rPr>
              <w:t>발생하지는</w:t>
            </w:r>
            <w:r w:rsidR="009970DE" w:rsidRPr="005A47A0">
              <w:rPr>
                <w:rFonts w:hint="eastAsia"/>
                <w:kern w:val="2"/>
                <w:sz w:val="20"/>
                <w:szCs w:val="20"/>
              </w:rPr>
              <w:t xml:space="preserve"> </w:t>
            </w:r>
            <w:r w:rsidR="009970DE" w:rsidRPr="005A47A0">
              <w:rPr>
                <w:rFonts w:hint="eastAsia"/>
                <w:kern w:val="2"/>
                <w:sz w:val="20"/>
                <w:szCs w:val="20"/>
              </w:rPr>
              <w:t>않을</w:t>
            </w:r>
            <w:r w:rsidR="009970DE" w:rsidRPr="005A47A0">
              <w:rPr>
                <w:rFonts w:hint="eastAsia"/>
                <w:kern w:val="2"/>
                <w:sz w:val="20"/>
                <w:szCs w:val="20"/>
              </w:rPr>
              <w:t xml:space="preserve"> </w:t>
            </w:r>
            <w:r w:rsidR="009970DE" w:rsidRPr="005A47A0">
              <w:rPr>
                <w:rFonts w:hint="eastAsia"/>
                <w:kern w:val="2"/>
                <w:sz w:val="20"/>
                <w:szCs w:val="20"/>
              </w:rPr>
              <w:t>것으로</w:t>
            </w:r>
            <w:r w:rsidR="009970DE" w:rsidRPr="005A47A0">
              <w:rPr>
                <w:rFonts w:hint="eastAsia"/>
                <w:kern w:val="2"/>
                <w:sz w:val="20"/>
                <w:szCs w:val="20"/>
              </w:rPr>
              <w:t xml:space="preserve"> </w:t>
            </w:r>
            <w:r w:rsidR="009970DE" w:rsidRPr="005A47A0">
              <w:rPr>
                <w:rFonts w:hint="eastAsia"/>
                <w:kern w:val="2"/>
                <w:sz w:val="20"/>
                <w:szCs w:val="20"/>
              </w:rPr>
              <w:t>보임</w:t>
            </w:r>
            <w:r w:rsidR="009970DE" w:rsidRPr="005A47A0">
              <w:rPr>
                <w:rFonts w:hint="eastAsia"/>
                <w:kern w:val="2"/>
                <w:sz w:val="20"/>
                <w:szCs w:val="20"/>
              </w:rPr>
              <w:t>.</w:t>
            </w:r>
          </w:p>
        </w:tc>
      </w:tr>
      <w:tr w:rsidR="0094269C" w:rsidRPr="00C65EAA" w14:paraId="1E4FD577" w14:textId="77777777" w:rsidTr="001D3938">
        <w:trPr>
          <w:trHeight w:val="20"/>
        </w:trPr>
        <w:tc>
          <w:tcPr>
            <w:tcW w:w="1418" w:type="dxa"/>
            <w:tcBorders>
              <w:top w:val="single" w:sz="12" w:space="0" w:color="0F243E"/>
              <w:bottom w:val="single" w:sz="12" w:space="0" w:color="0F243E"/>
            </w:tcBorders>
            <w:shd w:val="clear" w:color="auto" w:fill="auto"/>
          </w:tcPr>
          <w:p w14:paraId="1AADDE91" w14:textId="4711FE4F" w:rsidR="0094269C" w:rsidRPr="0094269C" w:rsidRDefault="0094269C" w:rsidP="007E122C">
            <w:pPr>
              <w:widowControl w:val="0"/>
              <w:wordWrap w:val="0"/>
              <w:autoSpaceDE w:val="0"/>
              <w:autoSpaceDN w:val="0"/>
              <w:adjustRightInd w:val="0"/>
              <w:snapToGrid w:val="0"/>
              <w:spacing w:before="120" w:after="120" w:line="300" w:lineRule="exact"/>
              <w:ind w:right="113"/>
              <w:jc w:val="center"/>
              <w:outlineLvl w:val="1"/>
              <w:rPr>
                <w:rFonts w:eastAsia="바탕"/>
                <w:bCs/>
                <w:color w:val="000000" w:themeColor="text1"/>
                <w:kern w:val="2"/>
              </w:rPr>
            </w:pPr>
            <w:r w:rsidRPr="00EF16E3">
              <w:rPr>
                <w:rFonts w:eastAsia="바탕" w:hint="eastAsia"/>
                <w:b/>
                <w:color w:val="000000" w:themeColor="text1"/>
                <w:kern w:val="2"/>
              </w:rPr>
              <w:t>임원</w:t>
            </w:r>
            <w:r w:rsidRPr="00EF16E3">
              <w:rPr>
                <w:rFonts w:eastAsia="바탕" w:hint="eastAsia"/>
                <w:b/>
                <w:color w:val="000000" w:themeColor="text1"/>
                <w:kern w:val="2"/>
              </w:rPr>
              <w:t xml:space="preserve"> </w:t>
            </w:r>
            <w:r w:rsidRPr="00EF16E3">
              <w:rPr>
                <w:rFonts w:eastAsia="바탕" w:hint="eastAsia"/>
                <w:b/>
                <w:color w:val="000000" w:themeColor="text1"/>
                <w:kern w:val="2"/>
              </w:rPr>
              <w:t>현황</w:t>
            </w:r>
            <w:r w:rsidRPr="00EF16E3">
              <w:rPr>
                <w:rFonts w:eastAsia="바탕" w:hint="eastAsia"/>
                <w:b/>
                <w:color w:val="000000" w:themeColor="text1"/>
                <w:kern w:val="2"/>
              </w:rPr>
              <w:t xml:space="preserve"> </w:t>
            </w:r>
            <w:r w:rsidRPr="00EF16E3">
              <w:rPr>
                <w:rFonts w:eastAsia="바탕" w:hint="eastAsia"/>
                <w:b/>
                <w:color w:val="000000" w:themeColor="text1"/>
                <w:kern w:val="2"/>
              </w:rPr>
              <w:t>및</w:t>
            </w:r>
            <w:r w:rsidR="00EF16E3">
              <w:rPr>
                <w:rFonts w:eastAsia="바탕" w:hint="eastAsia"/>
                <w:b/>
                <w:color w:val="000000" w:themeColor="text1"/>
                <w:kern w:val="2"/>
              </w:rPr>
              <w:t xml:space="preserve"> </w:t>
            </w:r>
            <w:r w:rsidRPr="00C65EAA">
              <w:rPr>
                <w:rFonts w:eastAsia="바탕" w:hint="eastAsia"/>
                <w:b/>
                <w:color w:val="000000" w:themeColor="text1"/>
                <w:kern w:val="2"/>
              </w:rPr>
              <w:t>이사회구성</w:t>
            </w:r>
          </w:p>
        </w:tc>
        <w:tc>
          <w:tcPr>
            <w:tcW w:w="6946" w:type="dxa"/>
            <w:tcBorders>
              <w:top w:val="single" w:sz="12" w:space="0" w:color="0F243E"/>
              <w:bottom w:val="single" w:sz="12" w:space="0" w:color="0F243E"/>
            </w:tcBorders>
            <w:shd w:val="clear" w:color="auto" w:fill="auto"/>
          </w:tcPr>
          <w:p w14:paraId="5FCFB306" w14:textId="1FC924A5" w:rsidR="0094269C" w:rsidRPr="00134405" w:rsidRDefault="0094269C" w:rsidP="002F76A3">
            <w:pPr>
              <w:pStyle w:val="1"/>
              <w:rPr>
                <w:kern w:val="2"/>
                <w:sz w:val="20"/>
                <w:szCs w:val="20"/>
              </w:rPr>
            </w:pPr>
            <w:r w:rsidRPr="00134405">
              <w:rPr>
                <w:kern w:val="2"/>
                <w:sz w:val="20"/>
                <w:szCs w:val="20"/>
              </w:rPr>
              <w:t>대상회사</w:t>
            </w:r>
            <w:r w:rsidRPr="00134405">
              <w:rPr>
                <w:kern w:val="2"/>
                <w:sz w:val="20"/>
                <w:szCs w:val="20"/>
              </w:rPr>
              <w:t xml:space="preserve"> </w:t>
            </w:r>
            <w:r w:rsidRPr="00134405">
              <w:rPr>
                <w:kern w:val="2"/>
                <w:sz w:val="20"/>
                <w:szCs w:val="20"/>
              </w:rPr>
              <w:t>정관</w:t>
            </w:r>
            <w:r w:rsidRPr="00134405">
              <w:rPr>
                <w:kern w:val="2"/>
                <w:sz w:val="20"/>
                <w:szCs w:val="20"/>
              </w:rPr>
              <w:t xml:space="preserve"> </w:t>
            </w:r>
            <w:r w:rsidRPr="00134405">
              <w:rPr>
                <w:kern w:val="2"/>
                <w:sz w:val="20"/>
                <w:szCs w:val="20"/>
              </w:rPr>
              <w:t>제</w:t>
            </w:r>
            <w:r w:rsidRPr="00134405">
              <w:rPr>
                <w:kern w:val="2"/>
                <w:sz w:val="20"/>
                <w:szCs w:val="20"/>
              </w:rPr>
              <w:t>27</w:t>
            </w:r>
            <w:r w:rsidRPr="00134405">
              <w:rPr>
                <w:kern w:val="2"/>
                <w:sz w:val="20"/>
                <w:szCs w:val="20"/>
              </w:rPr>
              <w:t>조는</w:t>
            </w:r>
            <w:r w:rsidRPr="00134405">
              <w:rPr>
                <w:kern w:val="2"/>
                <w:sz w:val="20"/>
                <w:szCs w:val="20"/>
              </w:rPr>
              <w:t xml:space="preserve"> </w:t>
            </w:r>
            <w:r w:rsidR="00F84286" w:rsidRPr="00134405">
              <w:rPr>
                <w:rFonts w:hint="eastAsia"/>
                <w:kern w:val="2"/>
                <w:sz w:val="20"/>
                <w:szCs w:val="20"/>
              </w:rPr>
              <w:t>자본금</w:t>
            </w:r>
            <w:r w:rsidR="00F84286" w:rsidRPr="00134405">
              <w:rPr>
                <w:rFonts w:hint="eastAsia"/>
                <w:kern w:val="2"/>
                <w:sz w:val="20"/>
                <w:szCs w:val="20"/>
              </w:rPr>
              <w:t xml:space="preserve"> 10</w:t>
            </w:r>
            <w:r w:rsidR="00F84286" w:rsidRPr="00134405">
              <w:rPr>
                <w:rFonts w:hint="eastAsia"/>
                <w:kern w:val="2"/>
                <w:sz w:val="20"/>
                <w:szCs w:val="20"/>
              </w:rPr>
              <w:t>억원</w:t>
            </w:r>
            <w:r w:rsidR="00F84286" w:rsidRPr="00134405">
              <w:rPr>
                <w:rFonts w:hint="eastAsia"/>
                <w:kern w:val="2"/>
                <w:sz w:val="20"/>
                <w:szCs w:val="20"/>
              </w:rPr>
              <w:t xml:space="preserve"> </w:t>
            </w:r>
            <w:r w:rsidR="00F84286" w:rsidRPr="00134405">
              <w:rPr>
                <w:rFonts w:hint="eastAsia"/>
                <w:kern w:val="2"/>
                <w:sz w:val="20"/>
                <w:szCs w:val="20"/>
              </w:rPr>
              <w:t>미만인</w:t>
            </w:r>
            <w:r w:rsidR="00F84286" w:rsidRPr="00134405">
              <w:rPr>
                <w:rFonts w:hint="eastAsia"/>
                <w:kern w:val="2"/>
                <w:sz w:val="20"/>
                <w:szCs w:val="20"/>
              </w:rPr>
              <w:t xml:space="preserve"> </w:t>
            </w:r>
            <w:r w:rsidR="00F84286" w:rsidRPr="00134405">
              <w:rPr>
                <w:rFonts w:hint="eastAsia"/>
                <w:kern w:val="2"/>
                <w:sz w:val="20"/>
                <w:szCs w:val="20"/>
              </w:rPr>
              <w:t>때에는</w:t>
            </w:r>
            <w:r w:rsidR="00F84286" w:rsidRPr="00134405">
              <w:rPr>
                <w:rFonts w:hint="eastAsia"/>
                <w:kern w:val="2"/>
                <w:sz w:val="20"/>
                <w:szCs w:val="20"/>
              </w:rPr>
              <w:t xml:space="preserve"> </w:t>
            </w:r>
            <w:r w:rsidR="00F84286" w:rsidRPr="00134405">
              <w:rPr>
                <w:rFonts w:hint="eastAsia"/>
                <w:kern w:val="2"/>
                <w:sz w:val="20"/>
                <w:szCs w:val="20"/>
              </w:rPr>
              <w:t>이사</w:t>
            </w:r>
            <w:r w:rsidR="00F84286" w:rsidRPr="00134405">
              <w:rPr>
                <w:rFonts w:hint="eastAsia"/>
                <w:kern w:val="2"/>
                <w:sz w:val="20"/>
                <w:szCs w:val="20"/>
              </w:rPr>
              <w:t xml:space="preserve"> 1</w:t>
            </w:r>
            <w:r w:rsidR="00F84286" w:rsidRPr="00134405">
              <w:rPr>
                <w:rFonts w:hint="eastAsia"/>
                <w:kern w:val="2"/>
                <w:sz w:val="20"/>
                <w:szCs w:val="20"/>
              </w:rPr>
              <w:t>인</w:t>
            </w:r>
            <w:r w:rsidR="00F84286" w:rsidRPr="00134405">
              <w:rPr>
                <w:rFonts w:hint="eastAsia"/>
                <w:kern w:val="2"/>
                <w:sz w:val="20"/>
                <w:szCs w:val="20"/>
              </w:rPr>
              <w:t xml:space="preserve"> </w:t>
            </w:r>
            <w:r w:rsidR="00F84286" w:rsidRPr="00134405">
              <w:rPr>
                <w:rFonts w:hint="eastAsia"/>
                <w:kern w:val="2"/>
                <w:sz w:val="20"/>
                <w:szCs w:val="20"/>
              </w:rPr>
              <w:t>이상</w:t>
            </w:r>
            <w:r w:rsidR="00F84286" w:rsidRPr="00134405">
              <w:rPr>
                <w:rFonts w:hint="eastAsia"/>
                <w:kern w:val="2"/>
                <w:sz w:val="20"/>
                <w:szCs w:val="20"/>
              </w:rPr>
              <w:t xml:space="preserve">, </w:t>
            </w:r>
            <w:r w:rsidR="00F84286" w:rsidRPr="00134405">
              <w:rPr>
                <w:rFonts w:hint="eastAsia"/>
                <w:kern w:val="2"/>
                <w:sz w:val="20"/>
                <w:szCs w:val="20"/>
              </w:rPr>
              <w:t>감사는</w:t>
            </w:r>
            <w:r w:rsidR="00F84286" w:rsidRPr="00134405">
              <w:rPr>
                <w:rFonts w:hint="eastAsia"/>
                <w:kern w:val="2"/>
                <w:sz w:val="20"/>
                <w:szCs w:val="20"/>
              </w:rPr>
              <w:t xml:space="preserve"> </w:t>
            </w:r>
            <w:r w:rsidR="00F84286" w:rsidRPr="00134405">
              <w:rPr>
                <w:rFonts w:hint="eastAsia"/>
                <w:kern w:val="2"/>
                <w:sz w:val="20"/>
                <w:szCs w:val="20"/>
              </w:rPr>
              <w:t>선임하지</w:t>
            </w:r>
            <w:r w:rsidR="00F84286" w:rsidRPr="00134405">
              <w:rPr>
                <w:rFonts w:hint="eastAsia"/>
                <w:kern w:val="2"/>
                <w:sz w:val="20"/>
                <w:szCs w:val="20"/>
              </w:rPr>
              <w:t xml:space="preserve"> </w:t>
            </w:r>
            <w:r w:rsidR="00F84286" w:rsidRPr="00134405">
              <w:rPr>
                <w:rFonts w:hint="eastAsia"/>
                <w:kern w:val="2"/>
                <w:sz w:val="20"/>
                <w:szCs w:val="20"/>
              </w:rPr>
              <w:t>아니할</w:t>
            </w:r>
            <w:r w:rsidR="00F84286" w:rsidRPr="00134405">
              <w:rPr>
                <w:rFonts w:hint="eastAsia"/>
                <w:kern w:val="2"/>
                <w:sz w:val="20"/>
                <w:szCs w:val="20"/>
              </w:rPr>
              <w:t xml:space="preserve"> </w:t>
            </w:r>
            <w:r w:rsidR="00F84286" w:rsidRPr="00134405">
              <w:rPr>
                <w:rFonts w:hint="eastAsia"/>
                <w:kern w:val="2"/>
                <w:sz w:val="20"/>
                <w:szCs w:val="20"/>
              </w:rPr>
              <w:t>수</w:t>
            </w:r>
            <w:r w:rsidR="00F84286" w:rsidRPr="00134405">
              <w:rPr>
                <w:rFonts w:hint="eastAsia"/>
                <w:kern w:val="2"/>
                <w:sz w:val="20"/>
                <w:szCs w:val="20"/>
              </w:rPr>
              <w:t xml:space="preserve"> </w:t>
            </w:r>
            <w:r w:rsidR="00F84286" w:rsidRPr="00134405">
              <w:rPr>
                <w:rFonts w:hint="eastAsia"/>
                <w:kern w:val="2"/>
                <w:sz w:val="20"/>
                <w:szCs w:val="20"/>
              </w:rPr>
              <w:t>있다고</w:t>
            </w:r>
            <w:r w:rsidR="00F84286" w:rsidRPr="00134405">
              <w:rPr>
                <w:rFonts w:hint="eastAsia"/>
                <w:kern w:val="2"/>
                <w:sz w:val="20"/>
                <w:szCs w:val="20"/>
              </w:rPr>
              <w:t xml:space="preserve"> </w:t>
            </w:r>
            <w:r w:rsidR="00F84286" w:rsidRPr="00134405">
              <w:rPr>
                <w:rFonts w:hint="eastAsia"/>
                <w:kern w:val="2"/>
                <w:sz w:val="20"/>
                <w:szCs w:val="20"/>
              </w:rPr>
              <w:t>정하고</w:t>
            </w:r>
            <w:r w:rsidR="00F84286" w:rsidRPr="00134405">
              <w:rPr>
                <w:rFonts w:hint="eastAsia"/>
                <w:kern w:val="2"/>
                <w:sz w:val="20"/>
                <w:szCs w:val="20"/>
              </w:rPr>
              <w:t xml:space="preserve"> </w:t>
            </w:r>
            <w:r w:rsidR="00F84286" w:rsidRPr="00134405">
              <w:rPr>
                <w:rFonts w:hint="eastAsia"/>
                <w:kern w:val="2"/>
                <w:sz w:val="20"/>
                <w:szCs w:val="20"/>
              </w:rPr>
              <w:t>있음</w:t>
            </w:r>
            <w:r w:rsidRPr="00134405">
              <w:rPr>
                <w:rFonts w:hint="eastAsia"/>
                <w:kern w:val="2"/>
                <w:sz w:val="20"/>
                <w:szCs w:val="20"/>
              </w:rPr>
              <w:t xml:space="preserve">. </w:t>
            </w:r>
          </w:p>
          <w:p w14:paraId="3E13D841" w14:textId="341C3C2A" w:rsidR="0094269C" w:rsidRPr="00134405" w:rsidRDefault="0094269C" w:rsidP="002F76A3">
            <w:pPr>
              <w:pStyle w:val="1"/>
              <w:rPr>
                <w:kern w:val="2"/>
                <w:sz w:val="20"/>
                <w:szCs w:val="20"/>
              </w:rPr>
            </w:pPr>
            <w:r w:rsidRPr="00134405">
              <w:rPr>
                <w:kern w:val="2"/>
                <w:sz w:val="20"/>
                <w:szCs w:val="20"/>
              </w:rPr>
              <w:t>대상회사</w:t>
            </w:r>
            <w:r w:rsidRPr="00134405">
              <w:rPr>
                <w:kern w:val="2"/>
                <w:sz w:val="20"/>
                <w:szCs w:val="20"/>
              </w:rPr>
              <w:t xml:space="preserve"> </w:t>
            </w:r>
            <w:r w:rsidR="00C74963" w:rsidRPr="00134405">
              <w:rPr>
                <w:rFonts w:hint="eastAsia"/>
                <w:kern w:val="2"/>
                <w:sz w:val="20"/>
                <w:szCs w:val="20"/>
              </w:rPr>
              <w:t>법인등기부</w:t>
            </w:r>
            <w:r w:rsidRPr="00134405">
              <w:rPr>
                <w:kern w:val="2"/>
                <w:sz w:val="20"/>
                <w:szCs w:val="20"/>
              </w:rPr>
              <w:t>에</w:t>
            </w:r>
            <w:r w:rsidRPr="00134405">
              <w:rPr>
                <w:kern w:val="2"/>
                <w:sz w:val="20"/>
                <w:szCs w:val="20"/>
              </w:rPr>
              <w:t xml:space="preserve"> </w:t>
            </w:r>
            <w:r w:rsidRPr="00134405">
              <w:rPr>
                <w:kern w:val="2"/>
                <w:sz w:val="20"/>
                <w:szCs w:val="20"/>
              </w:rPr>
              <w:t>의하면</w:t>
            </w:r>
            <w:r w:rsidRPr="00134405">
              <w:rPr>
                <w:kern w:val="2"/>
                <w:sz w:val="20"/>
                <w:szCs w:val="20"/>
              </w:rPr>
              <w:t xml:space="preserve">, </w:t>
            </w:r>
            <w:r w:rsidRPr="00134405">
              <w:rPr>
                <w:kern w:val="2"/>
                <w:sz w:val="20"/>
                <w:szCs w:val="20"/>
              </w:rPr>
              <w:t>현재</w:t>
            </w:r>
            <w:r w:rsidRPr="00134405">
              <w:rPr>
                <w:kern w:val="2"/>
                <w:sz w:val="20"/>
                <w:szCs w:val="20"/>
              </w:rPr>
              <w:t xml:space="preserve"> </w:t>
            </w:r>
            <w:r w:rsidRPr="00134405">
              <w:rPr>
                <w:kern w:val="2"/>
                <w:sz w:val="20"/>
                <w:szCs w:val="20"/>
              </w:rPr>
              <w:t>대상회사의</w:t>
            </w:r>
            <w:r w:rsidRPr="00134405">
              <w:rPr>
                <w:kern w:val="2"/>
                <w:sz w:val="20"/>
                <w:szCs w:val="20"/>
              </w:rPr>
              <w:t xml:space="preserve"> </w:t>
            </w:r>
            <w:r w:rsidRPr="00134405">
              <w:rPr>
                <w:kern w:val="2"/>
                <w:sz w:val="20"/>
                <w:szCs w:val="20"/>
              </w:rPr>
              <w:t>이사</w:t>
            </w:r>
            <w:r w:rsidRPr="00134405">
              <w:rPr>
                <w:kern w:val="2"/>
                <w:sz w:val="20"/>
                <w:szCs w:val="20"/>
              </w:rPr>
              <w:t xml:space="preserve"> </w:t>
            </w:r>
            <w:r w:rsidRPr="00134405">
              <w:rPr>
                <w:kern w:val="2"/>
                <w:sz w:val="20"/>
                <w:szCs w:val="20"/>
              </w:rPr>
              <w:t>및</w:t>
            </w:r>
            <w:r w:rsidRPr="00134405">
              <w:rPr>
                <w:kern w:val="2"/>
                <w:sz w:val="20"/>
                <w:szCs w:val="20"/>
              </w:rPr>
              <w:t xml:space="preserve"> </w:t>
            </w:r>
            <w:r w:rsidRPr="00134405">
              <w:rPr>
                <w:kern w:val="2"/>
                <w:sz w:val="20"/>
                <w:szCs w:val="20"/>
              </w:rPr>
              <w:t>감사</w:t>
            </w:r>
            <w:r w:rsidRPr="00134405">
              <w:rPr>
                <w:kern w:val="2"/>
                <w:sz w:val="20"/>
                <w:szCs w:val="20"/>
              </w:rPr>
              <w:t xml:space="preserve"> </w:t>
            </w:r>
            <w:r w:rsidRPr="00134405">
              <w:rPr>
                <w:kern w:val="2"/>
                <w:sz w:val="20"/>
                <w:szCs w:val="20"/>
              </w:rPr>
              <w:t>구성</w:t>
            </w:r>
            <w:r w:rsidRPr="00134405">
              <w:rPr>
                <w:kern w:val="2"/>
                <w:sz w:val="20"/>
                <w:szCs w:val="20"/>
              </w:rPr>
              <w:t xml:space="preserve"> </w:t>
            </w:r>
            <w:r w:rsidRPr="00134405">
              <w:rPr>
                <w:kern w:val="2"/>
                <w:sz w:val="20"/>
                <w:szCs w:val="20"/>
              </w:rPr>
              <w:t>현황은</w:t>
            </w:r>
            <w:r w:rsidRPr="00134405">
              <w:rPr>
                <w:kern w:val="2"/>
                <w:sz w:val="20"/>
                <w:szCs w:val="20"/>
              </w:rPr>
              <w:t xml:space="preserve"> </w:t>
            </w:r>
            <w:r w:rsidRPr="00134405">
              <w:rPr>
                <w:kern w:val="2"/>
                <w:sz w:val="20"/>
                <w:szCs w:val="20"/>
              </w:rPr>
              <w:t>다음과</w:t>
            </w:r>
            <w:r w:rsidRPr="00134405">
              <w:rPr>
                <w:kern w:val="2"/>
                <w:sz w:val="20"/>
                <w:szCs w:val="20"/>
              </w:rPr>
              <w:t xml:space="preserve"> </w:t>
            </w:r>
            <w:r w:rsidRPr="00134405">
              <w:rPr>
                <w:kern w:val="2"/>
                <w:sz w:val="20"/>
                <w:szCs w:val="20"/>
              </w:rPr>
              <w:t>같음</w:t>
            </w:r>
            <w:r w:rsidRPr="00134405">
              <w:rPr>
                <w:kern w:val="2"/>
                <w:sz w:val="20"/>
                <w:szCs w:val="20"/>
              </w:rPr>
              <w:t xml:space="preserve">. </w:t>
            </w:r>
          </w:p>
          <w:tbl>
            <w:tblPr>
              <w:tblStyle w:val="a7"/>
              <w:tblW w:w="6144"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056"/>
              <w:gridCol w:w="1022"/>
              <w:gridCol w:w="1408"/>
              <w:gridCol w:w="2658"/>
            </w:tblGrid>
            <w:tr w:rsidR="004735BF" w:rsidRPr="00134405" w14:paraId="132E4BA7" w14:textId="00350E3F" w:rsidTr="001D3938">
              <w:trPr>
                <w:trHeight w:val="177"/>
              </w:trPr>
              <w:tc>
                <w:tcPr>
                  <w:tcW w:w="1056" w:type="dxa"/>
                  <w:shd w:val="clear" w:color="auto" w:fill="D9D9D9" w:themeFill="background1" w:themeFillShade="D9"/>
                  <w:hideMark/>
                </w:tcPr>
                <w:p w14:paraId="1A5BFEBF" w14:textId="77777777" w:rsidR="004735BF" w:rsidRPr="00134405" w:rsidRDefault="004735BF" w:rsidP="002F76A3">
                  <w:pPr>
                    <w:wordWrap w:val="0"/>
                    <w:autoSpaceDE w:val="0"/>
                    <w:autoSpaceDN w:val="0"/>
                    <w:jc w:val="center"/>
                    <w:rPr>
                      <w:rFonts w:eastAsia="바탕"/>
                      <w:b/>
                    </w:rPr>
                  </w:pPr>
                  <w:r w:rsidRPr="00134405">
                    <w:rPr>
                      <w:rFonts w:eastAsia="바탕"/>
                      <w:b/>
                    </w:rPr>
                    <w:t>직위</w:t>
                  </w:r>
                </w:p>
              </w:tc>
              <w:tc>
                <w:tcPr>
                  <w:tcW w:w="1022" w:type="dxa"/>
                  <w:shd w:val="clear" w:color="auto" w:fill="D9D9D9" w:themeFill="background1" w:themeFillShade="D9"/>
                  <w:hideMark/>
                </w:tcPr>
                <w:p w14:paraId="5648A3A7" w14:textId="77777777" w:rsidR="004735BF" w:rsidRPr="00134405" w:rsidRDefault="004735BF" w:rsidP="002F76A3">
                  <w:pPr>
                    <w:wordWrap w:val="0"/>
                    <w:autoSpaceDE w:val="0"/>
                    <w:autoSpaceDN w:val="0"/>
                    <w:jc w:val="center"/>
                    <w:rPr>
                      <w:rFonts w:eastAsia="바탕"/>
                      <w:b/>
                    </w:rPr>
                  </w:pPr>
                  <w:r w:rsidRPr="00134405">
                    <w:rPr>
                      <w:rFonts w:eastAsia="바탕"/>
                      <w:b/>
                    </w:rPr>
                    <w:t>성명</w:t>
                  </w:r>
                </w:p>
              </w:tc>
              <w:tc>
                <w:tcPr>
                  <w:tcW w:w="1408" w:type="dxa"/>
                  <w:shd w:val="clear" w:color="auto" w:fill="D9D9D9" w:themeFill="background1" w:themeFillShade="D9"/>
                  <w:hideMark/>
                </w:tcPr>
                <w:p w14:paraId="3BBB1556" w14:textId="77777777" w:rsidR="004735BF" w:rsidRPr="00134405" w:rsidRDefault="004735BF" w:rsidP="002F76A3">
                  <w:pPr>
                    <w:wordWrap w:val="0"/>
                    <w:autoSpaceDE w:val="0"/>
                    <w:autoSpaceDN w:val="0"/>
                    <w:jc w:val="center"/>
                    <w:rPr>
                      <w:rFonts w:eastAsia="바탕"/>
                      <w:b/>
                    </w:rPr>
                  </w:pPr>
                  <w:r w:rsidRPr="00134405">
                    <w:rPr>
                      <w:rFonts w:eastAsia="바탕"/>
                      <w:b/>
                    </w:rPr>
                    <w:t>취임일</w:t>
                  </w:r>
                </w:p>
              </w:tc>
              <w:tc>
                <w:tcPr>
                  <w:tcW w:w="2658" w:type="dxa"/>
                  <w:shd w:val="clear" w:color="auto" w:fill="D9D9D9" w:themeFill="background1" w:themeFillShade="D9"/>
                </w:tcPr>
                <w:p w14:paraId="0E703DD0" w14:textId="0F610280" w:rsidR="004735BF" w:rsidRPr="00134405" w:rsidRDefault="004735BF" w:rsidP="002F76A3">
                  <w:pPr>
                    <w:wordWrap w:val="0"/>
                    <w:autoSpaceDE w:val="0"/>
                    <w:autoSpaceDN w:val="0"/>
                    <w:jc w:val="center"/>
                    <w:rPr>
                      <w:rFonts w:eastAsia="바탕"/>
                      <w:b/>
                    </w:rPr>
                  </w:pPr>
                  <w:r w:rsidRPr="00134405">
                    <w:rPr>
                      <w:rFonts w:eastAsia="바탕" w:hint="eastAsia"/>
                      <w:b/>
                    </w:rPr>
                    <w:t>임기만료일</w:t>
                  </w:r>
                </w:p>
              </w:tc>
            </w:tr>
            <w:tr w:rsidR="004735BF" w:rsidRPr="00134405" w14:paraId="579D7BF0" w14:textId="03000D83" w:rsidTr="001D3938">
              <w:trPr>
                <w:trHeight w:val="177"/>
              </w:trPr>
              <w:tc>
                <w:tcPr>
                  <w:tcW w:w="1056" w:type="dxa"/>
                </w:tcPr>
                <w:p w14:paraId="7218FD1D" w14:textId="77777777" w:rsidR="004735BF" w:rsidRPr="00134405" w:rsidRDefault="004735BF" w:rsidP="002F76A3">
                  <w:pPr>
                    <w:wordWrap w:val="0"/>
                    <w:autoSpaceDE w:val="0"/>
                    <w:autoSpaceDN w:val="0"/>
                    <w:rPr>
                      <w:rFonts w:eastAsia="바탕"/>
                    </w:rPr>
                  </w:pPr>
                  <w:r w:rsidRPr="00134405">
                    <w:rPr>
                      <w:rFonts w:eastAsia="바탕" w:hint="eastAsia"/>
                    </w:rPr>
                    <w:t>대표이사</w:t>
                  </w:r>
                </w:p>
              </w:tc>
              <w:tc>
                <w:tcPr>
                  <w:tcW w:w="1022" w:type="dxa"/>
                </w:tcPr>
                <w:p w14:paraId="43B32B42" w14:textId="77777777" w:rsidR="004735BF" w:rsidRPr="00134405" w:rsidRDefault="004735BF" w:rsidP="002F76A3">
                  <w:pPr>
                    <w:wordWrap w:val="0"/>
                    <w:autoSpaceDE w:val="0"/>
                    <w:autoSpaceDN w:val="0"/>
                    <w:jc w:val="center"/>
                    <w:rPr>
                      <w:rFonts w:eastAsia="바탕"/>
                    </w:rPr>
                  </w:pPr>
                  <w:r w:rsidRPr="00134405">
                    <w:rPr>
                      <w:rFonts w:eastAsia="바탕" w:hint="eastAsia"/>
                    </w:rPr>
                    <w:t>강귀선</w:t>
                  </w:r>
                </w:p>
              </w:tc>
              <w:tc>
                <w:tcPr>
                  <w:tcW w:w="1408" w:type="dxa"/>
                </w:tcPr>
                <w:p w14:paraId="4B8F6834" w14:textId="77777777" w:rsidR="004735BF" w:rsidRPr="00134405" w:rsidRDefault="004735BF" w:rsidP="002F76A3">
                  <w:pPr>
                    <w:wordWrap w:val="0"/>
                    <w:autoSpaceDE w:val="0"/>
                    <w:autoSpaceDN w:val="0"/>
                    <w:jc w:val="center"/>
                    <w:rPr>
                      <w:rFonts w:eastAsia="바탕"/>
                    </w:rPr>
                  </w:pPr>
                  <w:r w:rsidRPr="00134405">
                    <w:rPr>
                      <w:rFonts w:eastAsia="바탕" w:hint="eastAsia"/>
                    </w:rPr>
                    <w:t>2023. 3. 27.</w:t>
                  </w:r>
                </w:p>
              </w:tc>
              <w:tc>
                <w:tcPr>
                  <w:tcW w:w="2658" w:type="dxa"/>
                </w:tcPr>
                <w:p w14:paraId="34131E3B" w14:textId="1B419698" w:rsidR="004735BF" w:rsidRPr="00134405" w:rsidRDefault="004735BF" w:rsidP="002F76A3">
                  <w:pPr>
                    <w:wordWrap w:val="0"/>
                    <w:autoSpaceDE w:val="0"/>
                    <w:autoSpaceDN w:val="0"/>
                    <w:jc w:val="center"/>
                    <w:rPr>
                      <w:rFonts w:eastAsia="바탕"/>
                    </w:rPr>
                  </w:pPr>
                  <w:r w:rsidRPr="00134405">
                    <w:rPr>
                      <w:rFonts w:eastAsia="바탕" w:hint="eastAsia"/>
                    </w:rPr>
                    <w:t xml:space="preserve">2026. 3. 26. </w:t>
                  </w:r>
                </w:p>
              </w:tc>
            </w:tr>
            <w:tr w:rsidR="004735BF" w:rsidRPr="00134405" w14:paraId="3D041846" w14:textId="5C7B9FF2" w:rsidTr="001D3938">
              <w:trPr>
                <w:trHeight w:val="177"/>
              </w:trPr>
              <w:tc>
                <w:tcPr>
                  <w:tcW w:w="1056" w:type="dxa"/>
                </w:tcPr>
                <w:p w14:paraId="4FA8995A" w14:textId="77777777" w:rsidR="004735BF" w:rsidRPr="00134405" w:rsidRDefault="004735BF" w:rsidP="002F76A3">
                  <w:pPr>
                    <w:wordWrap w:val="0"/>
                    <w:autoSpaceDE w:val="0"/>
                    <w:autoSpaceDN w:val="0"/>
                    <w:rPr>
                      <w:rFonts w:eastAsia="바탕"/>
                    </w:rPr>
                  </w:pPr>
                  <w:r w:rsidRPr="00134405">
                    <w:rPr>
                      <w:rFonts w:eastAsia="바탕" w:hint="eastAsia"/>
                    </w:rPr>
                    <w:t>사외이사</w:t>
                  </w:r>
                </w:p>
              </w:tc>
              <w:tc>
                <w:tcPr>
                  <w:tcW w:w="1022" w:type="dxa"/>
                </w:tcPr>
                <w:p w14:paraId="120FF281" w14:textId="77777777" w:rsidR="004735BF" w:rsidRPr="00134405" w:rsidRDefault="004735BF" w:rsidP="002F76A3">
                  <w:pPr>
                    <w:wordWrap w:val="0"/>
                    <w:autoSpaceDE w:val="0"/>
                    <w:autoSpaceDN w:val="0"/>
                    <w:jc w:val="center"/>
                    <w:rPr>
                      <w:rFonts w:eastAsia="바탕"/>
                    </w:rPr>
                  </w:pPr>
                  <w:r w:rsidRPr="00134405">
                    <w:rPr>
                      <w:rFonts w:eastAsia="바탕" w:hint="eastAsia"/>
                    </w:rPr>
                    <w:t>이호현</w:t>
                  </w:r>
                </w:p>
              </w:tc>
              <w:tc>
                <w:tcPr>
                  <w:tcW w:w="1408" w:type="dxa"/>
                </w:tcPr>
                <w:p w14:paraId="08D70C6B" w14:textId="77777777" w:rsidR="004735BF" w:rsidRPr="00134405" w:rsidRDefault="004735BF" w:rsidP="002F76A3">
                  <w:pPr>
                    <w:wordWrap w:val="0"/>
                    <w:autoSpaceDE w:val="0"/>
                    <w:autoSpaceDN w:val="0"/>
                    <w:jc w:val="center"/>
                    <w:rPr>
                      <w:rFonts w:eastAsia="바탕"/>
                    </w:rPr>
                  </w:pPr>
                  <w:r w:rsidRPr="00134405">
                    <w:rPr>
                      <w:rFonts w:eastAsia="바탕" w:hint="eastAsia"/>
                    </w:rPr>
                    <w:t>2022. 10. 27.</w:t>
                  </w:r>
                </w:p>
              </w:tc>
              <w:tc>
                <w:tcPr>
                  <w:tcW w:w="2658" w:type="dxa"/>
                </w:tcPr>
                <w:p w14:paraId="0DB3FA1F" w14:textId="6A51CEAB" w:rsidR="004735BF" w:rsidRPr="00134405" w:rsidRDefault="008D2639" w:rsidP="002F76A3">
                  <w:pPr>
                    <w:wordWrap w:val="0"/>
                    <w:autoSpaceDE w:val="0"/>
                    <w:autoSpaceDN w:val="0"/>
                    <w:jc w:val="center"/>
                    <w:rPr>
                      <w:rFonts w:eastAsia="바탕"/>
                    </w:rPr>
                  </w:pPr>
                  <w:r w:rsidRPr="00134405">
                    <w:rPr>
                      <w:rFonts w:eastAsia="바탕" w:hint="eastAsia"/>
                    </w:rPr>
                    <w:t>202</w:t>
                  </w:r>
                  <w:r w:rsidR="0008223E" w:rsidRPr="00134405">
                    <w:rPr>
                      <w:rFonts w:eastAsia="바탕" w:hint="eastAsia"/>
                    </w:rPr>
                    <w:t>6</w:t>
                  </w:r>
                  <w:r w:rsidRPr="00134405">
                    <w:rPr>
                      <w:rFonts w:eastAsia="바탕" w:hint="eastAsia"/>
                    </w:rPr>
                    <w:t>년</w:t>
                  </w:r>
                  <w:r w:rsidRPr="00134405">
                    <w:rPr>
                      <w:rFonts w:eastAsia="바탕" w:hint="eastAsia"/>
                    </w:rPr>
                    <w:t xml:space="preserve"> </w:t>
                  </w:r>
                  <w:r w:rsidRPr="00134405">
                    <w:rPr>
                      <w:rFonts w:eastAsia="바탕" w:hint="eastAsia"/>
                    </w:rPr>
                    <w:t>정기</w:t>
                  </w:r>
                  <w:r w:rsidR="00EF70EF" w:rsidRPr="00134405">
                    <w:rPr>
                      <w:rFonts w:eastAsia="바탕" w:hint="eastAsia"/>
                    </w:rPr>
                    <w:t>주총</w:t>
                  </w:r>
                  <w:r w:rsidR="00EF70EF" w:rsidRPr="00134405">
                    <w:rPr>
                      <w:rFonts w:eastAsia="바탕" w:hint="eastAsia"/>
                    </w:rPr>
                    <w:t xml:space="preserve"> </w:t>
                  </w:r>
                  <w:r w:rsidR="00EF70EF" w:rsidRPr="00134405">
                    <w:rPr>
                      <w:rFonts w:eastAsia="바탕" w:hint="eastAsia"/>
                    </w:rPr>
                    <w:t>종결시</w:t>
                  </w:r>
                </w:p>
              </w:tc>
            </w:tr>
            <w:tr w:rsidR="004735BF" w:rsidRPr="00134405" w14:paraId="1F7726FE" w14:textId="4C8F21F8" w:rsidTr="001D3938">
              <w:trPr>
                <w:trHeight w:val="177"/>
              </w:trPr>
              <w:tc>
                <w:tcPr>
                  <w:tcW w:w="1056" w:type="dxa"/>
                </w:tcPr>
                <w:p w14:paraId="61240022" w14:textId="77777777" w:rsidR="004735BF" w:rsidRPr="00134405" w:rsidRDefault="004735BF" w:rsidP="002F76A3">
                  <w:pPr>
                    <w:wordWrap w:val="0"/>
                    <w:autoSpaceDE w:val="0"/>
                    <w:autoSpaceDN w:val="0"/>
                    <w:rPr>
                      <w:rFonts w:eastAsia="바탕"/>
                    </w:rPr>
                  </w:pPr>
                  <w:r w:rsidRPr="00134405">
                    <w:rPr>
                      <w:rFonts w:eastAsia="바탕" w:hint="eastAsia"/>
                    </w:rPr>
                    <w:t>사외이사</w:t>
                  </w:r>
                </w:p>
              </w:tc>
              <w:tc>
                <w:tcPr>
                  <w:tcW w:w="1022" w:type="dxa"/>
                </w:tcPr>
                <w:p w14:paraId="3D25F5DD" w14:textId="77777777" w:rsidR="004735BF" w:rsidRPr="00134405" w:rsidRDefault="004735BF" w:rsidP="002F76A3">
                  <w:pPr>
                    <w:wordWrap w:val="0"/>
                    <w:autoSpaceDE w:val="0"/>
                    <w:autoSpaceDN w:val="0"/>
                    <w:jc w:val="center"/>
                    <w:rPr>
                      <w:rFonts w:eastAsia="바탕"/>
                    </w:rPr>
                  </w:pPr>
                  <w:r w:rsidRPr="00134405">
                    <w:rPr>
                      <w:rFonts w:eastAsia="바탕" w:hint="eastAsia"/>
                    </w:rPr>
                    <w:t>김형호</w:t>
                  </w:r>
                </w:p>
              </w:tc>
              <w:tc>
                <w:tcPr>
                  <w:tcW w:w="1408" w:type="dxa"/>
                </w:tcPr>
                <w:p w14:paraId="7455ED22" w14:textId="77777777" w:rsidR="004735BF" w:rsidRPr="00134405" w:rsidRDefault="004735BF" w:rsidP="002F76A3">
                  <w:pPr>
                    <w:wordWrap w:val="0"/>
                    <w:autoSpaceDE w:val="0"/>
                    <w:autoSpaceDN w:val="0"/>
                    <w:jc w:val="center"/>
                    <w:rPr>
                      <w:rFonts w:eastAsia="바탕"/>
                    </w:rPr>
                  </w:pPr>
                  <w:r w:rsidRPr="00134405">
                    <w:rPr>
                      <w:rFonts w:eastAsia="바탕" w:hint="eastAsia"/>
                    </w:rPr>
                    <w:t>2023. 3. 27.</w:t>
                  </w:r>
                </w:p>
              </w:tc>
              <w:tc>
                <w:tcPr>
                  <w:tcW w:w="2658" w:type="dxa"/>
                </w:tcPr>
                <w:p w14:paraId="2A171577" w14:textId="34147100" w:rsidR="004735BF" w:rsidRPr="00134405" w:rsidRDefault="008B4FA2" w:rsidP="002F76A3">
                  <w:pPr>
                    <w:wordWrap w:val="0"/>
                    <w:autoSpaceDE w:val="0"/>
                    <w:autoSpaceDN w:val="0"/>
                    <w:jc w:val="center"/>
                    <w:rPr>
                      <w:rFonts w:eastAsia="바탕"/>
                    </w:rPr>
                  </w:pPr>
                  <w:r w:rsidRPr="00134405">
                    <w:rPr>
                      <w:rFonts w:eastAsia="바탕" w:hint="eastAsia"/>
                    </w:rPr>
                    <w:t>2026. 3. 26.</w:t>
                  </w:r>
                </w:p>
              </w:tc>
            </w:tr>
            <w:tr w:rsidR="004735BF" w:rsidRPr="00134405" w14:paraId="6E55E701" w14:textId="529F3F0F" w:rsidTr="001D3938">
              <w:trPr>
                <w:trHeight w:val="177"/>
              </w:trPr>
              <w:tc>
                <w:tcPr>
                  <w:tcW w:w="1056" w:type="dxa"/>
                </w:tcPr>
                <w:p w14:paraId="391F98A5" w14:textId="77777777" w:rsidR="004735BF" w:rsidRPr="00134405" w:rsidRDefault="004735BF" w:rsidP="002F76A3">
                  <w:pPr>
                    <w:wordWrap w:val="0"/>
                    <w:autoSpaceDE w:val="0"/>
                    <w:autoSpaceDN w:val="0"/>
                    <w:rPr>
                      <w:rFonts w:eastAsia="바탕"/>
                    </w:rPr>
                  </w:pPr>
                  <w:r w:rsidRPr="00134405">
                    <w:rPr>
                      <w:rFonts w:eastAsia="바탕" w:hint="eastAsia"/>
                    </w:rPr>
                    <w:t>감사</w:t>
                  </w:r>
                </w:p>
              </w:tc>
              <w:tc>
                <w:tcPr>
                  <w:tcW w:w="1022" w:type="dxa"/>
                </w:tcPr>
                <w:p w14:paraId="0C2FB887" w14:textId="77777777" w:rsidR="004735BF" w:rsidRPr="00134405" w:rsidRDefault="004735BF" w:rsidP="002F76A3">
                  <w:pPr>
                    <w:wordWrap w:val="0"/>
                    <w:autoSpaceDE w:val="0"/>
                    <w:autoSpaceDN w:val="0"/>
                    <w:jc w:val="center"/>
                    <w:rPr>
                      <w:rFonts w:eastAsia="바탕"/>
                    </w:rPr>
                  </w:pPr>
                  <w:r w:rsidRPr="00134405">
                    <w:rPr>
                      <w:rFonts w:eastAsia="바탕" w:hint="eastAsia"/>
                    </w:rPr>
                    <w:t>이승혁</w:t>
                  </w:r>
                </w:p>
              </w:tc>
              <w:tc>
                <w:tcPr>
                  <w:tcW w:w="1408" w:type="dxa"/>
                </w:tcPr>
                <w:p w14:paraId="1DC6CA91" w14:textId="77777777" w:rsidR="004735BF" w:rsidRPr="00134405" w:rsidRDefault="004735BF" w:rsidP="002F76A3">
                  <w:pPr>
                    <w:wordWrap w:val="0"/>
                    <w:autoSpaceDE w:val="0"/>
                    <w:autoSpaceDN w:val="0"/>
                    <w:jc w:val="center"/>
                    <w:rPr>
                      <w:rFonts w:eastAsia="바탕"/>
                    </w:rPr>
                  </w:pPr>
                  <w:r w:rsidRPr="00134405">
                    <w:rPr>
                      <w:rFonts w:eastAsia="바탕" w:hint="eastAsia"/>
                    </w:rPr>
                    <w:t>2021. 11. 19.</w:t>
                  </w:r>
                </w:p>
              </w:tc>
              <w:tc>
                <w:tcPr>
                  <w:tcW w:w="2658" w:type="dxa"/>
                </w:tcPr>
                <w:p w14:paraId="42431191" w14:textId="01399C1A" w:rsidR="004735BF" w:rsidRPr="00134405" w:rsidRDefault="0008223E" w:rsidP="002F76A3">
                  <w:pPr>
                    <w:wordWrap w:val="0"/>
                    <w:autoSpaceDE w:val="0"/>
                    <w:autoSpaceDN w:val="0"/>
                    <w:jc w:val="center"/>
                    <w:rPr>
                      <w:rFonts w:eastAsia="바탕"/>
                    </w:rPr>
                  </w:pPr>
                  <w:r w:rsidRPr="00134405">
                    <w:rPr>
                      <w:rFonts w:eastAsia="바탕" w:hint="eastAsia"/>
                    </w:rPr>
                    <w:t>2025</w:t>
                  </w:r>
                  <w:r w:rsidRPr="00134405">
                    <w:rPr>
                      <w:rFonts w:eastAsia="바탕" w:hint="eastAsia"/>
                    </w:rPr>
                    <w:t>년</w:t>
                  </w:r>
                  <w:r w:rsidRPr="00134405">
                    <w:rPr>
                      <w:rFonts w:eastAsia="바탕" w:hint="eastAsia"/>
                    </w:rPr>
                    <w:t xml:space="preserve"> </w:t>
                  </w:r>
                  <w:r w:rsidRPr="00134405">
                    <w:rPr>
                      <w:rFonts w:eastAsia="바탕" w:hint="eastAsia"/>
                    </w:rPr>
                    <w:t>정기주총</w:t>
                  </w:r>
                  <w:r w:rsidRPr="00134405">
                    <w:rPr>
                      <w:rFonts w:eastAsia="바탕" w:hint="eastAsia"/>
                    </w:rPr>
                    <w:t xml:space="preserve"> </w:t>
                  </w:r>
                  <w:r w:rsidRPr="00134405">
                    <w:rPr>
                      <w:rFonts w:eastAsia="바탕" w:hint="eastAsia"/>
                    </w:rPr>
                    <w:t>종결시</w:t>
                  </w:r>
                </w:p>
              </w:tc>
            </w:tr>
          </w:tbl>
          <w:p w14:paraId="708BF265" w14:textId="441BA461" w:rsidR="0094269C" w:rsidRPr="00134405" w:rsidRDefault="0094269C" w:rsidP="002F76A3">
            <w:pPr>
              <w:pStyle w:val="1"/>
              <w:rPr>
                <w:kern w:val="2"/>
                <w:sz w:val="20"/>
                <w:szCs w:val="20"/>
              </w:rPr>
            </w:pPr>
            <w:r w:rsidRPr="00134405">
              <w:rPr>
                <w:kern w:val="2"/>
                <w:sz w:val="20"/>
                <w:szCs w:val="20"/>
              </w:rPr>
              <w:t>대상회사</w:t>
            </w:r>
            <w:r w:rsidRPr="00134405">
              <w:rPr>
                <w:kern w:val="2"/>
                <w:sz w:val="20"/>
                <w:szCs w:val="20"/>
              </w:rPr>
              <w:t xml:space="preserve"> </w:t>
            </w:r>
            <w:r w:rsidRPr="00134405">
              <w:rPr>
                <w:kern w:val="2"/>
                <w:sz w:val="20"/>
                <w:szCs w:val="20"/>
              </w:rPr>
              <w:t>정관</w:t>
            </w:r>
            <w:r w:rsidRPr="00134405">
              <w:rPr>
                <w:kern w:val="2"/>
                <w:sz w:val="20"/>
                <w:szCs w:val="20"/>
              </w:rPr>
              <w:t xml:space="preserve"> </w:t>
            </w:r>
            <w:r w:rsidRPr="00134405">
              <w:rPr>
                <w:kern w:val="2"/>
                <w:sz w:val="20"/>
                <w:szCs w:val="20"/>
              </w:rPr>
              <w:t>제</w:t>
            </w:r>
            <w:r w:rsidR="00463173" w:rsidRPr="00134405">
              <w:rPr>
                <w:rFonts w:hint="eastAsia"/>
                <w:kern w:val="2"/>
                <w:sz w:val="20"/>
                <w:szCs w:val="20"/>
              </w:rPr>
              <w:t>30</w:t>
            </w:r>
            <w:r w:rsidRPr="00134405">
              <w:rPr>
                <w:kern w:val="2"/>
                <w:sz w:val="20"/>
                <w:szCs w:val="20"/>
              </w:rPr>
              <w:t>조는</w:t>
            </w:r>
            <w:r w:rsidRPr="00134405">
              <w:rPr>
                <w:kern w:val="2"/>
                <w:sz w:val="20"/>
                <w:szCs w:val="20"/>
              </w:rPr>
              <w:t xml:space="preserve"> </w:t>
            </w:r>
            <w:r w:rsidRPr="00134405">
              <w:rPr>
                <w:kern w:val="2"/>
                <w:sz w:val="20"/>
                <w:szCs w:val="20"/>
              </w:rPr>
              <w:t>이사의</w:t>
            </w:r>
            <w:r w:rsidRPr="00134405">
              <w:rPr>
                <w:kern w:val="2"/>
                <w:sz w:val="20"/>
                <w:szCs w:val="20"/>
              </w:rPr>
              <w:t xml:space="preserve"> </w:t>
            </w:r>
            <w:r w:rsidRPr="00134405">
              <w:rPr>
                <w:kern w:val="2"/>
                <w:sz w:val="20"/>
                <w:szCs w:val="20"/>
              </w:rPr>
              <w:t>임기를</w:t>
            </w:r>
            <w:r w:rsidRPr="00134405">
              <w:rPr>
                <w:kern w:val="2"/>
                <w:sz w:val="20"/>
                <w:szCs w:val="20"/>
              </w:rPr>
              <w:t xml:space="preserve"> 3</w:t>
            </w:r>
            <w:r w:rsidRPr="00134405">
              <w:rPr>
                <w:kern w:val="2"/>
                <w:sz w:val="20"/>
                <w:szCs w:val="20"/>
              </w:rPr>
              <w:t>년으로</w:t>
            </w:r>
            <w:r w:rsidRPr="00134405">
              <w:rPr>
                <w:kern w:val="2"/>
                <w:sz w:val="20"/>
                <w:szCs w:val="20"/>
              </w:rPr>
              <w:t xml:space="preserve"> </w:t>
            </w:r>
            <w:r w:rsidRPr="00134405">
              <w:rPr>
                <w:kern w:val="2"/>
                <w:sz w:val="20"/>
                <w:szCs w:val="20"/>
              </w:rPr>
              <w:t>정하고</w:t>
            </w:r>
            <w:r w:rsidRPr="00134405">
              <w:rPr>
                <w:kern w:val="2"/>
                <w:sz w:val="20"/>
                <w:szCs w:val="20"/>
              </w:rPr>
              <w:t>,</w:t>
            </w:r>
            <w:r w:rsidRPr="00134405">
              <w:rPr>
                <w:sz w:val="20"/>
                <w:szCs w:val="20"/>
              </w:rPr>
              <w:t xml:space="preserve"> </w:t>
            </w:r>
            <w:r w:rsidRPr="00134405">
              <w:rPr>
                <w:kern w:val="2"/>
                <w:sz w:val="20"/>
                <w:szCs w:val="20"/>
              </w:rPr>
              <w:t>다만</w:t>
            </w:r>
            <w:r w:rsidRPr="00134405">
              <w:rPr>
                <w:kern w:val="2"/>
                <w:sz w:val="20"/>
                <w:szCs w:val="20"/>
              </w:rPr>
              <w:t xml:space="preserve"> </w:t>
            </w:r>
            <w:r w:rsidRPr="00134405">
              <w:rPr>
                <w:kern w:val="2"/>
                <w:sz w:val="20"/>
                <w:szCs w:val="20"/>
              </w:rPr>
              <w:t>그</w:t>
            </w:r>
            <w:r w:rsidRPr="00134405">
              <w:rPr>
                <w:kern w:val="2"/>
                <w:sz w:val="20"/>
                <w:szCs w:val="20"/>
              </w:rPr>
              <w:t xml:space="preserve"> </w:t>
            </w:r>
            <w:r w:rsidRPr="00134405">
              <w:rPr>
                <w:kern w:val="2"/>
                <w:sz w:val="20"/>
                <w:szCs w:val="20"/>
              </w:rPr>
              <w:t>임기</w:t>
            </w:r>
            <w:r w:rsidRPr="00134405">
              <w:rPr>
                <w:kern w:val="2"/>
                <w:sz w:val="20"/>
                <w:szCs w:val="20"/>
              </w:rPr>
              <w:t xml:space="preserve"> </w:t>
            </w:r>
            <w:r w:rsidRPr="00134405">
              <w:rPr>
                <w:kern w:val="2"/>
                <w:sz w:val="20"/>
                <w:szCs w:val="20"/>
              </w:rPr>
              <w:t>중</w:t>
            </w:r>
            <w:r w:rsidRPr="00134405">
              <w:rPr>
                <w:kern w:val="2"/>
                <w:sz w:val="20"/>
                <w:szCs w:val="20"/>
              </w:rPr>
              <w:t xml:space="preserve"> </w:t>
            </w:r>
            <w:r w:rsidRPr="00134405">
              <w:rPr>
                <w:kern w:val="2"/>
                <w:sz w:val="20"/>
                <w:szCs w:val="20"/>
              </w:rPr>
              <w:t>최종</w:t>
            </w:r>
            <w:r w:rsidRPr="00134405">
              <w:rPr>
                <w:kern w:val="2"/>
                <w:sz w:val="20"/>
                <w:szCs w:val="20"/>
              </w:rPr>
              <w:t xml:space="preserve"> </w:t>
            </w:r>
            <w:r w:rsidRPr="00134405">
              <w:rPr>
                <w:kern w:val="2"/>
                <w:sz w:val="20"/>
                <w:szCs w:val="20"/>
              </w:rPr>
              <w:t>결산기에</w:t>
            </w:r>
            <w:r w:rsidRPr="00134405">
              <w:rPr>
                <w:kern w:val="2"/>
                <w:sz w:val="20"/>
                <w:szCs w:val="20"/>
              </w:rPr>
              <w:t xml:space="preserve"> </w:t>
            </w:r>
            <w:r w:rsidRPr="00134405">
              <w:rPr>
                <w:kern w:val="2"/>
                <w:sz w:val="20"/>
                <w:szCs w:val="20"/>
              </w:rPr>
              <w:t>관한</w:t>
            </w:r>
            <w:r w:rsidRPr="00134405">
              <w:rPr>
                <w:kern w:val="2"/>
                <w:sz w:val="20"/>
                <w:szCs w:val="20"/>
              </w:rPr>
              <w:t xml:space="preserve"> </w:t>
            </w:r>
            <w:r w:rsidRPr="00134405">
              <w:rPr>
                <w:kern w:val="2"/>
                <w:sz w:val="20"/>
                <w:szCs w:val="20"/>
              </w:rPr>
              <w:t>정기주주총회</w:t>
            </w:r>
            <w:r w:rsidRPr="00134405">
              <w:rPr>
                <w:kern w:val="2"/>
                <w:sz w:val="20"/>
                <w:szCs w:val="20"/>
              </w:rPr>
              <w:t xml:space="preserve"> </w:t>
            </w:r>
            <w:r w:rsidRPr="00134405">
              <w:rPr>
                <w:kern w:val="2"/>
                <w:sz w:val="20"/>
                <w:szCs w:val="20"/>
              </w:rPr>
              <w:t>종결</w:t>
            </w:r>
            <w:r w:rsidRPr="00134405">
              <w:rPr>
                <w:kern w:val="2"/>
                <w:sz w:val="20"/>
                <w:szCs w:val="20"/>
              </w:rPr>
              <w:t xml:space="preserve"> </w:t>
            </w:r>
            <w:r w:rsidRPr="00134405">
              <w:rPr>
                <w:kern w:val="2"/>
                <w:sz w:val="20"/>
                <w:szCs w:val="20"/>
              </w:rPr>
              <w:t>전에</w:t>
            </w:r>
            <w:r w:rsidRPr="00134405">
              <w:rPr>
                <w:kern w:val="2"/>
                <w:sz w:val="20"/>
                <w:szCs w:val="20"/>
              </w:rPr>
              <w:t xml:space="preserve"> </w:t>
            </w:r>
            <w:r w:rsidRPr="00134405">
              <w:rPr>
                <w:kern w:val="2"/>
                <w:sz w:val="20"/>
                <w:szCs w:val="20"/>
              </w:rPr>
              <w:t>종료된</w:t>
            </w:r>
            <w:r w:rsidRPr="00134405">
              <w:rPr>
                <w:kern w:val="2"/>
                <w:sz w:val="20"/>
                <w:szCs w:val="20"/>
              </w:rPr>
              <w:t xml:space="preserve"> </w:t>
            </w:r>
            <w:r w:rsidRPr="00134405">
              <w:rPr>
                <w:kern w:val="2"/>
                <w:sz w:val="20"/>
                <w:szCs w:val="20"/>
              </w:rPr>
              <w:t>때에는</w:t>
            </w:r>
            <w:r w:rsidRPr="00134405">
              <w:rPr>
                <w:kern w:val="2"/>
                <w:sz w:val="20"/>
                <w:szCs w:val="20"/>
              </w:rPr>
              <w:t xml:space="preserve"> </w:t>
            </w:r>
            <w:r w:rsidRPr="00134405">
              <w:rPr>
                <w:kern w:val="2"/>
                <w:sz w:val="20"/>
                <w:szCs w:val="20"/>
              </w:rPr>
              <w:t>해당</w:t>
            </w:r>
            <w:r w:rsidRPr="00134405">
              <w:rPr>
                <w:kern w:val="2"/>
                <w:sz w:val="20"/>
                <w:szCs w:val="20"/>
              </w:rPr>
              <w:t xml:space="preserve"> </w:t>
            </w:r>
            <w:r w:rsidRPr="00134405">
              <w:rPr>
                <w:kern w:val="2"/>
                <w:sz w:val="20"/>
                <w:szCs w:val="20"/>
              </w:rPr>
              <w:t>주주총회</w:t>
            </w:r>
            <w:r w:rsidRPr="00134405">
              <w:rPr>
                <w:kern w:val="2"/>
                <w:sz w:val="20"/>
                <w:szCs w:val="20"/>
              </w:rPr>
              <w:t xml:space="preserve"> </w:t>
            </w:r>
            <w:r w:rsidRPr="00134405">
              <w:rPr>
                <w:kern w:val="2"/>
                <w:sz w:val="20"/>
                <w:szCs w:val="20"/>
              </w:rPr>
              <w:t>종결</w:t>
            </w:r>
            <w:r w:rsidRPr="00134405">
              <w:rPr>
                <w:kern w:val="2"/>
                <w:sz w:val="20"/>
                <w:szCs w:val="20"/>
              </w:rPr>
              <w:t xml:space="preserve"> </w:t>
            </w:r>
            <w:r w:rsidRPr="00134405">
              <w:rPr>
                <w:kern w:val="2"/>
                <w:sz w:val="20"/>
                <w:szCs w:val="20"/>
              </w:rPr>
              <w:t>시까지</w:t>
            </w:r>
            <w:r w:rsidRPr="00134405">
              <w:rPr>
                <w:kern w:val="2"/>
                <w:sz w:val="20"/>
                <w:szCs w:val="20"/>
              </w:rPr>
              <w:t xml:space="preserve"> </w:t>
            </w:r>
            <w:r w:rsidRPr="00134405">
              <w:rPr>
                <w:kern w:val="2"/>
                <w:sz w:val="20"/>
                <w:szCs w:val="20"/>
              </w:rPr>
              <w:t>임기를</w:t>
            </w:r>
            <w:r w:rsidRPr="00134405">
              <w:rPr>
                <w:kern w:val="2"/>
                <w:sz w:val="20"/>
                <w:szCs w:val="20"/>
              </w:rPr>
              <w:t xml:space="preserve"> </w:t>
            </w:r>
            <w:r w:rsidRPr="00134405">
              <w:rPr>
                <w:kern w:val="2"/>
                <w:sz w:val="20"/>
                <w:szCs w:val="20"/>
              </w:rPr>
              <w:t>연장</w:t>
            </w:r>
            <w:r w:rsidRPr="00134405">
              <w:rPr>
                <w:rFonts w:hint="eastAsia"/>
                <w:kern w:val="2"/>
                <w:sz w:val="20"/>
                <w:szCs w:val="20"/>
              </w:rPr>
              <w:t>하고</w:t>
            </w:r>
            <w:r w:rsidRPr="00134405">
              <w:rPr>
                <w:rFonts w:hint="eastAsia"/>
                <w:kern w:val="2"/>
                <w:sz w:val="20"/>
                <w:szCs w:val="20"/>
              </w:rPr>
              <w:t xml:space="preserve"> </w:t>
            </w:r>
            <w:r w:rsidRPr="00134405">
              <w:rPr>
                <w:rFonts w:hint="eastAsia"/>
                <w:kern w:val="2"/>
                <w:sz w:val="20"/>
                <w:szCs w:val="20"/>
              </w:rPr>
              <w:t>있으며</w:t>
            </w:r>
            <w:r w:rsidRPr="00134405">
              <w:rPr>
                <w:rFonts w:hint="eastAsia"/>
                <w:kern w:val="2"/>
                <w:sz w:val="20"/>
                <w:szCs w:val="20"/>
              </w:rPr>
              <w:t>,</w:t>
            </w:r>
            <w:r w:rsidRPr="00134405">
              <w:rPr>
                <w:kern w:val="2"/>
                <w:sz w:val="20"/>
                <w:szCs w:val="20"/>
              </w:rPr>
              <w:t xml:space="preserve"> </w:t>
            </w:r>
            <w:r w:rsidRPr="00134405">
              <w:rPr>
                <w:rFonts w:hint="eastAsia"/>
                <w:kern w:val="2"/>
                <w:sz w:val="20"/>
                <w:szCs w:val="20"/>
              </w:rPr>
              <w:t>감사의</w:t>
            </w:r>
            <w:r w:rsidRPr="00134405">
              <w:rPr>
                <w:rFonts w:hint="eastAsia"/>
                <w:kern w:val="2"/>
                <w:sz w:val="20"/>
                <w:szCs w:val="20"/>
              </w:rPr>
              <w:t xml:space="preserve"> </w:t>
            </w:r>
            <w:r w:rsidRPr="00134405">
              <w:rPr>
                <w:rFonts w:hint="eastAsia"/>
                <w:kern w:val="2"/>
                <w:sz w:val="20"/>
                <w:szCs w:val="20"/>
              </w:rPr>
              <w:t>임기는</w:t>
            </w:r>
            <w:r w:rsidRPr="00134405">
              <w:rPr>
                <w:rFonts w:hint="eastAsia"/>
                <w:kern w:val="2"/>
                <w:sz w:val="20"/>
                <w:szCs w:val="20"/>
              </w:rPr>
              <w:t xml:space="preserve"> </w:t>
            </w:r>
            <w:r w:rsidRPr="00134405">
              <w:rPr>
                <w:rFonts w:hint="eastAsia"/>
                <w:kern w:val="2"/>
                <w:sz w:val="20"/>
                <w:szCs w:val="20"/>
              </w:rPr>
              <w:t>취임</w:t>
            </w:r>
            <w:r w:rsidRPr="00134405">
              <w:rPr>
                <w:rFonts w:hint="eastAsia"/>
                <w:kern w:val="2"/>
                <w:sz w:val="20"/>
                <w:szCs w:val="20"/>
              </w:rPr>
              <w:t xml:space="preserve"> </w:t>
            </w:r>
            <w:r w:rsidRPr="00134405">
              <w:rPr>
                <w:rFonts w:hint="eastAsia"/>
                <w:kern w:val="2"/>
                <w:sz w:val="20"/>
                <w:szCs w:val="20"/>
              </w:rPr>
              <w:t>후</w:t>
            </w:r>
            <w:r w:rsidRPr="00134405">
              <w:rPr>
                <w:rFonts w:hint="eastAsia"/>
                <w:kern w:val="2"/>
                <w:sz w:val="20"/>
                <w:szCs w:val="20"/>
              </w:rPr>
              <w:t xml:space="preserve"> </w:t>
            </w:r>
            <w:r w:rsidRPr="00134405">
              <w:rPr>
                <w:kern w:val="2"/>
                <w:sz w:val="20"/>
                <w:szCs w:val="20"/>
              </w:rPr>
              <w:t>3</w:t>
            </w:r>
            <w:r w:rsidRPr="00134405">
              <w:rPr>
                <w:rFonts w:hint="eastAsia"/>
                <w:kern w:val="2"/>
                <w:sz w:val="20"/>
                <w:szCs w:val="20"/>
              </w:rPr>
              <w:t>년</w:t>
            </w:r>
            <w:r w:rsidRPr="00134405">
              <w:rPr>
                <w:rFonts w:hint="eastAsia"/>
                <w:kern w:val="2"/>
                <w:sz w:val="20"/>
                <w:szCs w:val="20"/>
              </w:rPr>
              <w:t xml:space="preserve"> </w:t>
            </w:r>
            <w:r w:rsidRPr="00134405">
              <w:rPr>
                <w:rFonts w:hint="eastAsia"/>
                <w:kern w:val="2"/>
                <w:sz w:val="20"/>
                <w:szCs w:val="20"/>
              </w:rPr>
              <w:t>내의</w:t>
            </w:r>
            <w:r w:rsidRPr="00134405">
              <w:rPr>
                <w:rFonts w:hint="eastAsia"/>
                <w:kern w:val="2"/>
                <w:sz w:val="20"/>
                <w:szCs w:val="20"/>
              </w:rPr>
              <w:t xml:space="preserve"> </w:t>
            </w:r>
            <w:r w:rsidRPr="00134405">
              <w:rPr>
                <w:rFonts w:hint="eastAsia"/>
                <w:kern w:val="2"/>
                <w:sz w:val="20"/>
                <w:szCs w:val="20"/>
              </w:rPr>
              <w:t>최종의</w:t>
            </w:r>
            <w:r w:rsidRPr="00134405">
              <w:rPr>
                <w:rFonts w:hint="eastAsia"/>
                <w:kern w:val="2"/>
                <w:sz w:val="20"/>
                <w:szCs w:val="20"/>
              </w:rPr>
              <w:t xml:space="preserve"> </w:t>
            </w:r>
            <w:r w:rsidRPr="00134405">
              <w:rPr>
                <w:rFonts w:hint="eastAsia"/>
                <w:kern w:val="2"/>
                <w:sz w:val="20"/>
                <w:szCs w:val="20"/>
              </w:rPr>
              <w:t>결산기에</w:t>
            </w:r>
            <w:r w:rsidRPr="00134405">
              <w:rPr>
                <w:rFonts w:hint="eastAsia"/>
                <w:kern w:val="2"/>
                <w:sz w:val="20"/>
                <w:szCs w:val="20"/>
              </w:rPr>
              <w:t xml:space="preserve"> </w:t>
            </w:r>
            <w:r w:rsidRPr="00134405">
              <w:rPr>
                <w:rFonts w:hint="eastAsia"/>
                <w:kern w:val="2"/>
                <w:sz w:val="20"/>
                <w:szCs w:val="20"/>
              </w:rPr>
              <w:t>관한</w:t>
            </w:r>
            <w:r w:rsidRPr="00134405">
              <w:rPr>
                <w:rFonts w:hint="eastAsia"/>
                <w:kern w:val="2"/>
                <w:sz w:val="20"/>
                <w:szCs w:val="20"/>
              </w:rPr>
              <w:t xml:space="preserve"> </w:t>
            </w:r>
            <w:r w:rsidRPr="00134405">
              <w:rPr>
                <w:rFonts w:hint="eastAsia"/>
                <w:kern w:val="2"/>
                <w:sz w:val="20"/>
                <w:szCs w:val="20"/>
              </w:rPr>
              <w:t>정기주주총회</w:t>
            </w:r>
            <w:r w:rsidRPr="00134405">
              <w:rPr>
                <w:rFonts w:hint="eastAsia"/>
                <w:kern w:val="2"/>
                <w:sz w:val="20"/>
                <w:szCs w:val="20"/>
              </w:rPr>
              <w:t xml:space="preserve"> </w:t>
            </w:r>
            <w:r w:rsidRPr="00134405">
              <w:rPr>
                <w:rFonts w:hint="eastAsia"/>
                <w:kern w:val="2"/>
                <w:sz w:val="20"/>
                <w:szCs w:val="20"/>
              </w:rPr>
              <w:t>종결</w:t>
            </w:r>
            <w:r w:rsidRPr="00134405">
              <w:rPr>
                <w:rFonts w:hint="eastAsia"/>
                <w:kern w:val="2"/>
                <w:sz w:val="20"/>
                <w:szCs w:val="20"/>
              </w:rPr>
              <w:t xml:space="preserve"> </w:t>
            </w:r>
            <w:r w:rsidRPr="00134405">
              <w:rPr>
                <w:rFonts w:hint="eastAsia"/>
                <w:kern w:val="2"/>
                <w:sz w:val="20"/>
                <w:szCs w:val="20"/>
              </w:rPr>
              <w:t>시까지로</w:t>
            </w:r>
            <w:r w:rsidRPr="00134405">
              <w:rPr>
                <w:rFonts w:hint="eastAsia"/>
                <w:kern w:val="2"/>
                <w:sz w:val="20"/>
                <w:szCs w:val="20"/>
              </w:rPr>
              <w:t xml:space="preserve"> </w:t>
            </w:r>
            <w:r w:rsidRPr="00134405">
              <w:rPr>
                <w:rFonts w:hint="eastAsia"/>
                <w:kern w:val="2"/>
                <w:sz w:val="20"/>
                <w:szCs w:val="20"/>
              </w:rPr>
              <w:t>정하고</w:t>
            </w:r>
            <w:r w:rsidRPr="00134405">
              <w:rPr>
                <w:rFonts w:hint="eastAsia"/>
                <w:kern w:val="2"/>
                <w:sz w:val="20"/>
                <w:szCs w:val="20"/>
              </w:rPr>
              <w:t xml:space="preserve"> </w:t>
            </w:r>
            <w:r w:rsidRPr="00134405">
              <w:rPr>
                <w:rFonts w:hint="eastAsia"/>
                <w:kern w:val="2"/>
                <w:sz w:val="20"/>
                <w:szCs w:val="20"/>
              </w:rPr>
              <w:t>있음</w:t>
            </w:r>
            <w:r w:rsidRPr="00134405">
              <w:rPr>
                <w:kern w:val="2"/>
                <w:sz w:val="20"/>
                <w:szCs w:val="20"/>
              </w:rPr>
              <w:t xml:space="preserve">. </w:t>
            </w:r>
          </w:p>
          <w:p w14:paraId="3998F1F4" w14:textId="2B7BC071" w:rsidR="002031FB" w:rsidRPr="00134405" w:rsidRDefault="002031FB" w:rsidP="002F76A3">
            <w:pPr>
              <w:pStyle w:val="1"/>
              <w:rPr>
                <w:kern w:val="2"/>
                <w:sz w:val="20"/>
                <w:szCs w:val="20"/>
              </w:rPr>
            </w:pPr>
            <w:r w:rsidRPr="00134405">
              <w:rPr>
                <w:rFonts w:hint="eastAsia"/>
                <w:kern w:val="2"/>
                <w:sz w:val="20"/>
                <w:szCs w:val="20"/>
              </w:rPr>
              <w:t>대상회사</w:t>
            </w:r>
            <w:r w:rsidRPr="00134405">
              <w:rPr>
                <w:rFonts w:hint="eastAsia"/>
                <w:kern w:val="2"/>
                <w:sz w:val="20"/>
                <w:szCs w:val="20"/>
              </w:rPr>
              <w:t xml:space="preserve"> </w:t>
            </w:r>
            <w:r w:rsidRPr="00134405">
              <w:rPr>
                <w:rFonts w:hint="eastAsia"/>
                <w:kern w:val="2"/>
                <w:sz w:val="20"/>
                <w:szCs w:val="20"/>
              </w:rPr>
              <w:t>정관</w:t>
            </w:r>
            <w:r w:rsidRPr="00134405">
              <w:rPr>
                <w:rFonts w:hint="eastAsia"/>
                <w:kern w:val="2"/>
                <w:sz w:val="20"/>
                <w:szCs w:val="20"/>
              </w:rPr>
              <w:t xml:space="preserve"> </w:t>
            </w:r>
            <w:r w:rsidRPr="00134405">
              <w:rPr>
                <w:rFonts w:hint="eastAsia"/>
                <w:kern w:val="2"/>
                <w:sz w:val="20"/>
                <w:szCs w:val="20"/>
              </w:rPr>
              <w:t>제</w:t>
            </w:r>
            <w:r w:rsidRPr="00134405">
              <w:rPr>
                <w:rFonts w:hint="eastAsia"/>
                <w:kern w:val="2"/>
                <w:sz w:val="20"/>
                <w:szCs w:val="20"/>
              </w:rPr>
              <w:t>38</w:t>
            </w:r>
            <w:r w:rsidRPr="00134405">
              <w:rPr>
                <w:rFonts w:hint="eastAsia"/>
                <w:kern w:val="2"/>
                <w:sz w:val="20"/>
                <w:szCs w:val="20"/>
              </w:rPr>
              <w:t>조는</w:t>
            </w:r>
            <w:r w:rsidRPr="00134405">
              <w:rPr>
                <w:rFonts w:hint="eastAsia"/>
                <w:kern w:val="2"/>
                <w:sz w:val="20"/>
                <w:szCs w:val="20"/>
              </w:rPr>
              <w:t xml:space="preserve"> </w:t>
            </w:r>
            <w:r w:rsidRPr="00134405">
              <w:rPr>
                <w:rFonts w:hint="eastAsia"/>
                <w:kern w:val="2"/>
                <w:sz w:val="20"/>
                <w:szCs w:val="20"/>
              </w:rPr>
              <w:t>임원의</w:t>
            </w:r>
            <w:r w:rsidRPr="00134405">
              <w:rPr>
                <w:rFonts w:hint="eastAsia"/>
                <w:kern w:val="2"/>
                <w:sz w:val="20"/>
                <w:szCs w:val="20"/>
              </w:rPr>
              <w:t xml:space="preserve"> </w:t>
            </w:r>
            <w:r w:rsidRPr="00134405">
              <w:rPr>
                <w:rFonts w:hint="eastAsia"/>
                <w:kern w:val="2"/>
                <w:sz w:val="20"/>
                <w:szCs w:val="20"/>
              </w:rPr>
              <w:t>보수</w:t>
            </w:r>
            <w:r w:rsidRPr="00134405">
              <w:rPr>
                <w:rFonts w:hint="eastAsia"/>
                <w:kern w:val="2"/>
                <w:sz w:val="20"/>
                <w:szCs w:val="20"/>
              </w:rPr>
              <w:t xml:space="preserve"> </w:t>
            </w:r>
            <w:r w:rsidRPr="00134405">
              <w:rPr>
                <w:rFonts w:hint="eastAsia"/>
                <w:kern w:val="2"/>
                <w:sz w:val="20"/>
                <w:szCs w:val="20"/>
              </w:rPr>
              <w:t>또는</w:t>
            </w:r>
            <w:r w:rsidRPr="00134405">
              <w:rPr>
                <w:rFonts w:hint="eastAsia"/>
                <w:kern w:val="2"/>
                <w:sz w:val="20"/>
                <w:szCs w:val="20"/>
              </w:rPr>
              <w:t xml:space="preserve"> </w:t>
            </w:r>
            <w:r w:rsidRPr="00134405">
              <w:rPr>
                <w:rFonts w:hint="eastAsia"/>
                <w:kern w:val="2"/>
                <w:sz w:val="20"/>
                <w:szCs w:val="20"/>
              </w:rPr>
              <w:t>퇴직한</w:t>
            </w:r>
            <w:r w:rsidRPr="00134405">
              <w:rPr>
                <w:rFonts w:hint="eastAsia"/>
                <w:kern w:val="2"/>
                <w:sz w:val="20"/>
                <w:szCs w:val="20"/>
              </w:rPr>
              <w:t xml:space="preserve"> </w:t>
            </w:r>
            <w:r w:rsidRPr="00134405">
              <w:rPr>
                <w:rFonts w:hint="eastAsia"/>
                <w:kern w:val="2"/>
                <w:sz w:val="20"/>
                <w:szCs w:val="20"/>
              </w:rPr>
              <w:t>임원의</w:t>
            </w:r>
            <w:r w:rsidRPr="00134405">
              <w:rPr>
                <w:rFonts w:hint="eastAsia"/>
                <w:kern w:val="2"/>
                <w:sz w:val="20"/>
                <w:szCs w:val="20"/>
              </w:rPr>
              <w:t xml:space="preserve"> </w:t>
            </w:r>
            <w:r w:rsidRPr="00134405">
              <w:rPr>
                <w:rFonts w:hint="eastAsia"/>
                <w:kern w:val="2"/>
                <w:sz w:val="20"/>
                <w:szCs w:val="20"/>
              </w:rPr>
              <w:t>상여금</w:t>
            </w:r>
            <w:r w:rsidRPr="00134405">
              <w:rPr>
                <w:rFonts w:hint="eastAsia"/>
                <w:kern w:val="2"/>
                <w:sz w:val="20"/>
                <w:szCs w:val="20"/>
              </w:rPr>
              <w:t xml:space="preserve">, </w:t>
            </w:r>
            <w:r w:rsidRPr="00134405">
              <w:rPr>
                <w:rFonts w:hint="eastAsia"/>
                <w:kern w:val="2"/>
                <w:sz w:val="20"/>
                <w:szCs w:val="20"/>
              </w:rPr>
              <w:t>위로금</w:t>
            </w:r>
            <w:r w:rsidRPr="00134405">
              <w:rPr>
                <w:rFonts w:hint="eastAsia"/>
                <w:kern w:val="2"/>
                <w:sz w:val="20"/>
                <w:szCs w:val="20"/>
              </w:rPr>
              <w:t xml:space="preserve">, </w:t>
            </w:r>
            <w:r w:rsidRPr="00134405">
              <w:rPr>
                <w:rFonts w:hint="eastAsia"/>
                <w:kern w:val="2"/>
                <w:sz w:val="20"/>
                <w:szCs w:val="20"/>
              </w:rPr>
              <w:t>퇴직금</w:t>
            </w:r>
            <w:r w:rsidRPr="00134405">
              <w:rPr>
                <w:rFonts w:hint="eastAsia"/>
                <w:kern w:val="2"/>
                <w:sz w:val="20"/>
                <w:szCs w:val="20"/>
              </w:rPr>
              <w:t xml:space="preserve">, </w:t>
            </w:r>
            <w:r w:rsidRPr="00134405">
              <w:rPr>
                <w:rFonts w:hint="eastAsia"/>
                <w:kern w:val="2"/>
                <w:sz w:val="20"/>
                <w:szCs w:val="20"/>
              </w:rPr>
              <w:t>판공비</w:t>
            </w:r>
            <w:r w:rsidRPr="00134405">
              <w:rPr>
                <w:rFonts w:hint="eastAsia"/>
                <w:kern w:val="2"/>
                <w:sz w:val="20"/>
                <w:szCs w:val="20"/>
              </w:rPr>
              <w:t xml:space="preserve"> </w:t>
            </w:r>
            <w:r w:rsidRPr="00134405">
              <w:rPr>
                <w:rFonts w:hint="eastAsia"/>
                <w:kern w:val="2"/>
                <w:sz w:val="20"/>
                <w:szCs w:val="20"/>
              </w:rPr>
              <w:t>및</w:t>
            </w:r>
            <w:r w:rsidRPr="00134405">
              <w:rPr>
                <w:rFonts w:hint="eastAsia"/>
                <w:kern w:val="2"/>
                <w:sz w:val="20"/>
                <w:szCs w:val="20"/>
              </w:rPr>
              <w:t xml:space="preserve"> </w:t>
            </w:r>
            <w:r w:rsidRPr="00134405">
              <w:rPr>
                <w:rFonts w:hint="eastAsia"/>
                <w:kern w:val="2"/>
                <w:sz w:val="20"/>
                <w:szCs w:val="20"/>
              </w:rPr>
              <w:t>섭외비</w:t>
            </w:r>
            <w:r w:rsidRPr="00134405">
              <w:rPr>
                <w:rFonts w:hint="eastAsia"/>
                <w:kern w:val="2"/>
                <w:sz w:val="20"/>
                <w:szCs w:val="20"/>
              </w:rPr>
              <w:t xml:space="preserve"> </w:t>
            </w:r>
            <w:r w:rsidRPr="00134405">
              <w:rPr>
                <w:rFonts w:hint="eastAsia"/>
                <w:kern w:val="2"/>
                <w:sz w:val="20"/>
                <w:szCs w:val="20"/>
              </w:rPr>
              <w:t>등은</w:t>
            </w:r>
            <w:r w:rsidRPr="00134405">
              <w:rPr>
                <w:rFonts w:hint="eastAsia"/>
                <w:kern w:val="2"/>
                <w:sz w:val="20"/>
                <w:szCs w:val="20"/>
              </w:rPr>
              <w:t xml:space="preserve"> </w:t>
            </w:r>
            <w:r w:rsidRPr="00134405">
              <w:rPr>
                <w:rFonts w:hint="eastAsia"/>
                <w:kern w:val="2"/>
                <w:sz w:val="20"/>
                <w:szCs w:val="20"/>
              </w:rPr>
              <w:t>주주총회에서</w:t>
            </w:r>
            <w:r w:rsidRPr="00134405">
              <w:rPr>
                <w:rFonts w:hint="eastAsia"/>
                <w:kern w:val="2"/>
                <w:sz w:val="20"/>
                <w:szCs w:val="20"/>
              </w:rPr>
              <w:t xml:space="preserve"> </w:t>
            </w:r>
            <w:r w:rsidRPr="00134405">
              <w:rPr>
                <w:rFonts w:hint="eastAsia"/>
                <w:kern w:val="2"/>
                <w:sz w:val="20"/>
                <w:szCs w:val="20"/>
              </w:rPr>
              <w:t>정하는</w:t>
            </w:r>
            <w:r w:rsidRPr="00134405">
              <w:rPr>
                <w:rFonts w:hint="eastAsia"/>
                <w:kern w:val="2"/>
                <w:sz w:val="20"/>
                <w:szCs w:val="20"/>
              </w:rPr>
              <w:t xml:space="preserve"> </w:t>
            </w:r>
            <w:r w:rsidRPr="00134405">
              <w:rPr>
                <w:rFonts w:hint="eastAsia"/>
                <w:kern w:val="2"/>
                <w:sz w:val="20"/>
                <w:szCs w:val="20"/>
              </w:rPr>
              <w:t>것으로</w:t>
            </w:r>
            <w:r w:rsidRPr="00134405">
              <w:rPr>
                <w:rFonts w:hint="eastAsia"/>
                <w:kern w:val="2"/>
                <w:sz w:val="20"/>
                <w:szCs w:val="20"/>
              </w:rPr>
              <w:t xml:space="preserve"> </w:t>
            </w:r>
            <w:r w:rsidRPr="00134405">
              <w:rPr>
                <w:rFonts w:hint="eastAsia"/>
                <w:kern w:val="2"/>
                <w:sz w:val="20"/>
                <w:szCs w:val="20"/>
              </w:rPr>
              <w:t>규정되어</w:t>
            </w:r>
            <w:r w:rsidRPr="00134405">
              <w:rPr>
                <w:rFonts w:hint="eastAsia"/>
                <w:kern w:val="2"/>
                <w:sz w:val="20"/>
                <w:szCs w:val="20"/>
              </w:rPr>
              <w:t xml:space="preserve"> </w:t>
            </w:r>
            <w:r w:rsidRPr="00134405">
              <w:rPr>
                <w:rFonts w:hint="eastAsia"/>
                <w:kern w:val="2"/>
                <w:sz w:val="20"/>
                <w:szCs w:val="20"/>
              </w:rPr>
              <w:t>있</w:t>
            </w:r>
            <w:r w:rsidR="00CE4AA5" w:rsidRPr="00134405">
              <w:rPr>
                <w:rFonts w:hint="eastAsia"/>
                <w:kern w:val="2"/>
                <w:sz w:val="20"/>
                <w:szCs w:val="20"/>
              </w:rPr>
              <w:t>음</w:t>
            </w:r>
            <w:r w:rsidR="00CE4AA5" w:rsidRPr="00134405">
              <w:rPr>
                <w:rFonts w:hint="eastAsia"/>
                <w:kern w:val="2"/>
                <w:sz w:val="20"/>
                <w:szCs w:val="20"/>
              </w:rPr>
              <w:t xml:space="preserve">. </w:t>
            </w:r>
            <w:r w:rsidR="00CE4AA5" w:rsidRPr="00134405">
              <w:rPr>
                <w:rFonts w:hint="eastAsia"/>
                <w:kern w:val="2"/>
                <w:sz w:val="20"/>
                <w:szCs w:val="20"/>
              </w:rPr>
              <w:t>제공된</w:t>
            </w:r>
            <w:r w:rsidR="00CE4AA5" w:rsidRPr="00134405">
              <w:rPr>
                <w:rFonts w:hint="eastAsia"/>
                <w:kern w:val="2"/>
                <w:sz w:val="20"/>
                <w:szCs w:val="20"/>
              </w:rPr>
              <w:t xml:space="preserve"> </w:t>
            </w:r>
            <w:r w:rsidR="00CE4AA5" w:rsidRPr="00134405">
              <w:rPr>
                <w:rFonts w:hint="eastAsia"/>
                <w:kern w:val="2"/>
                <w:sz w:val="20"/>
                <w:szCs w:val="20"/>
              </w:rPr>
              <w:t>답변에</w:t>
            </w:r>
            <w:r w:rsidR="00CE4AA5" w:rsidRPr="00134405">
              <w:rPr>
                <w:rFonts w:hint="eastAsia"/>
                <w:kern w:val="2"/>
                <w:sz w:val="20"/>
                <w:szCs w:val="20"/>
              </w:rPr>
              <w:t xml:space="preserve"> </w:t>
            </w:r>
            <w:r w:rsidR="00CE4AA5" w:rsidRPr="00134405">
              <w:rPr>
                <w:rFonts w:hint="eastAsia"/>
                <w:kern w:val="2"/>
                <w:sz w:val="20"/>
                <w:szCs w:val="20"/>
              </w:rPr>
              <w:t>의하면</w:t>
            </w:r>
            <w:r w:rsidR="00CE4AA5" w:rsidRPr="00134405">
              <w:rPr>
                <w:rFonts w:hint="eastAsia"/>
                <w:kern w:val="2"/>
                <w:sz w:val="20"/>
                <w:szCs w:val="20"/>
              </w:rPr>
              <w:t xml:space="preserve">, </w:t>
            </w:r>
            <w:r w:rsidR="00CE4AA5" w:rsidRPr="00134405">
              <w:rPr>
                <w:rFonts w:hint="eastAsia"/>
                <w:kern w:val="2"/>
                <w:sz w:val="20"/>
                <w:szCs w:val="20"/>
              </w:rPr>
              <w:t>대상회사는</w:t>
            </w:r>
            <w:r w:rsidR="00CE4AA5" w:rsidRPr="00134405">
              <w:rPr>
                <w:rFonts w:hint="eastAsia"/>
                <w:kern w:val="2"/>
                <w:sz w:val="20"/>
                <w:szCs w:val="20"/>
              </w:rPr>
              <w:t xml:space="preserve"> </w:t>
            </w:r>
            <w:r w:rsidR="00C847E8">
              <w:rPr>
                <w:rFonts w:hint="eastAsia"/>
                <w:kern w:val="2"/>
                <w:sz w:val="20"/>
                <w:szCs w:val="20"/>
              </w:rPr>
              <w:t>임원보수지급규정</w:t>
            </w:r>
            <w:r w:rsidR="00C847E8">
              <w:rPr>
                <w:rFonts w:hint="eastAsia"/>
                <w:kern w:val="2"/>
                <w:sz w:val="20"/>
                <w:szCs w:val="20"/>
              </w:rPr>
              <w:t xml:space="preserve"> </w:t>
            </w:r>
            <w:r w:rsidR="00C847E8">
              <w:rPr>
                <w:rFonts w:hint="eastAsia"/>
                <w:kern w:val="2"/>
                <w:sz w:val="20"/>
                <w:szCs w:val="20"/>
              </w:rPr>
              <w:t>또는</w:t>
            </w:r>
            <w:r w:rsidR="00C847E8">
              <w:rPr>
                <w:rFonts w:hint="eastAsia"/>
                <w:kern w:val="2"/>
                <w:sz w:val="20"/>
                <w:szCs w:val="20"/>
              </w:rPr>
              <w:t xml:space="preserve"> </w:t>
            </w:r>
            <w:r w:rsidR="00C847E8">
              <w:rPr>
                <w:rFonts w:hint="eastAsia"/>
                <w:kern w:val="2"/>
                <w:sz w:val="20"/>
                <w:szCs w:val="20"/>
              </w:rPr>
              <w:t>임원퇴직금</w:t>
            </w:r>
            <w:r w:rsidR="00C847E8">
              <w:rPr>
                <w:rFonts w:hint="eastAsia"/>
                <w:kern w:val="2"/>
                <w:sz w:val="20"/>
                <w:szCs w:val="20"/>
              </w:rPr>
              <w:t xml:space="preserve"> </w:t>
            </w:r>
            <w:r w:rsidR="00C847E8">
              <w:rPr>
                <w:rFonts w:hint="eastAsia"/>
                <w:kern w:val="2"/>
                <w:sz w:val="20"/>
                <w:szCs w:val="20"/>
              </w:rPr>
              <w:t>규정을</w:t>
            </w:r>
            <w:r w:rsidR="005E13C4">
              <w:rPr>
                <w:rFonts w:hint="eastAsia"/>
                <w:kern w:val="2"/>
                <w:sz w:val="20"/>
                <w:szCs w:val="20"/>
              </w:rPr>
              <w:t xml:space="preserve"> </w:t>
            </w:r>
            <w:r w:rsidR="00CE4AA5" w:rsidRPr="00134405">
              <w:rPr>
                <w:rFonts w:hint="eastAsia"/>
                <w:kern w:val="2"/>
                <w:sz w:val="20"/>
                <w:szCs w:val="20"/>
              </w:rPr>
              <w:t>별도로</w:t>
            </w:r>
            <w:r w:rsidR="00CE4AA5" w:rsidRPr="00134405">
              <w:rPr>
                <w:rFonts w:hint="eastAsia"/>
                <w:kern w:val="2"/>
                <w:sz w:val="20"/>
                <w:szCs w:val="20"/>
              </w:rPr>
              <w:t xml:space="preserve"> </w:t>
            </w:r>
            <w:r w:rsidR="00CE4AA5" w:rsidRPr="00134405">
              <w:rPr>
                <w:rFonts w:hint="eastAsia"/>
                <w:kern w:val="2"/>
                <w:sz w:val="20"/>
                <w:szCs w:val="20"/>
              </w:rPr>
              <w:t>정한</w:t>
            </w:r>
            <w:r w:rsidR="00CE4AA5" w:rsidRPr="00134405">
              <w:rPr>
                <w:rFonts w:hint="eastAsia"/>
                <w:kern w:val="2"/>
                <w:sz w:val="20"/>
                <w:szCs w:val="20"/>
              </w:rPr>
              <w:t xml:space="preserve"> </w:t>
            </w:r>
            <w:r w:rsidR="00CE4AA5" w:rsidRPr="00134405">
              <w:rPr>
                <w:rFonts w:hint="eastAsia"/>
                <w:kern w:val="2"/>
                <w:sz w:val="20"/>
                <w:szCs w:val="20"/>
              </w:rPr>
              <w:t>바는</w:t>
            </w:r>
            <w:r w:rsidR="00CE4AA5" w:rsidRPr="00134405">
              <w:rPr>
                <w:rFonts w:hint="eastAsia"/>
                <w:kern w:val="2"/>
                <w:sz w:val="20"/>
                <w:szCs w:val="20"/>
              </w:rPr>
              <w:t xml:space="preserve"> </w:t>
            </w:r>
            <w:r w:rsidR="00CE4AA5" w:rsidRPr="00134405">
              <w:rPr>
                <w:rFonts w:hint="eastAsia"/>
                <w:kern w:val="2"/>
                <w:sz w:val="20"/>
                <w:szCs w:val="20"/>
              </w:rPr>
              <w:t>없고</w:t>
            </w:r>
            <w:r w:rsidR="00CE4AA5" w:rsidRPr="00134405">
              <w:rPr>
                <w:rFonts w:hint="eastAsia"/>
                <w:kern w:val="2"/>
                <w:sz w:val="20"/>
                <w:szCs w:val="20"/>
              </w:rPr>
              <w:t>, 2023</w:t>
            </w:r>
            <w:r w:rsidR="00CE4AA5" w:rsidRPr="00134405">
              <w:rPr>
                <w:rFonts w:hint="eastAsia"/>
                <w:kern w:val="2"/>
                <w:sz w:val="20"/>
                <w:szCs w:val="20"/>
              </w:rPr>
              <w:t>년</w:t>
            </w:r>
            <w:r w:rsidR="00CE4AA5" w:rsidRPr="00134405">
              <w:rPr>
                <w:rFonts w:hint="eastAsia"/>
                <w:kern w:val="2"/>
                <w:sz w:val="20"/>
                <w:szCs w:val="20"/>
              </w:rPr>
              <w:t xml:space="preserve"> 3</w:t>
            </w:r>
            <w:r w:rsidR="00CE4AA5" w:rsidRPr="00134405">
              <w:rPr>
                <w:rFonts w:hint="eastAsia"/>
                <w:kern w:val="2"/>
                <w:sz w:val="20"/>
                <w:szCs w:val="20"/>
              </w:rPr>
              <w:t>월</w:t>
            </w:r>
            <w:r w:rsidR="00CE4AA5" w:rsidRPr="00134405">
              <w:rPr>
                <w:rFonts w:hint="eastAsia"/>
                <w:kern w:val="2"/>
                <w:sz w:val="20"/>
                <w:szCs w:val="20"/>
              </w:rPr>
              <w:t xml:space="preserve"> 27</w:t>
            </w:r>
            <w:r w:rsidR="00CE4AA5" w:rsidRPr="00134405">
              <w:rPr>
                <w:rFonts w:hint="eastAsia"/>
                <w:kern w:val="2"/>
                <w:sz w:val="20"/>
                <w:szCs w:val="20"/>
              </w:rPr>
              <w:t>일</w:t>
            </w:r>
            <w:r w:rsidR="00CE4AA5" w:rsidRPr="00134405">
              <w:rPr>
                <w:rFonts w:hint="eastAsia"/>
                <w:kern w:val="2"/>
                <w:sz w:val="20"/>
                <w:szCs w:val="20"/>
              </w:rPr>
              <w:t xml:space="preserve"> </w:t>
            </w:r>
            <w:r w:rsidR="00CE4AA5" w:rsidRPr="00134405">
              <w:rPr>
                <w:rFonts w:hint="eastAsia"/>
                <w:kern w:val="2"/>
                <w:sz w:val="20"/>
                <w:szCs w:val="20"/>
              </w:rPr>
              <w:t>정기주주총회에서</w:t>
            </w:r>
            <w:r w:rsidR="00CE4AA5" w:rsidRPr="00134405">
              <w:rPr>
                <w:rFonts w:hint="eastAsia"/>
                <w:kern w:val="2"/>
                <w:sz w:val="20"/>
                <w:szCs w:val="20"/>
              </w:rPr>
              <w:t xml:space="preserve"> </w:t>
            </w:r>
            <w:r w:rsidR="00CE4AA5" w:rsidRPr="00134405">
              <w:rPr>
                <w:rFonts w:hint="eastAsia"/>
                <w:kern w:val="2"/>
                <w:sz w:val="20"/>
                <w:szCs w:val="20"/>
              </w:rPr>
              <w:t>이사</w:t>
            </w:r>
            <w:r w:rsidR="00CE4AA5" w:rsidRPr="00134405">
              <w:rPr>
                <w:rFonts w:hint="eastAsia"/>
                <w:kern w:val="2"/>
                <w:sz w:val="20"/>
                <w:szCs w:val="20"/>
              </w:rPr>
              <w:t xml:space="preserve"> </w:t>
            </w:r>
            <w:r w:rsidR="00CE4AA5" w:rsidRPr="00134405">
              <w:rPr>
                <w:rFonts w:hint="eastAsia"/>
                <w:kern w:val="2"/>
                <w:sz w:val="20"/>
                <w:szCs w:val="20"/>
              </w:rPr>
              <w:t>및</w:t>
            </w:r>
            <w:r w:rsidR="00CE4AA5" w:rsidRPr="00134405">
              <w:rPr>
                <w:rFonts w:hint="eastAsia"/>
                <w:kern w:val="2"/>
                <w:sz w:val="20"/>
                <w:szCs w:val="20"/>
              </w:rPr>
              <w:t xml:space="preserve"> </w:t>
            </w:r>
            <w:r w:rsidR="00CE4AA5" w:rsidRPr="00134405">
              <w:rPr>
                <w:rFonts w:hint="eastAsia"/>
                <w:kern w:val="2"/>
                <w:sz w:val="20"/>
                <w:szCs w:val="20"/>
              </w:rPr>
              <w:t>보수</w:t>
            </w:r>
            <w:r w:rsidR="00CE4AA5" w:rsidRPr="00134405">
              <w:rPr>
                <w:rFonts w:hint="eastAsia"/>
                <w:kern w:val="2"/>
                <w:sz w:val="20"/>
                <w:szCs w:val="20"/>
              </w:rPr>
              <w:t xml:space="preserve"> </w:t>
            </w:r>
            <w:r w:rsidR="00CE4AA5" w:rsidRPr="00134405">
              <w:rPr>
                <w:rFonts w:hint="eastAsia"/>
                <w:kern w:val="2"/>
                <w:sz w:val="20"/>
                <w:szCs w:val="20"/>
              </w:rPr>
              <w:t>한도만</w:t>
            </w:r>
            <w:r w:rsidR="00CE4AA5" w:rsidRPr="00134405">
              <w:rPr>
                <w:rFonts w:hint="eastAsia"/>
                <w:kern w:val="2"/>
                <w:sz w:val="20"/>
                <w:szCs w:val="20"/>
              </w:rPr>
              <w:t xml:space="preserve"> </w:t>
            </w:r>
            <w:r w:rsidR="00CE4AA5" w:rsidRPr="00134405">
              <w:rPr>
                <w:rFonts w:hint="eastAsia"/>
                <w:kern w:val="2"/>
                <w:sz w:val="20"/>
                <w:szCs w:val="20"/>
              </w:rPr>
              <w:t>결의하였다고</w:t>
            </w:r>
            <w:r w:rsidR="00CE4AA5" w:rsidRPr="00134405">
              <w:rPr>
                <w:rFonts w:hint="eastAsia"/>
                <w:kern w:val="2"/>
                <w:sz w:val="20"/>
                <w:szCs w:val="20"/>
              </w:rPr>
              <w:t xml:space="preserve"> </w:t>
            </w:r>
            <w:r w:rsidR="00CE4AA5" w:rsidRPr="00134405">
              <w:rPr>
                <w:rFonts w:hint="eastAsia"/>
                <w:kern w:val="2"/>
                <w:sz w:val="20"/>
                <w:szCs w:val="20"/>
              </w:rPr>
              <w:t>함</w:t>
            </w:r>
            <w:r w:rsidR="00CE4AA5" w:rsidRPr="00134405">
              <w:rPr>
                <w:rFonts w:hint="eastAsia"/>
                <w:kern w:val="2"/>
                <w:sz w:val="20"/>
                <w:szCs w:val="20"/>
              </w:rPr>
              <w:t xml:space="preserve">. </w:t>
            </w:r>
          </w:p>
          <w:p w14:paraId="1B402EE7" w14:textId="08F69D26" w:rsidR="0094269C" w:rsidRPr="00134405" w:rsidRDefault="0094269C" w:rsidP="002F76A3">
            <w:pPr>
              <w:pStyle w:val="1"/>
              <w:rPr>
                <w:bCs/>
                <w:kern w:val="2"/>
                <w:sz w:val="20"/>
                <w:szCs w:val="20"/>
              </w:rPr>
            </w:pPr>
            <w:r w:rsidRPr="00134405">
              <w:rPr>
                <w:kern w:val="2"/>
                <w:sz w:val="20"/>
                <w:szCs w:val="20"/>
              </w:rPr>
              <w:t>제공된</w:t>
            </w:r>
            <w:r w:rsidRPr="00134405">
              <w:rPr>
                <w:kern w:val="2"/>
                <w:sz w:val="20"/>
                <w:szCs w:val="20"/>
              </w:rPr>
              <w:t xml:space="preserve"> </w:t>
            </w:r>
            <w:r w:rsidRPr="00134405">
              <w:rPr>
                <w:kern w:val="2"/>
                <w:sz w:val="20"/>
                <w:szCs w:val="20"/>
              </w:rPr>
              <w:t>답변에</w:t>
            </w:r>
            <w:r w:rsidRPr="00134405">
              <w:rPr>
                <w:kern w:val="2"/>
                <w:sz w:val="20"/>
                <w:szCs w:val="20"/>
              </w:rPr>
              <w:t xml:space="preserve"> </w:t>
            </w:r>
            <w:r w:rsidRPr="00134405">
              <w:rPr>
                <w:kern w:val="2"/>
                <w:sz w:val="20"/>
                <w:szCs w:val="20"/>
              </w:rPr>
              <w:t>의하면</w:t>
            </w:r>
            <w:r w:rsidRPr="00134405">
              <w:rPr>
                <w:kern w:val="2"/>
                <w:sz w:val="20"/>
                <w:szCs w:val="20"/>
              </w:rPr>
              <w:t xml:space="preserve">, </w:t>
            </w:r>
            <w:r w:rsidRPr="00134405">
              <w:rPr>
                <w:kern w:val="2"/>
                <w:sz w:val="20"/>
                <w:szCs w:val="20"/>
              </w:rPr>
              <w:t>대상회사는</w:t>
            </w:r>
            <w:r w:rsidRPr="00134405">
              <w:rPr>
                <w:kern w:val="2"/>
                <w:sz w:val="20"/>
                <w:szCs w:val="20"/>
              </w:rPr>
              <w:t xml:space="preserve"> </w:t>
            </w:r>
            <w:r w:rsidRPr="00134405">
              <w:rPr>
                <w:rFonts w:hint="eastAsia"/>
                <w:kern w:val="2"/>
                <w:sz w:val="20"/>
                <w:szCs w:val="20"/>
              </w:rPr>
              <w:t>별도</w:t>
            </w:r>
            <w:r w:rsidRPr="00134405">
              <w:rPr>
                <w:rFonts w:hint="eastAsia"/>
                <w:kern w:val="2"/>
                <w:sz w:val="20"/>
                <w:szCs w:val="20"/>
              </w:rPr>
              <w:t xml:space="preserve"> </w:t>
            </w:r>
            <w:r w:rsidRPr="00134405">
              <w:rPr>
                <w:rFonts w:hint="eastAsia"/>
                <w:kern w:val="2"/>
                <w:sz w:val="20"/>
                <w:szCs w:val="20"/>
              </w:rPr>
              <w:t>미등기임원이</w:t>
            </w:r>
            <w:r w:rsidRPr="00134405">
              <w:rPr>
                <w:rFonts w:hint="eastAsia"/>
                <w:kern w:val="2"/>
                <w:sz w:val="20"/>
                <w:szCs w:val="20"/>
              </w:rPr>
              <w:t xml:space="preserve"> </w:t>
            </w:r>
            <w:r w:rsidRPr="00134405">
              <w:rPr>
                <w:rFonts w:hint="eastAsia"/>
                <w:kern w:val="2"/>
                <w:sz w:val="20"/>
                <w:szCs w:val="20"/>
              </w:rPr>
              <w:t>없으며</w:t>
            </w:r>
            <w:r w:rsidRPr="00134405">
              <w:rPr>
                <w:rFonts w:hint="eastAsia"/>
                <w:kern w:val="2"/>
                <w:sz w:val="20"/>
                <w:szCs w:val="20"/>
              </w:rPr>
              <w:t>,</w:t>
            </w:r>
            <w:r w:rsidRPr="00134405">
              <w:rPr>
                <w:kern w:val="2"/>
                <w:sz w:val="20"/>
                <w:szCs w:val="20"/>
              </w:rPr>
              <w:t xml:space="preserve"> </w:t>
            </w:r>
            <w:r w:rsidRPr="00134405">
              <w:rPr>
                <w:kern w:val="2"/>
                <w:sz w:val="20"/>
                <w:szCs w:val="20"/>
              </w:rPr>
              <w:t>이사회</w:t>
            </w:r>
            <w:r w:rsidRPr="00134405">
              <w:rPr>
                <w:kern w:val="2"/>
                <w:sz w:val="20"/>
                <w:szCs w:val="20"/>
              </w:rPr>
              <w:t xml:space="preserve"> </w:t>
            </w:r>
            <w:r w:rsidRPr="00134405">
              <w:rPr>
                <w:kern w:val="2"/>
                <w:sz w:val="20"/>
                <w:szCs w:val="20"/>
              </w:rPr>
              <w:t>내</w:t>
            </w:r>
            <w:r w:rsidRPr="00134405">
              <w:rPr>
                <w:kern w:val="2"/>
                <w:sz w:val="20"/>
                <w:szCs w:val="20"/>
              </w:rPr>
              <w:t xml:space="preserve"> </w:t>
            </w:r>
            <w:r w:rsidRPr="00134405">
              <w:rPr>
                <w:kern w:val="2"/>
                <w:sz w:val="20"/>
                <w:szCs w:val="20"/>
              </w:rPr>
              <w:t>위원회를</w:t>
            </w:r>
            <w:r w:rsidRPr="00134405">
              <w:rPr>
                <w:kern w:val="2"/>
                <w:sz w:val="20"/>
                <w:szCs w:val="20"/>
              </w:rPr>
              <w:t xml:space="preserve"> </w:t>
            </w:r>
            <w:r w:rsidRPr="00134405">
              <w:rPr>
                <w:kern w:val="2"/>
                <w:sz w:val="20"/>
                <w:szCs w:val="20"/>
              </w:rPr>
              <w:t>설치하고</w:t>
            </w:r>
            <w:r w:rsidRPr="00134405">
              <w:rPr>
                <w:kern w:val="2"/>
                <w:sz w:val="20"/>
                <w:szCs w:val="20"/>
              </w:rPr>
              <w:t xml:space="preserve"> </w:t>
            </w:r>
            <w:r w:rsidRPr="00134405">
              <w:rPr>
                <w:kern w:val="2"/>
                <w:sz w:val="20"/>
                <w:szCs w:val="20"/>
              </w:rPr>
              <w:t>있지</w:t>
            </w:r>
            <w:r w:rsidRPr="00134405">
              <w:rPr>
                <w:kern w:val="2"/>
                <w:sz w:val="20"/>
                <w:szCs w:val="20"/>
              </w:rPr>
              <w:t xml:space="preserve"> </w:t>
            </w:r>
            <w:r w:rsidRPr="00134405">
              <w:rPr>
                <w:kern w:val="2"/>
                <w:sz w:val="20"/>
                <w:szCs w:val="20"/>
              </w:rPr>
              <w:t>않고</w:t>
            </w:r>
            <w:r w:rsidRPr="00134405">
              <w:rPr>
                <w:kern w:val="2"/>
                <w:sz w:val="20"/>
                <w:szCs w:val="20"/>
              </w:rPr>
              <w:t xml:space="preserve">, </w:t>
            </w:r>
            <w:r w:rsidRPr="00134405">
              <w:rPr>
                <w:kern w:val="2"/>
                <w:sz w:val="20"/>
                <w:szCs w:val="20"/>
              </w:rPr>
              <w:t>이사회</w:t>
            </w:r>
            <w:r w:rsidR="00BC08BF" w:rsidRPr="00134405">
              <w:rPr>
                <w:rFonts w:hint="eastAsia"/>
                <w:kern w:val="2"/>
                <w:sz w:val="20"/>
                <w:szCs w:val="20"/>
              </w:rPr>
              <w:t xml:space="preserve"> </w:t>
            </w:r>
            <w:r w:rsidRPr="00134405">
              <w:rPr>
                <w:kern w:val="2"/>
                <w:sz w:val="20"/>
                <w:szCs w:val="20"/>
              </w:rPr>
              <w:t>규정</w:t>
            </w:r>
            <w:r w:rsidR="00BC08BF" w:rsidRPr="00134405">
              <w:rPr>
                <w:rFonts w:hint="eastAsia"/>
                <w:kern w:val="2"/>
                <w:sz w:val="20"/>
                <w:szCs w:val="20"/>
              </w:rPr>
              <w:t xml:space="preserve">, </w:t>
            </w:r>
            <w:r w:rsidR="00BC08BF" w:rsidRPr="00134405">
              <w:rPr>
                <w:rFonts w:hint="eastAsia"/>
                <w:kern w:val="2"/>
                <w:sz w:val="20"/>
                <w:szCs w:val="20"/>
              </w:rPr>
              <w:t>위임전결규정</w:t>
            </w:r>
            <w:r w:rsidR="00BC08BF" w:rsidRPr="00134405">
              <w:rPr>
                <w:rFonts w:hint="eastAsia"/>
                <w:kern w:val="2"/>
                <w:sz w:val="20"/>
                <w:szCs w:val="20"/>
              </w:rPr>
              <w:t xml:space="preserve"> </w:t>
            </w:r>
            <w:r w:rsidR="00BC08BF" w:rsidRPr="00134405">
              <w:rPr>
                <w:rFonts w:hint="eastAsia"/>
                <w:kern w:val="2"/>
                <w:sz w:val="20"/>
                <w:szCs w:val="20"/>
              </w:rPr>
              <w:t>및</w:t>
            </w:r>
            <w:r w:rsidR="00BC08BF" w:rsidRPr="00134405">
              <w:rPr>
                <w:rFonts w:hint="eastAsia"/>
                <w:kern w:val="2"/>
                <w:sz w:val="20"/>
                <w:szCs w:val="20"/>
              </w:rPr>
              <w:t xml:space="preserve"> </w:t>
            </w:r>
            <w:r w:rsidR="00BC08BF" w:rsidRPr="00134405">
              <w:rPr>
                <w:rFonts w:hint="eastAsia"/>
                <w:kern w:val="2"/>
                <w:sz w:val="20"/>
                <w:szCs w:val="20"/>
              </w:rPr>
              <w:t>법인인감</w:t>
            </w:r>
            <w:r w:rsidR="00BC08BF" w:rsidRPr="00134405">
              <w:rPr>
                <w:rFonts w:hint="eastAsia"/>
                <w:kern w:val="2"/>
                <w:sz w:val="20"/>
                <w:szCs w:val="20"/>
              </w:rPr>
              <w:t xml:space="preserve"> </w:t>
            </w:r>
            <w:r w:rsidR="00BC08BF" w:rsidRPr="00134405">
              <w:rPr>
                <w:rFonts w:hint="eastAsia"/>
                <w:kern w:val="2"/>
                <w:sz w:val="20"/>
                <w:szCs w:val="20"/>
              </w:rPr>
              <w:t>관련</w:t>
            </w:r>
            <w:r w:rsidR="00BC08BF" w:rsidRPr="00134405">
              <w:rPr>
                <w:rFonts w:hint="eastAsia"/>
                <w:kern w:val="2"/>
                <w:sz w:val="20"/>
                <w:szCs w:val="20"/>
              </w:rPr>
              <w:t xml:space="preserve"> </w:t>
            </w:r>
            <w:r w:rsidR="00BC08BF" w:rsidRPr="00134405">
              <w:rPr>
                <w:rFonts w:hint="eastAsia"/>
                <w:kern w:val="2"/>
                <w:sz w:val="20"/>
                <w:szCs w:val="20"/>
              </w:rPr>
              <w:t>규정</w:t>
            </w:r>
            <w:r w:rsidRPr="00134405">
              <w:rPr>
                <w:kern w:val="2"/>
                <w:sz w:val="20"/>
                <w:szCs w:val="20"/>
              </w:rPr>
              <w:t xml:space="preserve"> </w:t>
            </w:r>
            <w:r w:rsidRPr="00134405">
              <w:rPr>
                <w:kern w:val="2"/>
                <w:sz w:val="20"/>
                <w:szCs w:val="20"/>
              </w:rPr>
              <w:t>등도</w:t>
            </w:r>
            <w:r w:rsidRPr="00134405">
              <w:rPr>
                <w:kern w:val="2"/>
                <w:sz w:val="20"/>
                <w:szCs w:val="20"/>
              </w:rPr>
              <w:t xml:space="preserve"> </w:t>
            </w:r>
            <w:r w:rsidRPr="00134405">
              <w:rPr>
                <w:kern w:val="2"/>
                <w:sz w:val="20"/>
                <w:szCs w:val="20"/>
              </w:rPr>
              <w:t>제정하고</w:t>
            </w:r>
            <w:r w:rsidRPr="00134405">
              <w:rPr>
                <w:kern w:val="2"/>
                <w:sz w:val="20"/>
                <w:szCs w:val="20"/>
              </w:rPr>
              <w:t xml:space="preserve"> </w:t>
            </w:r>
            <w:r w:rsidRPr="00134405">
              <w:rPr>
                <w:kern w:val="2"/>
                <w:sz w:val="20"/>
                <w:szCs w:val="20"/>
              </w:rPr>
              <w:t>있지</w:t>
            </w:r>
            <w:r w:rsidRPr="00134405">
              <w:rPr>
                <w:kern w:val="2"/>
                <w:sz w:val="20"/>
                <w:szCs w:val="20"/>
              </w:rPr>
              <w:t xml:space="preserve"> </w:t>
            </w:r>
            <w:r w:rsidRPr="00134405">
              <w:rPr>
                <w:kern w:val="2"/>
                <w:sz w:val="20"/>
                <w:szCs w:val="20"/>
              </w:rPr>
              <w:t>아니함</w:t>
            </w:r>
            <w:r w:rsidRPr="00134405">
              <w:rPr>
                <w:kern w:val="2"/>
                <w:sz w:val="20"/>
                <w:szCs w:val="20"/>
              </w:rPr>
              <w:t>.</w:t>
            </w:r>
          </w:p>
        </w:tc>
        <w:tc>
          <w:tcPr>
            <w:tcW w:w="5640" w:type="dxa"/>
            <w:tcBorders>
              <w:top w:val="single" w:sz="12" w:space="0" w:color="0F243E"/>
              <w:bottom w:val="single" w:sz="12" w:space="0" w:color="0F243E"/>
            </w:tcBorders>
            <w:shd w:val="clear" w:color="auto" w:fill="auto"/>
          </w:tcPr>
          <w:p w14:paraId="2D503D2D" w14:textId="77777777" w:rsidR="00254632" w:rsidRPr="00134405" w:rsidRDefault="00254632" w:rsidP="00254632">
            <w:pPr>
              <w:pStyle w:val="1"/>
              <w:rPr>
                <w:bCs/>
                <w:kern w:val="2"/>
                <w:sz w:val="20"/>
                <w:szCs w:val="20"/>
              </w:rPr>
            </w:pPr>
            <w:r w:rsidRPr="00134405">
              <w:rPr>
                <w:rFonts w:hint="eastAsia"/>
                <w:bCs/>
                <w:kern w:val="2"/>
                <w:sz w:val="20"/>
                <w:szCs w:val="20"/>
              </w:rPr>
              <w:t>상법</w:t>
            </w:r>
            <w:r w:rsidRPr="00134405">
              <w:rPr>
                <w:rFonts w:hint="eastAsia"/>
                <w:bCs/>
                <w:kern w:val="2"/>
                <w:sz w:val="20"/>
                <w:szCs w:val="20"/>
              </w:rPr>
              <w:t xml:space="preserve"> </w:t>
            </w:r>
            <w:r w:rsidRPr="00134405">
              <w:rPr>
                <w:rFonts w:hint="eastAsia"/>
                <w:bCs/>
                <w:kern w:val="2"/>
                <w:sz w:val="20"/>
                <w:szCs w:val="20"/>
              </w:rPr>
              <w:t>제</w:t>
            </w:r>
            <w:r w:rsidRPr="00134405">
              <w:rPr>
                <w:rFonts w:hint="eastAsia"/>
                <w:bCs/>
                <w:kern w:val="2"/>
                <w:sz w:val="20"/>
                <w:szCs w:val="20"/>
              </w:rPr>
              <w:t>388</w:t>
            </w:r>
            <w:r w:rsidRPr="00134405">
              <w:rPr>
                <w:rFonts w:hint="eastAsia"/>
                <w:bCs/>
                <w:kern w:val="2"/>
                <w:sz w:val="20"/>
                <w:szCs w:val="20"/>
              </w:rPr>
              <w:t>조는</w:t>
            </w:r>
            <w:r w:rsidRPr="00134405">
              <w:rPr>
                <w:rFonts w:hint="eastAsia"/>
                <w:bCs/>
                <w:kern w:val="2"/>
                <w:sz w:val="20"/>
                <w:szCs w:val="20"/>
              </w:rPr>
              <w:t xml:space="preserve"> </w:t>
            </w:r>
            <w:r w:rsidRPr="00134405">
              <w:rPr>
                <w:rFonts w:hint="eastAsia"/>
                <w:bCs/>
                <w:kern w:val="2"/>
                <w:sz w:val="20"/>
                <w:szCs w:val="20"/>
              </w:rPr>
              <w:t>이사의</w:t>
            </w:r>
            <w:r w:rsidRPr="00134405">
              <w:rPr>
                <w:rFonts w:hint="eastAsia"/>
                <w:bCs/>
                <w:kern w:val="2"/>
                <w:sz w:val="20"/>
                <w:szCs w:val="20"/>
              </w:rPr>
              <w:t xml:space="preserve"> </w:t>
            </w:r>
            <w:r w:rsidRPr="00134405">
              <w:rPr>
                <w:rFonts w:hint="eastAsia"/>
                <w:bCs/>
                <w:kern w:val="2"/>
                <w:sz w:val="20"/>
                <w:szCs w:val="20"/>
              </w:rPr>
              <w:t>보수를</w:t>
            </w:r>
            <w:r w:rsidRPr="00134405">
              <w:rPr>
                <w:rFonts w:hint="eastAsia"/>
                <w:bCs/>
                <w:kern w:val="2"/>
                <w:sz w:val="20"/>
                <w:szCs w:val="20"/>
              </w:rPr>
              <w:t xml:space="preserve"> </w:t>
            </w:r>
            <w:r w:rsidRPr="00134405">
              <w:rPr>
                <w:rFonts w:hint="eastAsia"/>
                <w:bCs/>
                <w:kern w:val="2"/>
                <w:sz w:val="20"/>
                <w:szCs w:val="20"/>
              </w:rPr>
              <w:t>정관에서</w:t>
            </w:r>
            <w:r w:rsidRPr="00134405">
              <w:rPr>
                <w:rFonts w:hint="eastAsia"/>
                <w:bCs/>
                <w:kern w:val="2"/>
                <w:sz w:val="20"/>
                <w:szCs w:val="20"/>
              </w:rPr>
              <w:t xml:space="preserve"> </w:t>
            </w:r>
            <w:r w:rsidRPr="00134405">
              <w:rPr>
                <w:rFonts w:hint="eastAsia"/>
                <w:bCs/>
                <w:kern w:val="2"/>
                <w:sz w:val="20"/>
                <w:szCs w:val="20"/>
              </w:rPr>
              <w:t>정하지</w:t>
            </w:r>
            <w:r w:rsidRPr="00134405">
              <w:rPr>
                <w:rFonts w:hint="eastAsia"/>
                <w:bCs/>
                <w:kern w:val="2"/>
                <w:sz w:val="20"/>
                <w:szCs w:val="20"/>
              </w:rPr>
              <w:t xml:space="preserve"> </w:t>
            </w:r>
            <w:r w:rsidRPr="00134405">
              <w:rPr>
                <w:rFonts w:hint="eastAsia"/>
                <w:bCs/>
                <w:kern w:val="2"/>
                <w:sz w:val="20"/>
                <w:szCs w:val="20"/>
              </w:rPr>
              <w:t>않은</w:t>
            </w:r>
            <w:r w:rsidRPr="00134405">
              <w:rPr>
                <w:rFonts w:hint="eastAsia"/>
                <w:bCs/>
                <w:kern w:val="2"/>
                <w:sz w:val="20"/>
                <w:szCs w:val="20"/>
              </w:rPr>
              <w:t xml:space="preserve"> </w:t>
            </w:r>
            <w:r w:rsidRPr="00134405">
              <w:rPr>
                <w:rFonts w:hint="eastAsia"/>
                <w:bCs/>
                <w:kern w:val="2"/>
                <w:sz w:val="20"/>
                <w:szCs w:val="20"/>
              </w:rPr>
              <w:t>경우</w:t>
            </w:r>
            <w:r w:rsidRPr="00134405">
              <w:rPr>
                <w:rFonts w:hint="eastAsia"/>
                <w:bCs/>
                <w:kern w:val="2"/>
                <w:sz w:val="20"/>
                <w:szCs w:val="20"/>
              </w:rPr>
              <w:t xml:space="preserve"> </w:t>
            </w:r>
            <w:r w:rsidRPr="00134405">
              <w:rPr>
                <w:rFonts w:hint="eastAsia"/>
                <w:bCs/>
                <w:kern w:val="2"/>
                <w:sz w:val="20"/>
                <w:szCs w:val="20"/>
              </w:rPr>
              <w:t>주주총회</w:t>
            </w:r>
            <w:r w:rsidRPr="00134405">
              <w:rPr>
                <w:rFonts w:hint="eastAsia"/>
                <w:bCs/>
                <w:kern w:val="2"/>
                <w:sz w:val="20"/>
                <w:szCs w:val="20"/>
              </w:rPr>
              <w:t xml:space="preserve"> </w:t>
            </w:r>
            <w:r w:rsidRPr="00134405">
              <w:rPr>
                <w:rFonts w:hint="eastAsia"/>
                <w:bCs/>
                <w:kern w:val="2"/>
                <w:sz w:val="20"/>
                <w:szCs w:val="20"/>
              </w:rPr>
              <w:t>결의로</w:t>
            </w:r>
            <w:r w:rsidRPr="00134405">
              <w:rPr>
                <w:rFonts w:hint="eastAsia"/>
                <w:bCs/>
                <w:kern w:val="2"/>
                <w:sz w:val="20"/>
                <w:szCs w:val="20"/>
              </w:rPr>
              <w:t xml:space="preserve"> </w:t>
            </w:r>
            <w:r w:rsidRPr="00134405">
              <w:rPr>
                <w:rFonts w:hint="eastAsia"/>
                <w:bCs/>
                <w:kern w:val="2"/>
                <w:sz w:val="20"/>
                <w:szCs w:val="20"/>
              </w:rPr>
              <w:t>정하도록</w:t>
            </w:r>
            <w:r w:rsidRPr="00134405">
              <w:rPr>
                <w:rFonts w:hint="eastAsia"/>
                <w:bCs/>
                <w:kern w:val="2"/>
                <w:sz w:val="20"/>
                <w:szCs w:val="20"/>
              </w:rPr>
              <w:t xml:space="preserve"> </w:t>
            </w:r>
            <w:r w:rsidRPr="00134405">
              <w:rPr>
                <w:rFonts w:hint="eastAsia"/>
                <w:bCs/>
                <w:kern w:val="2"/>
                <w:sz w:val="20"/>
                <w:szCs w:val="20"/>
              </w:rPr>
              <w:t>규정하고</w:t>
            </w:r>
            <w:r w:rsidRPr="00134405">
              <w:rPr>
                <w:rFonts w:hint="eastAsia"/>
                <w:bCs/>
                <w:kern w:val="2"/>
                <w:sz w:val="20"/>
                <w:szCs w:val="20"/>
              </w:rPr>
              <w:t xml:space="preserve"> </w:t>
            </w:r>
            <w:r w:rsidRPr="00134405">
              <w:rPr>
                <w:rFonts w:hint="eastAsia"/>
                <w:bCs/>
                <w:kern w:val="2"/>
                <w:sz w:val="20"/>
                <w:szCs w:val="20"/>
              </w:rPr>
              <w:t>있음</w:t>
            </w:r>
            <w:r w:rsidRPr="00134405">
              <w:rPr>
                <w:rFonts w:hint="eastAsia"/>
                <w:bCs/>
                <w:kern w:val="2"/>
                <w:sz w:val="20"/>
                <w:szCs w:val="20"/>
              </w:rPr>
              <w:t xml:space="preserve">. </w:t>
            </w:r>
            <w:r w:rsidRPr="00134405">
              <w:rPr>
                <w:rFonts w:hint="eastAsia"/>
                <w:bCs/>
                <w:kern w:val="2"/>
                <w:sz w:val="20"/>
                <w:szCs w:val="20"/>
              </w:rPr>
              <w:t>통상의</w:t>
            </w:r>
            <w:r w:rsidRPr="00134405">
              <w:rPr>
                <w:rFonts w:hint="eastAsia"/>
                <w:bCs/>
                <w:kern w:val="2"/>
                <w:sz w:val="20"/>
                <w:szCs w:val="20"/>
              </w:rPr>
              <w:t xml:space="preserve"> </w:t>
            </w:r>
            <w:r w:rsidRPr="00134405">
              <w:rPr>
                <w:rFonts w:hint="eastAsia"/>
                <w:bCs/>
                <w:kern w:val="2"/>
                <w:sz w:val="20"/>
                <w:szCs w:val="20"/>
              </w:rPr>
              <w:t>실무는</w:t>
            </w:r>
            <w:r w:rsidRPr="00134405">
              <w:rPr>
                <w:rFonts w:hint="eastAsia"/>
                <w:bCs/>
                <w:kern w:val="2"/>
                <w:sz w:val="20"/>
                <w:szCs w:val="20"/>
              </w:rPr>
              <w:t xml:space="preserve"> </w:t>
            </w:r>
            <w:r w:rsidRPr="00134405">
              <w:rPr>
                <w:rFonts w:hint="eastAsia"/>
                <w:bCs/>
                <w:kern w:val="2"/>
                <w:sz w:val="20"/>
                <w:szCs w:val="20"/>
              </w:rPr>
              <w:t>주주총회의</w:t>
            </w:r>
            <w:r w:rsidRPr="00134405">
              <w:rPr>
                <w:rFonts w:hint="eastAsia"/>
                <w:bCs/>
                <w:kern w:val="2"/>
                <w:sz w:val="20"/>
                <w:szCs w:val="20"/>
              </w:rPr>
              <w:t xml:space="preserve"> </w:t>
            </w:r>
            <w:r w:rsidRPr="00134405">
              <w:rPr>
                <w:rFonts w:hint="eastAsia"/>
                <w:bCs/>
                <w:kern w:val="2"/>
                <w:sz w:val="20"/>
                <w:szCs w:val="20"/>
              </w:rPr>
              <w:t>결의를</w:t>
            </w:r>
            <w:r w:rsidRPr="00134405">
              <w:rPr>
                <w:rFonts w:hint="eastAsia"/>
                <w:bCs/>
                <w:kern w:val="2"/>
                <w:sz w:val="20"/>
                <w:szCs w:val="20"/>
              </w:rPr>
              <w:t xml:space="preserve"> </w:t>
            </w:r>
            <w:r w:rsidRPr="00134405">
              <w:rPr>
                <w:rFonts w:hint="eastAsia"/>
                <w:bCs/>
                <w:kern w:val="2"/>
                <w:sz w:val="20"/>
                <w:szCs w:val="20"/>
              </w:rPr>
              <w:t>통해</w:t>
            </w:r>
            <w:r w:rsidRPr="00134405">
              <w:rPr>
                <w:rFonts w:hint="eastAsia"/>
                <w:bCs/>
                <w:kern w:val="2"/>
                <w:sz w:val="20"/>
                <w:szCs w:val="20"/>
              </w:rPr>
              <w:t xml:space="preserve"> </w:t>
            </w:r>
            <w:r w:rsidRPr="00134405">
              <w:rPr>
                <w:rFonts w:hint="eastAsia"/>
                <w:bCs/>
                <w:kern w:val="2"/>
                <w:sz w:val="20"/>
                <w:szCs w:val="20"/>
              </w:rPr>
              <w:t>보수의</w:t>
            </w:r>
            <w:r w:rsidRPr="00134405">
              <w:rPr>
                <w:rFonts w:hint="eastAsia"/>
                <w:bCs/>
                <w:kern w:val="2"/>
                <w:sz w:val="20"/>
                <w:szCs w:val="20"/>
              </w:rPr>
              <w:t xml:space="preserve"> </w:t>
            </w:r>
            <w:r w:rsidRPr="00134405">
              <w:rPr>
                <w:rFonts w:hint="eastAsia"/>
                <w:bCs/>
                <w:kern w:val="2"/>
                <w:sz w:val="20"/>
                <w:szCs w:val="20"/>
              </w:rPr>
              <w:t>총액을</w:t>
            </w:r>
            <w:r w:rsidRPr="00134405">
              <w:rPr>
                <w:rFonts w:hint="eastAsia"/>
                <w:bCs/>
                <w:kern w:val="2"/>
                <w:sz w:val="20"/>
                <w:szCs w:val="20"/>
              </w:rPr>
              <w:t xml:space="preserve"> </w:t>
            </w:r>
            <w:r w:rsidRPr="00134405">
              <w:rPr>
                <w:rFonts w:hint="eastAsia"/>
                <w:bCs/>
                <w:kern w:val="2"/>
                <w:sz w:val="20"/>
                <w:szCs w:val="20"/>
              </w:rPr>
              <w:t>정하고</w:t>
            </w:r>
            <w:r w:rsidRPr="00134405">
              <w:rPr>
                <w:rFonts w:hint="eastAsia"/>
                <w:bCs/>
                <w:kern w:val="2"/>
                <w:sz w:val="20"/>
                <w:szCs w:val="20"/>
              </w:rPr>
              <w:t xml:space="preserve">, </w:t>
            </w:r>
            <w:r w:rsidRPr="00134405">
              <w:rPr>
                <w:rFonts w:hint="eastAsia"/>
                <w:bCs/>
                <w:kern w:val="2"/>
                <w:sz w:val="20"/>
                <w:szCs w:val="20"/>
              </w:rPr>
              <w:t>개인별</w:t>
            </w:r>
            <w:r w:rsidRPr="00134405">
              <w:rPr>
                <w:rFonts w:hint="eastAsia"/>
                <w:bCs/>
                <w:kern w:val="2"/>
                <w:sz w:val="20"/>
                <w:szCs w:val="20"/>
              </w:rPr>
              <w:t xml:space="preserve"> </w:t>
            </w:r>
            <w:r w:rsidRPr="00134405">
              <w:rPr>
                <w:rFonts w:hint="eastAsia"/>
                <w:bCs/>
                <w:kern w:val="2"/>
                <w:sz w:val="20"/>
                <w:szCs w:val="20"/>
              </w:rPr>
              <w:t>지급</w:t>
            </w:r>
            <w:r w:rsidRPr="00134405">
              <w:rPr>
                <w:rFonts w:hint="eastAsia"/>
                <w:bCs/>
                <w:kern w:val="2"/>
                <w:sz w:val="20"/>
                <w:szCs w:val="20"/>
              </w:rPr>
              <w:t xml:space="preserve"> </w:t>
            </w:r>
            <w:r w:rsidRPr="00134405">
              <w:rPr>
                <w:rFonts w:hint="eastAsia"/>
                <w:bCs/>
                <w:kern w:val="2"/>
                <w:sz w:val="20"/>
                <w:szCs w:val="20"/>
              </w:rPr>
              <w:t>금액은</w:t>
            </w:r>
            <w:r w:rsidRPr="00134405">
              <w:rPr>
                <w:rFonts w:hint="eastAsia"/>
                <w:bCs/>
                <w:kern w:val="2"/>
                <w:sz w:val="20"/>
                <w:szCs w:val="20"/>
              </w:rPr>
              <w:t xml:space="preserve"> </w:t>
            </w:r>
            <w:r w:rsidRPr="00134405">
              <w:rPr>
                <w:rFonts w:hint="eastAsia"/>
                <w:bCs/>
                <w:kern w:val="2"/>
                <w:sz w:val="20"/>
                <w:szCs w:val="20"/>
              </w:rPr>
              <w:t>이사회의</w:t>
            </w:r>
            <w:r w:rsidRPr="00134405">
              <w:rPr>
                <w:rFonts w:hint="eastAsia"/>
                <w:bCs/>
                <w:kern w:val="2"/>
                <w:sz w:val="20"/>
                <w:szCs w:val="20"/>
              </w:rPr>
              <w:t xml:space="preserve"> </w:t>
            </w:r>
            <w:r w:rsidRPr="00134405">
              <w:rPr>
                <w:rFonts w:hint="eastAsia"/>
                <w:bCs/>
                <w:kern w:val="2"/>
                <w:sz w:val="20"/>
                <w:szCs w:val="20"/>
              </w:rPr>
              <w:t>결정에</w:t>
            </w:r>
            <w:r w:rsidRPr="00134405">
              <w:rPr>
                <w:rFonts w:hint="eastAsia"/>
                <w:bCs/>
                <w:kern w:val="2"/>
                <w:sz w:val="20"/>
                <w:szCs w:val="20"/>
              </w:rPr>
              <w:t xml:space="preserve"> </w:t>
            </w:r>
            <w:r w:rsidRPr="00134405">
              <w:rPr>
                <w:rFonts w:hint="eastAsia"/>
                <w:bCs/>
                <w:kern w:val="2"/>
                <w:sz w:val="20"/>
                <w:szCs w:val="20"/>
              </w:rPr>
              <w:t>위임하고</w:t>
            </w:r>
            <w:r w:rsidRPr="00134405">
              <w:rPr>
                <w:rFonts w:hint="eastAsia"/>
                <w:bCs/>
                <w:kern w:val="2"/>
                <w:sz w:val="20"/>
                <w:szCs w:val="20"/>
              </w:rPr>
              <w:t xml:space="preserve"> </w:t>
            </w:r>
            <w:r w:rsidRPr="00134405">
              <w:rPr>
                <w:rFonts w:hint="eastAsia"/>
                <w:bCs/>
                <w:kern w:val="2"/>
                <w:sz w:val="20"/>
                <w:szCs w:val="20"/>
              </w:rPr>
              <w:t>있음</w:t>
            </w:r>
            <w:r w:rsidRPr="00134405">
              <w:rPr>
                <w:rFonts w:hint="eastAsia"/>
                <w:bCs/>
                <w:kern w:val="2"/>
                <w:sz w:val="20"/>
                <w:szCs w:val="20"/>
              </w:rPr>
              <w:t xml:space="preserve">. </w:t>
            </w:r>
          </w:p>
          <w:p w14:paraId="7A47AA41" w14:textId="14A21C5E" w:rsidR="00254632" w:rsidRPr="00134405" w:rsidRDefault="00254632" w:rsidP="00254632">
            <w:pPr>
              <w:pStyle w:val="1"/>
              <w:rPr>
                <w:bCs/>
                <w:kern w:val="2"/>
                <w:sz w:val="20"/>
                <w:szCs w:val="20"/>
              </w:rPr>
            </w:pPr>
            <w:r w:rsidRPr="00134405">
              <w:rPr>
                <w:rFonts w:hint="eastAsia"/>
                <w:bCs/>
                <w:kern w:val="2"/>
                <w:sz w:val="20"/>
                <w:szCs w:val="20"/>
              </w:rPr>
              <w:t>원칙적으로</w:t>
            </w:r>
            <w:r w:rsidRPr="00134405">
              <w:rPr>
                <w:rFonts w:hint="eastAsia"/>
                <w:bCs/>
                <w:kern w:val="2"/>
                <w:sz w:val="20"/>
                <w:szCs w:val="20"/>
              </w:rPr>
              <w:t xml:space="preserve"> </w:t>
            </w:r>
            <w:r w:rsidRPr="00134405">
              <w:rPr>
                <w:rFonts w:hint="eastAsia"/>
                <w:bCs/>
                <w:kern w:val="2"/>
                <w:sz w:val="20"/>
                <w:szCs w:val="20"/>
              </w:rPr>
              <w:t>주주총회에서</w:t>
            </w:r>
            <w:r w:rsidRPr="00134405">
              <w:rPr>
                <w:rFonts w:hint="eastAsia"/>
                <w:bCs/>
                <w:kern w:val="2"/>
                <w:sz w:val="20"/>
                <w:szCs w:val="20"/>
              </w:rPr>
              <w:t xml:space="preserve"> </w:t>
            </w:r>
            <w:r w:rsidRPr="00134405">
              <w:rPr>
                <w:rFonts w:hint="eastAsia"/>
                <w:bCs/>
                <w:kern w:val="2"/>
                <w:sz w:val="20"/>
                <w:szCs w:val="20"/>
              </w:rPr>
              <w:t>이사의</w:t>
            </w:r>
            <w:r w:rsidRPr="00134405">
              <w:rPr>
                <w:rFonts w:hint="eastAsia"/>
                <w:bCs/>
                <w:kern w:val="2"/>
                <w:sz w:val="20"/>
                <w:szCs w:val="20"/>
              </w:rPr>
              <w:t xml:space="preserve"> </w:t>
            </w:r>
            <w:r w:rsidRPr="00134405">
              <w:rPr>
                <w:rFonts w:hint="eastAsia"/>
                <w:bCs/>
                <w:kern w:val="2"/>
                <w:sz w:val="20"/>
                <w:szCs w:val="20"/>
              </w:rPr>
              <w:t>보수</w:t>
            </w:r>
            <w:r w:rsidRPr="00134405">
              <w:rPr>
                <w:rFonts w:hint="eastAsia"/>
                <w:bCs/>
                <w:kern w:val="2"/>
                <w:sz w:val="20"/>
                <w:szCs w:val="20"/>
              </w:rPr>
              <w:t xml:space="preserve"> </w:t>
            </w:r>
            <w:r w:rsidRPr="00134405">
              <w:rPr>
                <w:rFonts w:hint="eastAsia"/>
                <w:bCs/>
                <w:kern w:val="2"/>
                <w:sz w:val="20"/>
                <w:szCs w:val="20"/>
              </w:rPr>
              <w:t>한도를</w:t>
            </w:r>
            <w:r w:rsidRPr="00134405">
              <w:rPr>
                <w:rFonts w:hint="eastAsia"/>
                <w:bCs/>
                <w:kern w:val="2"/>
                <w:sz w:val="20"/>
                <w:szCs w:val="20"/>
              </w:rPr>
              <w:t xml:space="preserve"> </w:t>
            </w:r>
            <w:r w:rsidRPr="00134405">
              <w:rPr>
                <w:rFonts w:hint="eastAsia"/>
                <w:bCs/>
                <w:kern w:val="2"/>
                <w:sz w:val="20"/>
                <w:szCs w:val="20"/>
              </w:rPr>
              <w:t>결의하지</w:t>
            </w:r>
            <w:r w:rsidRPr="00134405">
              <w:rPr>
                <w:rFonts w:hint="eastAsia"/>
                <w:bCs/>
                <w:kern w:val="2"/>
                <w:sz w:val="20"/>
                <w:szCs w:val="20"/>
              </w:rPr>
              <w:t xml:space="preserve"> </w:t>
            </w:r>
            <w:r w:rsidRPr="00134405">
              <w:rPr>
                <w:rFonts w:hint="eastAsia"/>
                <w:bCs/>
                <w:kern w:val="2"/>
                <w:sz w:val="20"/>
                <w:szCs w:val="20"/>
              </w:rPr>
              <w:t>않은</w:t>
            </w:r>
            <w:r w:rsidRPr="00134405">
              <w:rPr>
                <w:rFonts w:hint="eastAsia"/>
                <w:bCs/>
                <w:kern w:val="2"/>
                <w:sz w:val="20"/>
                <w:szCs w:val="20"/>
              </w:rPr>
              <w:t xml:space="preserve"> </w:t>
            </w:r>
            <w:r w:rsidRPr="00134405">
              <w:rPr>
                <w:rFonts w:hint="eastAsia"/>
                <w:bCs/>
                <w:kern w:val="2"/>
                <w:sz w:val="20"/>
                <w:szCs w:val="20"/>
              </w:rPr>
              <w:t>경우</w:t>
            </w:r>
            <w:r w:rsidRPr="00134405">
              <w:rPr>
                <w:rFonts w:hint="eastAsia"/>
                <w:bCs/>
                <w:kern w:val="2"/>
                <w:sz w:val="20"/>
                <w:szCs w:val="20"/>
              </w:rPr>
              <w:t xml:space="preserve">, </w:t>
            </w:r>
            <w:r w:rsidRPr="00134405">
              <w:rPr>
                <w:rFonts w:hint="eastAsia"/>
                <w:bCs/>
                <w:kern w:val="2"/>
                <w:sz w:val="20"/>
                <w:szCs w:val="20"/>
              </w:rPr>
              <w:t>당해</w:t>
            </w:r>
            <w:r w:rsidRPr="00134405">
              <w:rPr>
                <w:rFonts w:hint="eastAsia"/>
                <w:bCs/>
                <w:kern w:val="2"/>
                <w:sz w:val="20"/>
                <w:szCs w:val="20"/>
              </w:rPr>
              <w:t xml:space="preserve"> </w:t>
            </w:r>
            <w:r w:rsidRPr="00134405">
              <w:rPr>
                <w:rFonts w:hint="eastAsia"/>
                <w:bCs/>
                <w:kern w:val="2"/>
                <w:sz w:val="20"/>
                <w:szCs w:val="20"/>
              </w:rPr>
              <w:t>사업연도는</w:t>
            </w:r>
            <w:r w:rsidRPr="00134405">
              <w:rPr>
                <w:rFonts w:hint="eastAsia"/>
                <w:bCs/>
                <w:kern w:val="2"/>
                <w:sz w:val="20"/>
                <w:szCs w:val="20"/>
              </w:rPr>
              <w:t xml:space="preserve"> </w:t>
            </w:r>
            <w:r w:rsidRPr="00134405">
              <w:rPr>
                <w:rFonts w:hint="eastAsia"/>
                <w:bCs/>
                <w:kern w:val="2"/>
                <w:sz w:val="20"/>
                <w:szCs w:val="20"/>
              </w:rPr>
              <w:t>이사에게</w:t>
            </w:r>
            <w:r w:rsidRPr="00134405">
              <w:rPr>
                <w:rFonts w:hint="eastAsia"/>
                <w:bCs/>
                <w:kern w:val="2"/>
                <w:sz w:val="20"/>
                <w:szCs w:val="20"/>
              </w:rPr>
              <w:t xml:space="preserve"> </w:t>
            </w:r>
            <w:r w:rsidRPr="00134405">
              <w:rPr>
                <w:rFonts w:hint="eastAsia"/>
                <w:bCs/>
                <w:kern w:val="2"/>
                <w:sz w:val="20"/>
                <w:szCs w:val="20"/>
              </w:rPr>
              <w:t>지급할</w:t>
            </w:r>
            <w:r w:rsidRPr="00134405">
              <w:rPr>
                <w:rFonts w:hint="eastAsia"/>
                <w:bCs/>
                <w:kern w:val="2"/>
                <w:sz w:val="20"/>
                <w:szCs w:val="20"/>
              </w:rPr>
              <w:t xml:space="preserve"> </w:t>
            </w:r>
            <w:r w:rsidRPr="00134405">
              <w:rPr>
                <w:rFonts w:hint="eastAsia"/>
                <w:bCs/>
                <w:kern w:val="2"/>
                <w:sz w:val="20"/>
                <w:szCs w:val="20"/>
              </w:rPr>
              <w:t>것이</w:t>
            </w:r>
            <w:r w:rsidRPr="00134405">
              <w:rPr>
                <w:rFonts w:hint="eastAsia"/>
                <w:bCs/>
                <w:kern w:val="2"/>
                <w:sz w:val="20"/>
                <w:szCs w:val="20"/>
              </w:rPr>
              <w:t xml:space="preserve"> </w:t>
            </w:r>
            <w:r w:rsidRPr="00134405">
              <w:rPr>
                <w:rFonts w:hint="eastAsia"/>
                <w:bCs/>
                <w:kern w:val="2"/>
                <w:sz w:val="20"/>
                <w:szCs w:val="20"/>
              </w:rPr>
              <w:t>승인된</w:t>
            </w:r>
            <w:r w:rsidRPr="00134405">
              <w:rPr>
                <w:rFonts w:hint="eastAsia"/>
                <w:bCs/>
                <w:kern w:val="2"/>
                <w:sz w:val="20"/>
                <w:szCs w:val="20"/>
              </w:rPr>
              <w:t xml:space="preserve"> </w:t>
            </w:r>
            <w:r w:rsidRPr="00134405">
              <w:rPr>
                <w:rFonts w:hint="eastAsia"/>
                <w:bCs/>
                <w:kern w:val="2"/>
                <w:sz w:val="20"/>
                <w:szCs w:val="20"/>
              </w:rPr>
              <w:t>보수</w:t>
            </w:r>
            <w:r w:rsidRPr="00134405">
              <w:rPr>
                <w:rFonts w:hint="eastAsia"/>
                <w:bCs/>
                <w:kern w:val="2"/>
                <w:sz w:val="20"/>
                <w:szCs w:val="20"/>
              </w:rPr>
              <w:t xml:space="preserve"> </w:t>
            </w:r>
            <w:r w:rsidRPr="00134405">
              <w:rPr>
                <w:rFonts w:hint="eastAsia"/>
                <w:bCs/>
                <w:kern w:val="2"/>
                <w:sz w:val="20"/>
                <w:szCs w:val="20"/>
              </w:rPr>
              <w:t>자체가</w:t>
            </w:r>
            <w:r w:rsidRPr="00134405">
              <w:rPr>
                <w:rFonts w:hint="eastAsia"/>
                <w:bCs/>
                <w:kern w:val="2"/>
                <w:sz w:val="20"/>
                <w:szCs w:val="20"/>
              </w:rPr>
              <w:t xml:space="preserve"> </w:t>
            </w:r>
            <w:r w:rsidRPr="00134405">
              <w:rPr>
                <w:rFonts w:hint="eastAsia"/>
                <w:bCs/>
                <w:kern w:val="2"/>
                <w:sz w:val="20"/>
                <w:szCs w:val="20"/>
              </w:rPr>
              <w:t>존재하지</w:t>
            </w:r>
            <w:r w:rsidRPr="00134405">
              <w:rPr>
                <w:rFonts w:hint="eastAsia"/>
                <w:bCs/>
                <w:kern w:val="2"/>
                <w:sz w:val="20"/>
                <w:szCs w:val="20"/>
              </w:rPr>
              <w:t xml:space="preserve"> </w:t>
            </w:r>
            <w:r w:rsidRPr="00134405">
              <w:rPr>
                <w:rFonts w:hint="eastAsia"/>
                <w:bCs/>
                <w:kern w:val="2"/>
                <w:sz w:val="20"/>
                <w:szCs w:val="20"/>
              </w:rPr>
              <w:t>않아</w:t>
            </w:r>
            <w:r w:rsidRPr="00134405">
              <w:rPr>
                <w:rFonts w:hint="eastAsia"/>
                <w:bCs/>
                <w:kern w:val="2"/>
                <w:sz w:val="20"/>
                <w:szCs w:val="20"/>
              </w:rPr>
              <w:t xml:space="preserve">, </w:t>
            </w:r>
            <w:r w:rsidRPr="00134405">
              <w:rPr>
                <w:rFonts w:hint="eastAsia"/>
                <w:bCs/>
                <w:kern w:val="2"/>
                <w:sz w:val="20"/>
                <w:szCs w:val="20"/>
              </w:rPr>
              <w:t>이사는</w:t>
            </w:r>
            <w:r w:rsidRPr="00134405">
              <w:rPr>
                <w:rFonts w:hint="eastAsia"/>
                <w:bCs/>
                <w:kern w:val="2"/>
                <w:sz w:val="20"/>
                <w:szCs w:val="20"/>
              </w:rPr>
              <w:t xml:space="preserve"> </w:t>
            </w:r>
            <w:r w:rsidRPr="00134405">
              <w:rPr>
                <w:rFonts w:hint="eastAsia"/>
                <w:bCs/>
                <w:kern w:val="2"/>
                <w:sz w:val="20"/>
                <w:szCs w:val="20"/>
              </w:rPr>
              <w:t>회사에</w:t>
            </w:r>
            <w:r w:rsidRPr="00134405">
              <w:rPr>
                <w:rFonts w:hint="eastAsia"/>
                <w:bCs/>
                <w:kern w:val="2"/>
                <w:sz w:val="20"/>
                <w:szCs w:val="20"/>
              </w:rPr>
              <w:t xml:space="preserve"> </w:t>
            </w:r>
            <w:r w:rsidRPr="00134405">
              <w:rPr>
                <w:rFonts w:hint="eastAsia"/>
                <w:bCs/>
                <w:kern w:val="2"/>
                <w:sz w:val="20"/>
                <w:szCs w:val="20"/>
              </w:rPr>
              <w:t>대해</w:t>
            </w:r>
            <w:r w:rsidRPr="00134405">
              <w:rPr>
                <w:rFonts w:hint="eastAsia"/>
                <w:bCs/>
                <w:kern w:val="2"/>
                <w:sz w:val="20"/>
                <w:szCs w:val="20"/>
              </w:rPr>
              <w:t xml:space="preserve"> </w:t>
            </w:r>
            <w:r w:rsidRPr="00134405">
              <w:rPr>
                <w:rFonts w:hint="eastAsia"/>
                <w:bCs/>
                <w:kern w:val="2"/>
                <w:sz w:val="20"/>
                <w:szCs w:val="20"/>
              </w:rPr>
              <w:t>보수의</w:t>
            </w:r>
            <w:r w:rsidRPr="00134405">
              <w:rPr>
                <w:rFonts w:hint="eastAsia"/>
                <w:bCs/>
                <w:kern w:val="2"/>
                <w:sz w:val="20"/>
                <w:szCs w:val="20"/>
              </w:rPr>
              <w:t xml:space="preserve"> </w:t>
            </w:r>
            <w:r w:rsidRPr="00134405">
              <w:rPr>
                <w:rFonts w:hint="eastAsia"/>
                <w:bCs/>
                <w:kern w:val="2"/>
                <w:sz w:val="20"/>
                <w:szCs w:val="20"/>
              </w:rPr>
              <w:t>지급을</w:t>
            </w:r>
            <w:r w:rsidRPr="00134405">
              <w:rPr>
                <w:rFonts w:hint="eastAsia"/>
                <w:bCs/>
                <w:kern w:val="2"/>
                <w:sz w:val="20"/>
                <w:szCs w:val="20"/>
              </w:rPr>
              <w:t xml:space="preserve"> </w:t>
            </w:r>
            <w:r w:rsidRPr="00134405">
              <w:rPr>
                <w:rFonts w:hint="eastAsia"/>
                <w:bCs/>
                <w:kern w:val="2"/>
                <w:sz w:val="20"/>
                <w:szCs w:val="20"/>
              </w:rPr>
              <w:t>청구할</w:t>
            </w:r>
            <w:r w:rsidRPr="00134405">
              <w:rPr>
                <w:rFonts w:hint="eastAsia"/>
                <w:bCs/>
                <w:kern w:val="2"/>
                <w:sz w:val="20"/>
                <w:szCs w:val="20"/>
              </w:rPr>
              <w:t xml:space="preserve"> </w:t>
            </w:r>
            <w:r w:rsidRPr="00134405">
              <w:rPr>
                <w:rFonts w:hint="eastAsia"/>
                <w:bCs/>
                <w:kern w:val="2"/>
                <w:sz w:val="20"/>
                <w:szCs w:val="20"/>
              </w:rPr>
              <w:t>수</w:t>
            </w:r>
            <w:r w:rsidRPr="00134405">
              <w:rPr>
                <w:rFonts w:hint="eastAsia"/>
                <w:bCs/>
                <w:kern w:val="2"/>
                <w:sz w:val="20"/>
                <w:szCs w:val="20"/>
              </w:rPr>
              <w:t xml:space="preserve"> </w:t>
            </w:r>
            <w:r w:rsidRPr="00134405">
              <w:rPr>
                <w:rFonts w:hint="eastAsia"/>
                <w:bCs/>
                <w:kern w:val="2"/>
                <w:sz w:val="20"/>
                <w:szCs w:val="20"/>
              </w:rPr>
              <w:t>없음</w:t>
            </w:r>
            <w:r w:rsidR="006E7A30" w:rsidRPr="006E7A30">
              <w:rPr>
                <w:rFonts w:hint="eastAsia"/>
                <w:bCs/>
                <w:kern w:val="2"/>
                <w:sz w:val="20"/>
                <w:szCs w:val="20"/>
              </w:rPr>
              <w:t>(</w:t>
            </w:r>
            <w:r w:rsidR="006E7A30" w:rsidRPr="006E7A30">
              <w:rPr>
                <w:rFonts w:hint="eastAsia"/>
                <w:bCs/>
                <w:kern w:val="2"/>
                <w:sz w:val="20"/>
                <w:szCs w:val="20"/>
              </w:rPr>
              <w:t>대법원</w:t>
            </w:r>
            <w:r w:rsidR="006E7A30" w:rsidRPr="006E7A30">
              <w:rPr>
                <w:rFonts w:hint="eastAsia"/>
                <w:bCs/>
                <w:kern w:val="2"/>
                <w:sz w:val="20"/>
                <w:szCs w:val="20"/>
              </w:rPr>
              <w:t xml:space="preserve"> 2019. 7. 4. </w:t>
            </w:r>
            <w:r w:rsidR="006E7A30" w:rsidRPr="006E7A30">
              <w:rPr>
                <w:rFonts w:hint="eastAsia"/>
                <w:bCs/>
                <w:kern w:val="2"/>
                <w:sz w:val="20"/>
                <w:szCs w:val="20"/>
              </w:rPr>
              <w:t>선고</w:t>
            </w:r>
            <w:r w:rsidR="006E7A30" w:rsidRPr="006E7A30">
              <w:rPr>
                <w:rFonts w:hint="eastAsia"/>
                <w:bCs/>
                <w:kern w:val="2"/>
                <w:sz w:val="20"/>
                <w:szCs w:val="20"/>
              </w:rPr>
              <w:t xml:space="preserve"> 2017</w:t>
            </w:r>
            <w:r w:rsidR="006E7A30" w:rsidRPr="006E7A30">
              <w:rPr>
                <w:rFonts w:hint="eastAsia"/>
                <w:bCs/>
                <w:kern w:val="2"/>
                <w:sz w:val="20"/>
                <w:szCs w:val="20"/>
              </w:rPr>
              <w:t>다</w:t>
            </w:r>
            <w:r w:rsidR="006E7A30" w:rsidRPr="006E7A30">
              <w:rPr>
                <w:rFonts w:hint="eastAsia"/>
                <w:bCs/>
                <w:kern w:val="2"/>
                <w:sz w:val="20"/>
                <w:szCs w:val="20"/>
              </w:rPr>
              <w:t xml:space="preserve">17436 </w:t>
            </w:r>
            <w:r w:rsidR="006E7A30" w:rsidRPr="006E7A30">
              <w:rPr>
                <w:rFonts w:hint="eastAsia"/>
                <w:bCs/>
                <w:kern w:val="2"/>
                <w:sz w:val="20"/>
                <w:szCs w:val="20"/>
              </w:rPr>
              <w:t>판결</w:t>
            </w:r>
            <w:r w:rsidR="006E7A30" w:rsidRPr="006E7A30">
              <w:rPr>
                <w:rFonts w:hint="eastAsia"/>
                <w:bCs/>
                <w:kern w:val="2"/>
                <w:sz w:val="20"/>
                <w:szCs w:val="20"/>
              </w:rPr>
              <w:t>)</w:t>
            </w:r>
            <w:r w:rsidRPr="00134405">
              <w:rPr>
                <w:rFonts w:hint="eastAsia"/>
                <w:bCs/>
                <w:kern w:val="2"/>
                <w:sz w:val="20"/>
                <w:szCs w:val="20"/>
              </w:rPr>
              <w:t xml:space="preserve">. </w:t>
            </w:r>
          </w:p>
          <w:p w14:paraId="3950DDEB" w14:textId="77777777" w:rsidR="006835EE" w:rsidRDefault="006835EE" w:rsidP="002F76A3">
            <w:pPr>
              <w:pStyle w:val="1"/>
              <w:spacing w:line="276" w:lineRule="auto"/>
              <w:rPr>
                <w:bCs/>
                <w:kern w:val="2"/>
                <w:sz w:val="20"/>
                <w:szCs w:val="20"/>
              </w:rPr>
            </w:pPr>
            <w:r>
              <w:rPr>
                <w:rFonts w:hint="eastAsia"/>
                <w:bCs/>
                <w:kern w:val="2"/>
                <w:sz w:val="20"/>
                <w:szCs w:val="20"/>
              </w:rPr>
              <w:t>이에</w:t>
            </w:r>
            <w:r>
              <w:rPr>
                <w:rFonts w:hint="eastAsia"/>
                <w:bCs/>
                <w:kern w:val="2"/>
                <w:sz w:val="20"/>
                <w:szCs w:val="20"/>
              </w:rPr>
              <w:t xml:space="preserve">, </w:t>
            </w:r>
            <w:r w:rsidR="009175A4" w:rsidRPr="00C847E8">
              <w:rPr>
                <w:rFonts w:hint="eastAsia"/>
                <w:bCs/>
                <w:kern w:val="2"/>
                <w:sz w:val="20"/>
                <w:szCs w:val="20"/>
              </w:rPr>
              <w:t>원칙적으로</w:t>
            </w:r>
            <w:r w:rsidR="009175A4" w:rsidRPr="00C847E8">
              <w:rPr>
                <w:bCs/>
                <w:kern w:val="2"/>
                <w:sz w:val="20"/>
                <w:szCs w:val="20"/>
              </w:rPr>
              <w:t xml:space="preserve"> </w:t>
            </w:r>
            <w:r w:rsidR="009175A4" w:rsidRPr="00C847E8">
              <w:rPr>
                <w:rFonts w:hint="eastAsia"/>
                <w:bCs/>
                <w:kern w:val="2"/>
                <w:sz w:val="20"/>
                <w:szCs w:val="20"/>
              </w:rPr>
              <w:t>대상회사는</w:t>
            </w:r>
            <w:r w:rsidR="009175A4" w:rsidRPr="00C847E8">
              <w:rPr>
                <w:bCs/>
                <w:kern w:val="2"/>
                <w:sz w:val="20"/>
                <w:szCs w:val="20"/>
              </w:rPr>
              <w:t xml:space="preserve"> </w:t>
            </w:r>
            <w:r w:rsidR="009175A4" w:rsidRPr="00C847E8">
              <w:rPr>
                <w:rFonts w:hint="eastAsia"/>
                <w:bCs/>
                <w:kern w:val="2"/>
                <w:sz w:val="20"/>
                <w:szCs w:val="20"/>
              </w:rPr>
              <w:t>회사</w:t>
            </w:r>
            <w:r w:rsidR="009175A4" w:rsidRPr="00C847E8">
              <w:rPr>
                <w:bCs/>
                <w:kern w:val="2"/>
                <w:sz w:val="20"/>
                <w:szCs w:val="20"/>
              </w:rPr>
              <w:t xml:space="preserve"> </w:t>
            </w:r>
            <w:r w:rsidR="009175A4" w:rsidRPr="00C847E8">
              <w:rPr>
                <w:rFonts w:hint="eastAsia"/>
                <w:bCs/>
                <w:kern w:val="2"/>
                <w:sz w:val="20"/>
                <w:szCs w:val="20"/>
              </w:rPr>
              <w:t>설립</w:t>
            </w:r>
            <w:r w:rsidR="009175A4" w:rsidRPr="00C847E8">
              <w:rPr>
                <w:bCs/>
                <w:kern w:val="2"/>
                <w:sz w:val="20"/>
                <w:szCs w:val="20"/>
              </w:rPr>
              <w:t xml:space="preserve"> </w:t>
            </w:r>
            <w:r w:rsidR="009175A4" w:rsidRPr="00C847E8">
              <w:rPr>
                <w:rFonts w:hint="eastAsia"/>
                <w:bCs/>
                <w:kern w:val="2"/>
                <w:sz w:val="20"/>
                <w:szCs w:val="20"/>
              </w:rPr>
              <w:t>이후</w:t>
            </w:r>
            <w:r w:rsidR="009175A4" w:rsidRPr="00C847E8">
              <w:rPr>
                <w:bCs/>
                <w:kern w:val="2"/>
                <w:sz w:val="20"/>
                <w:szCs w:val="20"/>
              </w:rPr>
              <w:t xml:space="preserve"> 202</w:t>
            </w:r>
            <w:r w:rsidR="00955B89" w:rsidRPr="00C847E8">
              <w:rPr>
                <w:rFonts w:hint="eastAsia"/>
                <w:bCs/>
                <w:kern w:val="2"/>
                <w:sz w:val="20"/>
                <w:szCs w:val="20"/>
              </w:rPr>
              <w:t>3</w:t>
            </w:r>
            <w:r w:rsidR="009175A4" w:rsidRPr="00C847E8">
              <w:rPr>
                <w:rFonts w:hint="eastAsia"/>
                <w:bCs/>
                <w:kern w:val="2"/>
                <w:sz w:val="20"/>
                <w:szCs w:val="20"/>
              </w:rPr>
              <w:t>년</w:t>
            </w:r>
            <w:r w:rsidR="00955B89" w:rsidRPr="00C847E8">
              <w:rPr>
                <w:rFonts w:hint="eastAsia"/>
                <w:bCs/>
                <w:kern w:val="2"/>
                <w:sz w:val="20"/>
                <w:szCs w:val="20"/>
              </w:rPr>
              <w:t>을</w:t>
            </w:r>
            <w:r w:rsidR="00955B89" w:rsidRPr="00C847E8">
              <w:rPr>
                <w:rFonts w:hint="eastAsia"/>
                <w:bCs/>
                <w:kern w:val="2"/>
                <w:sz w:val="20"/>
                <w:szCs w:val="20"/>
              </w:rPr>
              <w:t xml:space="preserve"> </w:t>
            </w:r>
            <w:r w:rsidR="00955B89" w:rsidRPr="00C847E8">
              <w:rPr>
                <w:rFonts w:hint="eastAsia"/>
                <w:bCs/>
                <w:kern w:val="2"/>
                <w:sz w:val="20"/>
                <w:szCs w:val="20"/>
              </w:rPr>
              <w:t>제외한</w:t>
            </w:r>
            <w:r w:rsidR="00955B89" w:rsidRPr="00C847E8">
              <w:rPr>
                <w:rFonts w:hint="eastAsia"/>
                <w:bCs/>
                <w:kern w:val="2"/>
                <w:sz w:val="20"/>
                <w:szCs w:val="20"/>
              </w:rPr>
              <w:t xml:space="preserve"> </w:t>
            </w:r>
            <w:r w:rsidR="00955B89" w:rsidRPr="00C847E8">
              <w:rPr>
                <w:rFonts w:hint="eastAsia"/>
                <w:bCs/>
                <w:kern w:val="2"/>
                <w:sz w:val="20"/>
                <w:szCs w:val="20"/>
              </w:rPr>
              <w:t>나머지</w:t>
            </w:r>
            <w:r w:rsidR="00955B89" w:rsidRPr="00C847E8">
              <w:rPr>
                <w:rFonts w:hint="eastAsia"/>
                <w:bCs/>
                <w:kern w:val="2"/>
                <w:sz w:val="20"/>
                <w:szCs w:val="20"/>
              </w:rPr>
              <w:t xml:space="preserve"> </w:t>
            </w:r>
            <w:r w:rsidR="00955B89" w:rsidRPr="00C847E8">
              <w:rPr>
                <w:rFonts w:hint="eastAsia"/>
                <w:bCs/>
                <w:kern w:val="2"/>
                <w:sz w:val="20"/>
                <w:szCs w:val="20"/>
              </w:rPr>
              <w:t>사업연도에</w:t>
            </w:r>
            <w:r w:rsidR="00955B89" w:rsidRPr="00C847E8">
              <w:rPr>
                <w:rFonts w:hint="eastAsia"/>
                <w:bCs/>
                <w:kern w:val="2"/>
                <w:sz w:val="20"/>
                <w:szCs w:val="20"/>
              </w:rPr>
              <w:t xml:space="preserve"> </w:t>
            </w:r>
            <w:r w:rsidR="00955B89" w:rsidRPr="00C847E8">
              <w:rPr>
                <w:rFonts w:hint="eastAsia"/>
                <w:bCs/>
                <w:kern w:val="2"/>
                <w:sz w:val="20"/>
                <w:szCs w:val="20"/>
              </w:rPr>
              <w:t>대하여</w:t>
            </w:r>
            <w:r w:rsidR="009175A4" w:rsidRPr="00C847E8">
              <w:rPr>
                <w:bCs/>
                <w:kern w:val="2"/>
                <w:sz w:val="20"/>
                <w:szCs w:val="20"/>
              </w:rPr>
              <w:t xml:space="preserve"> </w:t>
            </w:r>
            <w:r w:rsidR="009175A4" w:rsidRPr="00C847E8">
              <w:rPr>
                <w:rFonts w:hint="eastAsia"/>
                <w:bCs/>
                <w:kern w:val="2"/>
                <w:sz w:val="20"/>
                <w:szCs w:val="20"/>
              </w:rPr>
              <w:t>이사</w:t>
            </w:r>
            <w:r w:rsidR="00FD3536">
              <w:rPr>
                <w:rFonts w:hint="eastAsia"/>
                <w:bCs/>
                <w:kern w:val="2"/>
                <w:sz w:val="20"/>
                <w:szCs w:val="20"/>
              </w:rPr>
              <w:t xml:space="preserve"> </w:t>
            </w:r>
            <w:r w:rsidR="00FD3536">
              <w:rPr>
                <w:rFonts w:hint="eastAsia"/>
                <w:bCs/>
                <w:kern w:val="2"/>
                <w:sz w:val="20"/>
                <w:szCs w:val="20"/>
              </w:rPr>
              <w:t>및</w:t>
            </w:r>
            <w:r w:rsidR="00FD3536">
              <w:rPr>
                <w:rFonts w:hint="eastAsia"/>
                <w:bCs/>
                <w:kern w:val="2"/>
                <w:sz w:val="20"/>
                <w:szCs w:val="20"/>
              </w:rPr>
              <w:t xml:space="preserve"> </w:t>
            </w:r>
            <w:r w:rsidR="00FD3536">
              <w:rPr>
                <w:rFonts w:hint="eastAsia"/>
                <w:bCs/>
                <w:kern w:val="2"/>
                <w:sz w:val="20"/>
                <w:szCs w:val="20"/>
              </w:rPr>
              <w:t>감사들</w:t>
            </w:r>
            <w:r w:rsidR="009175A4" w:rsidRPr="00C847E8">
              <w:rPr>
                <w:rFonts w:hint="eastAsia"/>
                <w:bCs/>
                <w:kern w:val="2"/>
                <w:sz w:val="20"/>
                <w:szCs w:val="20"/>
              </w:rPr>
              <w:t>에게</w:t>
            </w:r>
            <w:r w:rsidR="009175A4" w:rsidRPr="00C847E8">
              <w:rPr>
                <w:bCs/>
                <w:kern w:val="2"/>
                <w:sz w:val="20"/>
                <w:szCs w:val="20"/>
              </w:rPr>
              <w:t xml:space="preserve"> </w:t>
            </w:r>
            <w:r w:rsidR="009175A4" w:rsidRPr="00C847E8">
              <w:rPr>
                <w:rFonts w:hint="eastAsia"/>
                <w:bCs/>
                <w:kern w:val="2"/>
                <w:sz w:val="20"/>
                <w:szCs w:val="20"/>
              </w:rPr>
              <w:t>지급된</w:t>
            </w:r>
            <w:r w:rsidR="009175A4" w:rsidRPr="00C847E8">
              <w:rPr>
                <w:bCs/>
                <w:kern w:val="2"/>
                <w:sz w:val="20"/>
                <w:szCs w:val="20"/>
              </w:rPr>
              <w:t xml:space="preserve"> </w:t>
            </w:r>
            <w:r w:rsidR="009175A4" w:rsidRPr="00C847E8">
              <w:rPr>
                <w:rFonts w:hint="eastAsia"/>
                <w:bCs/>
                <w:kern w:val="2"/>
                <w:sz w:val="20"/>
                <w:szCs w:val="20"/>
              </w:rPr>
              <w:t>보수에</w:t>
            </w:r>
            <w:r w:rsidR="009175A4" w:rsidRPr="00C847E8">
              <w:rPr>
                <w:bCs/>
                <w:kern w:val="2"/>
                <w:sz w:val="20"/>
                <w:szCs w:val="20"/>
              </w:rPr>
              <w:t xml:space="preserve"> </w:t>
            </w:r>
            <w:r w:rsidR="009175A4" w:rsidRPr="00C847E8">
              <w:rPr>
                <w:rFonts w:hint="eastAsia"/>
                <w:bCs/>
                <w:kern w:val="2"/>
                <w:sz w:val="20"/>
                <w:szCs w:val="20"/>
              </w:rPr>
              <w:t>대해</w:t>
            </w:r>
            <w:r w:rsidR="009175A4" w:rsidRPr="00C847E8">
              <w:rPr>
                <w:bCs/>
                <w:kern w:val="2"/>
                <w:sz w:val="20"/>
                <w:szCs w:val="20"/>
              </w:rPr>
              <w:t xml:space="preserve"> </w:t>
            </w:r>
            <w:r w:rsidR="009175A4" w:rsidRPr="00C847E8">
              <w:rPr>
                <w:rFonts w:hint="eastAsia"/>
                <w:bCs/>
                <w:kern w:val="2"/>
                <w:sz w:val="20"/>
                <w:szCs w:val="20"/>
              </w:rPr>
              <w:t>부당이득</w:t>
            </w:r>
            <w:r w:rsidR="009175A4" w:rsidRPr="00C847E8">
              <w:rPr>
                <w:bCs/>
                <w:kern w:val="2"/>
                <w:sz w:val="20"/>
                <w:szCs w:val="20"/>
              </w:rPr>
              <w:t xml:space="preserve"> </w:t>
            </w:r>
            <w:r w:rsidR="009175A4" w:rsidRPr="00C847E8">
              <w:rPr>
                <w:rFonts w:hint="eastAsia"/>
                <w:bCs/>
                <w:kern w:val="2"/>
                <w:sz w:val="20"/>
                <w:szCs w:val="20"/>
              </w:rPr>
              <w:t>반환을</w:t>
            </w:r>
            <w:r w:rsidR="009175A4" w:rsidRPr="00C847E8">
              <w:rPr>
                <w:bCs/>
                <w:kern w:val="2"/>
                <w:sz w:val="20"/>
                <w:szCs w:val="20"/>
              </w:rPr>
              <w:t xml:space="preserve"> </w:t>
            </w:r>
            <w:r w:rsidR="009175A4" w:rsidRPr="00C847E8">
              <w:rPr>
                <w:rFonts w:hint="eastAsia"/>
                <w:bCs/>
                <w:kern w:val="2"/>
                <w:sz w:val="20"/>
                <w:szCs w:val="20"/>
              </w:rPr>
              <w:t>청구할</w:t>
            </w:r>
            <w:r w:rsidR="009175A4" w:rsidRPr="00C847E8">
              <w:rPr>
                <w:bCs/>
                <w:kern w:val="2"/>
                <w:sz w:val="20"/>
                <w:szCs w:val="20"/>
              </w:rPr>
              <w:t xml:space="preserve"> </w:t>
            </w:r>
            <w:r w:rsidR="009175A4" w:rsidRPr="00C847E8">
              <w:rPr>
                <w:rFonts w:hint="eastAsia"/>
                <w:bCs/>
                <w:kern w:val="2"/>
                <w:sz w:val="20"/>
                <w:szCs w:val="20"/>
              </w:rPr>
              <w:t>수</w:t>
            </w:r>
            <w:r w:rsidR="009175A4" w:rsidRPr="00C847E8">
              <w:rPr>
                <w:bCs/>
                <w:kern w:val="2"/>
                <w:sz w:val="20"/>
                <w:szCs w:val="20"/>
              </w:rPr>
              <w:t xml:space="preserve"> </w:t>
            </w:r>
            <w:r w:rsidR="009175A4" w:rsidRPr="00C847E8">
              <w:rPr>
                <w:rFonts w:hint="eastAsia"/>
                <w:bCs/>
                <w:kern w:val="2"/>
                <w:sz w:val="20"/>
                <w:szCs w:val="20"/>
              </w:rPr>
              <w:t>있</w:t>
            </w:r>
            <w:r w:rsidR="00C02A48" w:rsidRPr="00C847E8">
              <w:rPr>
                <w:rFonts w:hint="eastAsia"/>
                <w:bCs/>
                <w:kern w:val="2"/>
                <w:sz w:val="20"/>
                <w:szCs w:val="20"/>
              </w:rPr>
              <w:t>음</w:t>
            </w:r>
            <w:r w:rsidR="00134405" w:rsidRPr="00C847E8">
              <w:rPr>
                <w:kern w:val="2"/>
                <w:sz w:val="20"/>
                <w:szCs w:val="20"/>
              </w:rPr>
              <w:t>(</w:t>
            </w:r>
            <w:r w:rsidR="00134405" w:rsidRPr="00C847E8">
              <w:rPr>
                <w:kern w:val="2"/>
                <w:sz w:val="20"/>
                <w:szCs w:val="20"/>
              </w:rPr>
              <w:t>대법원</w:t>
            </w:r>
            <w:r w:rsidR="00134405" w:rsidRPr="00C847E8">
              <w:rPr>
                <w:kern w:val="2"/>
                <w:sz w:val="20"/>
                <w:szCs w:val="20"/>
              </w:rPr>
              <w:t xml:space="preserve"> 2020. 4. 9. </w:t>
            </w:r>
            <w:r w:rsidR="00134405" w:rsidRPr="00C847E8">
              <w:rPr>
                <w:kern w:val="2"/>
                <w:sz w:val="20"/>
                <w:szCs w:val="20"/>
              </w:rPr>
              <w:t>선고</w:t>
            </w:r>
            <w:r w:rsidR="00134405" w:rsidRPr="00C847E8">
              <w:rPr>
                <w:kern w:val="2"/>
                <w:sz w:val="20"/>
                <w:szCs w:val="20"/>
              </w:rPr>
              <w:t xml:space="preserve"> 2018</w:t>
            </w:r>
            <w:r w:rsidR="00134405" w:rsidRPr="00C847E8">
              <w:rPr>
                <w:kern w:val="2"/>
                <w:sz w:val="20"/>
                <w:szCs w:val="20"/>
              </w:rPr>
              <w:t>다</w:t>
            </w:r>
            <w:r w:rsidR="00134405" w:rsidRPr="00C847E8">
              <w:rPr>
                <w:kern w:val="2"/>
                <w:sz w:val="20"/>
                <w:szCs w:val="20"/>
              </w:rPr>
              <w:t xml:space="preserve">290436 </w:t>
            </w:r>
            <w:r w:rsidR="00134405" w:rsidRPr="00C847E8">
              <w:rPr>
                <w:kern w:val="2"/>
                <w:sz w:val="20"/>
                <w:szCs w:val="20"/>
              </w:rPr>
              <w:t>판결</w:t>
            </w:r>
            <w:r w:rsidR="00134405" w:rsidRPr="00C847E8">
              <w:rPr>
                <w:kern w:val="2"/>
                <w:sz w:val="20"/>
                <w:szCs w:val="20"/>
              </w:rPr>
              <w:t>)</w:t>
            </w:r>
            <w:r w:rsidR="00C02A48" w:rsidRPr="00C847E8">
              <w:rPr>
                <w:rFonts w:hint="eastAsia"/>
                <w:kern w:val="2"/>
                <w:sz w:val="20"/>
                <w:szCs w:val="20"/>
              </w:rPr>
              <w:t>.</w:t>
            </w:r>
            <w:r w:rsidR="009175A4" w:rsidRPr="00C847E8">
              <w:rPr>
                <w:bCs/>
                <w:kern w:val="2"/>
                <w:sz w:val="20"/>
                <w:szCs w:val="20"/>
              </w:rPr>
              <w:t xml:space="preserve"> </w:t>
            </w:r>
          </w:p>
          <w:p w14:paraId="08541FAD" w14:textId="0101B386" w:rsidR="0094269C" w:rsidRPr="00C847E8" w:rsidRDefault="006835EE" w:rsidP="002F76A3">
            <w:pPr>
              <w:pStyle w:val="1"/>
              <w:spacing w:line="276" w:lineRule="auto"/>
              <w:rPr>
                <w:bCs/>
                <w:kern w:val="2"/>
                <w:sz w:val="20"/>
                <w:szCs w:val="20"/>
              </w:rPr>
            </w:pPr>
            <w:r>
              <w:rPr>
                <w:rFonts w:hint="eastAsia"/>
                <w:bCs/>
                <w:kern w:val="2"/>
                <w:sz w:val="20"/>
                <w:szCs w:val="20"/>
              </w:rPr>
              <w:t>따라서</w:t>
            </w:r>
            <w:r>
              <w:rPr>
                <w:rFonts w:hint="eastAsia"/>
                <w:bCs/>
                <w:kern w:val="2"/>
                <w:sz w:val="20"/>
                <w:szCs w:val="20"/>
              </w:rPr>
              <w:t xml:space="preserve"> </w:t>
            </w:r>
            <w:r w:rsidR="00400FF8" w:rsidRPr="00C847E8">
              <w:rPr>
                <w:rFonts w:hint="eastAsia"/>
                <w:bCs/>
                <w:kern w:val="2"/>
                <w:sz w:val="20"/>
                <w:szCs w:val="20"/>
              </w:rPr>
              <w:t>향후</w:t>
            </w:r>
            <w:r w:rsidR="00400FF8" w:rsidRPr="00C847E8">
              <w:rPr>
                <w:rFonts w:hint="eastAsia"/>
                <w:bCs/>
                <w:kern w:val="2"/>
                <w:sz w:val="20"/>
                <w:szCs w:val="20"/>
              </w:rPr>
              <w:t xml:space="preserve"> </w:t>
            </w:r>
            <w:r w:rsidR="00400FF8" w:rsidRPr="00C847E8">
              <w:rPr>
                <w:rFonts w:hint="eastAsia"/>
                <w:bCs/>
                <w:kern w:val="2"/>
                <w:sz w:val="20"/>
                <w:szCs w:val="20"/>
              </w:rPr>
              <w:t>정기주주총회에서는</w:t>
            </w:r>
            <w:r w:rsidR="00400FF8" w:rsidRPr="00C847E8">
              <w:rPr>
                <w:rFonts w:hint="eastAsia"/>
                <w:bCs/>
                <w:kern w:val="2"/>
                <w:sz w:val="20"/>
                <w:szCs w:val="20"/>
              </w:rPr>
              <w:t xml:space="preserve"> </w:t>
            </w:r>
            <w:r w:rsidR="00400FF8" w:rsidRPr="00C847E8">
              <w:rPr>
                <w:kern w:val="2"/>
                <w:sz w:val="20"/>
                <w:szCs w:val="20"/>
              </w:rPr>
              <w:t>대상회사</w:t>
            </w:r>
            <w:r w:rsidR="00400FF8" w:rsidRPr="00C847E8">
              <w:rPr>
                <w:kern w:val="2"/>
                <w:sz w:val="20"/>
                <w:szCs w:val="20"/>
              </w:rPr>
              <w:t xml:space="preserve"> </w:t>
            </w:r>
            <w:r w:rsidR="00400FF8" w:rsidRPr="00C847E8">
              <w:rPr>
                <w:kern w:val="2"/>
                <w:sz w:val="20"/>
                <w:szCs w:val="20"/>
              </w:rPr>
              <w:t>설립</w:t>
            </w:r>
            <w:r w:rsidR="00400FF8" w:rsidRPr="00C847E8">
              <w:rPr>
                <w:kern w:val="2"/>
                <w:sz w:val="20"/>
                <w:szCs w:val="20"/>
              </w:rPr>
              <w:t xml:space="preserve"> </w:t>
            </w:r>
            <w:r w:rsidR="00400FF8" w:rsidRPr="00C847E8">
              <w:rPr>
                <w:kern w:val="2"/>
                <w:sz w:val="20"/>
                <w:szCs w:val="20"/>
              </w:rPr>
              <w:t>이후</w:t>
            </w:r>
            <w:r w:rsidR="00400FF8" w:rsidRPr="00C847E8">
              <w:rPr>
                <w:kern w:val="2"/>
                <w:sz w:val="20"/>
                <w:szCs w:val="20"/>
              </w:rPr>
              <w:t xml:space="preserve"> </w:t>
            </w:r>
            <w:r w:rsidR="00400FF8" w:rsidRPr="00C847E8">
              <w:rPr>
                <w:kern w:val="2"/>
                <w:sz w:val="20"/>
                <w:szCs w:val="20"/>
              </w:rPr>
              <w:t>현재까지</w:t>
            </w:r>
            <w:r w:rsidR="00400FF8" w:rsidRPr="00C847E8">
              <w:rPr>
                <w:kern w:val="2"/>
                <w:sz w:val="20"/>
                <w:szCs w:val="20"/>
              </w:rPr>
              <w:t xml:space="preserve"> </w:t>
            </w:r>
            <w:r w:rsidR="00400FF8" w:rsidRPr="00C847E8">
              <w:rPr>
                <w:kern w:val="2"/>
                <w:sz w:val="20"/>
                <w:szCs w:val="20"/>
              </w:rPr>
              <w:t>지급된</w:t>
            </w:r>
            <w:r w:rsidR="00400FF8" w:rsidRPr="00C847E8">
              <w:rPr>
                <w:kern w:val="2"/>
                <w:sz w:val="20"/>
                <w:szCs w:val="20"/>
              </w:rPr>
              <w:t xml:space="preserve"> </w:t>
            </w:r>
            <w:r w:rsidR="00400FF8" w:rsidRPr="00C847E8">
              <w:rPr>
                <w:kern w:val="2"/>
                <w:sz w:val="20"/>
                <w:szCs w:val="20"/>
              </w:rPr>
              <w:t>보수가</w:t>
            </w:r>
            <w:r w:rsidR="00400FF8" w:rsidRPr="00C847E8">
              <w:rPr>
                <w:kern w:val="2"/>
                <w:sz w:val="20"/>
                <w:szCs w:val="20"/>
              </w:rPr>
              <w:t xml:space="preserve"> </w:t>
            </w:r>
            <w:r w:rsidR="00400FF8" w:rsidRPr="00C847E8">
              <w:rPr>
                <w:kern w:val="2"/>
                <w:sz w:val="20"/>
                <w:szCs w:val="20"/>
              </w:rPr>
              <w:t>적법하게</w:t>
            </w:r>
            <w:r w:rsidR="00400FF8" w:rsidRPr="00C847E8">
              <w:rPr>
                <w:kern w:val="2"/>
                <w:sz w:val="20"/>
                <w:szCs w:val="20"/>
              </w:rPr>
              <w:t xml:space="preserve"> </w:t>
            </w:r>
            <w:r w:rsidR="00400FF8" w:rsidRPr="00C847E8">
              <w:rPr>
                <w:kern w:val="2"/>
                <w:sz w:val="20"/>
                <w:szCs w:val="20"/>
              </w:rPr>
              <w:t>지급되었다는</w:t>
            </w:r>
            <w:r w:rsidR="00400FF8" w:rsidRPr="00C847E8">
              <w:rPr>
                <w:kern w:val="2"/>
                <w:sz w:val="20"/>
                <w:szCs w:val="20"/>
              </w:rPr>
              <w:t xml:space="preserve"> </w:t>
            </w:r>
            <w:r w:rsidR="00400FF8" w:rsidRPr="00C847E8">
              <w:rPr>
                <w:kern w:val="2"/>
                <w:sz w:val="20"/>
                <w:szCs w:val="20"/>
              </w:rPr>
              <w:t>점을</w:t>
            </w:r>
            <w:r w:rsidR="00400FF8" w:rsidRPr="00C847E8">
              <w:rPr>
                <w:kern w:val="2"/>
                <w:sz w:val="20"/>
                <w:szCs w:val="20"/>
              </w:rPr>
              <w:t xml:space="preserve"> </w:t>
            </w:r>
            <w:r w:rsidR="00400FF8" w:rsidRPr="00C847E8">
              <w:rPr>
                <w:kern w:val="2"/>
                <w:sz w:val="20"/>
                <w:szCs w:val="20"/>
              </w:rPr>
              <w:t>승인하는</w:t>
            </w:r>
            <w:r w:rsidR="00400FF8" w:rsidRPr="00C847E8">
              <w:rPr>
                <w:kern w:val="2"/>
                <w:sz w:val="20"/>
                <w:szCs w:val="20"/>
              </w:rPr>
              <w:t xml:space="preserve"> </w:t>
            </w:r>
            <w:r w:rsidR="00400FF8" w:rsidRPr="00C847E8">
              <w:rPr>
                <w:kern w:val="2"/>
                <w:sz w:val="20"/>
                <w:szCs w:val="20"/>
              </w:rPr>
              <w:t>결의를</w:t>
            </w:r>
            <w:r w:rsidR="00400FF8" w:rsidRPr="00C847E8">
              <w:rPr>
                <w:kern w:val="2"/>
                <w:sz w:val="20"/>
                <w:szCs w:val="20"/>
              </w:rPr>
              <w:t xml:space="preserve"> </w:t>
            </w:r>
            <w:r w:rsidR="00400FF8" w:rsidRPr="00C847E8">
              <w:rPr>
                <w:rFonts w:hint="eastAsia"/>
                <w:kern w:val="2"/>
                <w:sz w:val="20"/>
                <w:szCs w:val="20"/>
              </w:rPr>
              <w:t>하여</w:t>
            </w:r>
            <w:r w:rsidR="00400FF8" w:rsidRPr="00C847E8">
              <w:rPr>
                <w:rFonts w:hint="eastAsia"/>
                <w:kern w:val="2"/>
                <w:sz w:val="20"/>
                <w:szCs w:val="20"/>
              </w:rPr>
              <w:t xml:space="preserve"> </w:t>
            </w:r>
            <w:r w:rsidR="00400FF8" w:rsidRPr="00C847E8">
              <w:rPr>
                <w:rFonts w:hint="eastAsia"/>
                <w:kern w:val="2"/>
                <w:sz w:val="20"/>
                <w:szCs w:val="20"/>
              </w:rPr>
              <w:t>임원</w:t>
            </w:r>
            <w:r w:rsidR="00400FF8" w:rsidRPr="00C847E8">
              <w:rPr>
                <w:rFonts w:hint="eastAsia"/>
                <w:kern w:val="2"/>
                <w:sz w:val="20"/>
                <w:szCs w:val="20"/>
              </w:rPr>
              <w:t xml:space="preserve"> </w:t>
            </w:r>
            <w:r w:rsidR="00400FF8" w:rsidRPr="00C847E8">
              <w:rPr>
                <w:rFonts w:hint="eastAsia"/>
                <w:kern w:val="2"/>
                <w:sz w:val="20"/>
                <w:szCs w:val="20"/>
              </w:rPr>
              <w:t>보수</w:t>
            </w:r>
            <w:r w:rsidR="00400FF8" w:rsidRPr="00C847E8">
              <w:rPr>
                <w:rFonts w:hint="eastAsia"/>
                <w:kern w:val="2"/>
                <w:sz w:val="20"/>
                <w:szCs w:val="20"/>
              </w:rPr>
              <w:t xml:space="preserve"> </w:t>
            </w:r>
            <w:r w:rsidR="00400FF8" w:rsidRPr="00C847E8">
              <w:rPr>
                <w:rFonts w:hint="eastAsia"/>
                <w:kern w:val="2"/>
                <w:sz w:val="20"/>
                <w:szCs w:val="20"/>
              </w:rPr>
              <w:t>지급과</w:t>
            </w:r>
            <w:r w:rsidR="00400FF8" w:rsidRPr="00C847E8">
              <w:rPr>
                <w:rFonts w:hint="eastAsia"/>
                <w:kern w:val="2"/>
                <w:sz w:val="20"/>
                <w:szCs w:val="20"/>
              </w:rPr>
              <w:t xml:space="preserve"> </w:t>
            </w:r>
            <w:r w:rsidR="00400FF8" w:rsidRPr="00C847E8">
              <w:rPr>
                <w:rFonts w:hint="eastAsia"/>
                <w:kern w:val="2"/>
                <w:sz w:val="20"/>
                <w:szCs w:val="20"/>
              </w:rPr>
              <w:t>관련하여</w:t>
            </w:r>
            <w:r w:rsidR="00400FF8" w:rsidRPr="00C847E8">
              <w:rPr>
                <w:rFonts w:hint="eastAsia"/>
                <w:kern w:val="2"/>
                <w:sz w:val="20"/>
                <w:szCs w:val="20"/>
              </w:rPr>
              <w:t xml:space="preserve"> </w:t>
            </w:r>
            <w:r w:rsidR="00400FF8" w:rsidRPr="00C847E8">
              <w:rPr>
                <w:rFonts w:hint="eastAsia"/>
                <w:kern w:val="2"/>
                <w:sz w:val="20"/>
                <w:szCs w:val="20"/>
              </w:rPr>
              <w:t>법률관계를</w:t>
            </w:r>
            <w:r w:rsidR="00400FF8" w:rsidRPr="00C847E8">
              <w:rPr>
                <w:rFonts w:hint="eastAsia"/>
                <w:kern w:val="2"/>
                <w:sz w:val="20"/>
                <w:szCs w:val="20"/>
              </w:rPr>
              <w:t xml:space="preserve"> </w:t>
            </w:r>
            <w:r w:rsidR="00400FF8" w:rsidRPr="00C847E8">
              <w:rPr>
                <w:rFonts w:hint="eastAsia"/>
                <w:kern w:val="2"/>
                <w:sz w:val="20"/>
                <w:szCs w:val="20"/>
              </w:rPr>
              <w:t>명확히</w:t>
            </w:r>
            <w:r w:rsidR="00400FF8" w:rsidRPr="00C847E8">
              <w:rPr>
                <w:rFonts w:hint="eastAsia"/>
                <w:kern w:val="2"/>
                <w:sz w:val="20"/>
                <w:szCs w:val="20"/>
              </w:rPr>
              <w:t xml:space="preserve"> </w:t>
            </w:r>
            <w:r w:rsidR="00400FF8" w:rsidRPr="00C847E8">
              <w:rPr>
                <w:rFonts w:hint="eastAsia"/>
                <w:kern w:val="2"/>
                <w:sz w:val="20"/>
                <w:szCs w:val="20"/>
              </w:rPr>
              <w:t>하는</w:t>
            </w:r>
            <w:r w:rsidR="00400FF8" w:rsidRPr="00C847E8">
              <w:rPr>
                <w:rFonts w:hint="eastAsia"/>
                <w:kern w:val="2"/>
                <w:sz w:val="20"/>
                <w:szCs w:val="20"/>
              </w:rPr>
              <w:t xml:space="preserve"> </w:t>
            </w:r>
            <w:r w:rsidR="00400FF8" w:rsidRPr="00C847E8">
              <w:rPr>
                <w:rFonts w:hint="eastAsia"/>
                <w:kern w:val="2"/>
                <w:sz w:val="20"/>
                <w:szCs w:val="20"/>
              </w:rPr>
              <w:t>것이</w:t>
            </w:r>
            <w:r w:rsidR="00400FF8" w:rsidRPr="00C847E8">
              <w:rPr>
                <w:rFonts w:hint="eastAsia"/>
                <w:kern w:val="2"/>
                <w:sz w:val="20"/>
                <w:szCs w:val="20"/>
              </w:rPr>
              <w:t xml:space="preserve"> </w:t>
            </w:r>
            <w:r w:rsidR="00400FF8" w:rsidRPr="00C847E8">
              <w:rPr>
                <w:rFonts w:hint="eastAsia"/>
                <w:kern w:val="2"/>
                <w:sz w:val="20"/>
                <w:szCs w:val="20"/>
              </w:rPr>
              <w:t>바람직할</w:t>
            </w:r>
            <w:r w:rsidR="00400FF8" w:rsidRPr="00C847E8">
              <w:rPr>
                <w:rFonts w:hint="eastAsia"/>
                <w:kern w:val="2"/>
                <w:sz w:val="20"/>
                <w:szCs w:val="20"/>
              </w:rPr>
              <w:t xml:space="preserve"> </w:t>
            </w:r>
            <w:r w:rsidR="00400FF8" w:rsidRPr="00C847E8">
              <w:rPr>
                <w:rFonts w:hint="eastAsia"/>
                <w:kern w:val="2"/>
                <w:sz w:val="20"/>
                <w:szCs w:val="20"/>
              </w:rPr>
              <w:t>것으로</w:t>
            </w:r>
            <w:r w:rsidR="00400FF8" w:rsidRPr="00C847E8">
              <w:rPr>
                <w:rFonts w:hint="eastAsia"/>
                <w:kern w:val="2"/>
                <w:sz w:val="20"/>
                <w:szCs w:val="20"/>
              </w:rPr>
              <w:t xml:space="preserve"> </w:t>
            </w:r>
            <w:r w:rsidR="00400FF8" w:rsidRPr="00C847E8">
              <w:rPr>
                <w:rFonts w:hint="eastAsia"/>
                <w:kern w:val="2"/>
                <w:sz w:val="20"/>
                <w:szCs w:val="20"/>
              </w:rPr>
              <w:t>보임</w:t>
            </w:r>
            <w:r w:rsidR="00400FF8" w:rsidRPr="00C847E8">
              <w:rPr>
                <w:rFonts w:hint="eastAsia"/>
                <w:kern w:val="2"/>
                <w:sz w:val="20"/>
                <w:szCs w:val="20"/>
              </w:rPr>
              <w:t>.</w:t>
            </w:r>
          </w:p>
        </w:tc>
      </w:tr>
      <w:tr w:rsidR="004B2745" w:rsidRPr="00C65EAA" w14:paraId="7C6C3C33"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0F0CE2FA" w14:textId="6FD4673B"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bookmarkStart w:id="10" w:name="_Toc485336526"/>
            <w:bookmarkStart w:id="11" w:name="_Toc499510203"/>
            <w:r w:rsidRPr="00C65EAA">
              <w:rPr>
                <w:rFonts w:eastAsia="바탕"/>
                <w:b/>
                <w:color w:val="000000" w:themeColor="text1"/>
                <w:kern w:val="2"/>
              </w:rPr>
              <w:t>인허가</w:t>
            </w:r>
            <w:r w:rsidRPr="00C65EAA">
              <w:rPr>
                <w:rFonts w:eastAsia="바탕"/>
                <w:b/>
                <w:color w:val="000000" w:themeColor="text1"/>
                <w:kern w:val="2"/>
              </w:rPr>
              <w:t>∙</w:t>
            </w:r>
            <w:r w:rsidRPr="00C65EAA">
              <w:rPr>
                <w:rFonts w:eastAsia="바탕"/>
                <w:b/>
                <w:color w:val="000000" w:themeColor="text1"/>
                <w:kern w:val="2"/>
              </w:rPr>
              <w:t>법령준수</w:t>
            </w:r>
            <w:r w:rsidRPr="00C65EAA">
              <w:rPr>
                <w:rFonts w:eastAsia="바탕"/>
                <w:b/>
                <w:color w:val="000000" w:themeColor="text1"/>
                <w:kern w:val="2"/>
              </w:rPr>
              <w:t xml:space="preserve"> </w:t>
            </w:r>
            <w:bookmarkEnd w:id="10"/>
            <w:bookmarkEnd w:id="11"/>
          </w:p>
        </w:tc>
      </w:tr>
      <w:tr w:rsidR="000C5FE5" w:rsidRPr="00C65EAA" w14:paraId="3D271834" w14:textId="77777777" w:rsidTr="001D3938">
        <w:trPr>
          <w:trHeight w:val="20"/>
        </w:trPr>
        <w:tc>
          <w:tcPr>
            <w:tcW w:w="1418" w:type="dxa"/>
            <w:tcBorders>
              <w:top w:val="single" w:sz="12" w:space="0" w:color="0F243E"/>
              <w:bottom w:val="single" w:sz="12" w:space="0" w:color="0F243E"/>
            </w:tcBorders>
            <w:shd w:val="clear" w:color="auto" w:fill="auto"/>
          </w:tcPr>
          <w:p w14:paraId="04D98B79" w14:textId="77777777" w:rsidR="009D63D4" w:rsidRDefault="000C5FE5" w:rsidP="009D63D4">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sidRPr="00C65EAA">
              <w:rPr>
                <w:rFonts w:eastAsia="바탕" w:hint="eastAsia"/>
                <w:b/>
                <w:color w:val="000000" w:themeColor="text1"/>
                <w:kern w:val="2"/>
              </w:rPr>
              <w:t>인허가</w:t>
            </w:r>
            <w:r w:rsidR="009D63D4">
              <w:rPr>
                <w:rFonts w:eastAsia="바탕" w:hint="eastAsia"/>
                <w:b/>
                <w:color w:val="000000" w:themeColor="text1"/>
                <w:kern w:val="2"/>
              </w:rPr>
              <w:t xml:space="preserve"> </w:t>
            </w:r>
          </w:p>
          <w:p w14:paraId="1A45DA42" w14:textId="4948B1CB" w:rsidR="000C5FE5" w:rsidRPr="00C65EAA" w:rsidRDefault="000C5FE5" w:rsidP="009D63D4">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sidRPr="00C65EAA">
              <w:rPr>
                <w:rFonts w:eastAsia="바탕" w:hint="eastAsia"/>
                <w:b/>
                <w:color w:val="000000" w:themeColor="text1"/>
                <w:kern w:val="2"/>
              </w:rPr>
              <w:t>현황</w:t>
            </w:r>
          </w:p>
        </w:tc>
        <w:tc>
          <w:tcPr>
            <w:tcW w:w="6946" w:type="dxa"/>
            <w:tcBorders>
              <w:top w:val="single" w:sz="12" w:space="0" w:color="0F243E"/>
              <w:bottom w:val="single" w:sz="12" w:space="0" w:color="0F243E"/>
            </w:tcBorders>
            <w:shd w:val="clear" w:color="auto" w:fill="auto"/>
          </w:tcPr>
          <w:p w14:paraId="1E782F5B" w14:textId="371C48D3" w:rsidR="000C5FE5" w:rsidRDefault="00186AF2" w:rsidP="000C5FE5">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자료에</w:t>
            </w:r>
            <w:r>
              <w:rPr>
                <w:rFonts w:hint="eastAsia"/>
                <w:sz w:val="20"/>
                <w:szCs w:val="20"/>
              </w:rPr>
              <w:t xml:space="preserve"> </w:t>
            </w:r>
            <w:r>
              <w:rPr>
                <w:rFonts w:hint="eastAsia"/>
                <w:sz w:val="20"/>
                <w:szCs w:val="20"/>
              </w:rPr>
              <w:t>의하면</w:t>
            </w:r>
            <w:r>
              <w:rPr>
                <w:rFonts w:hint="eastAsia"/>
                <w:sz w:val="20"/>
                <w:szCs w:val="20"/>
              </w:rPr>
              <w:t xml:space="preserve">, </w:t>
            </w:r>
            <w:r w:rsidR="000C5FE5" w:rsidRPr="00B801C8">
              <w:rPr>
                <w:rFonts w:hint="eastAsia"/>
                <w:sz w:val="20"/>
                <w:szCs w:val="20"/>
              </w:rPr>
              <w:t>대상회사가</w:t>
            </w:r>
            <w:r w:rsidR="00C73F8F">
              <w:rPr>
                <w:rFonts w:hint="eastAsia"/>
                <w:sz w:val="20"/>
                <w:szCs w:val="20"/>
              </w:rPr>
              <w:t xml:space="preserve"> </w:t>
            </w:r>
            <w:r w:rsidR="00C73F8F">
              <w:rPr>
                <w:rFonts w:hint="eastAsia"/>
                <w:sz w:val="20"/>
                <w:szCs w:val="20"/>
              </w:rPr>
              <w:t>영위하는</w:t>
            </w:r>
            <w:r w:rsidR="00C73F8F">
              <w:rPr>
                <w:rFonts w:hint="eastAsia"/>
                <w:sz w:val="20"/>
                <w:szCs w:val="20"/>
              </w:rPr>
              <w:t xml:space="preserve"> </w:t>
            </w:r>
            <w:r w:rsidR="00C73F8F">
              <w:rPr>
                <w:rFonts w:hint="eastAsia"/>
                <w:sz w:val="20"/>
                <w:szCs w:val="20"/>
              </w:rPr>
              <w:t>사업과</w:t>
            </w:r>
            <w:r w:rsidR="00C73F8F">
              <w:rPr>
                <w:rFonts w:hint="eastAsia"/>
                <w:sz w:val="20"/>
                <w:szCs w:val="20"/>
              </w:rPr>
              <w:t xml:space="preserve"> </w:t>
            </w:r>
            <w:r w:rsidR="00C73F8F">
              <w:rPr>
                <w:rFonts w:hint="eastAsia"/>
                <w:sz w:val="20"/>
                <w:szCs w:val="20"/>
              </w:rPr>
              <w:t>관련하여</w:t>
            </w:r>
            <w:r w:rsidR="000C5FE5" w:rsidRPr="00B801C8">
              <w:rPr>
                <w:rFonts w:hint="eastAsia"/>
                <w:sz w:val="20"/>
                <w:szCs w:val="20"/>
              </w:rPr>
              <w:t xml:space="preserve"> </w:t>
            </w:r>
            <w:r w:rsidR="009D4131">
              <w:rPr>
                <w:rFonts w:hint="eastAsia"/>
                <w:sz w:val="20"/>
                <w:szCs w:val="20"/>
              </w:rPr>
              <w:t>현재</w:t>
            </w:r>
            <w:r w:rsidR="009D4131">
              <w:rPr>
                <w:rFonts w:hint="eastAsia"/>
                <w:sz w:val="20"/>
                <w:szCs w:val="20"/>
              </w:rPr>
              <w:t xml:space="preserve"> </w:t>
            </w:r>
            <w:r w:rsidR="009D4131">
              <w:rPr>
                <w:rFonts w:hint="eastAsia"/>
                <w:sz w:val="20"/>
                <w:szCs w:val="20"/>
              </w:rPr>
              <w:t>취득하고</w:t>
            </w:r>
            <w:r w:rsidR="009D4131">
              <w:rPr>
                <w:rFonts w:hint="eastAsia"/>
                <w:sz w:val="20"/>
                <w:szCs w:val="20"/>
              </w:rPr>
              <w:t xml:space="preserve"> </w:t>
            </w:r>
            <w:r w:rsidR="009D4131">
              <w:rPr>
                <w:rFonts w:hint="eastAsia"/>
                <w:sz w:val="20"/>
                <w:szCs w:val="20"/>
              </w:rPr>
              <w:t>있는</w:t>
            </w:r>
            <w:r w:rsidR="009D4131">
              <w:rPr>
                <w:rFonts w:hint="eastAsia"/>
                <w:sz w:val="20"/>
                <w:szCs w:val="20"/>
              </w:rPr>
              <w:t xml:space="preserve"> </w:t>
            </w:r>
            <w:r w:rsidR="000C5FE5" w:rsidRPr="00B801C8">
              <w:rPr>
                <w:rFonts w:hint="eastAsia"/>
                <w:sz w:val="20"/>
                <w:szCs w:val="20"/>
              </w:rPr>
              <w:t>인허가</w:t>
            </w:r>
            <w:r w:rsidR="000C5FE5" w:rsidRPr="00B801C8">
              <w:rPr>
                <w:rFonts w:hint="eastAsia"/>
                <w:sz w:val="20"/>
                <w:szCs w:val="20"/>
              </w:rPr>
              <w:t xml:space="preserve"> </w:t>
            </w:r>
            <w:r w:rsidR="000C5FE5" w:rsidRPr="00B801C8">
              <w:rPr>
                <w:rFonts w:hint="eastAsia"/>
                <w:sz w:val="20"/>
                <w:szCs w:val="20"/>
              </w:rPr>
              <w:t>현황은</w:t>
            </w:r>
            <w:r w:rsidR="000C5FE5" w:rsidRPr="00B801C8">
              <w:rPr>
                <w:rFonts w:hint="eastAsia"/>
                <w:sz w:val="20"/>
                <w:szCs w:val="20"/>
              </w:rPr>
              <w:t xml:space="preserve"> </w:t>
            </w:r>
            <w:r w:rsidR="000C5FE5" w:rsidRPr="00B801C8">
              <w:rPr>
                <w:rFonts w:hint="eastAsia"/>
                <w:sz w:val="20"/>
                <w:szCs w:val="20"/>
              </w:rPr>
              <w:t>다음과</w:t>
            </w:r>
            <w:r w:rsidR="000C5FE5" w:rsidRPr="00B801C8">
              <w:rPr>
                <w:rFonts w:hint="eastAsia"/>
                <w:sz w:val="20"/>
                <w:szCs w:val="20"/>
              </w:rPr>
              <w:t xml:space="preserve"> </w:t>
            </w:r>
            <w:r w:rsidR="000C5FE5" w:rsidRPr="00B801C8">
              <w:rPr>
                <w:rFonts w:hint="eastAsia"/>
                <w:sz w:val="20"/>
                <w:szCs w:val="20"/>
              </w:rPr>
              <w:t>같음</w:t>
            </w:r>
            <w:r w:rsidR="000C5FE5" w:rsidRPr="00B801C8">
              <w:rPr>
                <w:rFonts w:hint="eastAsia"/>
                <w:sz w:val="20"/>
                <w:szCs w:val="20"/>
              </w:rPr>
              <w:t>.</w:t>
            </w:r>
          </w:p>
          <w:tbl>
            <w:tblPr>
              <w:tblStyle w:val="a7"/>
              <w:tblW w:w="6665" w:type="dxa"/>
              <w:tblInd w:w="32"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ayout w:type="fixed"/>
              <w:tblCellMar>
                <w:left w:w="85" w:type="dxa"/>
                <w:right w:w="85" w:type="dxa"/>
              </w:tblCellMar>
              <w:tblLook w:val="04A0" w:firstRow="1" w:lastRow="0" w:firstColumn="1" w:lastColumn="0" w:noHBand="0" w:noVBand="1"/>
            </w:tblPr>
            <w:tblGrid>
              <w:gridCol w:w="2411"/>
              <w:gridCol w:w="1134"/>
              <w:gridCol w:w="1276"/>
              <w:gridCol w:w="1844"/>
            </w:tblGrid>
            <w:tr w:rsidR="00112BD4" w:rsidRPr="00207032" w14:paraId="5B9C55B1" w14:textId="77777777" w:rsidTr="00112BD4">
              <w:trPr>
                <w:trHeight w:val="20"/>
                <w:tblHeader/>
              </w:trPr>
              <w:tc>
                <w:tcPr>
                  <w:tcW w:w="2411" w:type="dxa"/>
                  <w:shd w:val="clear" w:color="auto" w:fill="D9D9D9" w:themeFill="background1" w:themeFillShade="D9"/>
                  <w:vAlign w:val="center"/>
                </w:tcPr>
                <w:p w14:paraId="03BD7A79" w14:textId="77777777" w:rsidR="004918C2" w:rsidRPr="004918C2" w:rsidRDefault="004918C2" w:rsidP="004918C2">
                  <w:pPr>
                    <w:wordWrap w:val="0"/>
                    <w:autoSpaceDE w:val="0"/>
                    <w:autoSpaceDN w:val="0"/>
                    <w:spacing w:line="240" w:lineRule="auto"/>
                    <w:jc w:val="center"/>
                    <w:rPr>
                      <w:rFonts w:eastAsia="바탕"/>
                      <w:b/>
                      <w:bCs/>
                      <w:sz w:val="18"/>
                      <w:szCs w:val="18"/>
                    </w:rPr>
                  </w:pPr>
                  <w:r w:rsidRPr="004918C2">
                    <w:rPr>
                      <w:rFonts w:eastAsia="바탕"/>
                      <w:b/>
                      <w:bCs/>
                      <w:sz w:val="18"/>
                      <w:szCs w:val="18"/>
                    </w:rPr>
                    <w:t>인허가명</w:t>
                  </w:r>
                </w:p>
              </w:tc>
              <w:tc>
                <w:tcPr>
                  <w:tcW w:w="1134" w:type="dxa"/>
                  <w:shd w:val="clear" w:color="auto" w:fill="D9D9D9" w:themeFill="background1" w:themeFillShade="D9"/>
                  <w:vAlign w:val="center"/>
                </w:tcPr>
                <w:p w14:paraId="17102137" w14:textId="77777777" w:rsidR="004918C2" w:rsidRPr="004918C2" w:rsidRDefault="004918C2" w:rsidP="004918C2">
                  <w:pPr>
                    <w:wordWrap w:val="0"/>
                    <w:autoSpaceDE w:val="0"/>
                    <w:autoSpaceDN w:val="0"/>
                    <w:spacing w:line="240" w:lineRule="auto"/>
                    <w:jc w:val="center"/>
                    <w:rPr>
                      <w:rFonts w:eastAsia="바탕"/>
                      <w:b/>
                      <w:bCs/>
                      <w:sz w:val="18"/>
                      <w:szCs w:val="18"/>
                    </w:rPr>
                  </w:pPr>
                  <w:r w:rsidRPr="004918C2">
                    <w:rPr>
                      <w:rFonts w:eastAsia="바탕" w:hint="eastAsia"/>
                      <w:b/>
                      <w:bCs/>
                      <w:sz w:val="18"/>
                      <w:szCs w:val="18"/>
                    </w:rPr>
                    <w:t>취득</w:t>
                  </w:r>
                  <w:r w:rsidRPr="004918C2">
                    <w:rPr>
                      <w:rFonts w:eastAsia="바탕"/>
                      <w:b/>
                      <w:bCs/>
                      <w:sz w:val="18"/>
                      <w:szCs w:val="18"/>
                    </w:rPr>
                    <w:t>일자</w:t>
                  </w:r>
                </w:p>
              </w:tc>
              <w:tc>
                <w:tcPr>
                  <w:tcW w:w="1276" w:type="dxa"/>
                  <w:shd w:val="clear" w:color="auto" w:fill="D9D9D9" w:themeFill="background1" w:themeFillShade="D9"/>
                  <w:vAlign w:val="center"/>
                </w:tcPr>
                <w:p w14:paraId="60D709BA" w14:textId="7C3EAAFA" w:rsidR="004918C2" w:rsidRPr="004918C2" w:rsidRDefault="004918C2" w:rsidP="004918C2">
                  <w:pPr>
                    <w:wordWrap w:val="0"/>
                    <w:autoSpaceDE w:val="0"/>
                    <w:autoSpaceDN w:val="0"/>
                    <w:spacing w:line="240" w:lineRule="auto"/>
                    <w:jc w:val="center"/>
                    <w:rPr>
                      <w:rFonts w:eastAsia="바탕"/>
                      <w:b/>
                      <w:bCs/>
                      <w:sz w:val="18"/>
                      <w:szCs w:val="18"/>
                    </w:rPr>
                  </w:pPr>
                  <w:r>
                    <w:rPr>
                      <w:rFonts w:eastAsia="바탕" w:hint="eastAsia"/>
                      <w:b/>
                      <w:bCs/>
                      <w:sz w:val="18"/>
                      <w:szCs w:val="18"/>
                    </w:rPr>
                    <w:t>유효기간</w:t>
                  </w:r>
                </w:p>
              </w:tc>
              <w:tc>
                <w:tcPr>
                  <w:tcW w:w="1844" w:type="dxa"/>
                  <w:shd w:val="clear" w:color="auto" w:fill="D9D9D9" w:themeFill="background1" w:themeFillShade="D9"/>
                  <w:vAlign w:val="center"/>
                </w:tcPr>
                <w:p w14:paraId="0654E23A" w14:textId="55274E10" w:rsidR="004918C2" w:rsidRPr="004918C2" w:rsidRDefault="004918C2" w:rsidP="004918C2">
                  <w:pPr>
                    <w:wordWrap w:val="0"/>
                    <w:autoSpaceDE w:val="0"/>
                    <w:autoSpaceDN w:val="0"/>
                    <w:spacing w:line="240" w:lineRule="auto"/>
                    <w:jc w:val="center"/>
                    <w:rPr>
                      <w:rFonts w:eastAsia="바탕"/>
                      <w:b/>
                      <w:bCs/>
                      <w:sz w:val="18"/>
                      <w:szCs w:val="18"/>
                    </w:rPr>
                  </w:pPr>
                  <w:r w:rsidRPr="004918C2">
                    <w:rPr>
                      <w:rFonts w:eastAsia="바탕" w:hint="eastAsia"/>
                      <w:b/>
                      <w:bCs/>
                      <w:sz w:val="18"/>
                      <w:szCs w:val="18"/>
                    </w:rPr>
                    <w:t>발급기관</w:t>
                  </w:r>
                </w:p>
              </w:tc>
            </w:tr>
            <w:tr w:rsidR="002B6E1A" w:rsidRPr="00207032" w14:paraId="1FE930FA" w14:textId="77777777" w:rsidTr="00112BD4">
              <w:trPr>
                <w:trHeight w:val="20"/>
              </w:trPr>
              <w:tc>
                <w:tcPr>
                  <w:tcW w:w="2411" w:type="dxa"/>
                  <w:vAlign w:val="center"/>
                </w:tcPr>
                <w:p w14:paraId="7536A2F5" w14:textId="2E084873"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벤처기업확인서</w:t>
                  </w:r>
                </w:p>
              </w:tc>
              <w:tc>
                <w:tcPr>
                  <w:tcW w:w="1134" w:type="dxa"/>
                  <w:vAlign w:val="center"/>
                </w:tcPr>
                <w:p w14:paraId="4C1674F5" w14:textId="0ED01E60"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2021. 11. 21.</w:t>
                  </w:r>
                </w:p>
              </w:tc>
              <w:tc>
                <w:tcPr>
                  <w:tcW w:w="1276" w:type="dxa"/>
                  <w:vAlign w:val="center"/>
                </w:tcPr>
                <w:p w14:paraId="1491C0D6" w14:textId="0A39C230"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2021. 11. 22. ~ 2024. 11. 21.</w:t>
                  </w:r>
                </w:p>
              </w:tc>
              <w:tc>
                <w:tcPr>
                  <w:tcW w:w="1844" w:type="dxa"/>
                  <w:vAlign w:val="center"/>
                </w:tcPr>
                <w:p w14:paraId="369F7F73" w14:textId="459AB381" w:rsidR="002B6E1A" w:rsidRDefault="00812C7F" w:rsidP="002B6E1A">
                  <w:pPr>
                    <w:wordWrap w:val="0"/>
                    <w:autoSpaceDE w:val="0"/>
                    <w:autoSpaceDN w:val="0"/>
                    <w:spacing w:line="240" w:lineRule="auto"/>
                    <w:jc w:val="center"/>
                    <w:rPr>
                      <w:rFonts w:eastAsia="바탕"/>
                      <w:sz w:val="18"/>
                      <w:szCs w:val="18"/>
                    </w:rPr>
                  </w:pPr>
                  <w:r>
                    <w:rPr>
                      <w:rFonts w:eastAsia="바탕" w:hint="eastAsia"/>
                      <w:sz w:val="18"/>
                      <w:szCs w:val="18"/>
                    </w:rPr>
                    <w:t>벤처기업협회장</w:t>
                  </w:r>
                </w:p>
              </w:tc>
            </w:tr>
            <w:tr w:rsidR="00112BD4" w:rsidRPr="00207032" w14:paraId="7ECBCDF1" w14:textId="77777777" w:rsidTr="00112BD4">
              <w:trPr>
                <w:trHeight w:val="20"/>
              </w:trPr>
              <w:tc>
                <w:tcPr>
                  <w:tcW w:w="2411" w:type="dxa"/>
                  <w:vAlign w:val="center"/>
                </w:tcPr>
                <w:p w14:paraId="5E50B3B2" w14:textId="77777777"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중소기업확인서</w:t>
                  </w:r>
                </w:p>
                <w:p w14:paraId="76204FCF" w14:textId="590A8A81"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r>
                    <w:rPr>
                      <w:rFonts w:eastAsia="바탕" w:hint="eastAsia"/>
                      <w:sz w:val="18"/>
                      <w:szCs w:val="18"/>
                    </w:rPr>
                    <w:t>기술혁신형</w:t>
                  </w:r>
                  <w:r>
                    <w:rPr>
                      <w:rFonts w:eastAsia="바탕" w:hint="eastAsia"/>
                      <w:sz w:val="18"/>
                      <w:szCs w:val="18"/>
                    </w:rPr>
                    <w:t>)</w:t>
                  </w:r>
                </w:p>
              </w:tc>
              <w:tc>
                <w:tcPr>
                  <w:tcW w:w="1134" w:type="dxa"/>
                  <w:vAlign w:val="center"/>
                </w:tcPr>
                <w:p w14:paraId="50A2B721" w14:textId="047064B6"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2022. 1. 17.</w:t>
                  </w:r>
                </w:p>
              </w:tc>
              <w:tc>
                <w:tcPr>
                  <w:tcW w:w="1276" w:type="dxa"/>
                  <w:vAlign w:val="center"/>
                </w:tcPr>
                <w:p w14:paraId="0D583B71" w14:textId="05E8B0F9"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2022. 1. 17. ~ 2025. 1. 16.</w:t>
                  </w:r>
                </w:p>
              </w:tc>
              <w:tc>
                <w:tcPr>
                  <w:tcW w:w="1844" w:type="dxa"/>
                  <w:vAlign w:val="center"/>
                </w:tcPr>
                <w:p w14:paraId="0CED1859" w14:textId="105F1542"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중소벤처기업부장관</w:t>
                  </w:r>
                </w:p>
              </w:tc>
            </w:tr>
            <w:tr w:rsidR="00112BD4" w:rsidRPr="00207032" w14:paraId="3B973190" w14:textId="77777777" w:rsidTr="00112BD4">
              <w:trPr>
                <w:trHeight w:val="20"/>
              </w:trPr>
              <w:tc>
                <w:tcPr>
                  <w:tcW w:w="2411" w:type="dxa"/>
                  <w:vAlign w:val="center"/>
                </w:tcPr>
                <w:p w14:paraId="55173742" w14:textId="349D25E9"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기업부설연구소</w:t>
                  </w:r>
                  <w:r>
                    <w:rPr>
                      <w:rFonts w:eastAsia="바탕" w:hint="eastAsia"/>
                      <w:sz w:val="18"/>
                      <w:szCs w:val="18"/>
                    </w:rPr>
                    <w:t xml:space="preserve"> </w:t>
                  </w:r>
                  <w:r>
                    <w:rPr>
                      <w:rFonts w:eastAsia="바탕" w:hint="eastAsia"/>
                      <w:sz w:val="18"/>
                      <w:szCs w:val="18"/>
                    </w:rPr>
                    <w:t>인정서</w:t>
                  </w:r>
                </w:p>
              </w:tc>
              <w:tc>
                <w:tcPr>
                  <w:tcW w:w="1134" w:type="dxa"/>
                  <w:vAlign w:val="center"/>
                </w:tcPr>
                <w:p w14:paraId="76AFCB3F" w14:textId="0BC42574"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2022. 8. 30.</w:t>
                  </w:r>
                </w:p>
              </w:tc>
              <w:tc>
                <w:tcPr>
                  <w:tcW w:w="1276" w:type="dxa"/>
                  <w:vAlign w:val="center"/>
                </w:tcPr>
                <w:p w14:paraId="51151BC8" w14:textId="7EDD8364"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17B0BECC" w14:textId="77777777" w:rsidR="00112BD4"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한국산업기술진흥</w:t>
                  </w:r>
                </w:p>
                <w:p w14:paraId="31D7B713" w14:textId="18E15619"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협회장</w:t>
                  </w:r>
                </w:p>
              </w:tc>
            </w:tr>
            <w:tr w:rsidR="00112BD4" w:rsidRPr="00207032" w14:paraId="79BB48BE" w14:textId="77777777" w:rsidTr="00112BD4">
              <w:trPr>
                <w:trHeight w:val="20"/>
              </w:trPr>
              <w:tc>
                <w:tcPr>
                  <w:tcW w:w="2411" w:type="dxa"/>
                  <w:vAlign w:val="center"/>
                </w:tcPr>
                <w:p w14:paraId="1561C545" w14:textId="7B5A5A8D"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통신판매업신고</w:t>
                  </w:r>
                </w:p>
              </w:tc>
              <w:tc>
                <w:tcPr>
                  <w:tcW w:w="1134" w:type="dxa"/>
                  <w:vAlign w:val="center"/>
                </w:tcPr>
                <w:p w14:paraId="62D999E4" w14:textId="77777777"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2023. 4. 11.</w:t>
                  </w:r>
                </w:p>
              </w:tc>
              <w:tc>
                <w:tcPr>
                  <w:tcW w:w="1276" w:type="dxa"/>
                  <w:vAlign w:val="center"/>
                </w:tcPr>
                <w:p w14:paraId="50F1B803" w14:textId="5813BD7A" w:rsidR="004918C2" w:rsidRPr="00207032" w:rsidRDefault="006D2143" w:rsidP="004918C2">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628BD805" w14:textId="5FEA8F48" w:rsidR="004918C2"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마포구청장</w:t>
                  </w:r>
                </w:p>
              </w:tc>
            </w:tr>
            <w:tr w:rsidR="00112BD4" w:rsidRPr="00207032" w14:paraId="49CAE103" w14:textId="77777777" w:rsidTr="00112BD4">
              <w:trPr>
                <w:trHeight w:val="20"/>
              </w:trPr>
              <w:tc>
                <w:tcPr>
                  <w:tcW w:w="2411" w:type="dxa"/>
                  <w:vAlign w:val="center"/>
                </w:tcPr>
                <w:p w14:paraId="20E2A56D" w14:textId="77777777"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위치기반서비스사업</w:t>
                  </w:r>
                  <w:r w:rsidRPr="00207032">
                    <w:rPr>
                      <w:rFonts w:eastAsia="바탕"/>
                      <w:sz w:val="18"/>
                      <w:szCs w:val="18"/>
                    </w:rPr>
                    <w:t xml:space="preserve"> </w:t>
                  </w:r>
                </w:p>
                <w:p w14:paraId="31F0F893" w14:textId="422577F2"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신고</w:t>
                  </w:r>
                  <w:r w:rsidR="006D2143">
                    <w:rPr>
                      <w:rFonts w:eastAsia="바탕" w:hint="eastAsia"/>
                      <w:sz w:val="18"/>
                      <w:szCs w:val="18"/>
                    </w:rPr>
                    <w:t>확인증</w:t>
                  </w:r>
                </w:p>
              </w:tc>
              <w:tc>
                <w:tcPr>
                  <w:tcW w:w="1134" w:type="dxa"/>
                  <w:vAlign w:val="center"/>
                </w:tcPr>
                <w:p w14:paraId="047CFF2A" w14:textId="77777777"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20</w:t>
                  </w:r>
                  <w:r w:rsidRPr="00207032">
                    <w:rPr>
                      <w:rFonts w:eastAsia="바탕" w:hint="eastAsia"/>
                      <w:sz w:val="18"/>
                      <w:szCs w:val="18"/>
                    </w:rPr>
                    <w:t>23</w:t>
                  </w:r>
                  <w:r w:rsidRPr="00207032">
                    <w:rPr>
                      <w:rFonts w:eastAsia="바탕"/>
                      <w:sz w:val="18"/>
                      <w:szCs w:val="18"/>
                    </w:rPr>
                    <w:t xml:space="preserve">. </w:t>
                  </w:r>
                  <w:r w:rsidRPr="00207032">
                    <w:rPr>
                      <w:rFonts w:eastAsia="바탕" w:hint="eastAsia"/>
                      <w:sz w:val="18"/>
                      <w:szCs w:val="18"/>
                    </w:rPr>
                    <w:t>9</w:t>
                  </w:r>
                  <w:r w:rsidRPr="00207032">
                    <w:rPr>
                      <w:rFonts w:eastAsia="바탕"/>
                      <w:sz w:val="18"/>
                      <w:szCs w:val="18"/>
                    </w:rPr>
                    <w:t xml:space="preserve">. </w:t>
                  </w:r>
                  <w:r w:rsidRPr="00207032">
                    <w:rPr>
                      <w:rFonts w:eastAsia="바탕" w:hint="eastAsia"/>
                      <w:sz w:val="18"/>
                      <w:szCs w:val="18"/>
                    </w:rPr>
                    <w:t>1</w:t>
                  </w:r>
                  <w:r w:rsidRPr="00207032">
                    <w:rPr>
                      <w:rFonts w:eastAsia="바탕"/>
                      <w:sz w:val="18"/>
                      <w:szCs w:val="18"/>
                    </w:rPr>
                    <w:t>.</w:t>
                  </w:r>
                </w:p>
              </w:tc>
              <w:tc>
                <w:tcPr>
                  <w:tcW w:w="1276" w:type="dxa"/>
                  <w:vAlign w:val="center"/>
                </w:tcPr>
                <w:p w14:paraId="4A55A6FA" w14:textId="7958A08A" w:rsidR="004918C2" w:rsidRPr="00207032" w:rsidRDefault="006D2143" w:rsidP="004918C2">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35BC6E54" w14:textId="77777777" w:rsidR="00112BD4"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방송통신위원회</w:t>
                  </w:r>
                </w:p>
                <w:p w14:paraId="39E0595E" w14:textId="25187139" w:rsidR="004918C2"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위원장</w:t>
                  </w:r>
                </w:p>
              </w:tc>
            </w:tr>
            <w:tr w:rsidR="00112BD4" w:rsidRPr="00207032" w14:paraId="6B7C9870" w14:textId="77777777" w:rsidTr="00112BD4">
              <w:trPr>
                <w:trHeight w:val="20"/>
              </w:trPr>
              <w:tc>
                <w:tcPr>
                  <w:tcW w:w="2411" w:type="dxa"/>
                  <w:vAlign w:val="center"/>
                </w:tcPr>
                <w:p w14:paraId="5BB73435" w14:textId="77777777"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중소기업확인서</w:t>
                  </w:r>
                </w:p>
                <w:p w14:paraId="46DDE904" w14:textId="1E5AC799"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r>
                    <w:rPr>
                      <w:rFonts w:eastAsia="바탕" w:hint="eastAsia"/>
                      <w:sz w:val="18"/>
                      <w:szCs w:val="18"/>
                    </w:rPr>
                    <w:t>소기업</w:t>
                  </w:r>
                  <w:r>
                    <w:rPr>
                      <w:rFonts w:eastAsia="바탕" w:hint="eastAsia"/>
                      <w:sz w:val="18"/>
                      <w:szCs w:val="18"/>
                    </w:rPr>
                    <w:t xml:space="preserve">, </w:t>
                  </w:r>
                  <w:r>
                    <w:rPr>
                      <w:rFonts w:eastAsia="바탕" w:hint="eastAsia"/>
                      <w:sz w:val="18"/>
                      <w:szCs w:val="18"/>
                    </w:rPr>
                    <w:t>공공기관</w:t>
                  </w:r>
                  <w:r>
                    <w:rPr>
                      <w:rFonts w:eastAsia="바탕" w:hint="eastAsia"/>
                      <w:sz w:val="18"/>
                      <w:szCs w:val="18"/>
                    </w:rPr>
                    <w:t xml:space="preserve"> </w:t>
                  </w:r>
                  <w:r>
                    <w:rPr>
                      <w:rFonts w:eastAsia="바탕" w:hint="eastAsia"/>
                      <w:sz w:val="18"/>
                      <w:szCs w:val="18"/>
                    </w:rPr>
                    <w:t>입찰용</w:t>
                  </w:r>
                  <w:r>
                    <w:rPr>
                      <w:rFonts w:eastAsia="바탕" w:hint="eastAsia"/>
                      <w:sz w:val="18"/>
                      <w:szCs w:val="18"/>
                    </w:rPr>
                    <w:t>)</w:t>
                  </w:r>
                </w:p>
              </w:tc>
              <w:tc>
                <w:tcPr>
                  <w:tcW w:w="1134" w:type="dxa"/>
                  <w:vAlign w:val="center"/>
                </w:tcPr>
                <w:p w14:paraId="4A412268" w14:textId="1BA7F31B"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2024. 3. 27.</w:t>
                  </w:r>
                </w:p>
              </w:tc>
              <w:tc>
                <w:tcPr>
                  <w:tcW w:w="1276" w:type="dxa"/>
                  <w:vAlign w:val="center"/>
                </w:tcPr>
                <w:p w14:paraId="7989613B" w14:textId="77777777" w:rsidR="00EE4AE1"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 xml:space="preserve">2024. 4. 1. ~ </w:t>
                  </w:r>
                </w:p>
                <w:p w14:paraId="3FD1D576" w14:textId="625888EA"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2025. 3. 31.</w:t>
                  </w:r>
                </w:p>
              </w:tc>
              <w:tc>
                <w:tcPr>
                  <w:tcW w:w="1844" w:type="dxa"/>
                  <w:vAlign w:val="center"/>
                </w:tcPr>
                <w:p w14:paraId="6FF6D5FF" w14:textId="0B4302F5"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중소벤처기업부장관</w:t>
                  </w:r>
                </w:p>
              </w:tc>
            </w:tr>
            <w:tr w:rsidR="00112BD4" w:rsidRPr="00207032" w14:paraId="7BF648BC" w14:textId="77777777" w:rsidTr="00112BD4">
              <w:trPr>
                <w:trHeight w:val="20"/>
              </w:trPr>
              <w:tc>
                <w:tcPr>
                  <w:tcW w:w="2411" w:type="dxa"/>
                  <w:vAlign w:val="center"/>
                </w:tcPr>
                <w:p w14:paraId="69FD22E5" w14:textId="0FB06A53"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직접생산확인증명서</w:t>
                  </w:r>
                </w:p>
              </w:tc>
              <w:tc>
                <w:tcPr>
                  <w:tcW w:w="1134" w:type="dxa"/>
                  <w:vAlign w:val="center"/>
                </w:tcPr>
                <w:p w14:paraId="2F309837" w14:textId="7DEBAB52"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2024. 7. 12.</w:t>
                  </w:r>
                </w:p>
              </w:tc>
              <w:tc>
                <w:tcPr>
                  <w:tcW w:w="1276" w:type="dxa"/>
                  <w:vAlign w:val="center"/>
                </w:tcPr>
                <w:p w14:paraId="764C3478" w14:textId="55185955"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6B0BC9B4" w14:textId="1B55D8A0"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중소기업유통센터</w:t>
                  </w:r>
                  <w:r w:rsidR="00812C7F">
                    <w:rPr>
                      <w:rFonts w:eastAsia="바탕" w:hint="eastAsia"/>
                      <w:sz w:val="18"/>
                      <w:szCs w:val="18"/>
                    </w:rPr>
                    <w:t>장</w:t>
                  </w:r>
                </w:p>
              </w:tc>
            </w:tr>
            <w:tr w:rsidR="00112BD4" w:rsidRPr="00207032" w14:paraId="1B92FAFF" w14:textId="77777777" w:rsidTr="00112BD4">
              <w:trPr>
                <w:trHeight w:val="20"/>
              </w:trPr>
              <w:tc>
                <w:tcPr>
                  <w:tcW w:w="2411" w:type="dxa"/>
                  <w:vAlign w:val="center"/>
                </w:tcPr>
                <w:p w14:paraId="2047E17A" w14:textId="512669BC"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경쟁입찰참가자격등록증</w:t>
                  </w:r>
                </w:p>
              </w:tc>
              <w:tc>
                <w:tcPr>
                  <w:tcW w:w="1134" w:type="dxa"/>
                  <w:vAlign w:val="center"/>
                </w:tcPr>
                <w:p w14:paraId="00A1C790" w14:textId="49B32717"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2024. 7. 23.</w:t>
                  </w:r>
                </w:p>
              </w:tc>
              <w:tc>
                <w:tcPr>
                  <w:tcW w:w="1276" w:type="dxa"/>
                  <w:vAlign w:val="center"/>
                </w:tcPr>
                <w:p w14:paraId="5971824E" w14:textId="23E086FC"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2024. 7. 23. ~2026. 2. 4.</w:t>
                  </w:r>
                </w:p>
              </w:tc>
              <w:tc>
                <w:tcPr>
                  <w:tcW w:w="1844" w:type="dxa"/>
                  <w:vAlign w:val="center"/>
                </w:tcPr>
                <w:p w14:paraId="72A0BD81" w14:textId="40208069"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조달청장</w:t>
                  </w:r>
                </w:p>
              </w:tc>
            </w:tr>
          </w:tbl>
          <w:p w14:paraId="04D2E6C1" w14:textId="40207131" w:rsidR="000C5FE5" w:rsidRDefault="000C5FE5" w:rsidP="006007F6">
            <w:pPr>
              <w:pStyle w:val="1"/>
              <w:numPr>
                <w:ilvl w:val="0"/>
                <w:numId w:val="0"/>
              </w:numPr>
              <w:ind w:left="5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0C58AFD6" w14:textId="68E0D2C5" w:rsidR="00D00D76" w:rsidRPr="00D00D76" w:rsidRDefault="00C71F4E" w:rsidP="00620324">
            <w:pPr>
              <w:pStyle w:val="1"/>
              <w:spacing w:line="276" w:lineRule="auto"/>
              <w:rPr>
                <w:color w:val="000000" w:themeColor="text1"/>
                <w:kern w:val="2"/>
                <w:sz w:val="20"/>
                <w:szCs w:val="20"/>
              </w:rPr>
            </w:pPr>
            <w:r>
              <w:rPr>
                <w:rFonts w:hint="eastAsia"/>
                <w:sz w:val="20"/>
                <w:szCs w:val="20"/>
              </w:rPr>
              <w:t>대상회사는</w:t>
            </w:r>
            <w:r>
              <w:rPr>
                <w:rFonts w:hint="eastAsia"/>
                <w:sz w:val="20"/>
                <w:szCs w:val="20"/>
              </w:rPr>
              <w:t xml:space="preserve"> </w:t>
            </w:r>
            <w:r w:rsidR="00D00D76">
              <w:rPr>
                <w:rFonts w:hint="eastAsia"/>
                <w:sz w:val="20"/>
                <w:szCs w:val="20"/>
              </w:rPr>
              <w:t>개인</w:t>
            </w:r>
            <w:r w:rsidR="00D00D76" w:rsidRPr="00F92693">
              <w:rPr>
                <w:rFonts w:hint="eastAsia"/>
                <w:sz w:val="20"/>
                <w:szCs w:val="20"/>
              </w:rPr>
              <w:t>위치정보를</w:t>
            </w:r>
            <w:r w:rsidR="00D00D76" w:rsidRPr="00F92693">
              <w:rPr>
                <w:rFonts w:hint="eastAsia"/>
                <w:sz w:val="20"/>
                <w:szCs w:val="20"/>
              </w:rPr>
              <w:t xml:space="preserve"> </w:t>
            </w:r>
            <w:r w:rsidR="00D00D76" w:rsidRPr="00F92693">
              <w:rPr>
                <w:rFonts w:hint="eastAsia"/>
                <w:sz w:val="20"/>
                <w:szCs w:val="20"/>
              </w:rPr>
              <w:t>수집하여</w:t>
            </w:r>
            <w:r w:rsidR="00D00D76" w:rsidRPr="00F92693">
              <w:rPr>
                <w:rFonts w:hint="eastAsia"/>
                <w:sz w:val="20"/>
                <w:szCs w:val="20"/>
              </w:rPr>
              <w:t xml:space="preserve"> </w:t>
            </w:r>
            <w:r w:rsidR="00D00D76" w:rsidRPr="00F92693">
              <w:rPr>
                <w:rFonts w:hint="eastAsia"/>
                <w:sz w:val="20"/>
                <w:szCs w:val="20"/>
              </w:rPr>
              <w:t>스스로</w:t>
            </w:r>
            <w:r w:rsidR="00D00D76">
              <w:rPr>
                <w:rFonts w:hint="eastAsia"/>
                <w:sz w:val="20"/>
                <w:szCs w:val="20"/>
              </w:rPr>
              <w:t>의</w:t>
            </w:r>
            <w:r w:rsidR="00D00D76">
              <w:rPr>
                <w:rFonts w:hint="eastAsia"/>
                <w:sz w:val="20"/>
                <w:szCs w:val="20"/>
              </w:rPr>
              <w:t xml:space="preserve"> </w:t>
            </w:r>
            <w:r w:rsidR="00D00D76">
              <w:rPr>
                <w:rFonts w:hint="eastAsia"/>
                <w:sz w:val="20"/>
                <w:szCs w:val="20"/>
              </w:rPr>
              <w:t>서비스인</w:t>
            </w:r>
            <w:r w:rsidR="00D00D76" w:rsidRPr="00F92693">
              <w:rPr>
                <w:rFonts w:hint="eastAsia"/>
                <w:sz w:val="20"/>
                <w:szCs w:val="20"/>
              </w:rPr>
              <w:t xml:space="preserve"> </w:t>
            </w:r>
            <w:r w:rsidR="00D00D76" w:rsidRPr="00F92693">
              <w:rPr>
                <w:rFonts w:hint="eastAsia"/>
                <w:sz w:val="20"/>
                <w:szCs w:val="20"/>
              </w:rPr>
              <w:t>‘</w:t>
            </w:r>
            <w:r w:rsidR="00D00D76">
              <w:rPr>
                <w:rFonts w:hint="eastAsia"/>
                <w:sz w:val="20"/>
                <w:szCs w:val="20"/>
              </w:rPr>
              <w:t>루티</w:t>
            </w:r>
            <w:r w:rsidR="00D00D76">
              <w:rPr>
                <w:rFonts w:hint="eastAsia"/>
                <w:sz w:val="20"/>
                <w:szCs w:val="20"/>
              </w:rPr>
              <w:t xml:space="preserve"> </w:t>
            </w:r>
            <w:r w:rsidR="00D00D76">
              <w:rPr>
                <w:rFonts w:hint="eastAsia"/>
                <w:sz w:val="20"/>
                <w:szCs w:val="20"/>
              </w:rPr>
              <w:t>경로플래너</w:t>
            </w:r>
            <w:r w:rsidR="00D00D76" w:rsidRPr="00F92693">
              <w:rPr>
                <w:rFonts w:hint="eastAsia"/>
                <w:sz w:val="20"/>
                <w:szCs w:val="20"/>
              </w:rPr>
              <w:t>’</w:t>
            </w:r>
            <w:r w:rsidR="00D00D76" w:rsidRPr="00F92693">
              <w:rPr>
                <w:rFonts w:hint="eastAsia"/>
                <w:sz w:val="20"/>
                <w:szCs w:val="20"/>
              </w:rPr>
              <w:t xml:space="preserve"> </w:t>
            </w:r>
            <w:r w:rsidR="00D00D76" w:rsidRPr="00F92693">
              <w:rPr>
                <w:rFonts w:hint="eastAsia"/>
                <w:sz w:val="20"/>
                <w:szCs w:val="20"/>
              </w:rPr>
              <w:t>및</w:t>
            </w:r>
            <w:r w:rsidR="00D00D76" w:rsidRPr="00F92693">
              <w:rPr>
                <w:rFonts w:hint="eastAsia"/>
                <w:sz w:val="20"/>
                <w:szCs w:val="20"/>
              </w:rPr>
              <w:t xml:space="preserve"> </w:t>
            </w:r>
            <w:r w:rsidR="00D00D76" w:rsidRPr="00F92693">
              <w:rPr>
                <w:rFonts w:hint="eastAsia"/>
                <w:sz w:val="20"/>
                <w:szCs w:val="20"/>
              </w:rPr>
              <w:t>‘</w:t>
            </w:r>
            <w:r w:rsidR="00D00D76">
              <w:rPr>
                <w:rFonts w:hint="eastAsia"/>
                <w:sz w:val="20"/>
                <w:szCs w:val="20"/>
              </w:rPr>
              <w:t>루티</w:t>
            </w:r>
            <w:r w:rsidR="00D00D76">
              <w:rPr>
                <w:rFonts w:hint="eastAsia"/>
                <w:sz w:val="20"/>
                <w:szCs w:val="20"/>
              </w:rPr>
              <w:t xml:space="preserve"> </w:t>
            </w:r>
            <w:r w:rsidR="00D00D76">
              <w:rPr>
                <w:rFonts w:hint="eastAsia"/>
                <w:sz w:val="20"/>
                <w:szCs w:val="20"/>
              </w:rPr>
              <w:t>드라이버</w:t>
            </w:r>
            <w:r w:rsidR="00D00D76" w:rsidRPr="00F92693">
              <w:rPr>
                <w:rFonts w:hint="eastAsia"/>
                <w:sz w:val="20"/>
                <w:szCs w:val="20"/>
              </w:rPr>
              <w:t>’</w:t>
            </w:r>
            <w:r w:rsidR="00D00D76">
              <w:rPr>
                <w:rFonts w:hint="eastAsia"/>
                <w:sz w:val="20"/>
                <w:szCs w:val="20"/>
              </w:rPr>
              <w:t xml:space="preserve"> </w:t>
            </w:r>
            <w:r w:rsidR="00D00D76">
              <w:rPr>
                <w:rFonts w:hint="eastAsia"/>
                <w:sz w:val="20"/>
                <w:szCs w:val="20"/>
              </w:rPr>
              <w:t>등</w:t>
            </w:r>
            <w:r w:rsidR="00D00D76">
              <w:rPr>
                <w:rFonts w:hint="eastAsia"/>
                <w:sz w:val="20"/>
                <w:szCs w:val="20"/>
              </w:rPr>
              <w:t xml:space="preserve"> </w:t>
            </w:r>
            <w:r w:rsidR="00D00D76">
              <w:rPr>
                <w:rFonts w:hint="eastAsia"/>
                <w:sz w:val="20"/>
                <w:szCs w:val="20"/>
              </w:rPr>
              <w:t>인터넷</w:t>
            </w:r>
            <w:r w:rsidR="00D00D76">
              <w:rPr>
                <w:rFonts w:hint="eastAsia"/>
                <w:sz w:val="20"/>
                <w:szCs w:val="20"/>
              </w:rPr>
              <w:t xml:space="preserve"> </w:t>
            </w:r>
            <w:r w:rsidR="00D00D76">
              <w:rPr>
                <w:rFonts w:hint="eastAsia"/>
                <w:sz w:val="20"/>
                <w:szCs w:val="20"/>
              </w:rPr>
              <w:t>웹페이지</w:t>
            </w:r>
            <w:r w:rsidR="00D00D76">
              <w:rPr>
                <w:rFonts w:hint="eastAsia"/>
                <w:sz w:val="20"/>
                <w:szCs w:val="20"/>
              </w:rPr>
              <w:t xml:space="preserve"> </w:t>
            </w:r>
            <w:r w:rsidR="00D00D76">
              <w:rPr>
                <w:rFonts w:hint="eastAsia"/>
                <w:sz w:val="20"/>
                <w:szCs w:val="20"/>
              </w:rPr>
              <w:t>또는</w:t>
            </w:r>
            <w:r w:rsidR="00D00D76">
              <w:rPr>
                <w:rFonts w:hint="eastAsia"/>
                <w:sz w:val="20"/>
                <w:szCs w:val="20"/>
              </w:rPr>
              <w:t xml:space="preserve"> </w:t>
            </w:r>
            <w:r w:rsidR="00D00D76">
              <w:rPr>
                <w:rFonts w:hint="eastAsia"/>
                <w:sz w:val="20"/>
                <w:szCs w:val="20"/>
              </w:rPr>
              <w:t>앱</w:t>
            </w:r>
            <w:r w:rsidR="00D00D76">
              <w:rPr>
                <w:rFonts w:hint="eastAsia"/>
                <w:sz w:val="20"/>
                <w:szCs w:val="20"/>
              </w:rPr>
              <w:t xml:space="preserve"> </w:t>
            </w:r>
            <w:r w:rsidR="00D00D76">
              <w:rPr>
                <w:rFonts w:hint="eastAsia"/>
                <w:sz w:val="20"/>
                <w:szCs w:val="20"/>
              </w:rPr>
              <w:t>마켓에</w:t>
            </w:r>
            <w:r w:rsidR="00D00D76">
              <w:rPr>
                <w:rFonts w:hint="eastAsia"/>
                <w:sz w:val="20"/>
                <w:szCs w:val="20"/>
              </w:rPr>
              <w:t xml:space="preserve"> </w:t>
            </w:r>
            <w:r w:rsidR="00D00D76">
              <w:rPr>
                <w:rFonts w:hint="eastAsia"/>
                <w:sz w:val="20"/>
                <w:szCs w:val="20"/>
              </w:rPr>
              <w:t>등록된</w:t>
            </w:r>
            <w:r w:rsidR="00D00D76">
              <w:rPr>
                <w:rFonts w:hint="eastAsia"/>
                <w:sz w:val="20"/>
                <w:szCs w:val="20"/>
              </w:rPr>
              <w:t xml:space="preserve"> </w:t>
            </w:r>
            <w:r w:rsidR="00D00D76">
              <w:rPr>
                <w:rFonts w:hint="eastAsia"/>
                <w:sz w:val="20"/>
                <w:szCs w:val="20"/>
              </w:rPr>
              <w:t>어플리케이션에</w:t>
            </w:r>
            <w:r w:rsidR="00D00D76">
              <w:rPr>
                <w:rFonts w:hint="eastAsia"/>
                <w:sz w:val="20"/>
                <w:szCs w:val="20"/>
              </w:rPr>
              <w:t xml:space="preserve"> </w:t>
            </w:r>
            <w:r w:rsidR="00D00D76">
              <w:rPr>
                <w:rFonts w:hint="eastAsia"/>
                <w:sz w:val="20"/>
                <w:szCs w:val="20"/>
              </w:rPr>
              <w:t>활용하고</w:t>
            </w:r>
            <w:r w:rsidR="00D00D76">
              <w:rPr>
                <w:rFonts w:hint="eastAsia"/>
                <w:sz w:val="20"/>
                <w:szCs w:val="20"/>
              </w:rPr>
              <w:t xml:space="preserve">, </w:t>
            </w:r>
            <w:r w:rsidR="00D00D76">
              <w:rPr>
                <w:rFonts w:hint="eastAsia"/>
                <w:sz w:val="20"/>
                <w:szCs w:val="20"/>
              </w:rPr>
              <w:t>이를</w:t>
            </w:r>
            <w:r w:rsidR="00D00D76">
              <w:rPr>
                <w:rFonts w:hint="eastAsia"/>
                <w:sz w:val="20"/>
                <w:szCs w:val="20"/>
              </w:rPr>
              <w:t xml:space="preserve"> </w:t>
            </w:r>
            <w:r w:rsidR="00D00D76">
              <w:rPr>
                <w:rFonts w:hint="eastAsia"/>
                <w:sz w:val="20"/>
                <w:szCs w:val="20"/>
              </w:rPr>
              <w:t>이용한</w:t>
            </w:r>
            <w:r w:rsidR="00D00D76">
              <w:rPr>
                <w:rFonts w:hint="eastAsia"/>
                <w:sz w:val="20"/>
                <w:szCs w:val="20"/>
              </w:rPr>
              <w:t xml:space="preserve"> </w:t>
            </w:r>
            <w:r w:rsidR="00D00D76">
              <w:rPr>
                <w:rFonts w:hint="eastAsia"/>
                <w:sz w:val="20"/>
                <w:szCs w:val="20"/>
              </w:rPr>
              <w:t>서비스를</w:t>
            </w:r>
            <w:r w:rsidR="00D00D76">
              <w:rPr>
                <w:rFonts w:hint="eastAsia"/>
                <w:sz w:val="20"/>
                <w:szCs w:val="20"/>
              </w:rPr>
              <w:t xml:space="preserve"> </w:t>
            </w:r>
            <w:r w:rsidR="000C6CA4">
              <w:rPr>
                <w:rFonts w:hint="eastAsia"/>
                <w:sz w:val="20"/>
                <w:szCs w:val="20"/>
              </w:rPr>
              <w:t>이용자에게</w:t>
            </w:r>
            <w:r w:rsidR="000C6CA4">
              <w:rPr>
                <w:rFonts w:hint="eastAsia"/>
                <w:sz w:val="20"/>
                <w:szCs w:val="20"/>
              </w:rPr>
              <w:t xml:space="preserve"> </w:t>
            </w:r>
            <w:r w:rsidR="00D00D76">
              <w:rPr>
                <w:rFonts w:hint="eastAsia"/>
                <w:sz w:val="20"/>
                <w:szCs w:val="20"/>
              </w:rPr>
              <w:t>제공하는</w:t>
            </w:r>
            <w:r w:rsidR="00D00D76">
              <w:rPr>
                <w:rFonts w:hint="eastAsia"/>
                <w:sz w:val="20"/>
                <w:szCs w:val="20"/>
              </w:rPr>
              <w:t xml:space="preserve"> </w:t>
            </w:r>
            <w:r w:rsidR="00D00D76">
              <w:rPr>
                <w:rFonts w:hint="eastAsia"/>
                <w:sz w:val="20"/>
                <w:szCs w:val="20"/>
              </w:rPr>
              <w:t>사업을</w:t>
            </w:r>
            <w:r w:rsidR="00D00D76">
              <w:rPr>
                <w:rFonts w:hint="eastAsia"/>
                <w:sz w:val="20"/>
                <w:szCs w:val="20"/>
              </w:rPr>
              <w:t xml:space="preserve"> </w:t>
            </w:r>
            <w:r w:rsidR="00D00D76">
              <w:rPr>
                <w:rFonts w:hint="eastAsia"/>
                <w:sz w:val="20"/>
                <w:szCs w:val="20"/>
              </w:rPr>
              <w:t>영위하고</w:t>
            </w:r>
            <w:r w:rsidR="00D00D76">
              <w:rPr>
                <w:rFonts w:hint="eastAsia"/>
                <w:sz w:val="20"/>
                <w:szCs w:val="20"/>
              </w:rPr>
              <w:t xml:space="preserve"> </w:t>
            </w:r>
            <w:r w:rsidR="00D00D76">
              <w:rPr>
                <w:rFonts w:hint="eastAsia"/>
                <w:sz w:val="20"/>
                <w:szCs w:val="20"/>
              </w:rPr>
              <w:t>있음</w:t>
            </w:r>
            <w:r w:rsidR="00D00D76">
              <w:rPr>
                <w:rFonts w:hint="eastAsia"/>
                <w:sz w:val="20"/>
                <w:szCs w:val="20"/>
              </w:rPr>
              <w:t xml:space="preserve">. </w:t>
            </w:r>
          </w:p>
          <w:p w14:paraId="2CCE7683" w14:textId="5555ECBB" w:rsidR="000C5FE5" w:rsidRPr="00A70A4F" w:rsidRDefault="008804F9" w:rsidP="00620324">
            <w:pPr>
              <w:pStyle w:val="1"/>
              <w:spacing w:line="276" w:lineRule="auto"/>
              <w:rPr>
                <w:color w:val="000000" w:themeColor="text1"/>
                <w:kern w:val="2"/>
                <w:sz w:val="20"/>
                <w:szCs w:val="20"/>
              </w:rPr>
            </w:pPr>
            <w:r>
              <w:rPr>
                <w:rFonts w:hint="eastAsia"/>
                <w:sz w:val="20"/>
                <w:szCs w:val="20"/>
              </w:rPr>
              <w:t>따라서</w:t>
            </w:r>
            <w:r>
              <w:rPr>
                <w:rFonts w:hint="eastAsia"/>
                <w:sz w:val="20"/>
                <w:szCs w:val="20"/>
              </w:rPr>
              <w:t xml:space="preserve">, </w:t>
            </w:r>
            <w:r>
              <w:rPr>
                <w:rFonts w:hint="eastAsia"/>
                <w:sz w:val="20"/>
                <w:szCs w:val="20"/>
              </w:rPr>
              <w:t>대상회사</w:t>
            </w:r>
            <w:r w:rsidR="003F43F1">
              <w:rPr>
                <w:rFonts w:hint="eastAsia"/>
                <w:sz w:val="20"/>
                <w:szCs w:val="20"/>
              </w:rPr>
              <w:t>가</w:t>
            </w:r>
            <w:r w:rsidR="005F7C6C">
              <w:rPr>
                <w:rFonts w:hint="eastAsia"/>
                <w:sz w:val="20"/>
                <w:szCs w:val="20"/>
              </w:rPr>
              <w:t xml:space="preserve"> </w:t>
            </w:r>
            <w:r w:rsidR="005F7C6C">
              <w:rPr>
                <w:rFonts w:hint="eastAsia"/>
                <w:sz w:val="20"/>
                <w:szCs w:val="20"/>
              </w:rPr>
              <w:t>영위</w:t>
            </w:r>
            <w:r w:rsidR="005F7C6C">
              <w:rPr>
                <w:rFonts w:hint="eastAsia"/>
                <w:sz w:val="20"/>
                <w:szCs w:val="20"/>
              </w:rPr>
              <w:t xml:space="preserve"> </w:t>
            </w:r>
            <w:r w:rsidR="005F7C6C">
              <w:rPr>
                <w:rFonts w:hint="eastAsia"/>
                <w:sz w:val="20"/>
                <w:szCs w:val="20"/>
              </w:rPr>
              <w:t>중인</w:t>
            </w:r>
            <w:r w:rsidR="005F7C6C">
              <w:rPr>
                <w:rFonts w:hint="eastAsia"/>
                <w:sz w:val="20"/>
                <w:szCs w:val="20"/>
              </w:rPr>
              <w:t xml:space="preserve"> </w:t>
            </w:r>
            <w:r w:rsidR="005F7C6C">
              <w:rPr>
                <w:rFonts w:hint="eastAsia"/>
                <w:sz w:val="20"/>
                <w:szCs w:val="20"/>
              </w:rPr>
              <w:t>사업을</w:t>
            </w:r>
            <w:r w:rsidR="005F7C6C">
              <w:rPr>
                <w:rFonts w:hint="eastAsia"/>
                <w:sz w:val="20"/>
                <w:szCs w:val="20"/>
              </w:rPr>
              <w:t xml:space="preserve"> </w:t>
            </w:r>
            <w:r w:rsidR="005F7C6C">
              <w:rPr>
                <w:rFonts w:hint="eastAsia"/>
                <w:sz w:val="20"/>
                <w:szCs w:val="20"/>
              </w:rPr>
              <w:t>위하여는</w:t>
            </w:r>
            <w:r w:rsidR="005F7C6C">
              <w:rPr>
                <w:rFonts w:hint="eastAsia"/>
                <w:sz w:val="20"/>
                <w:szCs w:val="20"/>
              </w:rPr>
              <w:t xml:space="preserve"> </w:t>
            </w:r>
            <w:r w:rsidR="000C5FE5" w:rsidRPr="005F7C6C">
              <w:rPr>
                <w:rFonts w:ascii="바탕" w:hAnsi="바탕" w:hint="eastAsia"/>
                <w:sz w:val="20"/>
                <w:szCs w:val="20"/>
              </w:rPr>
              <w:t>①</w:t>
            </w:r>
            <w:r w:rsidR="000C5FE5" w:rsidRPr="005F7C6C">
              <w:rPr>
                <w:rFonts w:hint="eastAsia"/>
                <w:sz w:val="20"/>
                <w:szCs w:val="20"/>
              </w:rPr>
              <w:t xml:space="preserve"> </w:t>
            </w:r>
            <w:r w:rsidR="000D67A8" w:rsidRPr="005F7C6C">
              <w:rPr>
                <w:rFonts w:hint="eastAsia"/>
                <w:sz w:val="20"/>
                <w:szCs w:val="20"/>
              </w:rPr>
              <w:t>위치기반서비스사업</w:t>
            </w:r>
            <w:r w:rsidR="000D67A8" w:rsidRPr="005F7C6C">
              <w:rPr>
                <w:rFonts w:hint="eastAsia"/>
                <w:sz w:val="20"/>
                <w:szCs w:val="20"/>
              </w:rPr>
              <w:t xml:space="preserve"> </w:t>
            </w:r>
            <w:r w:rsidR="000D67A8" w:rsidRPr="005F7C6C">
              <w:rPr>
                <w:rFonts w:hint="eastAsia"/>
                <w:sz w:val="20"/>
                <w:szCs w:val="20"/>
              </w:rPr>
              <w:t>신고</w:t>
            </w:r>
            <w:r w:rsidR="000C5FE5" w:rsidRPr="005F7C6C">
              <w:rPr>
                <w:rFonts w:hint="eastAsia"/>
                <w:sz w:val="20"/>
                <w:szCs w:val="20"/>
              </w:rPr>
              <w:t xml:space="preserve">, </w:t>
            </w:r>
            <w:r w:rsidR="000C5FE5" w:rsidRPr="005F7C6C">
              <w:rPr>
                <w:rFonts w:ascii="바탕" w:hAnsi="바탕" w:hint="eastAsia"/>
                <w:sz w:val="20"/>
                <w:szCs w:val="20"/>
              </w:rPr>
              <w:t>②</w:t>
            </w:r>
            <w:r w:rsidR="00DD2227">
              <w:rPr>
                <w:rFonts w:ascii="바탕" w:hAnsi="바탕" w:hint="eastAsia"/>
                <w:sz w:val="20"/>
                <w:szCs w:val="20"/>
              </w:rPr>
              <w:t xml:space="preserve"> </w:t>
            </w:r>
            <w:r w:rsidR="00DD2227" w:rsidRPr="005F7C6C">
              <w:rPr>
                <w:rFonts w:hint="eastAsia"/>
                <w:sz w:val="20"/>
                <w:szCs w:val="20"/>
              </w:rPr>
              <w:t>통신판매업</w:t>
            </w:r>
            <w:r w:rsidR="00DD2227">
              <w:rPr>
                <w:rFonts w:hint="eastAsia"/>
                <w:sz w:val="20"/>
                <w:szCs w:val="20"/>
              </w:rPr>
              <w:t xml:space="preserve"> </w:t>
            </w:r>
            <w:r w:rsidR="00DD2227" w:rsidRPr="005F7C6C">
              <w:rPr>
                <w:rFonts w:hint="eastAsia"/>
                <w:sz w:val="20"/>
                <w:szCs w:val="20"/>
              </w:rPr>
              <w:t>신고</w:t>
            </w:r>
            <w:r w:rsidR="000C5FE5" w:rsidRPr="005F7C6C">
              <w:rPr>
                <w:rFonts w:hint="eastAsia"/>
                <w:sz w:val="20"/>
                <w:szCs w:val="20"/>
              </w:rPr>
              <w:t xml:space="preserve">, </w:t>
            </w:r>
            <w:r w:rsidR="000C5FE5" w:rsidRPr="005F7C6C">
              <w:rPr>
                <w:rFonts w:ascii="바탕" w:hAnsi="바탕" w:hint="eastAsia"/>
                <w:sz w:val="20"/>
                <w:szCs w:val="20"/>
              </w:rPr>
              <w:t>③</w:t>
            </w:r>
            <w:r w:rsidR="00DD2227" w:rsidRPr="00543839">
              <w:rPr>
                <w:rFonts w:hint="eastAsia"/>
                <w:sz w:val="20"/>
                <w:szCs w:val="20"/>
                <w:u w:val="single"/>
              </w:rPr>
              <w:t>부가통신사업자</w:t>
            </w:r>
            <w:r w:rsidR="00DD2227" w:rsidRPr="00543839">
              <w:rPr>
                <w:rFonts w:hint="eastAsia"/>
                <w:sz w:val="20"/>
                <w:szCs w:val="20"/>
                <w:u w:val="single"/>
              </w:rPr>
              <w:t xml:space="preserve"> </w:t>
            </w:r>
            <w:r w:rsidR="00DD2227" w:rsidRPr="00543839">
              <w:rPr>
                <w:rFonts w:hint="eastAsia"/>
                <w:sz w:val="20"/>
                <w:szCs w:val="20"/>
                <w:u w:val="single"/>
              </w:rPr>
              <w:t>신고의</w:t>
            </w:r>
            <w:r w:rsidR="00DD2227" w:rsidRPr="00543839">
              <w:rPr>
                <w:rFonts w:hint="eastAsia"/>
                <w:sz w:val="20"/>
                <w:szCs w:val="20"/>
                <w:u w:val="single"/>
              </w:rPr>
              <w:t xml:space="preserve"> </w:t>
            </w:r>
            <w:r w:rsidR="00DD2227" w:rsidRPr="00543839">
              <w:rPr>
                <w:rFonts w:hint="eastAsia"/>
                <w:sz w:val="20"/>
                <w:szCs w:val="20"/>
                <w:u w:val="single"/>
              </w:rPr>
              <w:t>인허가</w:t>
            </w:r>
            <w:r w:rsidR="00A14C54">
              <w:rPr>
                <w:rFonts w:hint="eastAsia"/>
                <w:sz w:val="20"/>
                <w:szCs w:val="20"/>
              </w:rPr>
              <w:t>를</w:t>
            </w:r>
            <w:r w:rsidR="00A14C54">
              <w:rPr>
                <w:rFonts w:hint="eastAsia"/>
                <w:sz w:val="20"/>
                <w:szCs w:val="20"/>
              </w:rPr>
              <w:t xml:space="preserve"> </w:t>
            </w:r>
            <w:r w:rsidR="00A14C54">
              <w:rPr>
                <w:rFonts w:hint="eastAsia"/>
                <w:sz w:val="20"/>
                <w:szCs w:val="20"/>
              </w:rPr>
              <w:t>각</w:t>
            </w:r>
            <w:r w:rsidR="00A14C54">
              <w:rPr>
                <w:rFonts w:hint="eastAsia"/>
                <w:sz w:val="20"/>
                <w:szCs w:val="20"/>
              </w:rPr>
              <w:t xml:space="preserve"> </w:t>
            </w:r>
            <w:r w:rsidR="00A14C54">
              <w:rPr>
                <w:rFonts w:hint="eastAsia"/>
                <w:sz w:val="20"/>
                <w:szCs w:val="20"/>
              </w:rPr>
              <w:t>취득하여야</w:t>
            </w:r>
            <w:r w:rsidR="00A14C54">
              <w:rPr>
                <w:rFonts w:hint="eastAsia"/>
                <w:sz w:val="20"/>
                <w:szCs w:val="20"/>
              </w:rPr>
              <w:t xml:space="preserve"> </w:t>
            </w:r>
            <w:r w:rsidR="00A14C54">
              <w:rPr>
                <w:rFonts w:hint="eastAsia"/>
                <w:sz w:val="20"/>
                <w:szCs w:val="20"/>
              </w:rPr>
              <w:t>하나</w:t>
            </w:r>
            <w:r w:rsidR="007D435F">
              <w:rPr>
                <w:rFonts w:hint="eastAsia"/>
                <w:sz w:val="20"/>
                <w:szCs w:val="20"/>
              </w:rPr>
              <w:t xml:space="preserve">, </w:t>
            </w:r>
            <w:r w:rsidR="000C5FE5" w:rsidRPr="005F7C6C">
              <w:rPr>
                <w:rFonts w:hint="eastAsia"/>
                <w:sz w:val="20"/>
                <w:szCs w:val="20"/>
              </w:rPr>
              <w:t>대상회사는</w:t>
            </w:r>
            <w:r w:rsidR="000C5FE5" w:rsidRPr="005F7C6C">
              <w:rPr>
                <w:rFonts w:hint="eastAsia"/>
                <w:sz w:val="20"/>
                <w:szCs w:val="20"/>
              </w:rPr>
              <w:t xml:space="preserve"> </w:t>
            </w:r>
            <w:r w:rsidR="00DD2227" w:rsidRPr="005F7C6C">
              <w:rPr>
                <w:rFonts w:ascii="바탕" w:hAnsi="바탕" w:hint="eastAsia"/>
                <w:sz w:val="20"/>
                <w:szCs w:val="20"/>
              </w:rPr>
              <w:t>③</w:t>
            </w:r>
            <w:r w:rsidR="000C5FE5" w:rsidRPr="005F7C6C">
              <w:rPr>
                <w:rFonts w:ascii="바탕" w:hAnsi="바탕" w:hint="eastAsia"/>
                <w:sz w:val="20"/>
                <w:szCs w:val="20"/>
              </w:rPr>
              <w:t xml:space="preserve">의 </w:t>
            </w:r>
            <w:r w:rsidR="00710908">
              <w:rPr>
                <w:rFonts w:ascii="바탕" w:hAnsi="바탕" w:hint="eastAsia"/>
                <w:sz w:val="20"/>
                <w:szCs w:val="20"/>
              </w:rPr>
              <w:t>인허가</w:t>
            </w:r>
            <w:r w:rsidR="00F64B8B">
              <w:rPr>
                <w:rFonts w:ascii="바탕" w:hAnsi="바탕" w:hint="eastAsia"/>
                <w:sz w:val="20"/>
                <w:szCs w:val="20"/>
              </w:rPr>
              <w:t xml:space="preserve"> 사항의</w:t>
            </w:r>
            <w:r w:rsidR="00710908">
              <w:rPr>
                <w:rFonts w:ascii="바탕" w:hAnsi="바탕" w:hint="eastAsia"/>
                <w:sz w:val="20"/>
                <w:szCs w:val="20"/>
              </w:rPr>
              <w:t xml:space="preserve"> 취득이 누락된</w:t>
            </w:r>
            <w:r w:rsidR="009F1E44">
              <w:rPr>
                <w:rFonts w:ascii="바탕" w:hAnsi="바탕" w:hint="eastAsia"/>
                <w:sz w:val="20"/>
                <w:szCs w:val="20"/>
              </w:rPr>
              <w:t xml:space="preserve"> 것으로 보임. </w:t>
            </w:r>
          </w:p>
          <w:p w14:paraId="29EB263F" w14:textId="0086CF61" w:rsidR="00A70A4F" w:rsidRPr="00C65EAA" w:rsidRDefault="00A70A4F" w:rsidP="00620324">
            <w:pPr>
              <w:pStyle w:val="1"/>
              <w:spacing w:line="276" w:lineRule="auto"/>
              <w:rPr>
                <w:color w:val="000000" w:themeColor="text1"/>
                <w:kern w:val="2"/>
                <w:sz w:val="20"/>
                <w:szCs w:val="20"/>
              </w:rPr>
            </w:pPr>
            <w:r>
              <w:rPr>
                <w:rFonts w:hint="eastAsia"/>
                <w:sz w:val="20"/>
                <w:szCs w:val="20"/>
              </w:rPr>
              <w:t>본건</w:t>
            </w:r>
            <w:r>
              <w:rPr>
                <w:rFonts w:hint="eastAsia"/>
                <w:sz w:val="20"/>
                <w:szCs w:val="20"/>
              </w:rPr>
              <w:t xml:space="preserve"> </w:t>
            </w:r>
            <w:r>
              <w:rPr>
                <w:rFonts w:hint="eastAsia"/>
                <w:sz w:val="20"/>
                <w:szCs w:val="20"/>
              </w:rPr>
              <w:t>거래는</w:t>
            </w:r>
            <w:r>
              <w:rPr>
                <w:rFonts w:hint="eastAsia"/>
                <w:sz w:val="20"/>
                <w:szCs w:val="20"/>
              </w:rPr>
              <w:t xml:space="preserve"> </w:t>
            </w:r>
            <w:r>
              <w:rPr>
                <w:rFonts w:hint="eastAsia"/>
                <w:sz w:val="20"/>
                <w:szCs w:val="20"/>
              </w:rPr>
              <w:t>최대주주</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경영권</w:t>
            </w:r>
            <w:r>
              <w:rPr>
                <w:rFonts w:hint="eastAsia"/>
                <w:sz w:val="20"/>
                <w:szCs w:val="20"/>
              </w:rPr>
              <w:t xml:space="preserve"> </w:t>
            </w:r>
            <w:r>
              <w:rPr>
                <w:rFonts w:hint="eastAsia"/>
                <w:sz w:val="20"/>
                <w:szCs w:val="20"/>
              </w:rPr>
              <w:t>변동이</w:t>
            </w:r>
            <w:r>
              <w:rPr>
                <w:rFonts w:hint="eastAsia"/>
                <w:sz w:val="20"/>
                <w:szCs w:val="20"/>
              </w:rPr>
              <w:t xml:space="preserve"> </w:t>
            </w:r>
            <w:r>
              <w:rPr>
                <w:rFonts w:hint="eastAsia"/>
                <w:sz w:val="20"/>
                <w:szCs w:val="20"/>
              </w:rPr>
              <w:t>발생하는</w:t>
            </w:r>
            <w:r>
              <w:rPr>
                <w:rFonts w:hint="eastAsia"/>
                <w:sz w:val="20"/>
                <w:szCs w:val="20"/>
              </w:rPr>
              <w:t xml:space="preserve"> </w:t>
            </w:r>
            <w:r>
              <w:rPr>
                <w:rFonts w:hint="eastAsia"/>
                <w:sz w:val="20"/>
                <w:szCs w:val="20"/>
              </w:rPr>
              <w:t>거래가</w:t>
            </w:r>
            <w:r>
              <w:rPr>
                <w:rFonts w:hint="eastAsia"/>
                <w:sz w:val="20"/>
                <w:szCs w:val="20"/>
              </w:rPr>
              <w:t xml:space="preserve"> </w:t>
            </w:r>
            <w:r>
              <w:rPr>
                <w:rFonts w:hint="eastAsia"/>
                <w:sz w:val="20"/>
                <w:szCs w:val="20"/>
              </w:rPr>
              <w:t>아니므로</w:t>
            </w:r>
            <w:r>
              <w:rPr>
                <w:rFonts w:hint="eastAsia"/>
                <w:sz w:val="20"/>
                <w:szCs w:val="20"/>
              </w:rPr>
              <w:t xml:space="preserve"> </w:t>
            </w:r>
            <w:r>
              <w:rPr>
                <w:rFonts w:hint="eastAsia"/>
                <w:sz w:val="20"/>
                <w:szCs w:val="20"/>
              </w:rPr>
              <w:t>본건</w:t>
            </w:r>
            <w:r>
              <w:rPr>
                <w:rFonts w:hint="eastAsia"/>
                <w:sz w:val="20"/>
                <w:szCs w:val="20"/>
              </w:rPr>
              <w:t xml:space="preserve"> </w:t>
            </w:r>
            <w:r>
              <w:rPr>
                <w:rFonts w:hint="eastAsia"/>
                <w:sz w:val="20"/>
                <w:szCs w:val="20"/>
              </w:rPr>
              <w:t>거래를</w:t>
            </w:r>
            <w:r>
              <w:rPr>
                <w:rFonts w:hint="eastAsia"/>
                <w:sz w:val="20"/>
                <w:szCs w:val="20"/>
              </w:rPr>
              <w:t xml:space="preserve"> </w:t>
            </w:r>
            <w:r>
              <w:rPr>
                <w:rFonts w:hint="eastAsia"/>
                <w:sz w:val="20"/>
                <w:szCs w:val="20"/>
              </w:rPr>
              <w:t>실행함에</w:t>
            </w:r>
            <w:r>
              <w:rPr>
                <w:rFonts w:hint="eastAsia"/>
                <w:sz w:val="20"/>
                <w:szCs w:val="20"/>
              </w:rPr>
              <w:t xml:space="preserve"> </w:t>
            </w:r>
            <w:r>
              <w:rPr>
                <w:rFonts w:hint="eastAsia"/>
                <w:sz w:val="20"/>
                <w:szCs w:val="20"/>
              </w:rPr>
              <w:t>있어</w:t>
            </w:r>
            <w:r>
              <w:rPr>
                <w:rFonts w:hint="eastAsia"/>
                <w:sz w:val="20"/>
                <w:szCs w:val="20"/>
              </w:rPr>
              <w:t xml:space="preserve"> </w:t>
            </w:r>
            <w:r>
              <w:rPr>
                <w:rFonts w:hint="eastAsia"/>
                <w:sz w:val="20"/>
                <w:szCs w:val="20"/>
              </w:rPr>
              <w:t>인허가</w:t>
            </w:r>
            <w:r>
              <w:rPr>
                <w:rFonts w:hint="eastAsia"/>
                <w:sz w:val="20"/>
                <w:szCs w:val="20"/>
              </w:rPr>
              <w:t xml:space="preserve"> </w:t>
            </w:r>
            <w:r>
              <w:rPr>
                <w:rFonts w:hint="eastAsia"/>
                <w:sz w:val="20"/>
                <w:szCs w:val="20"/>
              </w:rPr>
              <w:t>승계</w:t>
            </w:r>
            <w:r>
              <w:rPr>
                <w:rFonts w:hint="eastAsia"/>
                <w:sz w:val="20"/>
                <w:szCs w:val="20"/>
              </w:rPr>
              <w:t xml:space="preserve"> </w:t>
            </w:r>
            <w:r>
              <w:rPr>
                <w:rFonts w:hint="eastAsia"/>
                <w:sz w:val="20"/>
                <w:szCs w:val="20"/>
              </w:rPr>
              <w:t>등</w:t>
            </w:r>
            <w:r w:rsidR="00FE7C6F">
              <w:rPr>
                <w:rFonts w:hint="eastAsia"/>
                <w:sz w:val="20"/>
                <w:szCs w:val="20"/>
              </w:rPr>
              <w:t>을</w:t>
            </w:r>
            <w:r w:rsidR="00FE7C6F">
              <w:rPr>
                <w:rFonts w:hint="eastAsia"/>
                <w:sz w:val="20"/>
                <w:szCs w:val="20"/>
              </w:rPr>
              <w:t xml:space="preserve"> </w:t>
            </w:r>
            <w:r w:rsidR="00FE7C6F">
              <w:rPr>
                <w:rFonts w:hint="eastAsia"/>
                <w:sz w:val="20"/>
                <w:szCs w:val="20"/>
              </w:rPr>
              <w:t>위한</w:t>
            </w:r>
            <w:r>
              <w:rPr>
                <w:rFonts w:hint="eastAsia"/>
                <w:sz w:val="20"/>
                <w:szCs w:val="20"/>
              </w:rPr>
              <w:t xml:space="preserve"> </w:t>
            </w:r>
            <w:r>
              <w:rPr>
                <w:rFonts w:hint="eastAsia"/>
                <w:sz w:val="20"/>
                <w:szCs w:val="20"/>
              </w:rPr>
              <w:t>별도</w:t>
            </w:r>
            <w:r>
              <w:rPr>
                <w:rFonts w:hint="eastAsia"/>
                <w:sz w:val="20"/>
                <w:szCs w:val="20"/>
              </w:rPr>
              <w:t xml:space="preserve"> </w:t>
            </w:r>
            <w:r>
              <w:rPr>
                <w:rFonts w:hint="eastAsia"/>
                <w:sz w:val="20"/>
                <w:szCs w:val="20"/>
              </w:rPr>
              <w:t>조치는</w:t>
            </w:r>
            <w:r>
              <w:rPr>
                <w:rFonts w:hint="eastAsia"/>
                <w:sz w:val="20"/>
                <w:szCs w:val="20"/>
              </w:rPr>
              <w:t xml:space="preserve"> </w:t>
            </w:r>
            <w:r w:rsidR="00FE7C6F">
              <w:rPr>
                <w:rFonts w:hint="eastAsia"/>
                <w:sz w:val="20"/>
                <w:szCs w:val="20"/>
              </w:rPr>
              <w:t>필요</w:t>
            </w:r>
            <w:r w:rsidR="00FE7C6F">
              <w:rPr>
                <w:rFonts w:hint="eastAsia"/>
                <w:sz w:val="20"/>
                <w:szCs w:val="20"/>
              </w:rPr>
              <w:t xml:space="preserve"> </w:t>
            </w:r>
            <w:r>
              <w:rPr>
                <w:rFonts w:hint="eastAsia"/>
                <w:sz w:val="20"/>
                <w:szCs w:val="20"/>
              </w:rPr>
              <w:t>없을</w:t>
            </w:r>
            <w:r>
              <w:rPr>
                <w:rFonts w:hint="eastAsia"/>
                <w:sz w:val="20"/>
                <w:szCs w:val="20"/>
              </w:rPr>
              <w:t xml:space="preserve"> </w:t>
            </w:r>
            <w:r>
              <w:rPr>
                <w:rFonts w:hint="eastAsia"/>
                <w:sz w:val="20"/>
                <w:szCs w:val="20"/>
              </w:rPr>
              <w:t>것으로</w:t>
            </w:r>
            <w:r>
              <w:rPr>
                <w:rFonts w:hint="eastAsia"/>
                <w:sz w:val="20"/>
                <w:szCs w:val="20"/>
              </w:rPr>
              <w:t xml:space="preserve"> </w:t>
            </w:r>
            <w:r>
              <w:rPr>
                <w:rFonts w:hint="eastAsia"/>
                <w:sz w:val="20"/>
                <w:szCs w:val="20"/>
              </w:rPr>
              <w:t>보임</w:t>
            </w:r>
            <w:r>
              <w:rPr>
                <w:rFonts w:hint="eastAsia"/>
                <w:sz w:val="20"/>
                <w:szCs w:val="20"/>
              </w:rPr>
              <w:t xml:space="preserve">. </w:t>
            </w:r>
          </w:p>
        </w:tc>
      </w:tr>
      <w:tr w:rsidR="00F53BDB" w:rsidRPr="00C65EAA" w14:paraId="3810C681" w14:textId="77777777" w:rsidTr="001D3938">
        <w:trPr>
          <w:trHeight w:val="20"/>
        </w:trPr>
        <w:tc>
          <w:tcPr>
            <w:tcW w:w="1418" w:type="dxa"/>
            <w:tcBorders>
              <w:top w:val="single" w:sz="12" w:space="0" w:color="0F243E"/>
              <w:bottom w:val="single" w:sz="12" w:space="0" w:color="0F243E"/>
            </w:tcBorders>
            <w:shd w:val="clear" w:color="auto" w:fill="auto"/>
          </w:tcPr>
          <w:p w14:paraId="7DCC5DD9" w14:textId="64DB6819" w:rsidR="00F53BDB" w:rsidRDefault="00F53BDB" w:rsidP="0020703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Pr>
                <w:rFonts w:eastAsia="바탕" w:hint="eastAsia"/>
                <w:b/>
                <w:color w:val="000000" w:themeColor="text1"/>
                <w:kern w:val="2"/>
              </w:rPr>
              <w:t>부가통신사업자</w:t>
            </w:r>
            <w:r>
              <w:rPr>
                <w:rFonts w:eastAsia="바탕" w:hint="eastAsia"/>
                <w:b/>
                <w:color w:val="000000" w:themeColor="text1"/>
                <w:kern w:val="2"/>
              </w:rPr>
              <w:t xml:space="preserve"> </w:t>
            </w:r>
            <w:r w:rsidR="000B7771">
              <w:rPr>
                <w:rFonts w:eastAsia="바탕" w:hint="eastAsia"/>
                <w:b/>
                <w:color w:val="000000" w:themeColor="text1"/>
                <w:kern w:val="2"/>
              </w:rPr>
              <w:t>미</w:t>
            </w:r>
            <w:r>
              <w:rPr>
                <w:rFonts w:eastAsia="바탕" w:hint="eastAsia"/>
                <w:b/>
                <w:color w:val="000000" w:themeColor="text1"/>
                <w:kern w:val="2"/>
              </w:rPr>
              <w:t>신고</w:t>
            </w:r>
          </w:p>
        </w:tc>
        <w:tc>
          <w:tcPr>
            <w:tcW w:w="6946" w:type="dxa"/>
            <w:tcBorders>
              <w:top w:val="single" w:sz="12" w:space="0" w:color="0F243E"/>
              <w:bottom w:val="single" w:sz="12" w:space="0" w:color="0F243E"/>
            </w:tcBorders>
            <w:shd w:val="clear" w:color="auto" w:fill="auto"/>
          </w:tcPr>
          <w:p w14:paraId="243953BB" w14:textId="254BFB98" w:rsidR="00C74034" w:rsidRPr="00B801C8" w:rsidRDefault="00C74034" w:rsidP="00503ECE">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Pr>
                <w:rFonts w:hint="eastAsia"/>
                <w:sz w:val="20"/>
                <w:szCs w:val="20"/>
              </w:rPr>
              <w:t xml:space="preserve">, </w:t>
            </w:r>
            <w:r w:rsidR="00B34C26" w:rsidRPr="00B801C8">
              <w:rPr>
                <w:rFonts w:hint="eastAsia"/>
                <w:sz w:val="20"/>
                <w:szCs w:val="20"/>
              </w:rPr>
              <w:t>대상회사는</w:t>
            </w:r>
            <w:r w:rsidR="00B34C26" w:rsidRPr="00B801C8">
              <w:rPr>
                <w:rFonts w:hint="eastAsia"/>
                <w:sz w:val="20"/>
                <w:szCs w:val="20"/>
              </w:rPr>
              <w:t xml:space="preserve"> </w:t>
            </w:r>
            <w:r w:rsidR="00AE4253">
              <w:rPr>
                <w:rFonts w:hint="eastAsia"/>
                <w:sz w:val="20"/>
                <w:szCs w:val="20"/>
              </w:rPr>
              <w:t>인터넷</w:t>
            </w:r>
            <w:r w:rsidR="00AE4253">
              <w:rPr>
                <w:rFonts w:hint="eastAsia"/>
                <w:sz w:val="20"/>
                <w:szCs w:val="20"/>
              </w:rPr>
              <w:t xml:space="preserve"> </w:t>
            </w:r>
            <w:r w:rsidR="00AE4253">
              <w:rPr>
                <w:rFonts w:hint="eastAsia"/>
                <w:sz w:val="20"/>
                <w:szCs w:val="20"/>
              </w:rPr>
              <w:t>웹페이지</w:t>
            </w:r>
            <w:r w:rsidR="00AE4253">
              <w:rPr>
                <w:rFonts w:hint="eastAsia"/>
                <w:sz w:val="20"/>
                <w:szCs w:val="20"/>
              </w:rPr>
              <w:t xml:space="preserve"> </w:t>
            </w:r>
            <w:r w:rsidR="00AE4253">
              <w:rPr>
                <w:rFonts w:hint="eastAsia"/>
                <w:sz w:val="20"/>
                <w:szCs w:val="20"/>
              </w:rPr>
              <w:t>및</w:t>
            </w:r>
            <w:r w:rsidR="00AE4253">
              <w:rPr>
                <w:rFonts w:hint="eastAsia"/>
                <w:sz w:val="20"/>
                <w:szCs w:val="20"/>
              </w:rPr>
              <w:t xml:space="preserve"> </w:t>
            </w:r>
            <w:r w:rsidR="00AE4253">
              <w:rPr>
                <w:rFonts w:hint="eastAsia"/>
                <w:sz w:val="20"/>
                <w:szCs w:val="20"/>
              </w:rPr>
              <w:t>모바일</w:t>
            </w:r>
            <w:r w:rsidR="00AE4253">
              <w:rPr>
                <w:rFonts w:hint="eastAsia"/>
                <w:sz w:val="20"/>
                <w:szCs w:val="20"/>
              </w:rPr>
              <w:t xml:space="preserve"> </w:t>
            </w:r>
            <w:r w:rsidR="00AE4253">
              <w:rPr>
                <w:rFonts w:hint="eastAsia"/>
                <w:sz w:val="20"/>
                <w:szCs w:val="20"/>
              </w:rPr>
              <w:t>어플리케이션을</w:t>
            </w:r>
            <w:r w:rsidR="00AE4253">
              <w:rPr>
                <w:rFonts w:hint="eastAsia"/>
                <w:sz w:val="20"/>
                <w:szCs w:val="20"/>
              </w:rPr>
              <w:t xml:space="preserve"> </w:t>
            </w:r>
            <w:r w:rsidR="00AE4253">
              <w:rPr>
                <w:rFonts w:hint="eastAsia"/>
                <w:sz w:val="20"/>
                <w:szCs w:val="20"/>
              </w:rPr>
              <w:t>이용하여</w:t>
            </w:r>
            <w:r w:rsidR="00AE4253">
              <w:rPr>
                <w:rFonts w:hint="eastAsia"/>
                <w:sz w:val="20"/>
                <w:szCs w:val="20"/>
              </w:rPr>
              <w:t xml:space="preserve"> </w:t>
            </w:r>
            <w:r w:rsidR="00B34C26">
              <w:rPr>
                <w:rFonts w:hint="eastAsia"/>
                <w:sz w:val="20"/>
                <w:szCs w:val="20"/>
              </w:rPr>
              <w:t>서비스를</w:t>
            </w:r>
            <w:r w:rsidR="00B34C26">
              <w:rPr>
                <w:rFonts w:hint="eastAsia"/>
                <w:sz w:val="20"/>
                <w:szCs w:val="20"/>
              </w:rPr>
              <w:t xml:space="preserve"> </w:t>
            </w:r>
            <w:r w:rsidR="00B34C26">
              <w:rPr>
                <w:rFonts w:hint="eastAsia"/>
                <w:sz w:val="20"/>
                <w:szCs w:val="20"/>
              </w:rPr>
              <w:t>제공하고</w:t>
            </w:r>
            <w:r w:rsidR="00B34C26">
              <w:rPr>
                <w:rFonts w:hint="eastAsia"/>
                <w:sz w:val="20"/>
                <w:szCs w:val="20"/>
              </w:rPr>
              <w:t xml:space="preserve"> </w:t>
            </w:r>
            <w:r w:rsidR="00B34C26">
              <w:rPr>
                <w:rFonts w:hint="eastAsia"/>
                <w:sz w:val="20"/>
                <w:szCs w:val="20"/>
              </w:rPr>
              <w:t>있</w:t>
            </w:r>
            <w:r w:rsidR="00AE4253">
              <w:rPr>
                <w:rFonts w:hint="eastAsia"/>
                <w:sz w:val="20"/>
                <w:szCs w:val="20"/>
              </w:rPr>
              <w:t>으나</w:t>
            </w:r>
            <w:r w:rsidR="00AE4253">
              <w:rPr>
                <w:rFonts w:hint="eastAsia"/>
                <w:sz w:val="20"/>
                <w:szCs w:val="20"/>
              </w:rPr>
              <w:t xml:space="preserve">, </w:t>
            </w:r>
            <w:r w:rsidR="00AE4253">
              <w:rPr>
                <w:rFonts w:hint="eastAsia"/>
                <w:sz w:val="20"/>
                <w:szCs w:val="20"/>
              </w:rPr>
              <w:t>부가통신사업자로</w:t>
            </w:r>
            <w:r w:rsidR="00AE4253">
              <w:rPr>
                <w:rFonts w:hint="eastAsia"/>
                <w:sz w:val="20"/>
                <w:szCs w:val="20"/>
              </w:rPr>
              <w:t xml:space="preserve"> </w:t>
            </w:r>
            <w:r w:rsidR="00AE4253">
              <w:rPr>
                <w:rFonts w:hint="eastAsia"/>
                <w:sz w:val="20"/>
                <w:szCs w:val="20"/>
              </w:rPr>
              <w:t>신고하지는</w:t>
            </w:r>
            <w:r w:rsidR="00AE4253">
              <w:rPr>
                <w:rFonts w:hint="eastAsia"/>
                <w:sz w:val="20"/>
                <w:szCs w:val="20"/>
              </w:rPr>
              <w:t xml:space="preserve"> </w:t>
            </w:r>
            <w:r w:rsidR="00AE4253">
              <w:rPr>
                <w:rFonts w:hint="eastAsia"/>
                <w:sz w:val="20"/>
                <w:szCs w:val="20"/>
              </w:rPr>
              <w:t>않음</w:t>
            </w:r>
            <w:r w:rsidR="00AE4253">
              <w:rPr>
                <w:rFonts w:hint="eastAsia"/>
                <w:sz w:val="20"/>
                <w:szCs w:val="20"/>
              </w:rPr>
              <w:t xml:space="preserve">. </w:t>
            </w:r>
          </w:p>
        </w:tc>
        <w:tc>
          <w:tcPr>
            <w:tcW w:w="5640" w:type="dxa"/>
            <w:tcBorders>
              <w:top w:val="single" w:sz="12" w:space="0" w:color="0F243E"/>
              <w:bottom w:val="single" w:sz="12" w:space="0" w:color="0F243E"/>
            </w:tcBorders>
            <w:shd w:val="clear" w:color="auto" w:fill="auto"/>
          </w:tcPr>
          <w:p w14:paraId="2E51C975" w14:textId="4A81B472" w:rsidR="00B34C26" w:rsidRPr="00DF015B" w:rsidRDefault="00DF015B" w:rsidP="00FF409B">
            <w:pPr>
              <w:pStyle w:val="1"/>
              <w:spacing w:line="276" w:lineRule="auto"/>
              <w:rPr>
                <w:color w:val="000000" w:themeColor="text1"/>
                <w:kern w:val="2"/>
                <w:sz w:val="20"/>
                <w:szCs w:val="20"/>
              </w:rPr>
            </w:pPr>
            <w:r w:rsidRPr="00DF015B">
              <w:rPr>
                <w:rFonts w:hint="eastAsia"/>
                <w:color w:val="000000" w:themeColor="text1"/>
                <w:kern w:val="2"/>
                <w:sz w:val="20"/>
                <w:szCs w:val="20"/>
              </w:rPr>
              <w:t>부가통신사업자는</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정보통신망을</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이용해</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서비스를</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제공하는</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사업자를</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모두</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포함하며</w:t>
            </w:r>
            <w:r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전기통신사업법에</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따라</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과학기술정보통신부</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장관에게</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신고를</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하여야</w:t>
            </w:r>
            <w:r w:rsidR="00B34C26" w:rsidRPr="00DF015B">
              <w:rPr>
                <w:rFonts w:hint="eastAsia"/>
                <w:color w:val="000000" w:themeColor="text1"/>
                <w:kern w:val="2"/>
                <w:sz w:val="20"/>
                <w:szCs w:val="20"/>
              </w:rPr>
              <w:t xml:space="preserve"> </w:t>
            </w:r>
            <w:r w:rsidR="00B42005">
              <w:rPr>
                <w:rFonts w:hint="eastAsia"/>
                <w:color w:val="000000" w:themeColor="text1"/>
                <w:kern w:val="2"/>
                <w:sz w:val="20"/>
                <w:szCs w:val="20"/>
              </w:rPr>
              <w:t>하고</w:t>
            </w:r>
            <w:r w:rsidR="00B42005">
              <w:rPr>
                <w:rFonts w:hint="eastAsia"/>
                <w:color w:val="000000" w:themeColor="text1"/>
                <w:kern w:val="2"/>
                <w:sz w:val="20"/>
                <w:szCs w:val="20"/>
              </w:rPr>
              <w:t xml:space="preserve">, </w:t>
            </w:r>
            <w:r w:rsidR="00B42005">
              <w:rPr>
                <w:rFonts w:hint="eastAsia"/>
                <w:color w:val="000000" w:themeColor="text1"/>
                <w:kern w:val="2"/>
                <w:sz w:val="20"/>
                <w:szCs w:val="20"/>
              </w:rPr>
              <w:t>이를</w:t>
            </w:r>
            <w:r w:rsidR="00B34C26" w:rsidRPr="00DF015B">
              <w:rPr>
                <w:rFonts w:hint="eastAsia"/>
                <w:color w:val="000000" w:themeColor="text1"/>
                <w:kern w:val="2"/>
                <w:sz w:val="20"/>
                <w:szCs w:val="20"/>
              </w:rPr>
              <w:t xml:space="preserve"> </w:t>
            </w:r>
            <w:r w:rsidR="00541F2D" w:rsidRPr="00DF015B">
              <w:rPr>
                <w:rFonts w:hint="eastAsia"/>
                <w:color w:val="000000" w:themeColor="text1"/>
                <w:kern w:val="2"/>
                <w:sz w:val="20"/>
                <w:szCs w:val="20"/>
              </w:rPr>
              <w:t>위반시</w:t>
            </w:r>
            <w:r w:rsidR="00541F2D" w:rsidRPr="00DF015B">
              <w:rPr>
                <w:rFonts w:hint="eastAsia"/>
                <w:color w:val="000000" w:themeColor="text1"/>
                <w:kern w:val="2"/>
                <w:sz w:val="20"/>
                <w:szCs w:val="20"/>
              </w:rPr>
              <w:t xml:space="preserve"> </w:t>
            </w:r>
            <w:r w:rsidRPr="00DF015B">
              <w:rPr>
                <w:rFonts w:hint="eastAsia"/>
                <w:color w:val="000000" w:themeColor="text1"/>
                <w:kern w:val="2"/>
                <w:sz w:val="20"/>
                <w:szCs w:val="20"/>
              </w:rPr>
              <w:t>2</w:t>
            </w:r>
            <w:r w:rsidRPr="00DF015B">
              <w:rPr>
                <w:rFonts w:hint="eastAsia"/>
                <w:color w:val="000000" w:themeColor="text1"/>
                <w:kern w:val="2"/>
                <w:sz w:val="20"/>
                <w:szCs w:val="20"/>
              </w:rPr>
              <w:t>년</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이하의</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징역</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또는</w:t>
            </w:r>
            <w:r w:rsidRPr="00DF015B">
              <w:rPr>
                <w:rFonts w:hint="eastAsia"/>
                <w:color w:val="000000" w:themeColor="text1"/>
                <w:kern w:val="2"/>
                <w:sz w:val="20"/>
                <w:szCs w:val="20"/>
              </w:rPr>
              <w:t xml:space="preserve"> 1</w:t>
            </w:r>
            <w:r w:rsidRPr="00DF015B">
              <w:rPr>
                <w:rFonts w:hint="eastAsia"/>
                <w:color w:val="000000" w:themeColor="text1"/>
                <w:kern w:val="2"/>
                <w:sz w:val="20"/>
                <w:szCs w:val="20"/>
              </w:rPr>
              <w:t>억원</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이하의</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벌금</w:t>
            </w:r>
            <w:r>
              <w:rPr>
                <w:rFonts w:hint="eastAsia"/>
                <w:color w:val="000000" w:themeColor="text1"/>
                <w:kern w:val="2"/>
                <w:sz w:val="20"/>
                <w:szCs w:val="20"/>
              </w:rPr>
              <w:t>에</w:t>
            </w:r>
            <w:r>
              <w:rPr>
                <w:rFonts w:hint="eastAsia"/>
                <w:color w:val="000000" w:themeColor="text1"/>
                <w:kern w:val="2"/>
                <w:sz w:val="20"/>
                <w:szCs w:val="20"/>
              </w:rPr>
              <w:t xml:space="preserve"> </w:t>
            </w:r>
            <w:r>
              <w:rPr>
                <w:rFonts w:hint="eastAsia"/>
                <w:color w:val="000000" w:themeColor="text1"/>
                <w:kern w:val="2"/>
                <w:sz w:val="20"/>
                <w:szCs w:val="20"/>
              </w:rPr>
              <w:t>처할</w:t>
            </w:r>
            <w:r>
              <w:rPr>
                <w:rFonts w:hint="eastAsia"/>
                <w:color w:val="000000" w:themeColor="text1"/>
                <w:kern w:val="2"/>
                <w:sz w:val="20"/>
                <w:szCs w:val="20"/>
              </w:rPr>
              <w:t xml:space="preserve"> </w:t>
            </w:r>
            <w:r>
              <w:rPr>
                <w:rFonts w:hint="eastAsia"/>
                <w:color w:val="000000" w:themeColor="text1"/>
                <w:kern w:val="2"/>
                <w:sz w:val="20"/>
                <w:szCs w:val="20"/>
              </w:rPr>
              <w:t>수</w:t>
            </w:r>
            <w:r>
              <w:rPr>
                <w:rFonts w:hint="eastAsia"/>
                <w:color w:val="000000" w:themeColor="text1"/>
                <w:kern w:val="2"/>
                <w:sz w:val="20"/>
                <w:szCs w:val="20"/>
              </w:rPr>
              <w:t xml:space="preserve"> </w:t>
            </w:r>
            <w:r>
              <w:rPr>
                <w:rFonts w:hint="eastAsia"/>
                <w:color w:val="000000" w:themeColor="text1"/>
                <w:kern w:val="2"/>
                <w:sz w:val="20"/>
                <w:szCs w:val="20"/>
              </w:rPr>
              <w:t>있음</w:t>
            </w:r>
            <w:r>
              <w:rPr>
                <w:rFonts w:hint="eastAsia"/>
                <w:color w:val="000000" w:themeColor="text1"/>
                <w:kern w:val="2"/>
                <w:sz w:val="20"/>
                <w:szCs w:val="20"/>
              </w:rPr>
              <w:t>(</w:t>
            </w:r>
            <w:r>
              <w:rPr>
                <w:rFonts w:hint="eastAsia"/>
                <w:color w:val="000000" w:themeColor="text1"/>
                <w:kern w:val="2"/>
                <w:sz w:val="20"/>
                <w:szCs w:val="20"/>
              </w:rPr>
              <w:t>전기통신사업법</w:t>
            </w:r>
            <w:r>
              <w:rPr>
                <w:rFonts w:hint="eastAsia"/>
                <w:color w:val="000000" w:themeColor="text1"/>
                <w:kern w:val="2"/>
                <w:sz w:val="20"/>
                <w:szCs w:val="20"/>
              </w:rPr>
              <w:t xml:space="preserve"> </w:t>
            </w:r>
            <w:r w:rsidR="00B42005">
              <w:rPr>
                <w:rFonts w:hint="eastAsia"/>
                <w:color w:val="000000" w:themeColor="text1"/>
                <w:kern w:val="2"/>
                <w:sz w:val="20"/>
                <w:szCs w:val="20"/>
              </w:rPr>
              <w:t>제</w:t>
            </w:r>
            <w:r w:rsidR="00B42005">
              <w:rPr>
                <w:rFonts w:hint="eastAsia"/>
                <w:color w:val="000000" w:themeColor="text1"/>
                <w:kern w:val="2"/>
                <w:sz w:val="20"/>
                <w:szCs w:val="20"/>
              </w:rPr>
              <w:t>22</w:t>
            </w:r>
            <w:r w:rsidR="00B42005">
              <w:rPr>
                <w:rFonts w:hint="eastAsia"/>
                <w:color w:val="000000" w:themeColor="text1"/>
                <w:kern w:val="2"/>
                <w:sz w:val="20"/>
                <w:szCs w:val="20"/>
              </w:rPr>
              <w:t>조</w:t>
            </w:r>
            <w:r w:rsidR="00B42005">
              <w:rPr>
                <w:rFonts w:hint="eastAsia"/>
                <w:color w:val="000000" w:themeColor="text1"/>
                <w:kern w:val="2"/>
                <w:sz w:val="20"/>
                <w:szCs w:val="20"/>
              </w:rPr>
              <w:t xml:space="preserve"> </w:t>
            </w:r>
            <w:r w:rsidR="00B42005">
              <w:rPr>
                <w:rFonts w:hint="eastAsia"/>
                <w:color w:val="000000" w:themeColor="text1"/>
                <w:kern w:val="2"/>
                <w:sz w:val="20"/>
                <w:szCs w:val="20"/>
              </w:rPr>
              <w:t>및</w:t>
            </w:r>
            <w:r w:rsidR="00B42005">
              <w:rPr>
                <w:rFonts w:hint="eastAsia"/>
                <w:color w:val="000000" w:themeColor="text1"/>
                <w:kern w:val="2"/>
                <w:sz w:val="20"/>
                <w:szCs w:val="20"/>
              </w:rPr>
              <w:t xml:space="preserve"> </w:t>
            </w:r>
            <w:r>
              <w:rPr>
                <w:rFonts w:hint="eastAsia"/>
                <w:color w:val="000000" w:themeColor="text1"/>
                <w:kern w:val="2"/>
                <w:sz w:val="20"/>
                <w:szCs w:val="20"/>
              </w:rPr>
              <w:t>제</w:t>
            </w:r>
            <w:r>
              <w:rPr>
                <w:rFonts w:hint="eastAsia"/>
                <w:color w:val="000000" w:themeColor="text1"/>
                <w:kern w:val="2"/>
                <w:sz w:val="20"/>
                <w:szCs w:val="20"/>
              </w:rPr>
              <w:t>96</w:t>
            </w:r>
            <w:r>
              <w:rPr>
                <w:rFonts w:hint="eastAsia"/>
                <w:color w:val="000000" w:themeColor="text1"/>
                <w:kern w:val="2"/>
                <w:sz w:val="20"/>
                <w:szCs w:val="20"/>
              </w:rPr>
              <w:t>조</w:t>
            </w:r>
            <w:r>
              <w:rPr>
                <w:rFonts w:hint="eastAsia"/>
                <w:color w:val="000000" w:themeColor="text1"/>
                <w:kern w:val="2"/>
                <w:sz w:val="20"/>
                <w:szCs w:val="20"/>
              </w:rPr>
              <w:t xml:space="preserve"> </w:t>
            </w:r>
            <w:r>
              <w:rPr>
                <w:rFonts w:hint="eastAsia"/>
                <w:color w:val="000000" w:themeColor="text1"/>
                <w:kern w:val="2"/>
                <w:sz w:val="20"/>
                <w:szCs w:val="20"/>
              </w:rPr>
              <w:t>제</w:t>
            </w:r>
            <w:r>
              <w:rPr>
                <w:rFonts w:hint="eastAsia"/>
                <w:color w:val="000000" w:themeColor="text1"/>
                <w:kern w:val="2"/>
                <w:sz w:val="20"/>
                <w:szCs w:val="20"/>
              </w:rPr>
              <w:t>5</w:t>
            </w:r>
            <w:r>
              <w:rPr>
                <w:rFonts w:hint="eastAsia"/>
                <w:color w:val="000000" w:themeColor="text1"/>
                <w:kern w:val="2"/>
                <w:sz w:val="20"/>
                <w:szCs w:val="20"/>
              </w:rPr>
              <w:t>호</w:t>
            </w:r>
            <w:r>
              <w:rPr>
                <w:rFonts w:hint="eastAsia"/>
                <w:color w:val="000000" w:themeColor="text1"/>
                <w:kern w:val="2"/>
                <w:sz w:val="20"/>
                <w:szCs w:val="20"/>
              </w:rPr>
              <w:t>).</w:t>
            </w:r>
          </w:p>
          <w:p w14:paraId="464DF730" w14:textId="45CE0CA2" w:rsidR="00F53BDB" w:rsidRPr="00D10650" w:rsidRDefault="00B34C26" w:rsidP="00503ECE">
            <w:pPr>
              <w:pStyle w:val="1"/>
              <w:spacing w:line="276" w:lineRule="auto"/>
              <w:rPr>
                <w:color w:val="000000" w:themeColor="text1"/>
                <w:kern w:val="2"/>
                <w:sz w:val="20"/>
                <w:szCs w:val="20"/>
              </w:rPr>
            </w:pPr>
            <w:r w:rsidRPr="00D10650">
              <w:rPr>
                <w:rFonts w:hint="eastAsia"/>
                <w:color w:val="000000" w:themeColor="text1"/>
                <w:kern w:val="2"/>
                <w:sz w:val="20"/>
                <w:szCs w:val="20"/>
              </w:rPr>
              <w:t>대상회사는</w:t>
            </w:r>
            <w:r w:rsidRPr="00D10650">
              <w:rPr>
                <w:rFonts w:hint="eastAsia"/>
                <w:color w:val="000000" w:themeColor="text1"/>
                <w:kern w:val="2"/>
                <w:sz w:val="20"/>
                <w:szCs w:val="20"/>
              </w:rPr>
              <w:t xml:space="preserve"> </w:t>
            </w:r>
            <w:r w:rsidR="00483ED9">
              <w:rPr>
                <w:rFonts w:hint="eastAsia"/>
                <w:color w:val="000000" w:themeColor="text1"/>
                <w:kern w:val="2"/>
                <w:sz w:val="20"/>
                <w:szCs w:val="20"/>
              </w:rPr>
              <w:t>앱</w:t>
            </w:r>
            <w:r w:rsidR="00483ED9">
              <w:rPr>
                <w:rFonts w:hint="eastAsia"/>
                <w:color w:val="000000" w:themeColor="text1"/>
                <w:kern w:val="2"/>
                <w:sz w:val="20"/>
                <w:szCs w:val="20"/>
              </w:rPr>
              <w:t xml:space="preserve"> </w:t>
            </w:r>
            <w:r w:rsidR="00483ED9">
              <w:rPr>
                <w:rFonts w:hint="eastAsia"/>
                <w:color w:val="000000" w:themeColor="text1"/>
                <w:kern w:val="2"/>
                <w:sz w:val="20"/>
                <w:szCs w:val="20"/>
              </w:rPr>
              <w:t>마켓사업자를</w:t>
            </w:r>
            <w:r w:rsidR="00483ED9">
              <w:rPr>
                <w:rFonts w:hint="eastAsia"/>
                <w:color w:val="000000" w:themeColor="text1"/>
                <w:kern w:val="2"/>
                <w:sz w:val="20"/>
                <w:szCs w:val="20"/>
              </w:rPr>
              <w:t xml:space="preserve"> </w:t>
            </w:r>
            <w:r w:rsidR="00483ED9">
              <w:rPr>
                <w:rFonts w:hint="eastAsia"/>
                <w:color w:val="000000" w:themeColor="text1"/>
                <w:kern w:val="2"/>
                <w:sz w:val="20"/>
                <w:szCs w:val="20"/>
              </w:rPr>
              <w:t>통하여</w:t>
            </w:r>
            <w:r w:rsidR="00483ED9">
              <w:rPr>
                <w:rFonts w:hint="eastAsia"/>
                <w:color w:val="000000" w:themeColor="text1"/>
                <w:kern w:val="2"/>
                <w:sz w:val="20"/>
                <w:szCs w:val="20"/>
              </w:rPr>
              <w:t xml:space="preserve"> </w:t>
            </w:r>
            <w:r w:rsidR="00483ED9">
              <w:rPr>
                <w:rFonts w:hint="eastAsia"/>
                <w:color w:val="000000" w:themeColor="text1"/>
                <w:kern w:val="2"/>
                <w:sz w:val="20"/>
                <w:szCs w:val="20"/>
              </w:rPr>
              <w:t>모바일</w:t>
            </w:r>
            <w:r w:rsidR="00BC46CF">
              <w:rPr>
                <w:rFonts w:hint="eastAsia"/>
                <w:color w:val="000000" w:themeColor="text1"/>
                <w:kern w:val="2"/>
                <w:sz w:val="20"/>
                <w:szCs w:val="20"/>
              </w:rPr>
              <w:t xml:space="preserve"> </w:t>
            </w:r>
            <w:r w:rsidR="00483ED9">
              <w:rPr>
                <w:rFonts w:hint="eastAsia"/>
                <w:color w:val="000000" w:themeColor="text1"/>
                <w:kern w:val="2"/>
                <w:sz w:val="20"/>
                <w:szCs w:val="20"/>
              </w:rPr>
              <w:t>콘텐츠</w:t>
            </w:r>
            <w:r w:rsidR="00483ED9">
              <w:rPr>
                <w:rFonts w:hint="eastAsia"/>
                <w:color w:val="000000" w:themeColor="text1"/>
                <w:kern w:val="2"/>
                <w:sz w:val="20"/>
                <w:szCs w:val="20"/>
              </w:rPr>
              <w:t xml:space="preserve"> </w:t>
            </w:r>
            <w:r w:rsidR="00483ED9">
              <w:rPr>
                <w:rFonts w:hint="eastAsia"/>
                <w:color w:val="000000" w:themeColor="text1"/>
                <w:kern w:val="2"/>
                <w:sz w:val="20"/>
                <w:szCs w:val="20"/>
              </w:rPr>
              <w:t>등을</w:t>
            </w:r>
            <w:r w:rsidR="00483ED9">
              <w:rPr>
                <w:rFonts w:hint="eastAsia"/>
                <w:color w:val="000000" w:themeColor="text1"/>
                <w:kern w:val="2"/>
                <w:sz w:val="20"/>
                <w:szCs w:val="20"/>
              </w:rPr>
              <w:t xml:space="preserve"> </w:t>
            </w:r>
            <w:r w:rsidR="00483ED9">
              <w:rPr>
                <w:rFonts w:hint="eastAsia"/>
                <w:color w:val="000000" w:themeColor="text1"/>
                <w:kern w:val="2"/>
                <w:sz w:val="20"/>
                <w:szCs w:val="20"/>
              </w:rPr>
              <w:t>등록</w:t>
            </w:r>
            <w:r w:rsidR="00483ED9">
              <w:rPr>
                <w:rFonts w:hint="eastAsia"/>
                <w:color w:val="000000" w:themeColor="text1"/>
                <w:kern w:val="2"/>
                <w:sz w:val="20"/>
                <w:szCs w:val="20"/>
              </w:rPr>
              <w:t xml:space="preserve"> </w:t>
            </w:r>
            <w:r w:rsidR="00483ED9">
              <w:rPr>
                <w:rFonts w:hint="eastAsia"/>
                <w:color w:val="000000" w:themeColor="text1"/>
                <w:kern w:val="2"/>
                <w:sz w:val="20"/>
                <w:szCs w:val="20"/>
              </w:rPr>
              <w:t>및</w:t>
            </w:r>
            <w:r w:rsidR="00483ED9">
              <w:rPr>
                <w:rFonts w:hint="eastAsia"/>
                <w:color w:val="000000" w:themeColor="text1"/>
                <w:kern w:val="2"/>
                <w:sz w:val="20"/>
                <w:szCs w:val="20"/>
              </w:rPr>
              <w:t xml:space="preserve"> </w:t>
            </w:r>
            <w:r w:rsidR="00483ED9">
              <w:rPr>
                <w:rFonts w:hint="eastAsia"/>
                <w:color w:val="000000" w:themeColor="text1"/>
                <w:kern w:val="2"/>
                <w:sz w:val="20"/>
                <w:szCs w:val="20"/>
              </w:rPr>
              <w:t>판매하는</w:t>
            </w:r>
            <w:r w:rsidR="00483ED9">
              <w:rPr>
                <w:rFonts w:hint="eastAsia"/>
                <w:color w:val="000000" w:themeColor="text1"/>
                <w:kern w:val="2"/>
                <w:sz w:val="20"/>
                <w:szCs w:val="20"/>
              </w:rPr>
              <w:t xml:space="preserve"> </w:t>
            </w:r>
            <w:r w:rsidR="00483ED9">
              <w:rPr>
                <w:rFonts w:hint="eastAsia"/>
                <w:color w:val="000000" w:themeColor="text1"/>
                <w:kern w:val="2"/>
                <w:sz w:val="20"/>
                <w:szCs w:val="20"/>
              </w:rPr>
              <w:t>사업을</w:t>
            </w:r>
            <w:r w:rsidR="00483ED9">
              <w:rPr>
                <w:rFonts w:hint="eastAsia"/>
                <w:color w:val="000000" w:themeColor="text1"/>
                <w:kern w:val="2"/>
                <w:sz w:val="20"/>
                <w:szCs w:val="20"/>
              </w:rPr>
              <w:t xml:space="preserve"> </w:t>
            </w:r>
            <w:r w:rsidR="00483ED9">
              <w:rPr>
                <w:rFonts w:hint="eastAsia"/>
                <w:color w:val="000000" w:themeColor="text1"/>
                <w:kern w:val="2"/>
                <w:sz w:val="20"/>
                <w:szCs w:val="20"/>
              </w:rPr>
              <w:t>영위</w:t>
            </w:r>
            <w:r w:rsidR="00B1551F">
              <w:rPr>
                <w:rFonts w:hint="eastAsia"/>
                <w:color w:val="000000" w:themeColor="text1"/>
                <w:kern w:val="2"/>
                <w:sz w:val="20"/>
                <w:szCs w:val="20"/>
              </w:rPr>
              <w:t>함으로써</w:t>
            </w:r>
            <w:r w:rsidR="00B1551F">
              <w:rPr>
                <w:rFonts w:hint="eastAsia"/>
                <w:color w:val="000000" w:themeColor="text1"/>
                <w:kern w:val="2"/>
                <w:sz w:val="20"/>
                <w:szCs w:val="20"/>
              </w:rPr>
              <w:t xml:space="preserve"> </w:t>
            </w:r>
            <w:r w:rsidR="00B1551F">
              <w:rPr>
                <w:rFonts w:hint="eastAsia"/>
                <w:color w:val="000000" w:themeColor="text1"/>
                <w:kern w:val="2"/>
                <w:sz w:val="20"/>
                <w:szCs w:val="20"/>
              </w:rPr>
              <w:t>정보통신망을</w:t>
            </w:r>
            <w:r w:rsidR="00B1551F">
              <w:rPr>
                <w:rFonts w:hint="eastAsia"/>
                <w:color w:val="000000" w:themeColor="text1"/>
                <w:kern w:val="2"/>
                <w:sz w:val="20"/>
                <w:szCs w:val="20"/>
              </w:rPr>
              <w:t xml:space="preserve"> </w:t>
            </w:r>
            <w:r w:rsidR="00B1551F">
              <w:rPr>
                <w:rFonts w:hint="eastAsia"/>
                <w:color w:val="000000" w:themeColor="text1"/>
                <w:kern w:val="2"/>
                <w:sz w:val="20"/>
                <w:szCs w:val="20"/>
              </w:rPr>
              <w:t>이용해</w:t>
            </w:r>
            <w:r w:rsidR="00B1551F">
              <w:rPr>
                <w:rFonts w:hint="eastAsia"/>
                <w:color w:val="000000" w:themeColor="text1"/>
                <w:kern w:val="2"/>
                <w:sz w:val="20"/>
                <w:szCs w:val="20"/>
              </w:rPr>
              <w:t xml:space="preserve"> </w:t>
            </w:r>
            <w:r w:rsidR="00B1551F">
              <w:rPr>
                <w:rFonts w:hint="eastAsia"/>
                <w:color w:val="000000" w:themeColor="text1"/>
                <w:kern w:val="2"/>
                <w:sz w:val="20"/>
                <w:szCs w:val="20"/>
              </w:rPr>
              <w:t>서비스를</w:t>
            </w:r>
            <w:r w:rsidR="00B1551F">
              <w:rPr>
                <w:rFonts w:hint="eastAsia"/>
                <w:color w:val="000000" w:themeColor="text1"/>
                <w:kern w:val="2"/>
                <w:sz w:val="20"/>
                <w:szCs w:val="20"/>
              </w:rPr>
              <w:t xml:space="preserve"> </w:t>
            </w:r>
            <w:r w:rsidR="00B1551F">
              <w:rPr>
                <w:rFonts w:hint="eastAsia"/>
                <w:color w:val="000000" w:themeColor="text1"/>
                <w:kern w:val="2"/>
                <w:sz w:val="20"/>
                <w:szCs w:val="20"/>
              </w:rPr>
              <w:t>제공하는</w:t>
            </w:r>
            <w:r w:rsidR="00B1551F">
              <w:rPr>
                <w:rFonts w:hint="eastAsia"/>
                <w:color w:val="000000" w:themeColor="text1"/>
                <w:kern w:val="2"/>
                <w:sz w:val="20"/>
                <w:szCs w:val="20"/>
              </w:rPr>
              <w:t xml:space="preserve"> </w:t>
            </w:r>
            <w:r w:rsidR="00B1551F">
              <w:rPr>
                <w:rFonts w:hint="eastAsia"/>
                <w:color w:val="000000" w:themeColor="text1"/>
                <w:kern w:val="2"/>
                <w:sz w:val="20"/>
                <w:szCs w:val="20"/>
              </w:rPr>
              <w:t>부가통신사업자이므로</w:t>
            </w:r>
            <w:r w:rsidR="0007048C">
              <w:rPr>
                <w:rFonts w:hint="eastAsia"/>
                <w:color w:val="000000" w:themeColor="text1"/>
                <w:kern w:val="2"/>
                <w:sz w:val="20"/>
                <w:szCs w:val="20"/>
              </w:rPr>
              <w:t xml:space="preserve">, </w:t>
            </w:r>
            <w:r w:rsidR="0007048C">
              <w:rPr>
                <w:rFonts w:hint="eastAsia"/>
                <w:color w:val="000000" w:themeColor="text1"/>
                <w:kern w:val="2"/>
                <w:sz w:val="20"/>
                <w:szCs w:val="20"/>
              </w:rPr>
              <w:t>위</w:t>
            </w:r>
            <w:r w:rsidR="000F1EC1">
              <w:rPr>
                <w:rFonts w:hint="eastAsia"/>
                <w:color w:val="000000" w:themeColor="text1"/>
                <w:kern w:val="2"/>
                <w:sz w:val="20"/>
                <w:szCs w:val="20"/>
              </w:rPr>
              <w:t xml:space="preserve"> </w:t>
            </w:r>
            <w:r w:rsidR="000F1EC1">
              <w:rPr>
                <w:rFonts w:hint="eastAsia"/>
                <w:color w:val="000000" w:themeColor="text1"/>
                <w:kern w:val="2"/>
                <w:sz w:val="20"/>
                <w:szCs w:val="20"/>
              </w:rPr>
              <w:t>부가통신사업자</w:t>
            </w:r>
            <w:r w:rsidR="000F1EC1">
              <w:rPr>
                <w:rFonts w:hint="eastAsia"/>
                <w:color w:val="000000" w:themeColor="text1"/>
                <w:kern w:val="2"/>
                <w:sz w:val="20"/>
                <w:szCs w:val="20"/>
              </w:rPr>
              <w:t xml:space="preserve"> </w:t>
            </w:r>
            <w:r w:rsidR="000F1EC1">
              <w:rPr>
                <w:rFonts w:hint="eastAsia"/>
                <w:color w:val="000000" w:themeColor="text1"/>
                <w:kern w:val="2"/>
                <w:sz w:val="20"/>
                <w:szCs w:val="20"/>
              </w:rPr>
              <w:t>신고를</w:t>
            </w:r>
            <w:r w:rsidR="000F1EC1">
              <w:rPr>
                <w:rFonts w:hint="eastAsia"/>
                <w:color w:val="000000" w:themeColor="text1"/>
                <w:kern w:val="2"/>
                <w:sz w:val="20"/>
                <w:szCs w:val="20"/>
              </w:rPr>
              <w:t xml:space="preserve"> </w:t>
            </w:r>
            <w:r w:rsidR="000F1EC1">
              <w:rPr>
                <w:rFonts w:hint="eastAsia"/>
                <w:color w:val="000000" w:themeColor="text1"/>
                <w:kern w:val="2"/>
                <w:sz w:val="20"/>
                <w:szCs w:val="20"/>
              </w:rPr>
              <w:t>하여야</w:t>
            </w:r>
            <w:r w:rsidR="000F1EC1">
              <w:rPr>
                <w:rFonts w:hint="eastAsia"/>
                <w:color w:val="000000" w:themeColor="text1"/>
                <w:kern w:val="2"/>
                <w:sz w:val="20"/>
                <w:szCs w:val="20"/>
              </w:rPr>
              <w:t xml:space="preserve"> </w:t>
            </w:r>
            <w:r w:rsidR="000F1EC1">
              <w:rPr>
                <w:rFonts w:hint="eastAsia"/>
                <w:color w:val="000000" w:themeColor="text1"/>
                <w:kern w:val="2"/>
                <w:sz w:val="20"/>
                <w:szCs w:val="20"/>
              </w:rPr>
              <w:t>할</w:t>
            </w:r>
            <w:r w:rsidR="000F1EC1">
              <w:rPr>
                <w:rFonts w:hint="eastAsia"/>
                <w:color w:val="000000" w:themeColor="text1"/>
                <w:kern w:val="2"/>
                <w:sz w:val="20"/>
                <w:szCs w:val="20"/>
              </w:rPr>
              <w:t xml:space="preserve"> </w:t>
            </w:r>
            <w:r w:rsidR="000F1EC1">
              <w:rPr>
                <w:rFonts w:hint="eastAsia"/>
                <w:color w:val="000000" w:themeColor="text1"/>
                <w:kern w:val="2"/>
                <w:sz w:val="20"/>
                <w:szCs w:val="20"/>
              </w:rPr>
              <w:t>것으로</w:t>
            </w:r>
            <w:r w:rsidR="000F1EC1">
              <w:rPr>
                <w:rFonts w:hint="eastAsia"/>
                <w:color w:val="000000" w:themeColor="text1"/>
                <w:kern w:val="2"/>
                <w:sz w:val="20"/>
                <w:szCs w:val="20"/>
              </w:rPr>
              <w:t xml:space="preserve"> </w:t>
            </w:r>
            <w:r w:rsidR="000F1EC1">
              <w:rPr>
                <w:rFonts w:hint="eastAsia"/>
                <w:color w:val="000000" w:themeColor="text1"/>
                <w:kern w:val="2"/>
                <w:sz w:val="20"/>
                <w:szCs w:val="20"/>
              </w:rPr>
              <w:t>보임</w:t>
            </w:r>
            <w:r w:rsidR="000F1EC1">
              <w:rPr>
                <w:rFonts w:hint="eastAsia"/>
                <w:color w:val="000000" w:themeColor="text1"/>
                <w:kern w:val="2"/>
                <w:sz w:val="20"/>
                <w:szCs w:val="20"/>
              </w:rPr>
              <w:t xml:space="preserve">. </w:t>
            </w:r>
          </w:p>
        </w:tc>
      </w:tr>
      <w:tr w:rsidR="00C82FE8" w:rsidRPr="00C65EAA" w14:paraId="271EF6F3" w14:textId="77777777" w:rsidTr="001D3938">
        <w:trPr>
          <w:trHeight w:val="20"/>
        </w:trPr>
        <w:tc>
          <w:tcPr>
            <w:tcW w:w="1418" w:type="dxa"/>
            <w:tcBorders>
              <w:top w:val="single" w:sz="12" w:space="0" w:color="0F243E"/>
              <w:bottom w:val="single" w:sz="12" w:space="0" w:color="0F243E"/>
            </w:tcBorders>
            <w:shd w:val="clear" w:color="auto" w:fill="auto"/>
          </w:tcPr>
          <w:p w14:paraId="2B26C4BB" w14:textId="238A2CEE" w:rsidR="00C82FE8" w:rsidRDefault="00C82FE8" w:rsidP="0020703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Pr>
                <w:rFonts w:eastAsia="바탕" w:hint="eastAsia"/>
                <w:b/>
                <w:color w:val="000000" w:themeColor="text1"/>
                <w:kern w:val="2"/>
              </w:rPr>
              <w:t>법령</w:t>
            </w:r>
            <w:r w:rsidR="00C04842">
              <w:rPr>
                <w:rFonts w:eastAsia="바탕" w:hint="eastAsia"/>
                <w:b/>
                <w:color w:val="000000" w:themeColor="text1"/>
                <w:kern w:val="2"/>
              </w:rPr>
              <w:t xml:space="preserve"> </w:t>
            </w:r>
            <w:r>
              <w:rPr>
                <w:rFonts w:eastAsia="바탕" w:hint="eastAsia"/>
                <w:b/>
                <w:color w:val="000000" w:themeColor="text1"/>
                <w:kern w:val="2"/>
              </w:rPr>
              <w:t>준수</w:t>
            </w:r>
          </w:p>
        </w:tc>
        <w:tc>
          <w:tcPr>
            <w:tcW w:w="6946" w:type="dxa"/>
            <w:tcBorders>
              <w:top w:val="single" w:sz="12" w:space="0" w:color="0F243E"/>
              <w:bottom w:val="single" w:sz="12" w:space="0" w:color="0F243E"/>
            </w:tcBorders>
            <w:shd w:val="clear" w:color="auto" w:fill="auto"/>
          </w:tcPr>
          <w:p w14:paraId="2909B7C8" w14:textId="77777777" w:rsidR="00AE4253" w:rsidRDefault="00713BBB" w:rsidP="00BC46CF">
            <w:pPr>
              <w:pStyle w:val="1"/>
              <w:rPr>
                <w:ins w:id="12" w:author="SL Partners" w:date="2024-09-27T13:11:00Z" w16du:dateUtc="2024-09-27T04:11:00Z"/>
                <w:sz w:val="20"/>
                <w:szCs w:val="20"/>
              </w:rPr>
            </w:pPr>
            <w:r>
              <w:rPr>
                <w:rFonts w:hint="eastAsia"/>
                <w:sz w:val="20"/>
                <w:szCs w:val="20"/>
              </w:rPr>
              <w:t>제공된</w:t>
            </w:r>
            <w:r>
              <w:rPr>
                <w:rFonts w:hint="eastAsia"/>
                <w:sz w:val="20"/>
                <w:szCs w:val="20"/>
              </w:rPr>
              <w:t xml:space="preserve"> </w:t>
            </w:r>
            <w:r>
              <w:rPr>
                <w:rFonts w:hint="eastAsia"/>
                <w:sz w:val="20"/>
                <w:szCs w:val="20"/>
              </w:rPr>
              <w:t>자료에</w:t>
            </w:r>
            <w:r>
              <w:rPr>
                <w:rFonts w:hint="eastAsia"/>
                <w:sz w:val="20"/>
                <w:szCs w:val="20"/>
              </w:rPr>
              <w:t xml:space="preserve"> </w:t>
            </w:r>
            <w:r>
              <w:rPr>
                <w:rFonts w:hint="eastAsia"/>
                <w:sz w:val="20"/>
                <w:szCs w:val="20"/>
              </w:rPr>
              <w:t>의하면</w:t>
            </w:r>
            <w:r>
              <w:rPr>
                <w:rFonts w:hint="eastAsia"/>
                <w:sz w:val="20"/>
                <w:szCs w:val="20"/>
              </w:rPr>
              <w:t xml:space="preserve">, </w:t>
            </w:r>
            <w:r w:rsidR="00463517">
              <w:rPr>
                <w:rFonts w:hint="eastAsia"/>
                <w:sz w:val="20"/>
                <w:szCs w:val="20"/>
              </w:rPr>
              <w:t>대상회사는</w:t>
            </w:r>
            <w:r w:rsidR="00463517">
              <w:rPr>
                <w:rFonts w:hint="eastAsia"/>
                <w:sz w:val="20"/>
                <w:szCs w:val="20"/>
              </w:rPr>
              <w:t xml:space="preserve"> 2024</w:t>
            </w:r>
            <w:r w:rsidR="00463517">
              <w:rPr>
                <w:rFonts w:hint="eastAsia"/>
                <w:sz w:val="20"/>
                <w:szCs w:val="20"/>
              </w:rPr>
              <w:t>년</w:t>
            </w:r>
            <w:r w:rsidR="00463517">
              <w:rPr>
                <w:rFonts w:hint="eastAsia"/>
                <w:sz w:val="20"/>
                <w:szCs w:val="20"/>
              </w:rPr>
              <w:t xml:space="preserve"> 7</w:t>
            </w:r>
            <w:r w:rsidR="00463517">
              <w:rPr>
                <w:rFonts w:hint="eastAsia"/>
                <w:sz w:val="20"/>
                <w:szCs w:val="20"/>
              </w:rPr>
              <w:t>월</w:t>
            </w:r>
            <w:r w:rsidR="00D235A0">
              <w:rPr>
                <w:rFonts w:hint="eastAsia"/>
                <w:sz w:val="20"/>
                <w:szCs w:val="20"/>
              </w:rPr>
              <w:t>경</w:t>
            </w:r>
            <w:r w:rsidR="00463517">
              <w:rPr>
                <w:rFonts w:hint="eastAsia"/>
                <w:sz w:val="20"/>
                <w:szCs w:val="20"/>
              </w:rPr>
              <w:t xml:space="preserve"> </w:t>
            </w:r>
            <w:r w:rsidR="00463517">
              <w:rPr>
                <w:rFonts w:hint="eastAsia"/>
                <w:sz w:val="20"/>
                <w:szCs w:val="20"/>
              </w:rPr>
              <w:t>방송통신위원회</w:t>
            </w:r>
            <w:r w:rsidR="008B32C8">
              <w:rPr>
                <w:rFonts w:hint="eastAsia"/>
                <w:sz w:val="20"/>
                <w:szCs w:val="20"/>
              </w:rPr>
              <w:t>로부터</w:t>
            </w:r>
            <w:r w:rsidR="008B32C8">
              <w:rPr>
                <w:rFonts w:hint="eastAsia"/>
                <w:sz w:val="20"/>
                <w:szCs w:val="20"/>
              </w:rPr>
              <w:t xml:space="preserve"> </w:t>
            </w:r>
            <w:r w:rsidR="008B32C8">
              <w:rPr>
                <w:rFonts w:hint="eastAsia"/>
                <w:sz w:val="20"/>
                <w:szCs w:val="20"/>
              </w:rPr>
              <w:t>위치정보법</w:t>
            </w:r>
            <w:r w:rsidR="008B32C8">
              <w:rPr>
                <w:rFonts w:hint="eastAsia"/>
                <w:sz w:val="20"/>
                <w:szCs w:val="20"/>
              </w:rPr>
              <w:t xml:space="preserve"> </w:t>
            </w:r>
            <w:r w:rsidR="008B32C8">
              <w:rPr>
                <w:rFonts w:hint="eastAsia"/>
                <w:sz w:val="20"/>
                <w:szCs w:val="20"/>
              </w:rPr>
              <w:t>준수여부</w:t>
            </w:r>
            <w:r w:rsidR="008B32C8">
              <w:rPr>
                <w:rFonts w:hint="eastAsia"/>
                <w:sz w:val="20"/>
                <w:szCs w:val="20"/>
              </w:rPr>
              <w:t xml:space="preserve"> </w:t>
            </w:r>
            <w:r w:rsidR="008B32C8">
              <w:rPr>
                <w:rFonts w:hint="eastAsia"/>
                <w:sz w:val="20"/>
                <w:szCs w:val="20"/>
              </w:rPr>
              <w:t>실태점검</w:t>
            </w:r>
            <w:r w:rsidR="008B32C8">
              <w:rPr>
                <w:rFonts w:hint="eastAsia"/>
                <w:sz w:val="20"/>
                <w:szCs w:val="20"/>
              </w:rPr>
              <w:t xml:space="preserve"> </w:t>
            </w:r>
            <w:r w:rsidR="008B32C8">
              <w:rPr>
                <w:rFonts w:hint="eastAsia"/>
                <w:sz w:val="20"/>
                <w:szCs w:val="20"/>
              </w:rPr>
              <w:t>과정에서</w:t>
            </w:r>
            <w:r w:rsidR="008B32C8">
              <w:rPr>
                <w:rFonts w:hint="eastAsia"/>
                <w:sz w:val="20"/>
                <w:szCs w:val="20"/>
              </w:rPr>
              <w:t xml:space="preserve"> </w:t>
            </w:r>
            <w:r w:rsidR="008B32C8">
              <w:rPr>
                <w:rFonts w:hint="eastAsia"/>
                <w:sz w:val="20"/>
                <w:szCs w:val="20"/>
              </w:rPr>
              <w:t>발견된</w:t>
            </w:r>
            <w:r w:rsidR="008B32C8">
              <w:rPr>
                <w:rFonts w:hint="eastAsia"/>
                <w:sz w:val="20"/>
                <w:szCs w:val="20"/>
              </w:rPr>
              <w:t xml:space="preserve"> </w:t>
            </w:r>
            <w:r w:rsidR="008B32C8">
              <w:rPr>
                <w:rFonts w:hint="eastAsia"/>
                <w:sz w:val="20"/>
                <w:szCs w:val="20"/>
              </w:rPr>
              <w:t>위반사항을</w:t>
            </w:r>
            <w:r w:rsidR="008B32C8">
              <w:rPr>
                <w:rFonts w:hint="eastAsia"/>
                <w:sz w:val="20"/>
                <w:szCs w:val="20"/>
              </w:rPr>
              <w:t xml:space="preserve"> </w:t>
            </w:r>
            <w:r w:rsidR="008B32C8">
              <w:rPr>
                <w:rFonts w:hint="eastAsia"/>
                <w:sz w:val="20"/>
                <w:szCs w:val="20"/>
              </w:rPr>
              <w:t>시정하고</w:t>
            </w:r>
            <w:r w:rsidR="008B32C8">
              <w:rPr>
                <w:rFonts w:hint="eastAsia"/>
                <w:sz w:val="20"/>
                <w:szCs w:val="20"/>
              </w:rPr>
              <w:t xml:space="preserve"> </w:t>
            </w:r>
            <w:del w:id="13" w:author="SL Partners" w:date="2024-09-27T13:11:00Z" w16du:dateUtc="2024-09-27T04:11:00Z">
              <w:r w:rsidR="008B32C8" w:rsidDel="00AE5ECE">
                <w:rPr>
                  <w:rFonts w:hint="eastAsia"/>
                  <w:sz w:val="20"/>
                  <w:szCs w:val="20"/>
                </w:rPr>
                <w:delText>추가</w:delText>
              </w:r>
              <w:r w:rsidR="008B32C8" w:rsidDel="00AE5ECE">
                <w:rPr>
                  <w:rFonts w:hint="eastAsia"/>
                  <w:sz w:val="20"/>
                  <w:szCs w:val="20"/>
                </w:rPr>
                <w:delText xml:space="preserve"> </w:delText>
              </w:r>
              <w:r w:rsidR="008B32C8" w:rsidDel="00AE5ECE">
                <w:rPr>
                  <w:rFonts w:hint="eastAsia"/>
                  <w:sz w:val="20"/>
                  <w:szCs w:val="20"/>
                </w:rPr>
                <w:delText>자료를</w:delText>
              </w:r>
              <w:r w:rsidR="008B32C8" w:rsidDel="00AE5ECE">
                <w:rPr>
                  <w:rFonts w:hint="eastAsia"/>
                  <w:sz w:val="20"/>
                  <w:szCs w:val="20"/>
                </w:rPr>
                <w:delText xml:space="preserve"> </w:delText>
              </w:r>
              <w:r w:rsidR="008B32C8" w:rsidDel="00AE5ECE">
                <w:rPr>
                  <w:rFonts w:hint="eastAsia"/>
                  <w:sz w:val="20"/>
                  <w:szCs w:val="20"/>
                </w:rPr>
                <w:delText>제출할</w:delText>
              </w:r>
              <w:r w:rsidR="008B32C8" w:rsidDel="00AE5ECE">
                <w:rPr>
                  <w:rFonts w:hint="eastAsia"/>
                  <w:sz w:val="20"/>
                  <w:szCs w:val="20"/>
                </w:rPr>
                <w:delText xml:space="preserve"> </w:delText>
              </w:r>
              <w:r w:rsidR="008B32C8" w:rsidDel="00AE5ECE">
                <w:rPr>
                  <w:rFonts w:hint="eastAsia"/>
                  <w:sz w:val="20"/>
                  <w:szCs w:val="20"/>
                </w:rPr>
                <w:delText>것을</w:delText>
              </w:r>
              <w:r w:rsidR="008B32C8" w:rsidDel="00AE5ECE">
                <w:rPr>
                  <w:rFonts w:hint="eastAsia"/>
                  <w:sz w:val="20"/>
                  <w:szCs w:val="20"/>
                </w:rPr>
                <w:delText xml:space="preserve"> </w:delText>
              </w:r>
              <w:r w:rsidR="008B32C8" w:rsidDel="00AE5ECE">
                <w:rPr>
                  <w:rFonts w:hint="eastAsia"/>
                  <w:sz w:val="20"/>
                  <w:szCs w:val="20"/>
                </w:rPr>
                <w:delText>요구받</w:delText>
              </w:r>
            </w:del>
            <w:del w:id="14" w:author="SL Partners" w:date="2024-09-27T13:09:00Z" w16du:dateUtc="2024-09-27T04:09:00Z">
              <w:r w:rsidR="00DF1DF9" w:rsidDel="00FC557D">
                <w:rPr>
                  <w:rFonts w:hint="eastAsia"/>
                  <w:sz w:val="20"/>
                  <w:szCs w:val="20"/>
                </w:rPr>
                <w:delText>은</w:delText>
              </w:r>
              <w:r w:rsidR="00DF1DF9" w:rsidDel="00FC557D">
                <w:rPr>
                  <w:rFonts w:hint="eastAsia"/>
                  <w:sz w:val="20"/>
                  <w:szCs w:val="20"/>
                </w:rPr>
                <w:delText xml:space="preserve"> </w:delText>
              </w:r>
              <w:r w:rsidR="00DF1DF9" w:rsidDel="00FC557D">
                <w:rPr>
                  <w:rFonts w:hint="eastAsia"/>
                  <w:sz w:val="20"/>
                  <w:szCs w:val="20"/>
                </w:rPr>
                <w:delText>것으로</w:delText>
              </w:r>
              <w:r w:rsidR="00DF1DF9" w:rsidDel="00FC557D">
                <w:rPr>
                  <w:rFonts w:hint="eastAsia"/>
                  <w:sz w:val="20"/>
                  <w:szCs w:val="20"/>
                </w:rPr>
                <w:delText xml:space="preserve"> </w:delText>
              </w:r>
              <w:r w:rsidR="00DF1DF9" w:rsidDel="00FC557D">
                <w:rPr>
                  <w:rFonts w:hint="eastAsia"/>
                  <w:sz w:val="20"/>
                  <w:szCs w:val="20"/>
                </w:rPr>
                <w:delText>보임</w:delText>
              </w:r>
              <w:r w:rsidR="00DF1DF9" w:rsidDel="00FC557D">
                <w:rPr>
                  <w:rFonts w:hint="eastAsia"/>
                  <w:sz w:val="20"/>
                  <w:szCs w:val="20"/>
                </w:rPr>
                <w:delText xml:space="preserve">. </w:delText>
              </w:r>
            </w:del>
            <w:ins w:id="15" w:author="SL Partners" w:date="2024-09-27T13:11:00Z" w16du:dateUtc="2024-09-27T04:11:00Z">
              <w:r w:rsidR="00AE5ECE">
                <w:rPr>
                  <w:rFonts w:hint="eastAsia"/>
                  <w:sz w:val="20"/>
                  <w:szCs w:val="20"/>
                </w:rPr>
                <w:t>다음과</w:t>
              </w:r>
              <w:r w:rsidR="00AE5ECE">
                <w:rPr>
                  <w:rFonts w:hint="eastAsia"/>
                  <w:sz w:val="20"/>
                  <w:szCs w:val="20"/>
                </w:rPr>
                <w:t xml:space="preserve"> </w:t>
              </w:r>
              <w:r w:rsidR="00AE5ECE">
                <w:rPr>
                  <w:rFonts w:hint="eastAsia"/>
                  <w:sz w:val="20"/>
                  <w:szCs w:val="20"/>
                </w:rPr>
                <w:t>같은</w:t>
              </w:r>
              <w:r w:rsidR="00AE5ECE">
                <w:rPr>
                  <w:rFonts w:hint="eastAsia"/>
                  <w:sz w:val="20"/>
                  <w:szCs w:val="20"/>
                </w:rPr>
                <w:t xml:space="preserve"> </w:t>
              </w:r>
              <w:r w:rsidR="00AE5ECE">
                <w:rPr>
                  <w:rFonts w:hint="eastAsia"/>
                  <w:sz w:val="20"/>
                  <w:szCs w:val="20"/>
                </w:rPr>
                <w:t>사항을</w:t>
              </w:r>
              <w:r w:rsidR="00AE5ECE">
                <w:rPr>
                  <w:rFonts w:hint="eastAsia"/>
                  <w:sz w:val="20"/>
                  <w:szCs w:val="20"/>
                </w:rPr>
                <w:t xml:space="preserve"> </w:t>
              </w:r>
              <w:r w:rsidR="00AE5ECE">
                <w:rPr>
                  <w:rFonts w:hint="eastAsia"/>
                  <w:sz w:val="20"/>
                  <w:szCs w:val="20"/>
                </w:rPr>
                <w:t>개선할</w:t>
              </w:r>
              <w:r w:rsidR="00AE5ECE">
                <w:rPr>
                  <w:rFonts w:hint="eastAsia"/>
                  <w:sz w:val="20"/>
                  <w:szCs w:val="20"/>
                </w:rPr>
                <w:t xml:space="preserve"> </w:t>
              </w:r>
              <w:r w:rsidR="00AE5ECE">
                <w:rPr>
                  <w:rFonts w:hint="eastAsia"/>
                  <w:sz w:val="20"/>
                  <w:szCs w:val="20"/>
                </w:rPr>
                <w:t>것을</w:t>
              </w:r>
              <w:r w:rsidR="00AE5ECE">
                <w:rPr>
                  <w:rFonts w:hint="eastAsia"/>
                  <w:sz w:val="20"/>
                  <w:szCs w:val="20"/>
                </w:rPr>
                <w:t xml:space="preserve"> </w:t>
              </w:r>
              <w:r w:rsidR="00AE5ECE">
                <w:rPr>
                  <w:rFonts w:hint="eastAsia"/>
                  <w:sz w:val="20"/>
                  <w:szCs w:val="20"/>
                </w:rPr>
                <w:t>요구받음</w:t>
              </w:r>
              <w:r w:rsidR="00AE5ECE">
                <w:rPr>
                  <w:rFonts w:hint="eastAsia"/>
                  <w:sz w:val="20"/>
                  <w:szCs w:val="20"/>
                </w:rPr>
                <w:t xml:space="preserve">. </w:t>
              </w:r>
            </w:ins>
          </w:p>
          <w:p w14:paraId="49B28281" w14:textId="77777777" w:rsidR="00AE5ECE" w:rsidRDefault="00AE5ECE" w:rsidP="00AE5ECE">
            <w:pPr>
              <w:pStyle w:val="1"/>
              <w:numPr>
                <w:ilvl w:val="0"/>
                <w:numId w:val="18"/>
              </w:numPr>
              <w:rPr>
                <w:ins w:id="16" w:author="SL Partners" w:date="2024-09-27T13:12:00Z" w16du:dateUtc="2024-09-27T04:12:00Z"/>
                <w:sz w:val="20"/>
                <w:szCs w:val="20"/>
              </w:rPr>
            </w:pPr>
            <w:ins w:id="17" w:author="SL Partners" w:date="2024-09-27T13:11:00Z" w16du:dateUtc="2024-09-27T04:11:00Z">
              <w:r w:rsidRPr="009C7496">
                <w:rPr>
                  <w:rFonts w:hint="eastAsia"/>
                  <w:sz w:val="20"/>
                  <w:szCs w:val="20"/>
                  <w:u w:val="single"/>
                </w:rPr>
                <w:t>개인정보처리방침의</w:t>
              </w:r>
              <w:r w:rsidRPr="009C7496">
                <w:rPr>
                  <w:rFonts w:hint="eastAsia"/>
                  <w:sz w:val="20"/>
                  <w:szCs w:val="20"/>
                  <w:u w:val="single"/>
                </w:rPr>
                <w:t xml:space="preserve"> </w:t>
              </w:r>
              <w:r w:rsidRPr="009C7496">
                <w:rPr>
                  <w:rFonts w:hint="eastAsia"/>
                  <w:sz w:val="20"/>
                  <w:szCs w:val="20"/>
                  <w:u w:val="single"/>
                </w:rPr>
                <w:t>변경</w:t>
              </w:r>
              <w:r w:rsidR="00697329">
                <w:rPr>
                  <w:rFonts w:hint="eastAsia"/>
                  <w:sz w:val="20"/>
                  <w:szCs w:val="20"/>
                </w:rPr>
                <w:t xml:space="preserve">: </w:t>
              </w:r>
            </w:ins>
            <w:ins w:id="18" w:author="SL Partners" w:date="2024-09-27T13:12:00Z" w16du:dateUtc="2024-09-27T04:12:00Z">
              <w:r w:rsidR="00697329">
                <w:rPr>
                  <w:rFonts w:hint="eastAsia"/>
                  <w:sz w:val="20"/>
                  <w:szCs w:val="20"/>
                </w:rPr>
                <w:t>기존</w:t>
              </w:r>
              <w:r w:rsidR="00697329">
                <w:rPr>
                  <w:rFonts w:hint="eastAsia"/>
                  <w:sz w:val="20"/>
                  <w:szCs w:val="20"/>
                </w:rPr>
                <w:t xml:space="preserve"> </w:t>
              </w:r>
              <w:r w:rsidR="00697329">
                <w:rPr>
                  <w:rFonts w:hint="eastAsia"/>
                  <w:sz w:val="20"/>
                  <w:szCs w:val="20"/>
                </w:rPr>
                <w:t>개인정보처리방침은</w:t>
              </w:r>
              <w:r w:rsidR="00697329">
                <w:rPr>
                  <w:rFonts w:hint="eastAsia"/>
                  <w:sz w:val="20"/>
                  <w:szCs w:val="20"/>
                </w:rPr>
                <w:t xml:space="preserve"> </w:t>
              </w:r>
              <w:r w:rsidR="00697329">
                <w:rPr>
                  <w:rFonts w:hint="eastAsia"/>
                  <w:sz w:val="20"/>
                  <w:szCs w:val="20"/>
                </w:rPr>
                <w:t>개인정보</w:t>
              </w:r>
              <w:r w:rsidR="00697329">
                <w:rPr>
                  <w:rFonts w:hint="eastAsia"/>
                  <w:sz w:val="20"/>
                  <w:szCs w:val="20"/>
                </w:rPr>
                <w:t xml:space="preserve"> </w:t>
              </w:r>
              <w:r w:rsidR="00697329">
                <w:rPr>
                  <w:rFonts w:hint="eastAsia"/>
                  <w:sz w:val="20"/>
                  <w:szCs w:val="20"/>
                </w:rPr>
                <w:t>보존</w:t>
              </w:r>
              <w:r w:rsidR="00697329">
                <w:rPr>
                  <w:rFonts w:hint="eastAsia"/>
                  <w:sz w:val="20"/>
                  <w:szCs w:val="20"/>
                </w:rPr>
                <w:t xml:space="preserve"> </w:t>
              </w:r>
              <w:r w:rsidR="00697329">
                <w:rPr>
                  <w:rFonts w:hint="eastAsia"/>
                  <w:sz w:val="20"/>
                  <w:szCs w:val="20"/>
                </w:rPr>
                <w:t>및</w:t>
              </w:r>
              <w:r w:rsidR="00697329">
                <w:rPr>
                  <w:rFonts w:hint="eastAsia"/>
                  <w:sz w:val="20"/>
                  <w:szCs w:val="20"/>
                </w:rPr>
                <w:t xml:space="preserve"> </w:t>
              </w:r>
              <w:r w:rsidR="00697329">
                <w:rPr>
                  <w:rFonts w:hint="eastAsia"/>
                  <w:sz w:val="20"/>
                  <w:szCs w:val="20"/>
                </w:rPr>
                <w:t>이용기간</w:t>
              </w:r>
              <w:r w:rsidR="00697329">
                <w:rPr>
                  <w:rFonts w:hint="eastAsia"/>
                  <w:sz w:val="20"/>
                  <w:szCs w:val="20"/>
                </w:rPr>
                <w:t xml:space="preserve">, </w:t>
              </w:r>
              <w:r w:rsidR="00697329">
                <w:rPr>
                  <w:rFonts w:hint="eastAsia"/>
                  <w:sz w:val="20"/>
                  <w:szCs w:val="20"/>
                </w:rPr>
                <w:t>법정대리인의</w:t>
              </w:r>
              <w:r w:rsidR="00697329">
                <w:rPr>
                  <w:rFonts w:hint="eastAsia"/>
                  <w:sz w:val="20"/>
                  <w:szCs w:val="20"/>
                </w:rPr>
                <w:t xml:space="preserve"> </w:t>
              </w:r>
              <w:r w:rsidR="00697329">
                <w:rPr>
                  <w:rFonts w:hint="eastAsia"/>
                  <w:sz w:val="20"/>
                  <w:szCs w:val="20"/>
                </w:rPr>
                <w:t>권리</w:t>
              </w:r>
              <w:r w:rsidR="00697329">
                <w:rPr>
                  <w:rFonts w:hint="eastAsia"/>
                  <w:sz w:val="20"/>
                  <w:szCs w:val="20"/>
                </w:rPr>
                <w:t xml:space="preserve"> </w:t>
              </w:r>
              <w:r w:rsidR="00697329">
                <w:rPr>
                  <w:rFonts w:hint="eastAsia"/>
                  <w:sz w:val="20"/>
                  <w:szCs w:val="20"/>
                </w:rPr>
                <w:t>및</w:t>
              </w:r>
              <w:r w:rsidR="00697329">
                <w:rPr>
                  <w:rFonts w:hint="eastAsia"/>
                  <w:sz w:val="20"/>
                  <w:szCs w:val="20"/>
                </w:rPr>
                <w:t xml:space="preserve"> 8</w:t>
              </w:r>
              <w:r w:rsidR="00697329">
                <w:rPr>
                  <w:rFonts w:hint="eastAsia"/>
                  <w:sz w:val="20"/>
                  <w:szCs w:val="20"/>
                </w:rPr>
                <w:t>세</w:t>
              </w:r>
              <w:r w:rsidR="00697329">
                <w:rPr>
                  <w:rFonts w:hint="eastAsia"/>
                  <w:sz w:val="20"/>
                  <w:szCs w:val="20"/>
                </w:rPr>
                <w:t xml:space="preserve"> </w:t>
              </w:r>
              <w:r w:rsidR="00697329">
                <w:rPr>
                  <w:rFonts w:hint="eastAsia"/>
                  <w:sz w:val="20"/>
                  <w:szCs w:val="20"/>
                </w:rPr>
                <w:t>이하의</w:t>
              </w:r>
              <w:r w:rsidR="00697329">
                <w:rPr>
                  <w:rFonts w:hint="eastAsia"/>
                  <w:sz w:val="20"/>
                  <w:szCs w:val="20"/>
                </w:rPr>
                <w:t xml:space="preserve"> </w:t>
              </w:r>
              <w:r w:rsidR="00697329">
                <w:rPr>
                  <w:rFonts w:hint="eastAsia"/>
                  <w:sz w:val="20"/>
                  <w:szCs w:val="20"/>
                </w:rPr>
                <w:t>아동</w:t>
              </w:r>
              <w:r w:rsidR="00697329">
                <w:rPr>
                  <w:rFonts w:hint="eastAsia"/>
                  <w:sz w:val="20"/>
                  <w:szCs w:val="20"/>
                </w:rPr>
                <w:t xml:space="preserve"> </w:t>
              </w:r>
              <w:r w:rsidR="00697329">
                <w:rPr>
                  <w:rFonts w:hint="eastAsia"/>
                  <w:sz w:val="20"/>
                  <w:szCs w:val="20"/>
                </w:rPr>
                <w:t>등의</w:t>
              </w:r>
              <w:r w:rsidR="00697329">
                <w:rPr>
                  <w:rFonts w:hint="eastAsia"/>
                  <w:sz w:val="20"/>
                  <w:szCs w:val="20"/>
                </w:rPr>
                <w:t xml:space="preserve"> </w:t>
              </w:r>
              <w:r w:rsidR="00697329">
                <w:rPr>
                  <w:rFonts w:hint="eastAsia"/>
                  <w:sz w:val="20"/>
                  <w:szCs w:val="20"/>
                </w:rPr>
                <w:t>보호의무자의</w:t>
              </w:r>
              <w:r w:rsidR="00697329">
                <w:rPr>
                  <w:rFonts w:hint="eastAsia"/>
                  <w:sz w:val="20"/>
                  <w:szCs w:val="20"/>
                </w:rPr>
                <w:t xml:space="preserve"> </w:t>
              </w:r>
              <w:r w:rsidR="00697329">
                <w:rPr>
                  <w:rFonts w:hint="eastAsia"/>
                  <w:sz w:val="20"/>
                  <w:szCs w:val="20"/>
                </w:rPr>
                <w:t>권리</w:t>
              </w:r>
              <w:r w:rsidR="00697329">
                <w:rPr>
                  <w:rFonts w:hint="eastAsia"/>
                  <w:sz w:val="20"/>
                  <w:szCs w:val="20"/>
                </w:rPr>
                <w:t xml:space="preserve"> </w:t>
              </w:r>
              <w:r w:rsidR="00697329">
                <w:rPr>
                  <w:rFonts w:hint="eastAsia"/>
                  <w:sz w:val="20"/>
                  <w:szCs w:val="20"/>
                </w:rPr>
                <w:t>항목과</w:t>
              </w:r>
              <w:r w:rsidR="00697329">
                <w:rPr>
                  <w:rFonts w:hint="eastAsia"/>
                  <w:sz w:val="20"/>
                  <w:szCs w:val="20"/>
                </w:rPr>
                <w:t xml:space="preserve"> </w:t>
              </w:r>
              <w:r w:rsidR="00697329">
                <w:rPr>
                  <w:rFonts w:hint="eastAsia"/>
                  <w:sz w:val="20"/>
                  <w:szCs w:val="20"/>
                </w:rPr>
                <w:t>관련하여</w:t>
              </w:r>
              <w:r w:rsidR="00697329">
                <w:rPr>
                  <w:rFonts w:hint="eastAsia"/>
                  <w:sz w:val="20"/>
                  <w:szCs w:val="20"/>
                </w:rPr>
                <w:t xml:space="preserve"> </w:t>
              </w:r>
              <w:r w:rsidR="00697329">
                <w:rPr>
                  <w:rFonts w:hint="eastAsia"/>
                  <w:sz w:val="20"/>
                  <w:szCs w:val="20"/>
                </w:rPr>
                <w:t>법정기재사항을</w:t>
              </w:r>
              <w:r w:rsidR="00697329">
                <w:rPr>
                  <w:rFonts w:hint="eastAsia"/>
                  <w:sz w:val="20"/>
                  <w:szCs w:val="20"/>
                </w:rPr>
                <w:t xml:space="preserve"> </w:t>
              </w:r>
              <w:r w:rsidR="00697329">
                <w:rPr>
                  <w:rFonts w:hint="eastAsia"/>
                  <w:sz w:val="20"/>
                  <w:szCs w:val="20"/>
                </w:rPr>
                <w:t>충분히</w:t>
              </w:r>
              <w:r w:rsidR="00697329">
                <w:rPr>
                  <w:rFonts w:hint="eastAsia"/>
                  <w:sz w:val="20"/>
                  <w:szCs w:val="20"/>
                </w:rPr>
                <w:t xml:space="preserve"> </w:t>
              </w:r>
              <w:r w:rsidR="00697329">
                <w:rPr>
                  <w:rFonts w:hint="eastAsia"/>
                  <w:sz w:val="20"/>
                  <w:szCs w:val="20"/>
                </w:rPr>
                <w:t>기재하고</w:t>
              </w:r>
              <w:r w:rsidR="00697329">
                <w:rPr>
                  <w:rFonts w:hint="eastAsia"/>
                  <w:sz w:val="20"/>
                  <w:szCs w:val="20"/>
                </w:rPr>
                <w:t xml:space="preserve"> </w:t>
              </w:r>
              <w:r w:rsidR="00697329">
                <w:rPr>
                  <w:rFonts w:hint="eastAsia"/>
                  <w:sz w:val="20"/>
                  <w:szCs w:val="20"/>
                </w:rPr>
                <w:t>있지</w:t>
              </w:r>
              <w:r w:rsidR="00697329">
                <w:rPr>
                  <w:rFonts w:hint="eastAsia"/>
                  <w:sz w:val="20"/>
                  <w:szCs w:val="20"/>
                </w:rPr>
                <w:t xml:space="preserve"> </w:t>
              </w:r>
              <w:r w:rsidR="00697329">
                <w:rPr>
                  <w:rFonts w:hint="eastAsia"/>
                  <w:sz w:val="20"/>
                  <w:szCs w:val="20"/>
                </w:rPr>
                <w:t>않음</w:t>
              </w:r>
              <w:r w:rsidR="00697329">
                <w:rPr>
                  <w:rFonts w:hint="eastAsia"/>
                  <w:sz w:val="20"/>
                  <w:szCs w:val="20"/>
                </w:rPr>
                <w:t xml:space="preserve">. </w:t>
              </w:r>
            </w:ins>
          </w:p>
          <w:p w14:paraId="26B40E66" w14:textId="77777777" w:rsidR="009C7496" w:rsidRDefault="009C41F3" w:rsidP="00AE5ECE">
            <w:pPr>
              <w:pStyle w:val="1"/>
              <w:numPr>
                <w:ilvl w:val="0"/>
                <w:numId w:val="18"/>
              </w:numPr>
              <w:rPr>
                <w:ins w:id="19" w:author="SL Partners" w:date="2024-09-27T13:13:00Z" w16du:dateUtc="2024-09-27T04:13:00Z"/>
                <w:sz w:val="20"/>
                <w:szCs w:val="20"/>
              </w:rPr>
            </w:pPr>
            <w:ins w:id="20" w:author="SL Partners" w:date="2024-09-27T13:13:00Z" w16du:dateUtc="2024-09-27T04:13:00Z">
              <w:r w:rsidRPr="00CB4EA6">
                <w:rPr>
                  <w:rFonts w:hint="eastAsia"/>
                  <w:sz w:val="20"/>
                  <w:szCs w:val="20"/>
                  <w:u w:val="single"/>
                </w:rPr>
                <w:t>위치기반서비스사업자</w:t>
              </w:r>
              <w:r w:rsidRPr="00CB4EA6">
                <w:rPr>
                  <w:rFonts w:hint="eastAsia"/>
                  <w:sz w:val="20"/>
                  <w:szCs w:val="20"/>
                  <w:u w:val="single"/>
                </w:rPr>
                <w:t xml:space="preserve"> </w:t>
              </w:r>
              <w:r w:rsidRPr="00CB4EA6">
                <w:rPr>
                  <w:rFonts w:hint="eastAsia"/>
                  <w:sz w:val="20"/>
                  <w:szCs w:val="20"/>
                  <w:u w:val="single"/>
                </w:rPr>
                <w:t>변경신고</w:t>
              </w:r>
              <w:r>
                <w:rPr>
                  <w:rFonts w:hint="eastAsia"/>
                  <w:sz w:val="20"/>
                  <w:szCs w:val="20"/>
                </w:rPr>
                <w:t xml:space="preserve">: </w:t>
              </w:r>
              <w:r>
                <w:rPr>
                  <w:rFonts w:hint="eastAsia"/>
                  <w:sz w:val="20"/>
                  <w:szCs w:val="20"/>
                </w:rPr>
                <w:t>대상회사는</w:t>
              </w:r>
              <w:r>
                <w:rPr>
                  <w:rFonts w:hint="eastAsia"/>
                  <w:sz w:val="20"/>
                  <w:szCs w:val="20"/>
                </w:rPr>
                <w:t xml:space="preserve"> </w:t>
              </w:r>
              <w:r>
                <w:rPr>
                  <w:rFonts w:hint="eastAsia"/>
                  <w:sz w:val="20"/>
                  <w:szCs w:val="20"/>
                </w:rPr>
                <w:t>시스템</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소재지가</w:t>
              </w:r>
              <w:r>
                <w:rPr>
                  <w:rFonts w:hint="eastAsia"/>
                  <w:sz w:val="20"/>
                  <w:szCs w:val="20"/>
                </w:rPr>
                <w:t xml:space="preserve"> </w:t>
              </w:r>
              <w:r>
                <w:rPr>
                  <w:rFonts w:hint="eastAsia"/>
                  <w:sz w:val="20"/>
                  <w:szCs w:val="20"/>
                </w:rPr>
                <w:t>변경되었음에도</w:t>
              </w:r>
              <w:r>
                <w:rPr>
                  <w:rFonts w:hint="eastAsia"/>
                  <w:sz w:val="20"/>
                  <w:szCs w:val="20"/>
                </w:rPr>
                <w:t xml:space="preserve"> </w:t>
              </w:r>
              <w:r>
                <w:rPr>
                  <w:rFonts w:hint="eastAsia"/>
                  <w:sz w:val="20"/>
                  <w:szCs w:val="20"/>
                </w:rPr>
                <w:t>이에</w:t>
              </w:r>
              <w:r>
                <w:rPr>
                  <w:rFonts w:hint="eastAsia"/>
                  <w:sz w:val="20"/>
                  <w:szCs w:val="20"/>
                </w:rPr>
                <w:t xml:space="preserve"> </w:t>
              </w:r>
              <w:r>
                <w:rPr>
                  <w:rFonts w:hint="eastAsia"/>
                  <w:sz w:val="20"/>
                  <w:szCs w:val="20"/>
                </w:rPr>
                <w:t>관한</w:t>
              </w:r>
              <w:r>
                <w:rPr>
                  <w:rFonts w:hint="eastAsia"/>
                  <w:sz w:val="20"/>
                  <w:szCs w:val="20"/>
                </w:rPr>
                <w:t xml:space="preserve"> </w:t>
              </w:r>
              <w:r>
                <w:rPr>
                  <w:rFonts w:hint="eastAsia"/>
                  <w:sz w:val="20"/>
                  <w:szCs w:val="20"/>
                </w:rPr>
                <w:t>변경신고를</w:t>
              </w:r>
              <w:r>
                <w:rPr>
                  <w:rFonts w:hint="eastAsia"/>
                  <w:sz w:val="20"/>
                  <w:szCs w:val="20"/>
                </w:rPr>
                <w:t xml:space="preserve"> </w:t>
              </w:r>
              <w:r>
                <w:rPr>
                  <w:rFonts w:hint="eastAsia"/>
                  <w:sz w:val="20"/>
                  <w:szCs w:val="20"/>
                </w:rPr>
                <w:t>제출하지</w:t>
              </w:r>
              <w:r>
                <w:rPr>
                  <w:rFonts w:hint="eastAsia"/>
                  <w:sz w:val="20"/>
                  <w:szCs w:val="20"/>
                </w:rPr>
                <w:t xml:space="preserve"> </w:t>
              </w:r>
              <w:r>
                <w:rPr>
                  <w:rFonts w:hint="eastAsia"/>
                  <w:sz w:val="20"/>
                  <w:szCs w:val="20"/>
                </w:rPr>
                <w:t>아니함</w:t>
              </w:r>
              <w:r>
                <w:rPr>
                  <w:rFonts w:hint="eastAsia"/>
                  <w:sz w:val="20"/>
                  <w:szCs w:val="20"/>
                </w:rPr>
                <w:t>.</w:t>
              </w:r>
            </w:ins>
          </w:p>
          <w:p w14:paraId="617C8422" w14:textId="77777777" w:rsidR="00CB4EA6" w:rsidRDefault="00E40B80" w:rsidP="00AE5ECE">
            <w:pPr>
              <w:pStyle w:val="1"/>
              <w:numPr>
                <w:ilvl w:val="0"/>
                <w:numId w:val="18"/>
              </w:numPr>
              <w:rPr>
                <w:ins w:id="21" w:author="SL Partners" w:date="2024-09-27T13:15:00Z" w16du:dateUtc="2024-09-27T04:15:00Z"/>
                <w:sz w:val="20"/>
                <w:szCs w:val="20"/>
              </w:rPr>
            </w:pPr>
            <w:ins w:id="22" w:author="SL Partners" w:date="2024-09-27T13:14:00Z" w16du:dateUtc="2024-09-27T04:14:00Z">
              <w:r w:rsidRPr="007334A4">
                <w:rPr>
                  <w:rFonts w:hint="eastAsia"/>
                  <w:sz w:val="20"/>
                  <w:szCs w:val="20"/>
                  <w:u w:val="single"/>
                </w:rPr>
                <w:t>개인위치정보의</w:t>
              </w:r>
              <w:r w:rsidRPr="007334A4">
                <w:rPr>
                  <w:rFonts w:hint="eastAsia"/>
                  <w:sz w:val="20"/>
                  <w:szCs w:val="20"/>
                  <w:u w:val="single"/>
                </w:rPr>
                <w:t xml:space="preserve"> </w:t>
              </w:r>
              <w:r w:rsidRPr="007334A4">
                <w:rPr>
                  <w:rFonts w:hint="eastAsia"/>
                  <w:sz w:val="20"/>
                  <w:szCs w:val="20"/>
                  <w:u w:val="single"/>
                </w:rPr>
                <w:t>파기</w:t>
              </w:r>
              <w:r>
                <w:rPr>
                  <w:rFonts w:hint="eastAsia"/>
                  <w:sz w:val="20"/>
                  <w:szCs w:val="20"/>
                </w:rPr>
                <w:t xml:space="preserve">: </w:t>
              </w:r>
            </w:ins>
            <w:ins w:id="23" w:author="SL Partners" w:date="2024-09-27T13:15:00Z" w16du:dateUtc="2024-09-27T04:15:00Z">
              <w:r w:rsidR="00AC702D">
                <w:rPr>
                  <w:rFonts w:hint="eastAsia"/>
                  <w:sz w:val="20"/>
                  <w:szCs w:val="20"/>
                </w:rPr>
                <w:t>대상회사</w:t>
              </w:r>
              <w:r w:rsidR="00AC702D">
                <w:rPr>
                  <w:rFonts w:hint="eastAsia"/>
                  <w:sz w:val="20"/>
                  <w:szCs w:val="20"/>
                </w:rPr>
                <w:t xml:space="preserve"> </w:t>
              </w:r>
              <w:r w:rsidR="00AC702D">
                <w:rPr>
                  <w:rFonts w:hint="eastAsia"/>
                  <w:sz w:val="20"/>
                  <w:szCs w:val="20"/>
                </w:rPr>
                <w:t>어플리케이션</w:t>
              </w:r>
              <w:r w:rsidR="00AC702D">
                <w:rPr>
                  <w:rFonts w:hint="eastAsia"/>
                  <w:sz w:val="20"/>
                  <w:szCs w:val="20"/>
                </w:rPr>
                <w:t xml:space="preserve"> </w:t>
              </w:r>
              <w:r w:rsidR="00AC702D">
                <w:rPr>
                  <w:rFonts w:hint="eastAsia"/>
                  <w:sz w:val="20"/>
                  <w:szCs w:val="20"/>
                </w:rPr>
                <w:t>이용자가</w:t>
              </w:r>
              <w:r w:rsidR="00AC702D">
                <w:rPr>
                  <w:rFonts w:hint="eastAsia"/>
                  <w:sz w:val="20"/>
                  <w:szCs w:val="20"/>
                </w:rPr>
                <w:t xml:space="preserve"> </w:t>
              </w:r>
              <w:r w:rsidR="00AC702D">
                <w:rPr>
                  <w:rFonts w:hint="eastAsia"/>
                  <w:sz w:val="20"/>
                  <w:szCs w:val="20"/>
                </w:rPr>
                <w:t>회원탈퇴시</w:t>
              </w:r>
              <w:r w:rsidR="00AC702D">
                <w:rPr>
                  <w:rFonts w:hint="eastAsia"/>
                  <w:sz w:val="20"/>
                  <w:szCs w:val="20"/>
                </w:rPr>
                <w:t xml:space="preserve"> </w:t>
              </w:r>
              <w:r w:rsidR="00AC702D">
                <w:rPr>
                  <w:rFonts w:hint="eastAsia"/>
                  <w:sz w:val="20"/>
                  <w:szCs w:val="20"/>
                </w:rPr>
                <w:t>위치정보를</w:t>
              </w:r>
              <w:r w:rsidR="00AC702D">
                <w:rPr>
                  <w:rFonts w:hint="eastAsia"/>
                  <w:sz w:val="20"/>
                  <w:szCs w:val="20"/>
                </w:rPr>
                <w:t xml:space="preserve"> </w:t>
              </w:r>
              <w:r w:rsidR="00AC702D">
                <w:rPr>
                  <w:rFonts w:hint="eastAsia"/>
                  <w:sz w:val="20"/>
                  <w:szCs w:val="20"/>
                </w:rPr>
                <w:t>즉시</w:t>
              </w:r>
              <w:r w:rsidR="00AC702D">
                <w:rPr>
                  <w:rFonts w:hint="eastAsia"/>
                  <w:sz w:val="20"/>
                  <w:szCs w:val="20"/>
                </w:rPr>
                <w:t xml:space="preserve"> </w:t>
              </w:r>
              <w:r w:rsidR="00AC702D">
                <w:rPr>
                  <w:rFonts w:hint="eastAsia"/>
                  <w:sz w:val="20"/>
                  <w:szCs w:val="20"/>
                </w:rPr>
                <w:t>파기하지</w:t>
              </w:r>
              <w:r w:rsidR="00AC702D">
                <w:rPr>
                  <w:rFonts w:hint="eastAsia"/>
                  <w:sz w:val="20"/>
                  <w:szCs w:val="20"/>
                </w:rPr>
                <w:t xml:space="preserve"> </w:t>
              </w:r>
              <w:r w:rsidR="00AC702D">
                <w:rPr>
                  <w:rFonts w:hint="eastAsia"/>
                  <w:sz w:val="20"/>
                  <w:szCs w:val="20"/>
                </w:rPr>
                <w:t>아니함</w:t>
              </w:r>
              <w:r w:rsidR="00AC702D">
                <w:rPr>
                  <w:rFonts w:hint="eastAsia"/>
                  <w:sz w:val="20"/>
                  <w:szCs w:val="20"/>
                </w:rPr>
                <w:t>.</w:t>
              </w:r>
            </w:ins>
          </w:p>
          <w:p w14:paraId="0955FA00" w14:textId="71AD34B1" w:rsidR="00FE2FF8" w:rsidRPr="00B801C8" w:rsidRDefault="00FE2FF8" w:rsidP="00AE5ECE">
            <w:pPr>
              <w:pStyle w:val="1"/>
              <w:numPr>
                <w:ilvl w:val="0"/>
                <w:numId w:val="18"/>
              </w:numPr>
              <w:rPr>
                <w:sz w:val="20"/>
                <w:szCs w:val="20"/>
              </w:rPr>
            </w:pPr>
            <w:ins w:id="24" w:author="SL Partners" w:date="2024-09-27T13:15:00Z" w16du:dateUtc="2024-09-27T04:15:00Z">
              <w:r>
                <w:rPr>
                  <w:rFonts w:hint="eastAsia"/>
                  <w:sz w:val="20"/>
                  <w:szCs w:val="20"/>
                  <w:u w:val="single"/>
                </w:rPr>
                <w:t>기타</w:t>
              </w:r>
              <w:r>
                <w:rPr>
                  <w:rFonts w:hint="eastAsia"/>
                  <w:sz w:val="20"/>
                  <w:szCs w:val="20"/>
                  <w:u w:val="single"/>
                </w:rPr>
                <w:t xml:space="preserve"> </w:t>
              </w:r>
              <w:r>
                <w:rPr>
                  <w:rFonts w:hint="eastAsia"/>
                  <w:sz w:val="20"/>
                  <w:szCs w:val="20"/>
                  <w:u w:val="single"/>
                </w:rPr>
                <w:t>안전성</w:t>
              </w:r>
              <w:r>
                <w:rPr>
                  <w:rFonts w:hint="eastAsia"/>
                  <w:sz w:val="20"/>
                  <w:szCs w:val="20"/>
                  <w:u w:val="single"/>
                </w:rPr>
                <w:t xml:space="preserve"> </w:t>
              </w:r>
              <w:r>
                <w:rPr>
                  <w:rFonts w:hint="eastAsia"/>
                  <w:sz w:val="20"/>
                  <w:szCs w:val="20"/>
                  <w:u w:val="single"/>
                </w:rPr>
                <w:t>확보조치</w:t>
              </w:r>
              <w:r>
                <w:rPr>
                  <w:rFonts w:hint="eastAsia"/>
                  <w:sz w:val="20"/>
                  <w:szCs w:val="20"/>
                  <w:u w:val="single"/>
                </w:rPr>
                <w:t xml:space="preserve"> </w:t>
              </w:r>
              <w:r>
                <w:rPr>
                  <w:rFonts w:hint="eastAsia"/>
                  <w:sz w:val="20"/>
                  <w:szCs w:val="20"/>
                  <w:u w:val="single"/>
                </w:rPr>
                <w:t>의무위반</w:t>
              </w:r>
              <w:r>
                <w:rPr>
                  <w:rFonts w:hint="eastAsia"/>
                  <w:sz w:val="20"/>
                  <w:szCs w:val="20"/>
                </w:rPr>
                <w:t xml:space="preserve">: </w:t>
              </w:r>
            </w:ins>
            <w:ins w:id="25" w:author="SL Partners" w:date="2024-09-27T13:16:00Z" w16du:dateUtc="2024-09-27T04:16:00Z">
              <w:r w:rsidR="00E12E0B">
                <w:rPr>
                  <w:rFonts w:hint="eastAsia"/>
                  <w:sz w:val="20"/>
                  <w:szCs w:val="20"/>
                </w:rPr>
                <w:t>대상회사는</w:t>
              </w:r>
              <w:r w:rsidR="00E12E0B">
                <w:rPr>
                  <w:rFonts w:hint="eastAsia"/>
                  <w:sz w:val="20"/>
                  <w:szCs w:val="20"/>
                </w:rPr>
                <w:t xml:space="preserve"> </w:t>
              </w:r>
              <w:r w:rsidR="00E12E0B">
                <w:rPr>
                  <w:rFonts w:hint="eastAsia"/>
                  <w:sz w:val="20"/>
                  <w:szCs w:val="20"/>
                </w:rPr>
                <w:t>정보접근권한</w:t>
              </w:r>
              <w:r w:rsidR="00E12E0B">
                <w:rPr>
                  <w:rFonts w:hint="eastAsia"/>
                  <w:sz w:val="20"/>
                  <w:szCs w:val="20"/>
                </w:rPr>
                <w:t xml:space="preserve">, </w:t>
              </w:r>
              <w:r w:rsidR="00E12E0B">
                <w:rPr>
                  <w:rFonts w:hint="eastAsia"/>
                  <w:sz w:val="20"/>
                  <w:szCs w:val="20"/>
                </w:rPr>
                <w:t>접근내역</w:t>
              </w:r>
              <w:r w:rsidR="00E12E0B">
                <w:rPr>
                  <w:rFonts w:hint="eastAsia"/>
                  <w:sz w:val="20"/>
                  <w:szCs w:val="20"/>
                </w:rPr>
                <w:t xml:space="preserve"> </w:t>
              </w:r>
              <w:r w:rsidR="00E12E0B">
                <w:rPr>
                  <w:rFonts w:hint="eastAsia"/>
                  <w:sz w:val="20"/>
                  <w:szCs w:val="20"/>
                </w:rPr>
                <w:t>보존</w:t>
              </w:r>
              <w:r w:rsidR="00E12E0B">
                <w:rPr>
                  <w:rFonts w:hint="eastAsia"/>
                  <w:sz w:val="20"/>
                  <w:szCs w:val="20"/>
                </w:rPr>
                <w:t xml:space="preserve">, </w:t>
              </w:r>
              <w:r w:rsidR="00E12E0B">
                <w:rPr>
                  <w:rFonts w:hint="eastAsia"/>
                  <w:sz w:val="20"/>
                  <w:szCs w:val="20"/>
                </w:rPr>
                <w:t>보안</w:t>
              </w:r>
              <w:r w:rsidR="00E12E0B">
                <w:rPr>
                  <w:rFonts w:hint="eastAsia"/>
                  <w:sz w:val="20"/>
                  <w:szCs w:val="20"/>
                </w:rPr>
                <w:t xml:space="preserve"> </w:t>
              </w:r>
              <w:r w:rsidR="00E12E0B">
                <w:rPr>
                  <w:rFonts w:hint="eastAsia"/>
                  <w:sz w:val="20"/>
                  <w:szCs w:val="20"/>
                </w:rPr>
                <w:t>프로그램</w:t>
              </w:r>
              <w:r w:rsidR="00E12E0B">
                <w:rPr>
                  <w:rFonts w:hint="eastAsia"/>
                  <w:sz w:val="20"/>
                  <w:szCs w:val="20"/>
                </w:rPr>
                <w:t xml:space="preserve"> </w:t>
              </w:r>
              <w:r w:rsidR="00E12E0B">
                <w:rPr>
                  <w:rFonts w:hint="eastAsia"/>
                  <w:sz w:val="20"/>
                  <w:szCs w:val="20"/>
                </w:rPr>
                <w:t>등</w:t>
              </w:r>
              <w:r w:rsidR="00E12E0B">
                <w:rPr>
                  <w:rFonts w:hint="eastAsia"/>
                  <w:sz w:val="20"/>
                  <w:szCs w:val="20"/>
                </w:rPr>
                <w:t xml:space="preserve"> </w:t>
              </w:r>
              <w:r w:rsidR="00E12E0B">
                <w:rPr>
                  <w:rFonts w:hint="eastAsia"/>
                  <w:sz w:val="20"/>
                  <w:szCs w:val="20"/>
                </w:rPr>
                <w:t>기타</w:t>
              </w:r>
              <w:r w:rsidR="00E12E0B">
                <w:rPr>
                  <w:rFonts w:hint="eastAsia"/>
                  <w:sz w:val="20"/>
                  <w:szCs w:val="20"/>
                </w:rPr>
                <w:t xml:space="preserve"> </w:t>
              </w:r>
              <w:r w:rsidR="00E12E0B">
                <w:rPr>
                  <w:rFonts w:hint="eastAsia"/>
                  <w:sz w:val="20"/>
                  <w:szCs w:val="20"/>
                </w:rPr>
                <w:t>안전성</w:t>
              </w:r>
              <w:r w:rsidR="00E12E0B">
                <w:rPr>
                  <w:rFonts w:hint="eastAsia"/>
                  <w:sz w:val="20"/>
                  <w:szCs w:val="20"/>
                </w:rPr>
                <w:t xml:space="preserve"> </w:t>
              </w:r>
              <w:r w:rsidR="00E12E0B">
                <w:rPr>
                  <w:rFonts w:hint="eastAsia"/>
                  <w:sz w:val="20"/>
                  <w:szCs w:val="20"/>
                </w:rPr>
                <w:t>확보조치</w:t>
              </w:r>
              <w:r w:rsidR="00E12E0B">
                <w:rPr>
                  <w:rFonts w:hint="eastAsia"/>
                  <w:sz w:val="20"/>
                  <w:szCs w:val="20"/>
                </w:rPr>
                <w:t xml:space="preserve"> </w:t>
              </w:r>
              <w:r w:rsidR="00E12E0B">
                <w:rPr>
                  <w:rFonts w:hint="eastAsia"/>
                  <w:sz w:val="20"/>
                  <w:szCs w:val="20"/>
                </w:rPr>
                <w:t>의무를</w:t>
              </w:r>
              <w:r w:rsidR="00E12E0B">
                <w:rPr>
                  <w:rFonts w:hint="eastAsia"/>
                  <w:sz w:val="20"/>
                  <w:szCs w:val="20"/>
                </w:rPr>
                <w:t xml:space="preserve"> </w:t>
              </w:r>
              <w:r w:rsidR="00E12E0B">
                <w:rPr>
                  <w:rFonts w:hint="eastAsia"/>
                  <w:sz w:val="20"/>
                  <w:szCs w:val="20"/>
                </w:rPr>
                <w:t>충분히</w:t>
              </w:r>
              <w:r w:rsidR="00E12E0B">
                <w:rPr>
                  <w:rFonts w:hint="eastAsia"/>
                  <w:sz w:val="20"/>
                  <w:szCs w:val="20"/>
                </w:rPr>
                <w:t xml:space="preserve"> </w:t>
              </w:r>
              <w:r w:rsidR="00E12E0B">
                <w:rPr>
                  <w:rFonts w:hint="eastAsia"/>
                  <w:sz w:val="20"/>
                  <w:szCs w:val="20"/>
                </w:rPr>
                <w:t>이행하고</w:t>
              </w:r>
              <w:r w:rsidR="00E12E0B">
                <w:rPr>
                  <w:rFonts w:hint="eastAsia"/>
                  <w:sz w:val="20"/>
                  <w:szCs w:val="20"/>
                </w:rPr>
                <w:t xml:space="preserve"> </w:t>
              </w:r>
              <w:r w:rsidR="00E12E0B">
                <w:rPr>
                  <w:rFonts w:hint="eastAsia"/>
                  <w:sz w:val="20"/>
                  <w:szCs w:val="20"/>
                </w:rPr>
                <w:t>있지</w:t>
              </w:r>
              <w:r w:rsidR="00E12E0B">
                <w:rPr>
                  <w:rFonts w:hint="eastAsia"/>
                  <w:sz w:val="20"/>
                  <w:szCs w:val="20"/>
                </w:rPr>
                <w:t xml:space="preserve"> </w:t>
              </w:r>
              <w:r w:rsidR="00E12E0B">
                <w:rPr>
                  <w:rFonts w:hint="eastAsia"/>
                  <w:sz w:val="20"/>
                  <w:szCs w:val="20"/>
                </w:rPr>
                <w:t>아니함</w:t>
              </w:r>
              <w:r w:rsidR="00E12E0B">
                <w:rPr>
                  <w:rFonts w:hint="eastAsia"/>
                  <w:sz w:val="20"/>
                  <w:szCs w:val="20"/>
                </w:rPr>
                <w:t>.</w:t>
              </w:r>
            </w:ins>
          </w:p>
        </w:tc>
        <w:tc>
          <w:tcPr>
            <w:tcW w:w="5640" w:type="dxa"/>
            <w:tcBorders>
              <w:top w:val="single" w:sz="12" w:space="0" w:color="0F243E"/>
              <w:bottom w:val="single" w:sz="12" w:space="0" w:color="0F243E"/>
            </w:tcBorders>
            <w:shd w:val="clear" w:color="auto" w:fill="auto"/>
          </w:tcPr>
          <w:p w14:paraId="452F854B" w14:textId="77777777" w:rsidR="00914FEA" w:rsidRPr="00914FEA" w:rsidRDefault="00BC46CF" w:rsidP="00CB3CC3">
            <w:pPr>
              <w:pStyle w:val="1"/>
              <w:rPr>
                <w:ins w:id="26" w:author="SL Partners" w:date="2024-09-27T13:17:00Z" w16du:dateUtc="2024-09-27T04:17:00Z"/>
                <w:color w:val="000000" w:themeColor="text1"/>
                <w:kern w:val="2"/>
                <w:sz w:val="20"/>
                <w:szCs w:val="20"/>
              </w:rPr>
            </w:pPr>
            <w:r>
              <w:rPr>
                <w:rFonts w:hint="eastAsia"/>
                <w:sz w:val="20"/>
                <w:szCs w:val="20"/>
              </w:rPr>
              <w:t>대상회사는</w:t>
            </w:r>
            <w:r>
              <w:rPr>
                <w:rFonts w:hint="eastAsia"/>
                <w:sz w:val="20"/>
                <w:szCs w:val="20"/>
              </w:rPr>
              <w:t xml:space="preserve"> </w:t>
            </w:r>
            <w:r>
              <w:rPr>
                <w:rFonts w:hint="eastAsia"/>
                <w:sz w:val="20"/>
                <w:szCs w:val="20"/>
              </w:rPr>
              <w:t>이에</w:t>
            </w:r>
            <w:r>
              <w:rPr>
                <w:rFonts w:hint="eastAsia"/>
                <w:sz w:val="20"/>
                <w:szCs w:val="20"/>
              </w:rPr>
              <w:t xml:space="preserve"> </w:t>
            </w:r>
            <w:r>
              <w:rPr>
                <w:rFonts w:hint="eastAsia"/>
                <w:sz w:val="20"/>
                <w:szCs w:val="20"/>
              </w:rPr>
              <w:t>대하여</w:t>
            </w:r>
            <w:r>
              <w:rPr>
                <w:rFonts w:hint="eastAsia"/>
                <w:sz w:val="20"/>
                <w:szCs w:val="20"/>
              </w:rPr>
              <w:t xml:space="preserve"> </w:t>
            </w:r>
            <w:r>
              <w:rPr>
                <w:rFonts w:hint="eastAsia"/>
                <w:sz w:val="20"/>
                <w:szCs w:val="20"/>
              </w:rPr>
              <w:t>방송통신위원회</w:t>
            </w:r>
            <w:ins w:id="27" w:author="SL Partners" w:date="2024-09-27T13:17:00Z" w16du:dateUtc="2024-09-27T04:17:00Z">
              <w:r w:rsidR="00914FEA">
                <w:rPr>
                  <w:rFonts w:hint="eastAsia"/>
                  <w:sz w:val="20"/>
                  <w:szCs w:val="20"/>
                </w:rPr>
                <w:t>로부터</w:t>
              </w:r>
              <w:r w:rsidR="00914FEA">
                <w:rPr>
                  <w:rFonts w:hint="eastAsia"/>
                  <w:sz w:val="20"/>
                  <w:szCs w:val="20"/>
                </w:rPr>
                <w:t xml:space="preserve"> </w:t>
              </w:r>
              <w:r w:rsidR="00914FEA">
                <w:rPr>
                  <w:rFonts w:hint="eastAsia"/>
                  <w:sz w:val="20"/>
                  <w:szCs w:val="20"/>
                </w:rPr>
                <w:t>지적받은</w:t>
              </w:r>
              <w:r w:rsidR="00914FEA">
                <w:rPr>
                  <w:rFonts w:hint="eastAsia"/>
                  <w:sz w:val="20"/>
                  <w:szCs w:val="20"/>
                </w:rPr>
                <w:t xml:space="preserve"> </w:t>
              </w:r>
              <w:r w:rsidR="00914FEA">
                <w:rPr>
                  <w:rFonts w:hint="eastAsia"/>
                  <w:sz w:val="20"/>
                  <w:szCs w:val="20"/>
                </w:rPr>
                <w:t>개선이</w:t>
              </w:r>
              <w:r w:rsidR="00914FEA">
                <w:rPr>
                  <w:rFonts w:hint="eastAsia"/>
                  <w:sz w:val="20"/>
                  <w:szCs w:val="20"/>
                </w:rPr>
                <w:t xml:space="preserve"> </w:t>
              </w:r>
              <w:r w:rsidR="00914FEA">
                <w:rPr>
                  <w:rFonts w:hint="eastAsia"/>
                  <w:sz w:val="20"/>
                  <w:szCs w:val="20"/>
                </w:rPr>
                <w:t>필요한</w:t>
              </w:r>
              <w:r w:rsidR="00914FEA">
                <w:rPr>
                  <w:rFonts w:hint="eastAsia"/>
                  <w:sz w:val="20"/>
                  <w:szCs w:val="20"/>
                </w:rPr>
                <w:t xml:space="preserve"> </w:t>
              </w:r>
              <w:r w:rsidR="00914FEA">
                <w:rPr>
                  <w:rFonts w:hint="eastAsia"/>
                  <w:sz w:val="20"/>
                  <w:szCs w:val="20"/>
                </w:rPr>
                <w:t>사항을</w:t>
              </w:r>
              <w:r w:rsidR="00914FEA">
                <w:rPr>
                  <w:rFonts w:hint="eastAsia"/>
                  <w:sz w:val="20"/>
                  <w:szCs w:val="20"/>
                </w:rPr>
                <w:t xml:space="preserve"> </w:t>
              </w:r>
              <w:r w:rsidR="00914FEA">
                <w:rPr>
                  <w:rFonts w:hint="eastAsia"/>
                  <w:sz w:val="20"/>
                  <w:szCs w:val="20"/>
                </w:rPr>
                <w:t>모두</w:t>
              </w:r>
              <w:r w:rsidR="00914FEA">
                <w:rPr>
                  <w:rFonts w:hint="eastAsia"/>
                  <w:sz w:val="20"/>
                  <w:szCs w:val="20"/>
                </w:rPr>
                <w:t xml:space="preserve"> </w:t>
              </w:r>
              <w:r w:rsidR="00914FEA">
                <w:rPr>
                  <w:rFonts w:hint="eastAsia"/>
                  <w:sz w:val="20"/>
                  <w:szCs w:val="20"/>
                </w:rPr>
                <w:t>개선하여</w:t>
              </w:r>
              <w:r w:rsidR="00914FEA">
                <w:rPr>
                  <w:rFonts w:hint="eastAsia"/>
                  <w:sz w:val="20"/>
                  <w:szCs w:val="20"/>
                </w:rPr>
                <w:t xml:space="preserve"> </w:t>
              </w:r>
              <w:r w:rsidR="00914FEA">
                <w:rPr>
                  <w:rFonts w:hint="eastAsia"/>
                  <w:sz w:val="20"/>
                  <w:szCs w:val="20"/>
                </w:rPr>
                <w:t>이에</w:t>
              </w:r>
              <w:r w:rsidR="00914FEA">
                <w:rPr>
                  <w:rFonts w:hint="eastAsia"/>
                  <w:sz w:val="20"/>
                  <w:szCs w:val="20"/>
                </w:rPr>
                <w:t xml:space="preserve"> </w:t>
              </w:r>
              <w:r w:rsidR="00914FEA">
                <w:rPr>
                  <w:rFonts w:hint="eastAsia"/>
                  <w:sz w:val="20"/>
                  <w:szCs w:val="20"/>
                </w:rPr>
                <w:t>대한</w:t>
              </w:r>
              <w:r w:rsidR="00914FEA">
                <w:rPr>
                  <w:rFonts w:hint="eastAsia"/>
                  <w:sz w:val="20"/>
                  <w:szCs w:val="20"/>
                </w:rPr>
                <w:t xml:space="preserve"> </w:t>
              </w:r>
              <w:r w:rsidR="00914FEA">
                <w:rPr>
                  <w:rFonts w:hint="eastAsia"/>
                  <w:sz w:val="20"/>
                  <w:szCs w:val="20"/>
                </w:rPr>
                <w:t>증빙자료를</w:t>
              </w:r>
              <w:r w:rsidR="00914FEA">
                <w:rPr>
                  <w:rFonts w:hint="eastAsia"/>
                  <w:sz w:val="20"/>
                  <w:szCs w:val="20"/>
                </w:rPr>
                <w:t xml:space="preserve"> </w:t>
              </w:r>
              <w:r w:rsidR="00914FEA">
                <w:rPr>
                  <w:rFonts w:hint="eastAsia"/>
                  <w:sz w:val="20"/>
                  <w:szCs w:val="20"/>
                </w:rPr>
                <w:t>제출한</w:t>
              </w:r>
              <w:r w:rsidR="00914FEA">
                <w:rPr>
                  <w:rFonts w:hint="eastAsia"/>
                  <w:sz w:val="20"/>
                  <w:szCs w:val="20"/>
                </w:rPr>
                <w:t xml:space="preserve"> </w:t>
              </w:r>
              <w:r w:rsidR="00914FEA">
                <w:rPr>
                  <w:rFonts w:hint="eastAsia"/>
                  <w:sz w:val="20"/>
                  <w:szCs w:val="20"/>
                </w:rPr>
                <w:t>것으로</w:t>
              </w:r>
              <w:r w:rsidR="00914FEA">
                <w:rPr>
                  <w:rFonts w:hint="eastAsia"/>
                  <w:sz w:val="20"/>
                  <w:szCs w:val="20"/>
                </w:rPr>
                <w:t xml:space="preserve"> </w:t>
              </w:r>
              <w:r w:rsidR="00914FEA">
                <w:rPr>
                  <w:rFonts w:hint="eastAsia"/>
                  <w:sz w:val="20"/>
                  <w:szCs w:val="20"/>
                </w:rPr>
                <w:t>보이므로</w:t>
              </w:r>
              <w:r w:rsidR="00914FEA">
                <w:rPr>
                  <w:rFonts w:hint="eastAsia"/>
                  <w:sz w:val="20"/>
                  <w:szCs w:val="20"/>
                </w:rPr>
                <w:t xml:space="preserve">, </w:t>
              </w:r>
              <w:r w:rsidR="00914FEA">
                <w:rPr>
                  <w:rFonts w:hint="eastAsia"/>
                  <w:sz w:val="20"/>
                  <w:szCs w:val="20"/>
                </w:rPr>
                <w:t>특별히</w:t>
              </w:r>
              <w:r w:rsidR="00914FEA">
                <w:rPr>
                  <w:rFonts w:hint="eastAsia"/>
                  <w:sz w:val="20"/>
                  <w:szCs w:val="20"/>
                </w:rPr>
                <w:t xml:space="preserve"> </w:t>
              </w:r>
              <w:r w:rsidR="00914FEA">
                <w:rPr>
                  <w:rFonts w:hint="eastAsia"/>
                  <w:sz w:val="20"/>
                  <w:szCs w:val="20"/>
                </w:rPr>
                <w:t>문제될</w:t>
              </w:r>
              <w:r w:rsidR="00914FEA">
                <w:rPr>
                  <w:rFonts w:hint="eastAsia"/>
                  <w:sz w:val="20"/>
                  <w:szCs w:val="20"/>
                </w:rPr>
                <w:t xml:space="preserve"> </w:t>
              </w:r>
              <w:r w:rsidR="00914FEA">
                <w:rPr>
                  <w:rFonts w:hint="eastAsia"/>
                  <w:sz w:val="20"/>
                  <w:szCs w:val="20"/>
                </w:rPr>
                <w:t>만한</w:t>
              </w:r>
              <w:r w:rsidR="00914FEA">
                <w:rPr>
                  <w:rFonts w:hint="eastAsia"/>
                  <w:sz w:val="20"/>
                  <w:szCs w:val="20"/>
                </w:rPr>
                <w:t xml:space="preserve"> </w:t>
              </w:r>
              <w:r w:rsidR="00914FEA">
                <w:rPr>
                  <w:rFonts w:hint="eastAsia"/>
                  <w:sz w:val="20"/>
                  <w:szCs w:val="20"/>
                </w:rPr>
                <w:t>사항은</w:t>
              </w:r>
              <w:r w:rsidR="00914FEA">
                <w:rPr>
                  <w:rFonts w:hint="eastAsia"/>
                  <w:sz w:val="20"/>
                  <w:szCs w:val="20"/>
                </w:rPr>
                <w:t xml:space="preserve"> </w:t>
              </w:r>
              <w:r w:rsidR="00914FEA">
                <w:rPr>
                  <w:rFonts w:hint="eastAsia"/>
                  <w:sz w:val="20"/>
                  <w:szCs w:val="20"/>
                </w:rPr>
                <w:t>없을</w:t>
              </w:r>
              <w:r w:rsidR="00914FEA">
                <w:rPr>
                  <w:rFonts w:hint="eastAsia"/>
                  <w:sz w:val="20"/>
                  <w:szCs w:val="20"/>
                </w:rPr>
                <w:t xml:space="preserve"> </w:t>
              </w:r>
              <w:r w:rsidR="00914FEA">
                <w:rPr>
                  <w:rFonts w:hint="eastAsia"/>
                  <w:sz w:val="20"/>
                  <w:szCs w:val="20"/>
                </w:rPr>
                <w:t>것으로</w:t>
              </w:r>
              <w:r w:rsidR="00914FEA">
                <w:rPr>
                  <w:rFonts w:hint="eastAsia"/>
                  <w:sz w:val="20"/>
                  <w:szCs w:val="20"/>
                </w:rPr>
                <w:t xml:space="preserve"> </w:t>
              </w:r>
              <w:r w:rsidR="00914FEA">
                <w:rPr>
                  <w:rFonts w:hint="eastAsia"/>
                  <w:sz w:val="20"/>
                  <w:szCs w:val="20"/>
                </w:rPr>
                <w:t>보임</w:t>
              </w:r>
              <w:r w:rsidR="00914FEA">
                <w:rPr>
                  <w:rFonts w:hint="eastAsia"/>
                  <w:sz w:val="20"/>
                  <w:szCs w:val="20"/>
                </w:rPr>
                <w:t xml:space="preserve">. </w:t>
              </w:r>
            </w:ins>
          </w:p>
          <w:p w14:paraId="42649117" w14:textId="03DF8776" w:rsidR="00C82FE8" w:rsidRPr="0055311E" w:rsidRDefault="00914FEA" w:rsidP="00CB3CC3">
            <w:pPr>
              <w:pStyle w:val="1"/>
              <w:rPr>
                <w:color w:val="000000" w:themeColor="text1"/>
                <w:kern w:val="2"/>
                <w:sz w:val="20"/>
                <w:szCs w:val="20"/>
              </w:rPr>
            </w:pPr>
            <w:ins w:id="28" w:author="SL Partners" w:date="2024-09-27T13:17:00Z" w16du:dateUtc="2024-09-27T04:17:00Z">
              <w:r>
                <w:rPr>
                  <w:rFonts w:hint="eastAsia"/>
                  <w:sz w:val="20"/>
                  <w:szCs w:val="20"/>
                </w:rPr>
                <w:t>다만</w:t>
              </w:r>
              <w:r>
                <w:rPr>
                  <w:rFonts w:hint="eastAsia"/>
                  <w:sz w:val="20"/>
                  <w:szCs w:val="20"/>
                </w:rPr>
                <w:t xml:space="preserve">, </w:t>
              </w:r>
              <w:r>
                <w:rPr>
                  <w:rFonts w:hint="eastAsia"/>
                  <w:sz w:val="20"/>
                  <w:szCs w:val="20"/>
                </w:rPr>
                <w:t>향후</w:t>
              </w:r>
              <w:r>
                <w:rPr>
                  <w:rFonts w:hint="eastAsia"/>
                  <w:sz w:val="20"/>
                  <w:szCs w:val="20"/>
                </w:rPr>
                <w:t xml:space="preserve"> </w:t>
              </w:r>
              <w:r>
                <w:rPr>
                  <w:rFonts w:hint="eastAsia"/>
                  <w:sz w:val="20"/>
                  <w:szCs w:val="20"/>
                </w:rPr>
                <w:t>동일한</w:t>
              </w:r>
              <w:r>
                <w:rPr>
                  <w:rFonts w:hint="eastAsia"/>
                  <w:sz w:val="20"/>
                  <w:szCs w:val="20"/>
                </w:rPr>
                <w:t xml:space="preserve"> </w:t>
              </w:r>
              <w:r>
                <w:rPr>
                  <w:rFonts w:hint="eastAsia"/>
                  <w:sz w:val="20"/>
                  <w:szCs w:val="20"/>
                </w:rPr>
                <w:t>위반사항이</w:t>
              </w:r>
              <w:r>
                <w:rPr>
                  <w:rFonts w:hint="eastAsia"/>
                  <w:sz w:val="20"/>
                  <w:szCs w:val="20"/>
                </w:rPr>
                <w:t xml:space="preserve"> </w:t>
              </w:r>
              <w:r>
                <w:rPr>
                  <w:rFonts w:hint="eastAsia"/>
                  <w:sz w:val="20"/>
                  <w:szCs w:val="20"/>
                </w:rPr>
                <w:t>적발될</w:t>
              </w:r>
              <w:r>
                <w:rPr>
                  <w:rFonts w:hint="eastAsia"/>
                  <w:sz w:val="20"/>
                  <w:szCs w:val="20"/>
                </w:rPr>
                <w:t xml:space="preserve"> </w:t>
              </w:r>
              <w:r>
                <w:rPr>
                  <w:rFonts w:hint="eastAsia"/>
                  <w:sz w:val="20"/>
                  <w:szCs w:val="20"/>
                </w:rPr>
                <w:t>경우에는</w:t>
              </w:r>
              <w:r>
                <w:rPr>
                  <w:rFonts w:hint="eastAsia"/>
                  <w:sz w:val="20"/>
                  <w:szCs w:val="20"/>
                </w:rPr>
                <w:t xml:space="preserve"> </w:t>
              </w:r>
              <w:r>
                <w:rPr>
                  <w:rFonts w:hint="eastAsia"/>
                  <w:sz w:val="20"/>
                  <w:szCs w:val="20"/>
                </w:rPr>
                <w:t>규제기관</w:t>
              </w:r>
              <w:r>
                <w:rPr>
                  <w:rFonts w:hint="eastAsia"/>
                  <w:sz w:val="20"/>
                  <w:szCs w:val="20"/>
                </w:rPr>
                <w:t xml:space="preserve"> </w:t>
              </w:r>
              <w:r>
                <w:rPr>
                  <w:rFonts w:hint="eastAsia"/>
                  <w:sz w:val="20"/>
                  <w:szCs w:val="20"/>
                </w:rPr>
                <w:t>입장에서</w:t>
              </w:r>
              <w:r>
                <w:rPr>
                  <w:rFonts w:hint="eastAsia"/>
                  <w:sz w:val="20"/>
                  <w:szCs w:val="20"/>
                </w:rPr>
                <w:t xml:space="preserve"> </w:t>
              </w:r>
              <w:r>
                <w:rPr>
                  <w:rFonts w:hint="eastAsia"/>
                  <w:sz w:val="20"/>
                  <w:szCs w:val="20"/>
                </w:rPr>
                <w:t>개선을</w:t>
              </w:r>
              <w:r>
                <w:rPr>
                  <w:rFonts w:hint="eastAsia"/>
                  <w:sz w:val="20"/>
                  <w:szCs w:val="20"/>
                </w:rPr>
                <w:t xml:space="preserve"> </w:t>
              </w:r>
              <w:r>
                <w:rPr>
                  <w:rFonts w:hint="eastAsia"/>
                  <w:sz w:val="20"/>
                  <w:szCs w:val="20"/>
                </w:rPr>
                <w:t>권고하는</w:t>
              </w:r>
              <w:r>
                <w:rPr>
                  <w:rFonts w:hint="eastAsia"/>
                  <w:sz w:val="20"/>
                  <w:szCs w:val="20"/>
                </w:rPr>
                <w:t xml:space="preserve"> </w:t>
              </w:r>
              <w:r>
                <w:rPr>
                  <w:rFonts w:hint="eastAsia"/>
                  <w:sz w:val="20"/>
                  <w:szCs w:val="20"/>
                </w:rPr>
                <w:t>것에</w:t>
              </w:r>
              <w:r>
                <w:rPr>
                  <w:rFonts w:hint="eastAsia"/>
                  <w:sz w:val="20"/>
                  <w:szCs w:val="20"/>
                </w:rPr>
                <w:t xml:space="preserve"> </w:t>
              </w:r>
              <w:r>
                <w:rPr>
                  <w:rFonts w:hint="eastAsia"/>
                  <w:sz w:val="20"/>
                  <w:szCs w:val="20"/>
                </w:rPr>
                <w:t>그치지</w:t>
              </w:r>
              <w:r>
                <w:rPr>
                  <w:rFonts w:hint="eastAsia"/>
                  <w:sz w:val="20"/>
                  <w:szCs w:val="20"/>
                </w:rPr>
                <w:t xml:space="preserve"> </w:t>
              </w:r>
              <w:r>
                <w:rPr>
                  <w:rFonts w:hint="eastAsia"/>
                  <w:sz w:val="20"/>
                  <w:szCs w:val="20"/>
                </w:rPr>
                <w:t>않고</w:t>
              </w:r>
              <w:r>
                <w:rPr>
                  <w:rFonts w:hint="eastAsia"/>
                  <w:sz w:val="20"/>
                  <w:szCs w:val="20"/>
                </w:rPr>
                <w:t xml:space="preserve"> </w:t>
              </w:r>
            </w:ins>
            <w:ins w:id="29" w:author="SL Partners" w:date="2024-09-27T13:18:00Z" w16du:dateUtc="2024-09-27T04:18:00Z">
              <w:r>
                <w:rPr>
                  <w:rFonts w:hint="eastAsia"/>
                  <w:sz w:val="20"/>
                  <w:szCs w:val="20"/>
                </w:rPr>
                <w:t>제재처분을</w:t>
              </w:r>
              <w:r>
                <w:rPr>
                  <w:rFonts w:hint="eastAsia"/>
                  <w:sz w:val="20"/>
                  <w:szCs w:val="20"/>
                </w:rPr>
                <w:t xml:space="preserve"> </w:t>
              </w:r>
              <w:r>
                <w:rPr>
                  <w:rFonts w:hint="eastAsia"/>
                  <w:sz w:val="20"/>
                  <w:szCs w:val="20"/>
                </w:rPr>
                <w:t>하고자</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가능성을</w:t>
              </w:r>
              <w:r>
                <w:rPr>
                  <w:rFonts w:hint="eastAsia"/>
                  <w:sz w:val="20"/>
                  <w:szCs w:val="20"/>
                </w:rPr>
                <w:t xml:space="preserve"> </w:t>
              </w:r>
              <w:r>
                <w:rPr>
                  <w:rFonts w:hint="eastAsia"/>
                  <w:sz w:val="20"/>
                  <w:szCs w:val="20"/>
                </w:rPr>
                <w:t>배제할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없</w:t>
              </w:r>
              <w:r w:rsidR="00D76AFF">
                <w:rPr>
                  <w:rFonts w:hint="eastAsia"/>
                  <w:sz w:val="20"/>
                  <w:szCs w:val="20"/>
                </w:rPr>
                <w:t>는바</w:t>
              </w:r>
              <w:r w:rsidR="00D76AFF">
                <w:rPr>
                  <w:rFonts w:hint="eastAsia"/>
                  <w:sz w:val="20"/>
                  <w:szCs w:val="20"/>
                </w:rPr>
                <w:t xml:space="preserve">, </w:t>
              </w:r>
              <w:r w:rsidR="00D76AFF">
                <w:rPr>
                  <w:rFonts w:hint="eastAsia"/>
                  <w:sz w:val="20"/>
                  <w:szCs w:val="20"/>
                </w:rPr>
                <w:t>위치정보</w:t>
              </w:r>
              <w:r w:rsidR="00D76AFF">
                <w:rPr>
                  <w:rFonts w:hint="eastAsia"/>
                  <w:sz w:val="20"/>
                  <w:szCs w:val="20"/>
                </w:rPr>
                <w:t xml:space="preserve"> </w:t>
              </w:r>
              <w:r w:rsidR="00D76AFF">
                <w:rPr>
                  <w:rFonts w:hint="eastAsia"/>
                  <w:sz w:val="20"/>
                  <w:szCs w:val="20"/>
                </w:rPr>
                <w:t>및</w:t>
              </w:r>
              <w:r w:rsidR="00D76AFF">
                <w:rPr>
                  <w:rFonts w:hint="eastAsia"/>
                  <w:sz w:val="20"/>
                  <w:szCs w:val="20"/>
                </w:rPr>
                <w:t xml:space="preserve"> </w:t>
              </w:r>
              <w:r w:rsidR="00D76AFF">
                <w:rPr>
                  <w:rFonts w:hint="eastAsia"/>
                  <w:sz w:val="20"/>
                  <w:szCs w:val="20"/>
                </w:rPr>
                <w:t>개인정보</w:t>
              </w:r>
              <w:r w:rsidR="00D76AFF">
                <w:rPr>
                  <w:rFonts w:hint="eastAsia"/>
                  <w:sz w:val="20"/>
                  <w:szCs w:val="20"/>
                </w:rPr>
                <w:t xml:space="preserve"> </w:t>
              </w:r>
              <w:r w:rsidR="00D76AFF">
                <w:rPr>
                  <w:rFonts w:hint="eastAsia"/>
                  <w:sz w:val="20"/>
                  <w:szCs w:val="20"/>
                </w:rPr>
                <w:t>관련</w:t>
              </w:r>
              <w:r w:rsidR="00D76AFF">
                <w:rPr>
                  <w:rFonts w:hint="eastAsia"/>
                  <w:sz w:val="20"/>
                  <w:szCs w:val="20"/>
                </w:rPr>
                <w:t xml:space="preserve"> </w:t>
              </w:r>
              <w:r w:rsidR="00D76AFF">
                <w:rPr>
                  <w:rFonts w:hint="eastAsia"/>
                  <w:sz w:val="20"/>
                  <w:szCs w:val="20"/>
                </w:rPr>
                <w:t>법령에</w:t>
              </w:r>
              <w:r w:rsidR="00D76AFF">
                <w:rPr>
                  <w:rFonts w:hint="eastAsia"/>
                  <w:sz w:val="20"/>
                  <w:szCs w:val="20"/>
                </w:rPr>
                <w:t xml:space="preserve"> </w:t>
              </w:r>
              <w:r w:rsidR="00D76AFF">
                <w:rPr>
                  <w:rFonts w:hint="eastAsia"/>
                  <w:sz w:val="20"/>
                  <w:szCs w:val="20"/>
                </w:rPr>
                <w:t>따른</w:t>
              </w:r>
              <w:r w:rsidR="00D76AFF">
                <w:rPr>
                  <w:rFonts w:hint="eastAsia"/>
                  <w:sz w:val="20"/>
                  <w:szCs w:val="20"/>
                </w:rPr>
                <w:t xml:space="preserve"> </w:t>
              </w:r>
              <w:r w:rsidR="00D76AFF">
                <w:rPr>
                  <w:rFonts w:hint="eastAsia"/>
                  <w:sz w:val="20"/>
                  <w:szCs w:val="20"/>
                </w:rPr>
                <w:t>규제</w:t>
              </w:r>
              <w:r w:rsidR="00D76AFF">
                <w:rPr>
                  <w:rFonts w:hint="eastAsia"/>
                  <w:sz w:val="20"/>
                  <w:szCs w:val="20"/>
                </w:rPr>
                <w:t xml:space="preserve"> </w:t>
              </w:r>
              <w:r w:rsidR="00D76AFF">
                <w:rPr>
                  <w:rFonts w:hint="eastAsia"/>
                  <w:sz w:val="20"/>
                  <w:szCs w:val="20"/>
                </w:rPr>
                <w:t>준수에</w:t>
              </w:r>
              <w:r w:rsidR="00D76AFF">
                <w:rPr>
                  <w:rFonts w:hint="eastAsia"/>
                  <w:sz w:val="20"/>
                  <w:szCs w:val="20"/>
                </w:rPr>
                <w:t xml:space="preserve"> </w:t>
              </w:r>
              <w:r w:rsidR="00D76AFF">
                <w:rPr>
                  <w:rFonts w:hint="eastAsia"/>
                  <w:sz w:val="20"/>
                  <w:szCs w:val="20"/>
                </w:rPr>
                <w:t>대한</w:t>
              </w:r>
              <w:r w:rsidR="00D76AFF">
                <w:rPr>
                  <w:rFonts w:hint="eastAsia"/>
                  <w:sz w:val="20"/>
                  <w:szCs w:val="20"/>
                </w:rPr>
                <w:t xml:space="preserve"> </w:t>
              </w:r>
              <w:r w:rsidR="00D76AFF">
                <w:rPr>
                  <w:rFonts w:hint="eastAsia"/>
                  <w:sz w:val="20"/>
                  <w:szCs w:val="20"/>
                </w:rPr>
                <w:t>지속적인</w:t>
              </w:r>
              <w:r w:rsidR="00D76AFF">
                <w:rPr>
                  <w:rFonts w:hint="eastAsia"/>
                  <w:sz w:val="20"/>
                  <w:szCs w:val="20"/>
                </w:rPr>
                <w:t xml:space="preserve"> </w:t>
              </w:r>
              <w:r w:rsidR="00D76AFF">
                <w:rPr>
                  <w:rFonts w:hint="eastAsia"/>
                  <w:sz w:val="20"/>
                  <w:szCs w:val="20"/>
                </w:rPr>
                <w:t>모니터링이</w:t>
              </w:r>
              <w:r w:rsidR="00D76AFF">
                <w:rPr>
                  <w:rFonts w:hint="eastAsia"/>
                  <w:sz w:val="20"/>
                  <w:szCs w:val="20"/>
                </w:rPr>
                <w:t xml:space="preserve"> </w:t>
              </w:r>
              <w:r w:rsidR="00D76AFF">
                <w:rPr>
                  <w:rFonts w:hint="eastAsia"/>
                  <w:sz w:val="20"/>
                  <w:szCs w:val="20"/>
                </w:rPr>
                <w:t>필요할</w:t>
              </w:r>
              <w:r w:rsidR="00D76AFF">
                <w:rPr>
                  <w:rFonts w:hint="eastAsia"/>
                  <w:sz w:val="20"/>
                  <w:szCs w:val="20"/>
                </w:rPr>
                <w:t xml:space="preserve"> </w:t>
              </w:r>
              <w:r w:rsidR="00D76AFF">
                <w:rPr>
                  <w:rFonts w:hint="eastAsia"/>
                  <w:sz w:val="20"/>
                  <w:szCs w:val="20"/>
                </w:rPr>
                <w:t>것으로</w:t>
              </w:r>
              <w:r w:rsidR="00D76AFF">
                <w:rPr>
                  <w:rFonts w:hint="eastAsia"/>
                  <w:sz w:val="20"/>
                  <w:szCs w:val="20"/>
                </w:rPr>
                <w:t xml:space="preserve"> </w:t>
              </w:r>
              <w:r w:rsidR="00D76AFF">
                <w:rPr>
                  <w:rFonts w:hint="eastAsia"/>
                  <w:sz w:val="20"/>
                  <w:szCs w:val="20"/>
                </w:rPr>
                <w:t>사료됨</w:t>
              </w:r>
              <w:r w:rsidR="00D76AFF">
                <w:rPr>
                  <w:rFonts w:hint="eastAsia"/>
                  <w:sz w:val="20"/>
                  <w:szCs w:val="20"/>
                </w:rPr>
                <w:t xml:space="preserve">. </w:t>
              </w:r>
            </w:ins>
            <w:del w:id="30" w:author="SL Partners" w:date="2024-09-27T13:17:00Z" w16du:dateUtc="2024-09-27T04:17:00Z">
              <w:r w:rsidR="00BC46CF" w:rsidDel="00914FEA">
                <w:rPr>
                  <w:rFonts w:hint="eastAsia"/>
                  <w:sz w:val="20"/>
                  <w:szCs w:val="20"/>
                </w:rPr>
                <w:delText>에</w:delText>
              </w:r>
            </w:del>
            <w:r w:rsidR="00BC46CF">
              <w:rPr>
                <w:rFonts w:hint="eastAsia"/>
                <w:sz w:val="20"/>
                <w:szCs w:val="20"/>
              </w:rPr>
              <w:t xml:space="preserve"> </w:t>
            </w:r>
            <w:del w:id="31" w:author="SL Partners" w:date="2024-09-27T13:18:00Z" w16du:dateUtc="2024-09-27T04:18:00Z">
              <w:r w:rsidR="00BC46CF" w:rsidDel="001F13C8">
                <w:rPr>
                  <w:rFonts w:hint="eastAsia"/>
                  <w:sz w:val="20"/>
                  <w:szCs w:val="20"/>
                </w:rPr>
                <w:delText>위반사항을</w:delText>
              </w:r>
              <w:r w:rsidR="00BC46CF" w:rsidDel="001F13C8">
                <w:rPr>
                  <w:rFonts w:hint="eastAsia"/>
                  <w:sz w:val="20"/>
                  <w:szCs w:val="20"/>
                </w:rPr>
                <w:delText xml:space="preserve"> </w:delText>
              </w:r>
              <w:r w:rsidR="00BC46CF" w:rsidDel="001F13C8">
                <w:rPr>
                  <w:rFonts w:hint="eastAsia"/>
                  <w:sz w:val="20"/>
                  <w:szCs w:val="20"/>
                </w:rPr>
                <w:delText>시정한</w:delText>
              </w:r>
              <w:r w:rsidR="00BC46CF" w:rsidDel="001F13C8">
                <w:rPr>
                  <w:rFonts w:hint="eastAsia"/>
                  <w:sz w:val="20"/>
                  <w:szCs w:val="20"/>
                </w:rPr>
                <w:delText xml:space="preserve"> </w:delText>
              </w:r>
              <w:r w:rsidR="00BC46CF" w:rsidDel="001F13C8">
                <w:rPr>
                  <w:rFonts w:hint="eastAsia"/>
                  <w:sz w:val="20"/>
                  <w:szCs w:val="20"/>
                </w:rPr>
                <w:delText>자료를</w:delText>
              </w:r>
              <w:r w:rsidR="00BC46CF" w:rsidDel="001F13C8">
                <w:rPr>
                  <w:rFonts w:hint="eastAsia"/>
                  <w:sz w:val="20"/>
                  <w:szCs w:val="20"/>
                </w:rPr>
                <w:delText xml:space="preserve"> </w:delText>
              </w:r>
              <w:r w:rsidR="00BC46CF" w:rsidDel="001F13C8">
                <w:rPr>
                  <w:rFonts w:hint="eastAsia"/>
                  <w:sz w:val="20"/>
                  <w:szCs w:val="20"/>
                </w:rPr>
                <w:delText>제출한</w:delText>
              </w:r>
              <w:r w:rsidR="00BC46CF" w:rsidDel="001F13C8">
                <w:rPr>
                  <w:rFonts w:hint="eastAsia"/>
                  <w:sz w:val="20"/>
                  <w:szCs w:val="20"/>
                </w:rPr>
                <w:delText xml:space="preserve"> </w:delText>
              </w:r>
              <w:r w:rsidR="00BC46CF" w:rsidDel="001F13C8">
                <w:rPr>
                  <w:rFonts w:hint="eastAsia"/>
                  <w:sz w:val="20"/>
                  <w:szCs w:val="20"/>
                </w:rPr>
                <w:delText>것으로</w:delText>
              </w:r>
              <w:r w:rsidR="00BC46CF" w:rsidDel="001F13C8">
                <w:rPr>
                  <w:rFonts w:hint="eastAsia"/>
                  <w:sz w:val="20"/>
                  <w:szCs w:val="20"/>
                </w:rPr>
                <w:delText xml:space="preserve"> </w:delText>
              </w:r>
              <w:r w:rsidR="00BC46CF" w:rsidDel="001F13C8">
                <w:rPr>
                  <w:rFonts w:hint="eastAsia"/>
                  <w:sz w:val="20"/>
                  <w:szCs w:val="20"/>
                </w:rPr>
                <w:delText>보이나</w:delText>
              </w:r>
              <w:r w:rsidR="00BC46CF" w:rsidDel="001F13C8">
                <w:rPr>
                  <w:rFonts w:hint="eastAsia"/>
                  <w:sz w:val="20"/>
                  <w:szCs w:val="20"/>
                </w:rPr>
                <w:delText xml:space="preserve">, </w:delText>
              </w:r>
              <w:r w:rsidR="00BC46CF" w:rsidDel="001F13C8">
                <w:rPr>
                  <w:rFonts w:hint="eastAsia"/>
                  <w:sz w:val="20"/>
                  <w:szCs w:val="20"/>
                </w:rPr>
                <w:delText>현재까지</w:delText>
              </w:r>
              <w:r w:rsidR="00BC46CF" w:rsidDel="001F13C8">
                <w:rPr>
                  <w:rFonts w:hint="eastAsia"/>
                  <w:sz w:val="20"/>
                  <w:szCs w:val="20"/>
                </w:rPr>
                <w:delText xml:space="preserve"> </w:delText>
              </w:r>
              <w:r w:rsidR="00BC46CF" w:rsidDel="001F13C8">
                <w:rPr>
                  <w:rFonts w:hint="eastAsia"/>
                  <w:sz w:val="20"/>
                  <w:szCs w:val="20"/>
                </w:rPr>
                <w:delText>제공된</w:delText>
              </w:r>
              <w:r w:rsidR="00BC46CF" w:rsidDel="001F13C8">
                <w:rPr>
                  <w:rFonts w:hint="eastAsia"/>
                  <w:sz w:val="20"/>
                  <w:szCs w:val="20"/>
                </w:rPr>
                <w:delText xml:space="preserve"> </w:delText>
              </w:r>
              <w:r w:rsidR="00BC46CF" w:rsidDel="001F13C8">
                <w:rPr>
                  <w:rFonts w:hint="eastAsia"/>
                  <w:sz w:val="20"/>
                  <w:szCs w:val="20"/>
                </w:rPr>
                <w:delText>자료만으로는</w:delText>
              </w:r>
              <w:r w:rsidR="00BC46CF" w:rsidDel="001F13C8">
                <w:rPr>
                  <w:rFonts w:hint="eastAsia"/>
                  <w:sz w:val="20"/>
                  <w:szCs w:val="20"/>
                </w:rPr>
                <w:delText xml:space="preserve"> </w:delText>
              </w:r>
              <w:r w:rsidR="00BC46CF" w:rsidDel="001F13C8">
                <w:rPr>
                  <w:rFonts w:hint="eastAsia"/>
                  <w:sz w:val="20"/>
                  <w:szCs w:val="20"/>
                </w:rPr>
                <w:delText>구체적인</w:delText>
              </w:r>
              <w:r w:rsidR="00BC46CF" w:rsidDel="001F13C8">
                <w:rPr>
                  <w:rFonts w:hint="eastAsia"/>
                  <w:sz w:val="20"/>
                  <w:szCs w:val="20"/>
                </w:rPr>
                <w:delText xml:space="preserve"> </w:delText>
              </w:r>
              <w:r w:rsidR="00BC46CF" w:rsidDel="001F13C8">
                <w:rPr>
                  <w:rFonts w:hint="eastAsia"/>
                  <w:sz w:val="20"/>
                  <w:szCs w:val="20"/>
                </w:rPr>
                <w:delText>대상회사의</w:delText>
              </w:r>
              <w:r w:rsidR="00BC46CF" w:rsidDel="001F13C8">
                <w:rPr>
                  <w:rFonts w:hint="eastAsia"/>
                  <w:sz w:val="20"/>
                  <w:szCs w:val="20"/>
                </w:rPr>
                <w:delText xml:space="preserve"> </w:delText>
              </w:r>
              <w:r w:rsidR="00BC46CF" w:rsidDel="001F13C8">
                <w:rPr>
                  <w:rFonts w:hint="eastAsia"/>
                  <w:sz w:val="20"/>
                  <w:szCs w:val="20"/>
                </w:rPr>
                <w:delText>위치정보법</w:delText>
              </w:r>
              <w:r w:rsidR="00BC46CF" w:rsidDel="001F13C8">
                <w:rPr>
                  <w:rFonts w:hint="eastAsia"/>
                  <w:sz w:val="20"/>
                  <w:szCs w:val="20"/>
                </w:rPr>
                <w:delText xml:space="preserve"> </w:delText>
              </w:r>
              <w:r w:rsidR="00BC46CF" w:rsidDel="001F13C8">
                <w:rPr>
                  <w:rFonts w:hint="eastAsia"/>
                  <w:sz w:val="20"/>
                  <w:szCs w:val="20"/>
                </w:rPr>
                <w:delText>위반사항</w:delText>
              </w:r>
              <w:r w:rsidR="00BC46CF" w:rsidDel="001F13C8">
                <w:rPr>
                  <w:rFonts w:hint="eastAsia"/>
                  <w:sz w:val="20"/>
                  <w:szCs w:val="20"/>
                </w:rPr>
                <w:delText xml:space="preserve"> </w:delText>
              </w:r>
              <w:r w:rsidR="00BC46CF" w:rsidDel="001F13C8">
                <w:rPr>
                  <w:rFonts w:hint="eastAsia"/>
                  <w:sz w:val="20"/>
                  <w:szCs w:val="20"/>
                </w:rPr>
                <w:delText>및</w:delText>
              </w:r>
              <w:r w:rsidR="00BC46CF" w:rsidDel="001F13C8">
                <w:rPr>
                  <w:rFonts w:hint="eastAsia"/>
                  <w:sz w:val="20"/>
                  <w:szCs w:val="20"/>
                </w:rPr>
                <w:delText xml:space="preserve"> </w:delText>
              </w:r>
              <w:r w:rsidR="00BC46CF" w:rsidDel="001F13C8">
                <w:rPr>
                  <w:rFonts w:hint="eastAsia"/>
                  <w:sz w:val="20"/>
                  <w:szCs w:val="20"/>
                </w:rPr>
                <w:delText>시정</w:delText>
              </w:r>
              <w:r w:rsidR="00BC46CF" w:rsidDel="001F13C8">
                <w:rPr>
                  <w:rFonts w:hint="eastAsia"/>
                  <w:sz w:val="20"/>
                  <w:szCs w:val="20"/>
                </w:rPr>
                <w:delText xml:space="preserve"> </w:delText>
              </w:r>
              <w:r w:rsidR="00BC46CF" w:rsidDel="001F13C8">
                <w:rPr>
                  <w:rFonts w:hint="eastAsia"/>
                  <w:sz w:val="20"/>
                  <w:szCs w:val="20"/>
                </w:rPr>
                <w:delText>요구사항</w:delText>
              </w:r>
              <w:r w:rsidR="00BC46CF" w:rsidDel="001F13C8">
                <w:rPr>
                  <w:rFonts w:hint="eastAsia"/>
                  <w:sz w:val="20"/>
                  <w:szCs w:val="20"/>
                </w:rPr>
                <w:delText xml:space="preserve"> </w:delText>
              </w:r>
              <w:r w:rsidR="00BC46CF" w:rsidDel="001F13C8">
                <w:rPr>
                  <w:rFonts w:hint="eastAsia"/>
                  <w:sz w:val="20"/>
                  <w:szCs w:val="20"/>
                </w:rPr>
                <w:delText>등을</w:delText>
              </w:r>
              <w:r w:rsidR="00BC46CF" w:rsidDel="001F13C8">
                <w:rPr>
                  <w:rFonts w:hint="eastAsia"/>
                  <w:sz w:val="20"/>
                  <w:szCs w:val="20"/>
                </w:rPr>
                <w:delText xml:space="preserve"> </w:delText>
              </w:r>
              <w:r w:rsidR="00BC46CF" w:rsidDel="001F13C8">
                <w:rPr>
                  <w:rFonts w:hint="eastAsia"/>
                  <w:sz w:val="20"/>
                  <w:szCs w:val="20"/>
                </w:rPr>
                <w:delText>확인하기가</w:delText>
              </w:r>
              <w:r w:rsidR="00BC46CF" w:rsidDel="001F13C8">
                <w:rPr>
                  <w:rFonts w:hint="eastAsia"/>
                  <w:sz w:val="20"/>
                  <w:szCs w:val="20"/>
                </w:rPr>
                <w:delText xml:space="preserve"> </w:delText>
              </w:r>
              <w:r w:rsidR="00BC46CF" w:rsidDel="001F13C8">
                <w:rPr>
                  <w:rFonts w:hint="eastAsia"/>
                  <w:sz w:val="20"/>
                  <w:szCs w:val="20"/>
                </w:rPr>
                <w:delText>어려워</w:delText>
              </w:r>
              <w:r w:rsidR="00BC46CF" w:rsidDel="001F13C8">
                <w:rPr>
                  <w:rFonts w:hint="eastAsia"/>
                  <w:sz w:val="20"/>
                  <w:szCs w:val="20"/>
                </w:rPr>
                <w:delText xml:space="preserve"> </w:delText>
              </w:r>
              <w:r w:rsidR="00BC46CF" w:rsidRPr="00AA4F17" w:rsidDel="001F13C8">
                <w:rPr>
                  <w:rFonts w:hint="eastAsia"/>
                  <w:b/>
                  <w:bCs/>
                  <w:sz w:val="20"/>
                  <w:szCs w:val="20"/>
                  <w:u w:val="single"/>
                </w:rPr>
                <w:delText>추가</w:delText>
              </w:r>
              <w:r w:rsidR="00BC46CF" w:rsidRPr="00AA4F17" w:rsidDel="001F13C8">
                <w:rPr>
                  <w:rFonts w:hint="eastAsia"/>
                  <w:b/>
                  <w:bCs/>
                  <w:sz w:val="20"/>
                  <w:szCs w:val="20"/>
                  <w:u w:val="single"/>
                </w:rPr>
                <w:delText xml:space="preserve"> </w:delText>
              </w:r>
              <w:r w:rsidR="00BC46CF" w:rsidRPr="00AA4F17" w:rsidDel="001F13C8">
                <w:rPr>
                  <w:rFonts w:hint="eastAsia"/>
                  <w:b/>
                  <w:bCs/>
                  <w:sz w:val="20"/>
                  <w:szCs w:val="20"/>
                  <w:u w:val="single"/>
                </w:rPr>
                <w:delText>자료의</w:delText>
              </w:r>
              <w:r w:rsidR="00BC46CF" w:rsidRPr="00AA4F17" w:rsidDel="001F13C8">
                <w:rPr>
                  <w:rFonts w:hint="eastAsia"/>
                  <w:b/>
                  <w:bCs/>
                  <w:sz w:val="20"/>
                  <w:szCs w:val="20"/>
                  <w:u w:val="single"/>
                </w:rPr>
                <w:delText xml:space="preserve"> </w:delText>
              </w:r>
              <w:r w:rsidR="00BC46CF" w:rsidRPr="00AA4F17" w:rsidDel="001F13C8">
                <w:rPr>
                  <w:rFonts w:hint="eastAsia"/>
                  <w:b/>
                  <w:bCs/>
                  <w:sz w:val="20"/>
                  <w:szCs w:val="20"/>
                  <w:u w:val="single"/>
                </w:rPr>
                <w:delText>제공을</w:delText>
              </w:r>
              <w:r w:rsidR="00BC46CF" w:rsidRPr="00AA4F17" w:rsidDel="001F13C8">
                <w:rPr>
                  <w:rFonts w:hint="eastAsia"/>
                  <w:b/>
                  <w:bCs/>
                  <w:sz w:val="20"/>
                  <w:szCs w:val="20"/>
                  <w:u w:val="single"/>
                </w:rPr>
                <w:delText xml:space="preserve"> </w:delText>
              </w:r>
              <w:r w:rsidR="00BC46CF" w:rsidRPr="00AA4F17" w:rsidDel="001F13C8">
                <w:rPr>
                  <w:rFonts w:hint="eastAsia"/>
                  <w:b/>
                  <w:bCs/>
                  <w:sz w:val="20"/>
                  <w:szCs w:val="20"/>
                  <w:u w:val="single"/>
                </w:rPr>
                <w:delText>요청하여</w:delText>
              </w:r>
              <w:r w:rsidR="00BC46CF" w:rsidRPr="00AA4F17" w:rsidDel="001F13C8">
                <w:rPr>
                  <w:rFonts w:hint="eastAsia"/>
                  <w:b/>
                  <w:bCs/>
                  <w:sz w:val="20"/>
                  <w:szCs w:val="20"/>
                  <w:u w:val="single"/>
                </w:rPr>
                <w:delText xml:space="preserve"> </w:delText>
              </w:r>
              <w:r w:rsidR="00BC46CF" w:rsidRPr="00AA4F17" w:rsidDel="001F13C8">
                <w:rPr>
                  <w:rFonts w:hint="eastAsia"/>
                  <w:b/>
                  <w:bCs/>
                  <w:sz w:val="20"/>
                  <w:szCs w:val="20"/>
                  <w:u w:val="single"/>
                </w:rPr>
                <w:delText>검토할</w:delText>
              </w:r>
              <w:r w:rsidR="00BC46CF" w:rsidRPr="00AA4F17" w:rsidDel="001F13C8">
                <w:rPr>
                  <w:rFonts w:hint="eastAsia"/>
                  <w:b/>
                  <w:bCs/>
                  <w:sz w:val="20"/>
                  <w:szCs w:val="20"/>
                  <w:u w:val="single"/>
                </w:rPr>
                <w:delText xml:space="preserve"> </w:delText>
              </w:r>
              <w:r w:rsidR="00BC46CF" w:rsidRPr="00AA4F17" w:rsidDel="001F13C8">
                <w:rPr>
                  <w:rFonts w:hint="eastAsia"/>
                  <w:b/>
                  <w:bCs/>
                  <w:sz w:val="20"/>
                  <w:szCs w:val="20"/>
                  <w:u w:val="single"/>
                </w:rPr>
                <w:delText>예정임</w:delText>
              </w:r>
              <w:r w:rsidR="00BC46CF" w:rsidRPr="00AA4F17" w:rsidDel="001F13C8">
                <w:rPr>
                  <w:rFonts w:hint="eastAsia"/>
                  <w:b/>
                  <w:bCs/>
                  <w:sz w:val="20"/>
                  <w:szCs w:val="20"/>
                  <w:u w:val="single"/>
                </w:rPr>
                <w:delText>.</w:delText>
              </w:r>
            </w:del>
          </w:p>
        </w:tc>
      </w:tr>
      <w:tr w:rsidR="004B2745" w:rsidRPr="00C65EAA" w14:paraId="0E9C84BA"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4137A407" w14:textId="32708E58"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bookmarkStart w:id="32" w:name="_Toc499510207"/>
            <w:r w:rsidRPr="00C65EAA">
              <w:rPr>
                <w:rFonts w:eastAsia="바탕"/>
                <w:b/>
                <w:color w:val="000000" w:themeColor="text1"/>
                <w:kern w:val="2"/>
              </w:rPr>
              <w:t>영업계약</w:t>
            </w:r>
            <w:r w:rsidRPr="00C65EAA">
              <w:rPr>
                <w:rFonts w:eastAsia="바탕"/>
                <w:b/>
                <w:color w:val="000000" w:themeColor="text1"/>
                <w:kern w:val="2"/>
              </w:rPr>
              <w:t xml:space="preserve"> </w:t>
            </w:r>
            <w:bookmarkEnd w:id="32"/>
          </w:p>
        </w:tc>
      </w:tr>
      <w:tr w:rsidR="00C775F8" w:rsidRPr="00C65EAA" w14:paraId="167A4AF7" w14:textId="77777777" w:rsidTr="001D3938">
        <w:trPr>
          <w:trHeight w:val="20"/>
        </w:trPr>
        <w:tc>
          <w:tcPr>
            <w:tcW w:w="1418" w:type="dxa"/>
            <w:tcBorders>
              <w:top w:val="single" w:sz="12" w:space="0" w:color="0F243E"/>
              <w:bottom w:val="single" w:sz="12" w:space="0" w:color="0F243E"/>
            </w:tcBorders>
            <w:shd w:val="clear" w:color="auto" w:fill="auto"/>
          </w:tcPr>
          <w:p w14:paraId="7269794E" w14:textId="77777777" w:rsidR="004B773A" w:rsidRDefault="00C775F8" w:rsidP="004B773A">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매출계약</w:t>
            </w:r>
          </w:p>
          <w:p w14:paraId="2D3C3822" w14:textId="10C86222" w:rsidR="00C775F8" w:rsidRPr="00C65EAA" w:rsidRDefault="00C775F8" w:rsidP="004B773A">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6E6B2FE6" w14:textId="216BDED8" w:rsidR="00716908" w:rsidRDefault="00C775F8" w:rsidP="005743BD">
            <w:pPr>
              <w:pStyle w:val="1"/>
              <w:rPr>
                <w:color w:val="000000" w:themeColor="text1"/>
                <w:sz w:val="20"/>
                <w:szCs w:val="20"/>
              </w:rPr>
            </w:pPr>
            <w:r w:rsidRPr="007A33BC">
              <w:rPr>
                <w:rFonts w:hint="eastAsia"/>
                <w:color w:val="000000" w:themeColor="text1"/>
                <w:sz w:val="20"/>
                <w:szCs w:val="20"/>
              </w:rPr>
              <w:t>제공된</w:t>
            </w:r>
            <w:r w:rsidRPr="007A33BC">
              <w:rPr>
                <w:rFonts w:hint="eastAsia"/>
                <w:color w:val="000000" w:themeColor="text1"/>
                <w:sz w:val="20"/>
                <w:szCs w:val="20"/>
              </w:rPr>
              <w:t xml:space="preserve"> </w:t>
            </w:r>
            <w:r w:rsidRPr="007A33BC">
              <w:rPr>
                <w:rFonts w:hint="eastAsia"/>
                <w:color w:val="000000" w:themeColor="text1"/>
                <w:sz w:val="20"/>
                <w:szCs w:val="20"/>
              </w:rPr>
              <w:t>자료에</w:t>
            </w:r>
            <w:r w:rsidRPr="007A33BC">
              <w:rPr>
                <w:rFonts w:hint="eastAsia"/>
                <w:color w:val="000000" w:themeColor="text1"/>
                <w:sz w:val="20"/>
                <w:szCs w:val="20"/>
              </w:rPr>
              <w:t xml:space="preserve"> </w:t>
            </w:r>
            <w:r w:rsidRPr="007A33BC">
              <w:rPr>
                <w:rFonts w:hint="eastAsia"/>
                <w:color w:val="000000" w:themeColor="text1"/>
                <w:sz w:val="20"/>
                <w:szCs w:val="20"/>
              </w:rPr>
              <w:t>의하면</w:t>
            </w:r>
            <w:r w:rsidRPr="007A33BC">
              <w:rPr>
                <w:rFonts w:hint="eastAsia"/>
                <w:color w:val="000000" w:themeColor="text1"/>
                <w:sz w:val="20"/>
                <w:szCs w:val="20"/>
              </w:rPr>
              <w:t xml:space="preserve">, </w:t>
            </w:r>
            <w:r w:rsidRPr="007A33BC">
              <w:rPr>
                <w:rFonts w:hint="eastAsia"/>
                <w:color w:val="000000" w:themeColor="text1"/>
                <w:sz w:val="20"/>
                <w:szCs w:val="20"/>
              </w:rPr>
              <w:t>대상회사는</w:t>
            </w:r>
            <w:r w:rsidRPr="007A33BC">
              <w:rPr>
                <w:rFonts w:hint="eastAsia"/>
                <w:color w:val="000000" w:themeColor="text1"/>
                <w:sz w:val="20"/>
                <w:szCs w:val="20"/>
              </w:rPr>
              <w:t xml:space="preserve"> </w:t>
            </w:r>
            <w:r w:rsidRPr="007A33BC">
              <w:rPr>
                <w:rFonts w:hint="eastAsia"/>
                <w:color w:val="000000" w:themeColor="text1"/>
                <w:sz w:val="20"/>
                <w:szCs w:val="20"/>
              </w:rPr>
              <w:t>배차</w:t>
            </w:r>
            <w:r w:rsidRPr="007A33BC">
              <w:rPr>
                <w:rFonts w:hint="eastAsia"/>
                <w:color w:val="000000" w:themeColor="text1"/>
                <w:sz w:val="20"/>
                <w:szCs w:val="20"/>
              </w:rPr>
              <w:t xml:space="preserve"> </w:t>
            </w:r>
            <w:r w:rsidRPr="007A33BC">
              <w:rPr>
                <w:rFonts w:hint="eastAsia"/>
                <w:color w:val="000000" w:themeColor="text1"/>
                <w:sz w:val="20"/>
                <w:szCs w:val="20"/>
              </w:rPr>
              <w:t>및</w:t>
            </w:r>
            <w:r w:rsidRPr="007A33BC">
              <w:rPr>
                <w:rFonts w:hint="eastAsia"/>
                <w:color w:val="000000" w:themeColor="text1"/>
                <w:sz w:val="20"/>
                <w:szCs w:val="20"/>
              </w:rPr>
              <w:t xml:space="preserve"> </w:t>
            </w:r>
            <w:r w:rsidRPr="007A33BC">
              <w:rPr>
                <w:rFonts w:hint="eastAsia"/>
                <w:color w:val="000000" w:themeColor="text1"/>
                <w:sz w:val="20"/>
                <w:szCs w:val="20"/>
              </w:rPr>
              <w:t>이동경로</w:t>
            </w:r>
            <w:r w:rsidRPr="007A33BC">
              <w:rPr>
                <w:rFonts w:hint="eastAsia"/>
                <w:color w:val="000000" w:themeColor="text1"/>
                <w:sz w:val="20"/>
                <w:szCs w:val="20"/>
              </w:rPr>
              <w:t xml:space="preserve"> </w:t>
            </w:r>
            <w:r w:rsidRPr="007A33BC">
              <w:rPr>
                <w:rFonts w:hint="eastAsia"/>
                <w:color w:val="000000" w:themeColor="text1"/>
                <w:sz w:val="20"/>
                <w:szCs w:val="20"/>
              </w:rPr>
              <w:t>최적화를</w:t>
            </w:r>
            <w:r w:rsidRPr="007A33BC">
              <w:rPr>
                <w:rFonts w:hint="eastAsia"/>
                <w:color w:val="000000" w:themeColor="text1"/>
                <w:sz w:val="20"/>
                <w:szCs w:val="20"/>
              </w:rPr>
              <w:t xml:space="preserve"> </w:t>
            </w:r>
            <w:r w:rsidRPr="007A33BC">
              <w:rPr>
                <w:rFonts w:hint="eastAsia"/>
                <w:color w:val="000000" w:themeColor="text1"/>
                <w:sz w:val="20"/>
                <w:szCs w:val="20"/>
              </w:rPr>
              <w:t>위한</w:t>
            </w:r>
            <w:r w:rsidRPr="007A33BC">
              <w:rPr>
                <w:rFonts w:hint="eastAsia"/>
                <w:color w:val="000000" w:themeColor="text1"/>
                <w:sz w:val="20"/>
                <w:szCs w:val="20"/>
              </w:rPr>
              <w:t xml:space="preserve"> SaaS</w:t>
            </w:r>
            <w:r w:rsidRPr="007A33BC">
              <w:rPr>
                <w:rFonts w:hint="eastAsia"/>
                <w:color w:val="000000" w:themeColor="text1"/>
                <w:sz w:val="20"/>
                <w:szCs w:val="20"/>
              </w:rPr>
              <w:t>형</w:t>
            </w:r>
            <w:r w:rsidRPr="007A33BC">
              <w:rPr>
                <w:rFonts w:hint="eastAsia"/>
                <w:color w:val="000000" w:themeColor="text1"/>
                <w:sz w:val="20"/>
                <w:szCs w:val="20"/>
              </w:rPr>
              <w:t xml:space="preserve"> </w:t>
            </w:r>
            <w:r w:rsidRPr="007A33BC">
              <w:rPr>
                <w:rFonts w:hint="eastAsia"/>
                <w:color w:val="000000" w:themeColor="text1"/>
                <w:sz w:val="20"/>
                <w:szCs w:val="20"/>
              </w:rPr>
              <w:t>솔루션</w:t>
            </w:r>
            <w:r w:rsidRPr="007A33BC">
              <w:rPr>
                <w:rFonts w:hint="eastAsia"/>
                <w:color w:val="000000" w:themeColor="text1"/>
                <w:sz w:val="20"/>
                <w:szCs w:val="20"/>
              </w:rPr>
              <w:t xml:space="preserve"> </w:t>
            </w:r>
            <w:r w:rsidRPr="007A33BC">
              <w:rPr>
                <w:color w:val="000000" w:themeColor="text1"/>
                <w:sz w:val="20"/>
                <w:szCs w:val="20"/>
              </w:rPr>
              <w:t>‘</w:t>
            </w:r>
            <w:r w:rsidRPr="007A33BC">
              <w:rPr>
                <w:rFonts w:hint="eastAsia"/>
                <w:color w:val="000000" w:themeColor="text1"/>
                <w:sz w:val="20"/>
                <w:szCs w:val="20"/>
              </w:rPr>
              <w:t>루티</w:t>
            </w:r>
            <w:r w:rsidRPr="007A33BC">
              <w:rPr>
                <w:rFonts w:hint="eastAsia"/>
                <w:color w:val="000000" w:themeColor="text1"/>
                <w:sz w:val="20"/>
                <w:szCs w:val="20"/>
              </w:rPr>
              <w:t>(ROOUTY)</w:t>
            </w:r>
            <w:r w:rsidRPr="007A33BC">
              <w:rPr>
                <w:color w:val="000000" w:themeColor="text1"/>
                <w:sz w:val="20"/>
                <w:szCs w:val="20"/>
              </w:rPr>
              <w:t>’</w:t>
            </w:r>
            <w:r w:rsidR="00E642D1" w:rsidRPr="007A33BC">
              <w:rPr>
                <w:rFonts w:hint="eastAsia"/>
                <w:color w:val="000000" w:themeColor="text1"/>
                <w:sz w:val="20"/>
                <w:szCs w:val="20"/>
              </w:rPr>
              <w:t>를</w:t>
            </w:r>
            <w:r w:rsidR="00E642D1" w:rsidRPr="007A33BC">
              <w:rPr>
                <w:rFonts w:hint="eastAsia"/>
                <w:color w:val="000000" w:themeColor="text1"/>
                <w:sz w:val="20"/>
                <w:szCs w:val="20"/>
              </w:rPr>
              <w:t xml:space="preserve"> </w:t>
            </w:r>
            <w:r w:rsidR="00D520C1" w:rsidRPr="007A33BC">
              <w:rPr>
                <w:rFonts w:hint="eastAsia"/>
                <w:color w:val="000000" w:themeColor="text1"/>
                <w:sz w:val="20"/>
                <w:szCs w:val="20"/>
              </w:rPr>
              <w:t xml:space="preserve">(i) </w:t>
            </w:r>
            <w:r w:rsidR="00E642D1" w:rsidRPr="007A33BC">
              <w:rPr>
                <w:rFonts w:hint="eastAsia"/>
                <w:color w:val="000000" w:themeColor="text1"/>
                <w:sz w:val="20"/>
                <w:szCs w:val="20"/>
              </w:rPr>
              <w:t>거래처의</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배차</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시스템에</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구축하고</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이러한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시스템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개발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비용을</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수취하거나</w:t>
            </w:r>
            <w:r w:rsidR="00D520C1" w:rsidRPr="007A33BC">
              <w:rPr>
                <w:rFonts w:hint="eastAsia"/>
                <w:color w:val="000000" w:themeColor="text1"/>
                <w:sz w:val="20"/>
                <w:szCs w:val="20"/>
              </w:rPr>
              <w:t>(</w:t>
            </w:r>
            <w:r w:rsidR="00D520C1" w:rsidRPr="007A33BC">
              <w:rPr>
                <w:rFonts w:hint="eastAsia"/>
                <w:color w:val="000000" w:themeColor="text1"/>
                <w:sz w:val="20"/>
                <w:szCs w:val="20"/>
              </w:rPr>
              <w:t>구축형</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모델</w:t>
            </w:r>
            <w:r w:rsidR="00D520C1" w:rsidRPr="007A33BC">
              <w:rPr>
                <w:rFonts w:hint="eastAsia"/>
                <w:color w:val="000000" w:themeColor="text1"/>
                <w:sz w:val="20"/>
                <w:szCs w:val="20"/>
              </w:rPr>
              <w:t>)</w:t>
            </w:r>
            <w:r w:rsidR="00E642D1" w:rsidRPr="007A33BC">
              <w:rPr>
                <w:rFonts w:hint="eastAsia"/>
                <w:color w:val="000000" w:themeColor="text1"/>
                <w:sz w:val="20"/>
                <w:szCs w:val="20"/>
              </w:rPr>
              <w:t xml:space="preserve">, </w:t>
            </w:r>
            <w:r w:rsidR="00D520C1" w:rsidRPr="007A33BC">
              <w:rPr>
                <w:rFonts w:hint="eastAsia"/>
                <w:color w:val="000000" w:themeColor="text1"/>
                <w:sz w:val="20"/>
                <w:szCs w:val="20"/>
              </w:rPr>
              <w:t xml:space="preserve">(ii) </w:t>
            </w:r>
            <w:r w:rsidR="00E642D1" w:rsidRPr="007A33BC">
              <w:rPr>
                <w:rFonts w:hint="eastAsia"/>
                <w:color w:val="000000" w:themeColor="text1"/>
                <w:sz w:val="20"/>
                <w:szCs w:val="20"/>
              </w:rPr>
              <w:t>위</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루티를</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거래처가</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구독하여</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사용하게</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하면서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그</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수수료를</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수취하는</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것</w:t>
            </w:r>
            <w:r w:rsidR="00D520C1" w:rsidRPr="007A33BC">
              <w:rPr>
                <w:rFonts w:hint="eastAsia"/>
                <w:color w:val="000000" w:themeColor="text1"/>
                <w:sz w:val="20"/>
                <w:szCs w:val="20"/>
              </w:rPr>
              <w:t>(</w:t>
            </w:r>
            <w:r w:rsidR="00D520C1" w:rsidRPr="007A33BC">
              <w:rPr>
                <w:rFonts w:hint="eastAsia"/>
                <w:color w:val="000000" w:themeColor="text1"/>
                <w:sz w:val="20"/>
                <w:szCs w:val="20"/>
              </w:rPr>
              <w:t>구독형</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모델</w:t>
            </w:r>
            <w:r w:rsidR="00D520C1" w:rsidRPr="007A33BC">
              <w:rPr>
                <w:rFonts w:hint="eastAsia"/>
                <w:color w:val="000000" w:themeColor="text1"/>
                <w:sz w:val="20"/>
                <w:szCs w:val="20"/>
              </w:rPr>
              <w:t>)</w:t>
            </w:r>
            <w:r w:rsidR="00E642D1" w:rsidRPr="007A33BC">
              <w:rPr>
                <w:rFonts w:hint="eastAsia"/>
                <w:color w:val="000000" w:themeColor="text1"/>
                <w:sz w:val="20"/>
                <w:szCs w:val="20"/>
              </w:rPr>
              <w:t>을</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주된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영업으로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하고</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있음</w:t>
            </w:r>
            <w:r w:rsidR="00E642D1" w:rsidRPr="007A33BC">
              <w:rPr>
                <w:rFonts w:hint="eastAsia"/>
                <w:color w:val="000000" w:themeColor="text1"/>
                <w:sz w:val="20"/>
                <w:szCs w:val="20"/>
              </w:rPr>
              <w:t>.</w:t>
            </w:r>
            <w:r w:rsidR="00D520C1" w:rsidRPr="007A33BC">
              <w:rPr>
                <w:rFonts w:hint="eastAsia"/>
                <w:color w:val="000000" w:themeColor="text1"/>
                <w:sz w:val="20"/>
                <w:szCs w:val="20"/>
              </w:rPr>
              <w:t xml:space="preserve"> </w:t>
            </w:r>
            <w:r w:rsidR="00ED0476">
              <w:rPr>
                <w:rFonts w:hint="eastAsia"/>
                <w:color w:val="000000" w:themeColor="text1"/>
                <w:sz w:val="20"/>
                <w:szCs w:val="20"/>
              </w:rPr>
              <w:t>또한</w:t>
            </w:r>
            <w:r w:rsidR="00ED0476">
              <w:rPr>
                <w:rFonts w:hint="eastAsia"/>
                <w:color w:val="000000" w:themeColor="text1"/>
                <w:sz w:val="20"/>
                <w:szCs w:val="20"/>
              </w:rPr>
              <w:t xml:space="preserve">, </w:t>
            </w:r>
            <w:r w:rsidR="00ED0476">
              <w:rPr>
                <w:rFonts w:hint="eastAsia"/>
                <w:color w:val="000000" w:themeColor="text1"/>
                <w:sz w:val="20"/>
                <w:szCs w:val="20"/>
              </w:rPr>
              <w:t>대</w:t>
            </w:r>
            <w:r w:rsidR="00ED0476" w:rsidRPr="007A33BC">
              <w:rPr>
                <w:rFonts w:hint="eastAsia"/>
                <w:color w:val="000000" w:themeColor="text1"/>
                <w:sz w:val="20"/>
                <w:szCs w:val="20"/>
              </w:rPr>
              <w:t>상회사는</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그</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밖에</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소프트웨어</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서비스</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업체들에게</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대상회사가</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사용하는</w:t>
            </w:r>
            <w:r w:rsidR="00ED0476" w:rsidRPr="007A33BC">
              <w:rPr>
                <w:rFonts w:hint="eastAsia"/>
                <w:color w:val="000000" w:themeColor="text1"/>
                <w:sz w:val="20"/>
                <w:szCs w:val="20"/>
              </w:rPr>
              <w:t xml:space="preserve"> API</w:t>
            </w:r>
            <w:r w:rsidR="00ED0476" w:rsidRPr="007A33BC">
              <w:rPr>
                <w:rFonts w:hint="eastAsia"/>
                <w:color w:val="000000" w:themeColor="text1"/>
                <w:sz w:val="20"/>
                <w:szCs w:val="20"/>
              </w:rPr>
              <w:t>나</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알고리즘을</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공유하고</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그</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사용대금을</w:t>
            </w:r>
            <w:r w:rsidR="00ED0476" w:rsidRPr="007A33BC">
              <w:rPr>
                <w:rFonts w:hint="eastAsia"/>
                <w:color w:val="000000" w:themeColor="text1"/>
                <w:sz w:val="20"/>
                <w:szCs w:val="20"/>
              </w:rPr>
              <w:t xml:space="preserve"> </w:t>
            </w:r>
            <w:r w:rsidR="00ED0476">
              <w:rPr>
                <w:rFonts w:hint="eastAsia"/>
                <w:color w:val="000000" w:themeColor="text1"/>
                <w:sz w:val="20"/>
                <w:szCs w:val="20"/>
              </w:rPr>
              <w:t>수취하는</w:t>
            </w:r>
            <w:r w:rsidR="00ED0476">
              <w:rPr>
                <w:rFonts w:hint="eastAsia"/>
                <w:color w:val="000000" w:themeColor="text1"/>
                <w:sz w:val="20"/>
                <w:szCs w:val="20"/>
              </w:rPr>
              <w:t xml:space="preserve"> </w:t>
            </w:r>
            <w:r w:rsidR="00ED0476">
              <w:rPr>
                <w:rFonts w:hint="eastAsia"/>
                <w:color w:val="000000" w:themeColor="text1"/>
                <w:sz w:val="20"/>
                <w:szCs w:val="20"/>
              </w:rPr>
              <w:t>영업을</w:t>
            </w:r>
            <w:r w:rsidR="00ED0476">
              <w:rPr>
                <w:rFonts w:hint="eastAsia"/>
                <w:color w:val="000000" w:themeColor="text1"/>
                <w:sz w:val="20"/>
                <w:szCs w:val="20"/>
              </w:rPr>
              <w:t xml:space="preserve"> </w:t>
            </w:r>
            <w:r w:rsidR="00ED0476">
              <w:rPr>
                <w:rFonts w:hint="eastAsia"/>
                <w:color w:val="000000" w:themeColor="text1"/>
                <w:sz w:val="20"/>
                <w:szCs w:val="20"/>
              </w:rPr>
              <w:t>영위하고</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있음</w:t>
            </w:r>
            <w:r w:rsidR="00ED0476" w:rsidRPr="007A33BC">
              <w:rPr>
                <w:rFonts w:hint="eastAsia"/>
                <w:color w:val="000000" w:themeColor="text1"/>
                <w:sz w:val="20"/>
                <w:szCs w:val="20"/>
              </w:rPr>
              <w:t>.</w:t>
            </w:r>
          </w:p>
          <w:p w14:paraId="25D5F483" w14:textId="2ABBE769" w:rsidR="00C775F8" w:rsidRPr="007A33BC" w:rsidRDefault="00531768" w:rsidP="00716908">
            <w:pPr>
              <w:pStyle w:val="1"/>
              <w:numPr>
                <w:ilvl w:val="0"/>
                <w:numId w:val="18"/>
              </w:numPr>
              <w:rPr>
                <w:color w:val="000000" w:themeColor="text1"/>
                <w:sz w:val="20"/>
                <w:szCs w:val="20"/>
              </w:rPr>
            </w:pPr>
            <w:r>
              <w:rPr>
                <w:rFonts w:hint="eastAsia"/>
                <w:color w:val="000000" w:themeColor="text1"/>
                <w:sz w:val="20"/>
                <w:szCs w:val="20"/>
              </w:rPr>
              <w:t>단</w:t>
            </w:r>
            <w:r>
              <w:rPr>
                <w:rFonts w:hint="eastAsia"/>
                <w:color w:val="000000" w:themeColor="text1"/>
                <w:sz w:val="20"/>
                <w:szCs w:val="20"/>
              </w:rPr>
              <w:t xml:space="preserve">, </w:t>
            </w:r>
            <w:r w:rsidR="00D520C1" w:rsidRPr="007A33BC">
              <w:rPr>
                <w:rFonts w:hint="eastAsia"/>
                <w:color w:val="000000" w:themeColor="text1"/>
                <w:sz w:val="20"/>
                <w:szCs w:val="20"/>
              </w:rPr>
              <w:t>구독형</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모델은</w:t>
            </w:r>
            <w:r w:rsidR="00D520C1" w:rsidRPr="007A33BC">
              <w:rPr>
                <w:rFonts w:hint="eastAsia"/>
                <w:color w:val="000000" w:themeColor="text1"/>
                <w:sz w:val="20"/>
                <w:szCs w:val="20"/>
              </w:rPr>
              <w:t xml:space="preserve"> 2023</w:t>
            </w:r>
            <w:r w:rsidR="00D520C1" w:rsidRPr="007A33BC">
              <w:rPr>
                <w:rFonts w:hint="eastAsia"/>
                <w:color w:val="000000" w:themeColor="text1"/>
                <w:sz w:val="20"/>
                <w:szCs w:val="20"/>
              </w:rPr>
              <w:t>년</w:t>
            </w:r>
            <w:r w:rsidR="00D520C1" w:rsidRPr="007A33BC">
              <w:rPr>
                <w:rFonts w:hint="eastAsia"/>
                <w:color w:val="000000" w:themeColor="text1"/>
                <w:sz w:val="20"/>
                <w:szCs w:val="20"/>
              </w:rPr>
              <w:t xml:space="preserve"> 8</w:t>
            </w:r>
            <w:r w:rsidR="00D520C1" w:rsidRPr="007A33BC">
              <w:rPr>
                <w:rFonts w:hint="eastAsia"/>
                <w:color w:val="000000" w:themeColor="text1"/>
                <w:sz w:val="20"/>
                <w:szCs w:val="20"/>
              </w:rPr>
              <w:t>월경부터</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서비스를</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개시하였기</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때문에</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현재</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매출액</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비중이</w:t>
            </w:r>
            <w:r w:rsidR="00D520C1" w:rsidRPr="007A33BC">
              <w:rPr>
                <w:rFonts w:hint="eastAsia"/>
                <w:color w:val="000000" w:themeColor="text1"/>
                <w:sz w:val="20"/>
                <w:szCs w:val="20"/>
              </w:rPr>
              <w:t xml:space="preserve"> </w:t>
            </w:r>
            <w:r w:rsidR="00D22C85" w:rsidRPr="007A33BC">
              <w:rPr>
                <w:rFonts w:hint="eastAsia"/>
                <w:color w:val="000000" w:themeColor="text1"/>
                <w:sz w:val="20"/>
                <w:szCs w:val="20"/>
              </w:rPr>
              <w:t>약</w:t>
            </w:r>
            <w:r w:rsidR="00D22C85" w:rsidRPr="007A33BC">
              <w:rPr>
                <w:rFonts w:hint="eastAsia"/>
                <w:color w:val="000000" w:themeColor="text1"/>
                <w:sz w:val="20"/>
                <w:szCs w:val="20"/>
              </w:rPr>
              <w:t xml:space="preserve"> 1% </w:t>
            </w:r>
            <w:r w:rsidR="00D22C85" w:rsidRPr="007A33BC">
              <w:rPr>
                <w:rFonts w:hint="eastAsia"/>
                <w:color w:val="000000" w:themeColor="text1"/>
                <w:sz w:val="20"/>
                <w:szCs w:val="20"/>
              </w:rPr>
              <w:t>수준이라고</w:t>
            </w:r>
            <w:r w:rsidR="00D22C85" w:rsidRPr="007A33BC">
              <w:rPr>
                <w:rFonts w:hint="eastAsia"/>
                <w:color w:val="000000" w:themeColor="text1"/>
                <w:sz w:val="20"/>
                <w:szCs w:val="20"/>
              </w:rPr>
              <w:t xml:space="preserve"> </w:t>
            </w:r>
            <w:r w:rsidR="00D22C85" w:rsidRPr="007A33BC">
              <w:rPr>
                <w:rFonts w:hint="eastAsia"/>
                <w:color w:val="000000" w:themeColor="text1"/>
                <w:sz w:val="20"/>
                <w:szCs w:val="20"/>
              </w:rPr>
              <w:t>함</w:t>
            </w:r>
            <w:r w:rsidR="00D22C85" w:rsidRPr="007A33BC">
              <w:rPr>
                <w:rFonts w:hint="eastAsia"/>
                <w:color w:val="000000" w:themeColor="text1"/>
                <w:sz w:val="20"/>
                <w:szCs w:val="20"/>
              </w:rPr>
              <w:t xml:space="preserve">. </w:t>
            </w:r>
          </w:p>
          <w:p w14:paraId="56B8B49E" w14:textId="5DD959FC"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002D4D02">
              <w:rPr>
                <w:rFonts w:hint="eastAsia"/>
                <w:color w:val="000000" w:themeColor="text1"/>
                <w:sz w:val="20"/>
                <w:szCs w:val="20"/>
              </w:rPr>
              <w:t>CJ</w:t>
            </w:r>
            <w:r w:rsidR="002D4D02">
              <w:rPr>
                <w:rFonts w:hint="eastAsia"/>
                <w:color w:val="000000" w:themeColor="text1"/>
                <w:sz w:val="20"/>
                <w:szCs w:val="20"/>
              </w:rPr>
              <w:t>대한통운㈜이</w:t>
            </w:r>
            <w:r w:rsidR="002D4D02">
              <w:rPr>
                <w:rFonts w:hint="eastAsia"/>
                <w:color w:val="000000" w:themeColor="text1"/>
                <w:sz w:val="20"/>
                <w:szCs w:val="20"/>
              </w:rPr>
              <w:t xml:space="preserve"> </w:t>
            </w:r>
            <w:r w:rsidR="002D4D02">
              <w:rPr>
                <w:rFonts w:hint="eastAsia"/>
                <w:color w:val="000000" w:themeColor="text1"/>
                <w:sz w:val="20"/>
                <w:szCs w:val="20"/>
              </w:rPr>
              <w:t>루티</w:t>
            </w:r>
            <w:r w:rsidR="002D4D02">
              <w:rPr>
                <w:rFonts w:hint="eastAsia"/>
                <w:color w:val="000000" w:themeColor="text1"/>
                <w:sz w:val="20"/>
                <w:szCs w:val="20"/>
              </w:rPr>
              <w:t xml:space="preserve"> </w:t>
            </w:r>
            <w:r w:rsidR="002D4D02">
              <w:rPr>
                <w:rFonts w:hint="eastAsia"/>
                <w:color w:val="000000" w:themeColor="text1"/>
                <w:sz w:val="20"/>
                <w:szCs w:val="20"/>
              </w:rPr>
              <w:t>구독형</w:t>
            </w:r>
            <w:r w:rsidR="002D4D02">
              <w:rPr>
                <w:rFonts w:hint="eastAsia"/>
                <w:color w:val="000000" w:themeColor="text1"/>
                <w:sz w:val="20"/>
                <w:szCs w:val="20"/>
              </w:rPr>
              <w:t xml:space="preserve"> </w:t>
            </w:r>
            <w:r w:rsidR="002D4D02">
              <w:rPr>
                <w:rFonts w:hint="eastAsia"/>
                <w:color w:val="000000" w:themeColor="text1"/>
                <w:sz w:val="20"/>
                <w:szCs w:val="20"/>
              </w:rPr>
              <w:t>모델을</w:t>
            </w:r>
            <w:r w:rsidR="002D4D02">
              <w:rPr>
                <w:rFonts w:hint="eastAsia"/>
                <w:color w:val="000000" w:themeColor="text1"/>
                <w:sz w:val="20"/>
                <w:szCs w:val="20"/>
              </w:rPr>
              <w:t xml:space="preserve"> </w:t>
            </w:r>
            <w:r w:rsidR="002D4D02">
              <w:rPr>
                <w:rFonts w:hint="eastAsia"/>
                <w:color w:val="000000" w:themeColor="text1"/>
                <w:sz w:val="20"/>
                <w:szCs w:val="20"/>
              </w:rPr>
              <w:t>계약금액</w:t>
            </w:r>
            <w:r w:rsidR="002D4D02">
              <w:rPr>
                <w:rFonts w:hint="eastAsia"/>
                <w:color w:val="000000" w:themeColor="text1"/>
                <w:sz w:val="20"/>
                <w:szCs w:val="20"/>
              </w:rPr>
              <w:t xml:space="preserve"> 2,400</w:t>
            </w:r>
            <w:r w:rsidR="002D4D02">
              <w:rPr>
                <w:rFonts w:hint="eastAsia"/>
                <w:color w:val="000000" w:themeColor="text1"/>
                <w:sz w:val="20"/>
                <w:szCs w:val="20"/>
              </w:rPr>
              <w:t>만원으로</w:t>
            </w:r>
            <w:r w:rsidR="002D4D02">
              <w:rPr>
                <w:rFonts w:hint="eastAsia"/>
                <w:color w:val="000000" w:themeColor="text1"/>
                <w:sz w:val="20"/>
                <w:szCs w:val="20"/>
              </w:rPr>
              <w:t xml:space="preserve"> </w:t>
            </w:r>
            <w:r w:rsidR="002D4D02">
              <w:rPr>
                <w:rFonts w:hint="eastAsia"/>
                <w:color w:val="000000" w:themeColor="text1"/>
                <w:sz w:val="20"/>
                <w:szCs w:val="20"/>
              </w:rPr>
              <w:t>사용하는</w:t>
            </w:r>
            <w:r w:rsidR="002D4D02">
              <w:rPr>
                <w:rFonts w:hint="eastAsia"/>
                <w:color w:val="000000" w:themeColor="text1"/>
                <w:sz w:val="20"/>
                <w:szCs w:val="20"/>
              </w:rPr>
              <w:t xml:space="preserve"> </w:t>
            </w:r>
            <w:r w:rsidR="002D4D02">
              <w:rPr>
                <w:rFonts w:hint="eastAsia"/>
                <w:color w:val="000000" w:themeColor="text1"/>
                <w:sz w:val="20"/>
                <w:szCs w:val="20"/>
              </w:rPr>
              <w:t>계약을</w:t>
            </w:r>
            <w:r w:rsidR="002D4D02">
              <w:rPr>
                <w:rFonts w:hint="eastAsia"/>
                <w:color w:val="000000" w:themeColor="text1"/>
                <w:sz w:val="20"/>
                <w:szCs w:val="20"/>
              </w:rPr>
              <w:t xml:space="preserve"> </w:t>
            </w:r>
            <w:r w:rsidR="002D4D02">
              <w:rPr>
                <w:rFonts w:hint="eastAsia"/>
                <w:color w:val="000000" w:themeColor="text1"/>
                <w:sz w:val="20"/>
                <w:szCs w:val="20"/>
              </w:rPr>
              <w:t>체결하였으나</w:t>
            </w:r>
            <w:r w:rsidR="002D4D02">
              <w:rPr>
                <w:rFonts w:hint="eastAsia"/>
                <w:color w:val="000000" w:themeColor="text1"/>
                <w:sz w:val="20"/>
                <w:szCs w:val="20"/>
              </w:rPr>
              <w:t>, CJ</w:t>
            </w:r>
            <w:r w:rsidR="002D4D02">
              <w:rPr>
                <w:rFonts w:hint="eastAsia"/>
                <w:color w:val="000000" w:themeColor="text1"/>
                <w:sz w:val="20"/>
                <w:szCs w:val="20"/>
              </w:rPr>
              <w:t>대한통운㈜의</w:t>
            </w:r>
            <w:r w:rsidR="002D4D02">
              <w:rPr>
                <w:rFonts w:hint="eastAsia"/>
                <w:color w:val="000000" w:themeColor="text1"/>
                <w:sz w:val="20"/>
                <w:szCs w:val="20"/>
              </w:rPr>
              <w:t xml:space="preserve"> </w:t>
            </w:r>
            <w:r w:rsidR="002D4D02">
              <w:rPr>
                <w:rFonts w:hint="eastAsia"/>
                <w:color w:val="000000" w:themeColor="text1"/>
                <w:sz w:val="20"/>
                <w:szCs w:val="20"/>
              </w:rPr>
              <w:t>내부</w:t>
            </w:r>
            <w:r w:rsidR="002D4D02">
              <w:rPr>
                <w:rFonts w:hint="eastAsia"/>
                <w:color w:val="000000" w:themeColor="text1"/>
                <w:sz w:val="20"/>
                <w:szCs w:val="20"/>
              </w:rPr>
              <w:t xml:space="preserve"> </w:t>
            </w:r>
            <w:r w:rsidR="002D4D02">
              <w:rPr>
                <w:rFonts w:hint="eastAsia"/>
                <w:color w:val="000000" w:themeColor="text1"/>
                <w:sz w:val="20"/>
                <w:szCs w:val="20"/>
              </w:rPr>
              <w:t>품의가</w:t>
            </w:r>
            <w:r w:rsidR="002D4D02">
              <w:rPr>
                <w:rFonts w:hint="eastAsia"/>
                <w:color w:val="000000" w:themeColor="text1"/>
                <w:sz w:val="20"/>
                <w:szCs w:val="20"/>
              </w:rPr>
              <w:t xml:space="preserve"> </w:t>
            </w:r>
            <w:r w:rsidR="002D4D02">
              <w:rPr>
                <w:rFonts w:hint="eastAsia"/>
                <w:color w:val="000000" w:themeColor="text1"/>
                <w:sz w:val="20"/>
                <w:szCs w:val="20"/>
              </w:rPr>
              <w:t>불필요한</w:t>
            </w:r>
            <w:r w:rsidR="002D4D02">
              <w:rPr>
                <w:rFonts w:hint="eastAsia"/>
                <w:color w:val="000000" w:themeColor="text1"/>
                <w:sz w:val="20"/>
                <w:szCs w:val="20"/>
              </w:rPr>
              <w:t xml:space="preserve"> </w:t>
            </w:r>
            <w:r w:rsidR="002D4D02">
              <w:rPr>
                <w:rFonts w:hint="eastAsia"/>
                <w:color w:val="000000" w:themeColor="text1"/>
                <w:sz w:val="20"/>
                <w:szCs w:val="20"/>
              </w:rPr>
              <w:t>범위의</w:t>
            </w:r>
            <w:r w:rsidR="002D4D02">
              <w:rPr>
                <w:rFonts w:hint="eastAsia"/>
                <w:color w:val="000000" w:themeColor="text1"/>
                <w:sz w:val="20"/>
                <w:szCs w:val="20"/>
              </w:rPr>
              <w:t xml:space="preserve"> </w:t>
            </w:r>
            <w:r w:rsidR="002D4D02">
              <w:rPr>
                <w:rFonts w:hint="eastAsia"/>
                <w:color w:val="000000" w:themeColor="text1"/>
                <w:sz w:val="20"/>
                <w:szCs w:val="20"/>
              </w:rPr>
              <w:t>계약금액에</w:t>
            </w:r>
            <w:r w:rsidR="002D4D02">
              <w:rPr>
                <w:rFonts w:hint="eastAsia"/>
                <w:color w:val="000000" w:themeColor="text1"/>
                <w:sz w:val="20"/>
                <w:szCs w:val="20"/>
              </w:rPr>
              <w:t xml:space="preserve"> </w:t>
            </w:r>
            <w:r w:rsidR="002D4D02">
              <w:rPr>
                <w:rFonts w:hint="eastAsia"/>
                <w:color w:val="000000" w:themeColor="text1"/>
                <w:sz w:val="20"/>
                <w:szCs w:val="20"/>
              </w:rPr>
              <w:t>해당하여</w:t>
            </w:r>
            <w:r w:rsidR="002D4D02">
              <w:rPr>
                <w:rFonts w:hint="eastAsia"/>
                <w:color w:val="000000" w:themeColor="text1"/>
                <w:sz w:val="20"/>
                <w:szCs w:val="20"/>
              </w:rPr>
              <w:t xml:space="preserve"> </w:t>
            </w:r>
            <w:r w:rsidR="002D4D02">
              <w:rPr>
                <w:rFonts w:hint="eastAsia"/>
                <w:color w:val="000000" w:themeColor="text1"/>
                <w:sz w:val="20"/>
                <w:szCs w:val="20"/>
              </w:rPr>
              <w:t>별도로</w:t>
            </w:r>
            <w:r w:rsidR="002D4D02">
              <w:rPr>
                <w:rFonts w:hint="eastAsia"/>
                <w:color w:val="000000" w:themeColor="text1"/>
                <w:sz w:val="20"/>
                <w:szCs w:val="20"/>
              </w:rPr>
              <w:t xml:space="preserve"> </w:t>
            </w:r>
            <w:r w:rsidR="002D4D02">
              <w:rPr>
                <w:rFonts w:hint="eastAsia"/>
                <w:color w:val="000000" w:themeColor="text1"/>
                <w:sz w:val="20"/>
                <w:szCs w:val="20"/>
              </w:rPr>
              <w:t>서면</w:t>
            </w:r>
            <w:r w:rsidR="002D4D02">
              <w:rPr>
                <w:rFonts w:hint="eastAsia"/>
                <w:color w:val="000000" w:themeColor="text1"/>
                <w:sz w:val="20"/>
                <w:szCs w:val="20"/>
              </w:rPr>
              <w:t xml:space="preserve"> </w:t>
            </w:r>
            <w:r w:rsidR="002D4D02">
              <w:rPr>
                <w:rFonts w:hint="eastAsia"/>
                <w:color w:val="000000" w:themeColor="text1"/>
                <w:sz w:val="20"/>
                <w:szCs w:val="20"/>
              </w:rPr>
              <w:t>계약서는</w:t>
            </w:r>
            <w:r w:rsidR="002D4D02">
              <w:rPr>
                <w:rFonts w:hint="eastAsia"/>
                <w:color w:val="000000" w:themeColor="text1"/>
                <w:sz w:val="20"/>
                <w:szCs w:val="20"/>
              </w:rPr>
              <w:t xml:space="preserve"> </w:t>
            </w:r>
            <w:r w:rsidR="002D4D02">
              <w:rPr>
                <w:rFonts w:hint="eastAsia"/>
                <w:color w:val="000000" w:themeColor="text1"/>
                <w:sz w:val="20"/>
                <w:szCs w:val="20"/>
              </w:rPr>
              <w:t>체결하지</w:t>
            </w:r>
            <w:r w:rsidR="002D4D02">
              <w:rPr>
                <w:rFonts w:hint="eastAsia"/>
                <w:color w:val="000000" w:themeColor="text1"/>
                <w:sz w:val="20"/>
                <w:szCs w:val="20"/>
              </w:rPr>
              <w:t xml:space="preserve"> </w:t>
            </w:r>
            <w:r w:rsidR="002D4D02">
              <w:rPr>
                <w:rFonts w:hint="eastAsia"/>
                <w:color w:val="000000" w:themeColor="text1"/>
                <w:sz w:val="20"/>
                <w:szCs w:val="20"/>
              </w:rPr>
              <w:t>않았다고</w:t>
            </w:r>
            <w:r w:rsidR="002D4D02">
              <w:rPr>
                <w:rFonts w:hint="eastAsia"/>
                <w:color w:val="000000" w:themeColor="text1"/>
                <w:sz w:val="20"/>
                <w:szCs w:val="20"/>
              </w:rPr>
              <w:t xml:space="preserve"> </w:t>
            </w:r>
            <w:r w:rsidR="002D4D02">
              <w:rPr>
                <w:rFonts w:hint="eastAsia"/>
                <w:color w:val="000000" w:themeColor="text1"/>
                <w:sz w:val="20"/>
                <w:szCs w:val="20"/>
              </w:rPr>
              <w:t>함</w:t>
            </w:r>
            <w:r w:rsidR="002D4D02">
              <w:rPr>
                <w:rFonts w:hint="eastAsia"/>
                <w:color w:val="000000" w:themeColor="text1"/>
                <w:sz w:val="20"/>
                <w:szCs w:val="20"/>
              </w:rPr>
              <w:t>.</w:t>
            </w:r>
          </w:p>
          <w:p w14:paraId="734B3277" w14:textId="4AC814B7" w:rsidR="00DB729A" w:rsidRPr="00C65EAA" w:rsidRDefault="00C775F8" w:rsidP="00B16C7C">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현재</w:t>
            </w:r>
            <w:r>
              <w:rPr>
                <w:rFonts w:hint="eastAsia"/>
                <w:color w:val="000000" w:themeColor="text1"/>
                <w:sz w:val="20"/>
                <w:szCs w:val="20"/>
              </w:rPr>
              <w:t xml:space="preserve"> </w:t>
            </w:r>
            <w:r>
              <w:rPr>
                <w:rFonts w:hint="eastAsia"/>
                <w:color w:val="000000" w:themeColor="text1"/>
                <w:sz w:val="20"/>
                <w:szCs w:val="20"/>
              </w:rPr>
              <w:t>유효하게</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매출계약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Pr>
                <w:rFonts w:hint="eastAsia"/>
                <w:color w:val="000000" w:themeColor="text1"/>
                <w:sz w:val="20"/>
                <w:szCs w:val="20"/>
              </w:rPr>
              <w:t>회사</w:t>
            </w:r>
            <w:r>
              <w:rPr>
                <w:rFonts w:hint="eastAsia"/>
                <w:color w:val="000000" w:themeColor="text1"/>
                <w:sz w:val="20"/>
                <w:szCs w:val="20"/>
              </w:rPr>
              <w:t xml:space="preserve"> </w:t>
            </w:r>
            <w:r>
              <w:rPr>
                <w:rFonts w:hint="eastAsia"/>
                <w:color w:val="000000" w:themeColor="text1"/>
                <w:sz w:val="20"/>
                <w:szCs w:val="20"/>
              </w:rPr>
              <w:t>재무상태</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지분율의</w:t>
            </w:r>
            <w:r>
              <w:rPr>
                <w:rFonts w:hint="eastAsia"/>
                <w:color w:val="000000" w:themeColor="text1"/>
                <w:sz w:val="20"/>
                <w:szCs w:val="20"/>
              </w:rPr>
              <w:t xml:space="preserve"> </w:t>
            </w:r>
            <w:r>
              <w:rPr>
                <w:rFonts w:hint="eastAsia"/>
                <w:color w:val="000000" w:themeColor="text1"/>
                <w:sz w:val="20"/>
                <w:szCs w:val="20"/>
              </w:rPr>
              <w:t>변동이나</w:t>
            </w:r>
            <w:r>
              <w:rPr>
                <w:rFonts w:hint="eastAsia"/>
                <w:color w:val="000000" w:themeColor="text1"/>
                <w:sz w:val="20"/>
                <w:szCs w:val="20"/>
              </w:rPr>
              <w:t xml:space="preserve"> </w:t>
            </w: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주주의</w:t>
            </w:r>
            <w:r>
              <w:rPr>
                <w:rFonts w:hint="eastAsia"/>
                <w:color w:val="000000" w:themeColor="text1"/>
                <w:sz w:val="20"/>
                <w:szCs w:val="20"/>
              </w:rPr>
              <w:t xml:space="preserve"> </w:t>
            </w:r>
            <w:r>
              <w:rPr>
                <w:rFonts w:hint="eastAsia"/>
                <w:color w:val="000000" w:themeColor="text1"/>
                <w:sz w:val="20"/>
                <w:szCs w:val="20"/>
              </w:rPr>
              <w:t>지분을</w:t>
            </w:r>
            <w:r>
              <w:rPr>
                <w:rFonts w:hint="eastAsia"/>
                <w:color w:val="000000" w:themeColor="text1"/>
                <w:sz w:val="20"/>
                <w:szCs w:val="20"/>
              </w:rPr>
              <w:t xml:space="preserve"> </w:t>
            </w:r>
            <w:r>
              <w:rPr>
                <w:rFonts w:hint="eastAsia"/>
                <w:color w:val="000000" w:themeColor="text1"/>
                <w:sz w:val="20"/>
                <w:szCs w:val="20"/>
              </w:rPr>
              <w:t>희석화할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사항의</w:t>
            </w:r>
            <w:r>
              <w:rPr>
                <w:rFonts w:hint="eastAsia"/>
                <w:color w:val="000000" w:themeColor="text1"/>
                <w:sz w:val="20"/>
                <w:szCs w:val="20"/>
              </w:rPr>
              <w:t xml:space="preserve"> </w:t>
            </w:r>
            <w:r>
              <w:rPr>
                <w:rFonts w:hint="eastAsia"/>
                <w:color w:val="000000" w:themeColor="text1"/>
                <w:sz w:val="20"/>
                <w:szCs w:val="20"/>
              </w:rPr>
              <w:t>발생을</w:t>
            </w:r>
            <w:r>
              <w:rPr>
                <w:rFonts w:hint="eastAsia"/>
                <w:color w:val="000000" w:themeColor="text1"/>
                <w:sz w:val="20"/>
                <w:szCs w:val="20"/>
              </w:rPr>
              <w:t xml:space="preserve"> </w:t>
            </w:r>
            <w:r w:rsidR="00E04A4D">
              <w:rPr>
                <w:rFonts w:hint="eastAsia"/>
                <w:color w:val="000000" w:themeColor="text1"/>
                <w:sz w:val="20"/>
                <w:szCs w:val="20"/>
              </w:rPr>
              <w:t>임의해지</w:t>
            </w:r>
            <w:r w:rsidR="00E04A4D">
              <w:rPr>
                <w:rFonts w:hint="eastAsia"/>
                <w:color w:val="000000" w:themeColor="text1"/>
                <w:sz w:val="20"/>
                <w:szCs w:val="20"/>
              </w:rPr>
              <w:t xml:space="preserve"> </w:t>
            </w:r>
            <w:r w:rsidR="00E04A4D">
              <w:rPr>
                <w:rFonts w:hint="eastAsia"/>
                <w:color w:val="000000" w:themeColor="text1"/>
                <w:sz w:val="20"/>
                <w:szCs w:val="20"/>
              </w:rPr>
              <w:t>사유</w:t>
            </w:r>
            <w:r>
              <w:rPr>
                <w:rFonts w:hint="eastAsia"/>
                <w:color w:val="000000" w:themeColor="text1"/>
                <w:sz w:val="20"/>
                <w:szCs w:val="20"/>
              </w:rPr>
              <w:t>로</w:t>
            </w:r>
            <w:r>
              <w:rPr>
                <w:rFonts w:hint="eastAsia"/>
                <w:color w:val="000000" w:themeColor="text1"/>
                <w:sz w:val="20"/>
                <w:szCs w:val="20"/>
              </w:rPr>
              <w:t xml:space="preserve"> </w:t>
            </w:r>
            <w:r>
              <w:rPr>
                <w:rFonts w:hint="eastAsia"/>
                <w:color w:val="000000" w:themeColor="text1"/>
                <w:sz w:val="20"/>
                <w:szCs w:val="20"/>
              </w:rPr>
              <w:t>규정하는</w:t>
            </w:r>
            <w:r>
              <w:rPr>
                <w:rFonts w:hint="eastAsia"/>
                <w:color w:val="000000" w:themeColor="text1"/>
                <w:sz w:val="20"/>
                <w:szCs w:val="20"/>
              </w:rPr>
              <w:t xml:space="preserve"> </w:t>
            </w:r>
            <w:r>
              <w:rPr>
                <w:rFonts w:hint="eastAsia"/>
                <w:color w:val="000000" w:themeColor="text1"/>
                <w:sz w:val="20"/>
                <w:szCs w:val="20"/>
              </w:rPr>
              <w:t>등</w:t>
            </w:r>
            <w:r>
              <w:rPr>
                <w:rFonts w:hint="eastAsia"/>
                <w:color w:val="000000" w:themeColor="text1"/>
                <w:sz w:val="20"/>
                <w:szCs w:val="20"/>
              </w:rPr>
              <w:t xml:space="preserve"> </w:t>
            </w:r>
            <w:r w:rsidR="00073FEA">
              <w:rPr>
                <w:rFonts w:hint="eastAsia"/>
                <w:color w:val="000000" w:themeColor="text1"/>
                <w:sz w:val="20"/>
                <w:szCs w:val="20"/>
              </w:rPr>
              <w:t>본건</w:t>
            </w:r>
            <w:r w:rsidR="00073FEA">
              <w:rPr>
                <w:rFonts w:hint="eastAsia"/>
                <w:color w:val="000000" w:themeColor="text1"/>
                <w:sz w:val="20"/>
                <w:szCs w:val="20"/>
              </w:rPr>
              <w:t xml:space="preserve"> </w:t>
            </w:r>
            <w:r w:rsidR="00073FEA">
              <w:rPr>
                <w:rFonts w:hint="eastAsia"/>
                <w:color w:val="000000" w:themeColor="text1"/>
                <w:sz w:val="20"/>
                <w:szCs w:val="20"/>
              </w:rPr>
              <w:t>거래에</w:t>
            </w:r>
            <w:r w:rsidR="00073FEA">
              <w:rPr>
                <w:rFonts w:hint="eastAsia"/>
                <w:color w:val="000000" w:themeColor="text1"/>
                <w:sz w:val="20"/>
                <w:szCs w:val="20"/>
              </w:rPr>
              <w:t xml:space="preserve"> </w:t>
            </w:r>
            <w:r w:rsidR="00073FEA">
              <w:rPr>
                <w:rFonts w:hint="eastAsia"/>
                <w:color w:val="000000" w:themeColor="text1"/>
                <w:sz w:val="20"/>
                <w:szCs w:val="20"/>
              </w:rPr>
              <w:t>영향을</w:t>
            </w:r>
            <w:r w:rsidR="00073FEA">
              <w:rPr>
                <w:rFonts w:hint="eastAsia"/>
                <w:color w:val="000000" w:themeColor="text1"/>
                <w:sz w:val="20"/>
                <w:szCs w:val="20"/>
              </w:rPr>
              <w:t xml:space="preserve"> </w:t>
            </w:r>
            <w:r w:rsidR="00073FEA">
              <w:rPr>
                <w:rFonts w:hint="eastAsia"/>
                <w:color w:val="000000" w:themeColor="text1"/>
                <w:sz w:val="20"/>
                <w:szCs w:val="20"/>
              </w:rPr>
              <w:t>미칠</w:t>
            </w:r>
            <w:r w:rsidR="00073FEA">
              <w:rPr>
                <w:rFonts w:hint="eastAsia"/>
                <w:color w:val="000000" w:themeColor="text1"/>
                <w:sz w:val="20"/>
                <w:szCs w:val="20"/>
              </w:rPr>
              <w:t xml:space="preserve"> </w:t>
            </w:r>
            <w:r w:rsidR="00073FEA">
              <w:rPr>
                <w:rFonts w:hint="eastAsia"/>
                <w:color w:val="000000" w:themeColor="text1"/>
                <w:sz w:val="20"/>
                <w:szCs w:val="20"/>
              </w:rPr>
              <w:t>수</w:t>
            </w:r>
            <w:r w:rsidR="00073FEA">
              <w:rPr>
                <w:rFonts w:hint="eastAsia"/>
                <w:color w:val="000000" w:themeColor="text1"/>
                <w:sz w:val="20"/>
                <w:szCs w:val="20"/>
              </w:rPr>
              <w:t xml:space="preserve"> </w:t>
            </w:r>
            <w:r w:rsidR="00073FEA">
              <w:rPr>
                <w:rFonts w:hint="eastAsia"/>
                <w:color w:val="000000" w:themeColor="text1"/>
                <w:sz w:val="20"/>
                <w:szCs w:val="20"/>
              </w:rPr>
              <w:t>있는</w:t>
            </w:r>
            <w:r w:rsidR="00073FEA">
              <w:rPr>
                <w:rFonts w:hint="eastAsia"/>
                <w:color w:val="000000" w:themeColor="text1"/>
                <w:sz w:val="20"/>
                <w:szCs w:val="20"/>
              </w:rPr>
              <w:t xml:space="preserve"> </w:t>
            </w:r>
            <w:r w:rsidR="00073FEA">
              <w:rPr>
                <w:rFonts w:hint="eastAsia"/>
                <w:color w:val="000000" w:themeColor="text1"/>
                <w:sz w:val="20"/>
                <w:szCs w:val="20"/>
              </w:rPr>
              <w:t>조항이</w:t>
            </w:r>
            <w:r w:rsidR="00073FEA">
              <w:rPr>
                <w:rFonts w:hint="eastAsia"/>
                <w:color w:val="000000" w:themeColor="text1"/>
                <w:sz w:val="20"/>
                <w:szCs w:val="20"/>
              </w:rPr>
              <w:t xml:space="preserve"> </w:t>
            </w:r>
            <w:r>
              <w:rPr>
                <w:rFonts w:hint="eastAsia"/>
                <w:color w:val="000000" w:themeColor="text1"/>
                <w:sz w:val="20"/>
                <w:szCs w:val="20"/>
              </w:rPr>
              <w:t>규정된</w:t>
            </w:r>
            <w:r>
              <w:rPr>
                <w:rFonts w:hint="eastAsia"/>
                <w:color w:val="000000" w:themeColor="text1"/>
                <w:sz w:val="20"/>
                <w:szCs w:val="20"/>
              </w:rPr>
              <w:t xml:space="preserve"> </w:t>
            </w:r>
            <w:r>
              <w:rPr>
                <w:rFonts w:hint="eastAsia"/>
                <w:color w:val="000000" w:themeColor="text1"/>
                <w:sz w:val="20"/>
                <w:szCs w:val="20"/>
              </w:rPr>
              <w:t>계약은</w:t>
            </w:r>
            <w:r>
              <w:rPr>
                <w:rFonts w:hint="eastAsia"/>
                <w:color w:val="000000" w:themeColor="text1"/>
                <w:sz w:val="20"/>
                <w:szCs w:val="20"/>
              </w:rPr>
              <w:t xml:space="preserve"> </w:t>
            </w:r>
            <w:r>
              <w:rPr>
                <w:rFonts w:hint="eastAsia"/>
                <w:color w:val="000000" w:themeColor="text1"/>
                <w:sz w:val="20"/>
                <w:szCs w:val="20"/>
              </w:rPr>
              <w:t>없음</w:t>
            </w:r>
            <w:r w:rsidR="00EB5AE4">
              <w:rPr>
                <w:rFonts w:hint="eastAsia"/>
                <w:color w:val="000000" w:themeColor="text1"/>
                <w:sz w:val="20"/>
                <w:szCs w:val="20"/>
              </w:rPr>
              <w:t xml:space="preserve">. </w:t>
            </w:r>
            <w:r>
              <w:rPr>
                <w:rFonts w:hint="eastAsia"/>
                <w:color w:val="000000" w:themeColor="text1"/>
                <w:sz w:val="20"/>
                <w:szCs w:val="20"/>
              </w:rPr>
              <w:t>구체적인</w:t>
            </w:r>
            <w:r>
              <w:rPr>
                <w:rFonts w:hint="eastAsia"/>
                <w:color w:val="000000" w:themeColor="text1"/>
                <w:sz w:val="20"/>
                <w:szCs w:val="20"/>
              </w:rPr>
              <w:t xml:space="preserve"> </w:t>
            </w:r>
            <w:r>
              <w:rPr>
                <w:rFonts w:hint="eastAsia"/>
                <w:color w:val="000000" w:themeColor="text1"/>
                <w:sz w:val="20"/>
                <w:szCs w:val="20"/>
              </w:rPr>
              <w:t>내용은</w:t>
            </w:r>
            <w:r>
              <w:rPr>
                <w:rFonts w:hint="eastAsia"/>
                <w:color w:val="000000" w:themeColor="text1"/>
                <w:sz w:val="20"/>
                <w:szCs w:val="20"/>
              </w:rPr>
              <w:t xml:space="preserve"> </w:t>
            </w:r>
            <w:r w:rsidR="00BC6021" w:rsidRPr="00BC6021">
              <w:rPr>
                <w:rFonts w:hint="eastAsia"/>
                <w:b/>
                <w:bCs/>
                <w:color w:val="000000" w:themeColor="text1"/>
                <w:sz w:val="20"/>
                <w:szCs w:val="20"/>
                <w:u w:val="single"/>
              </w:rPr>
              <w:t>[</w:t>
            </w:r>
            <w:r w:rsidRPr="00C76301">
              <w:rPr>
                <w:rFonts w:hint="eastAsia"/>
                <w:b/>
                <w:bCs/>
                <w:color w:val="000000" w:themeColor="text1"/>
                <w:sz w:val="20"/>
                <w:szCs w:val="20"/>
                <w:u w:val="single"/>
              </w:rPr>
              <w:t>별첨</w:t>
            </w:r>
            <w:r w:rsidRPr="00C76301">
              <w:rPr>
                <w:rFonts w:hint="eastAsia"/>
                <w:b/>
                <w:bCs/>
                <w:color w:val="000000" w:themeColor="text1"/>
                <w:sz w:val="20"/>
                <w:szCs w:val="20"/>
                <w:u w:val="single"/>
              </w:rPr>
              <w:t xml:space="preserve"> </w:t>
            </w:r>
            <w:r w:rsidR="002121C2">
              <w:rPr>
                <w:rFonts w:hint="eastAsia"/>
                <w:b/>
                <w:bCs/>
                <w:color w:val="000000" w:themeColor="text1"/>
                <w:sz w:val="20"/>
                <w:szCs w:val="20"/>
                <w:u w:val="single"/>
              </w:rPr>
              <w:t>5</w:t>
            </w:r>
            <w:r w:rsidR="00BC6021">
              <w:rPr>
                <w:rFonts w:hint="eastAsia"/>
                <w:b/>
                <w:bCs/>
                <w:color w:val="000000" w:themeColor="text1"/>
                <w:sz w:val="20"/>
                <w:szCs w:val="20"/>
                <w:u w:val="single"/>
              </w:rPr>
              <w:t>]</w:t>
            </w:r>
            <w:r w:rsidRPr="00EB5AE4">
              <w:rPr>
                <w:rFonts w:hint="eastAsia"/>
                <w:b/>
                <w:bCs/>
                <w:color w:val="000000" w:themeColor="text1"/>
                <w:sz w:val="20"/>
                <w:szCs w:val="20"/>
                <w:u w:val="single"/>
              </w:rPr>
              <w:t xml:space="preserve"> </w:t>
            </w:r>
            <w:r w:rsidRPr="00EB5AE4">
              <w:rPr>
                <w:rFonts w:hint="eastAsia"/>
                <w:b/>
                <w:bCs/>
                <w:color w:val="000000" w:themeColor="text1"/>
                <w:sz w:val="20"/>
                <w:szCs w:val="20"/>
                <w:u w:val="single"/>
              </w:rPr>
              <w:t>영업계약</w:t>
            </w:r>
            <w:r w:rsidR="008079F3" w:rsidRPr="00EB5AE4">
              <w:rPr>
                <w:rFonts w:hint="eastAsia"/>
                <w:b/>
                <w:bCs/>
                <w:color w:val="000000" w:themeColor="text1"/>
                <w:sz w:val="20"/>
                <w:szCs w:val="20"/>
                <w:u w:val="single"/>
              </w:rPr>
              <w:t xml:space="preserve"> </w:t>
            </w:r>
            <w:r w:rsidR="008079F3" w:rsidRPr="00EB5AE4">
              <w:rPr>
                <w:rFonts w:hint="eastAsia"/>
                <w:b/>
                <w:bCs/>
                <w:color w:val="000000" w:themeColor="text1"/>
                <w:sz w:val="20"/>
                <w:szCs w:val="20"/>
                <w:u w:val="single"/>
              </w:rPr>
              <w:t>현황</w:t>
            </w:r>
            <w:r w:rsidR="008079F3" w:rsidRPr="00EB5AE4">
              <w:rPr>
                <w:rFonts w:hint="eastAsia"/>
                <w:b/>
                <w:bCs/>
                <w:color w:val="000000" w:themeColor="text1"/>
                <w:sz w:val="20"/>
                <w:szCs w:val="20"/>
                <w:u w:val="single"/>
              </w:rPr>
              <w:t xml:space="preserve"> </w:t>
            </w:r>
            <w:r w:rsidR="008079F3" w:rsidRPr="00EB5AE4">
              <w:rPr>
                <w:rFonts w:hint="eastAsia"/>
                <w:b/>
                <w:bCs/>
                <w:color w:val="000000" w:themeColor="text1"/>
                <w:sz w:val="20"/>
                <w:szCs w:val="20"/>
                <w:u w:val="single"/>
              </w:rPr>
              <w:t>및</w:t>
            </w:r>
            <w:r w:rsidR="008079F3" w:rsidRPr="00EB5AE4">
              <w:rPr>
                <w:rFonts w:hint="eastAsia"/>
                <w:b/>
                <w:bCs/>
                <w:color w:val="000000" w:themeColor="text1"/>
                <w:sz w:val="20"/>
                <w:szCs w:val="20"/>
                <w:u w:val="single"/>
              </w:rPr>
              <w:t xml:space="preserve"> </w:t>
            </w:r>
            <w:r w:rsidRPr="00EB5AE4">
              <w:rPr>
                <w:rFonts w:hint="eastAsia"/>
                <w:b/>
                <w:bCs/>
                <w:color w:val="000000" w:themeColor="text1"/>
                <w:sz w:val="20"/>
                <w:szCs w:val="20"/>
                <w:u w:val="single"/>
              </w:rPr>
              <w:t>주요</w:t>
            </w:r>
            <w:r w:rsidRPr="00EB5AE4">
              <w:rPr>
                <w:rFonts w:hint="eastAsia"/>
                <w:b/>
                <w:bCs/>
                <w:color w:val="000000" w:themeColor="text1"/>
                <w:sz w:val="20"/>
                <w:szCs w:val="20"/>
                <w:u w:val="single"/>
              </w:rPr>
              <w:t xml:space="preserve"> </w:t>
            </w:r>
            <w:r w:rsidRPr="00EB5AE4">
              <w:rPr>
                <w:rFonts w:hint="eastAsia"/>
                <w:b/>
                <w:bCs/>
                <w:color w:val="000000" w:themeColor="text1"/>
                <w:sz w:val="20"/>
                <w:szCs w:val="20"/>
                <w:u w:val="single"/>
              </w:rPr>
              <w:t>조건</w:t>
            </w:r>
            <w:r>
              <w:rPr>
                <w:rFonts w:hint="eastAsia"/>
                <w:color w:val="000000" w:themeColor="text1"/>
                <w:sz w:val="20"/>
                <w:szCs w:val="20"/>
              </w:rPr>
              <w:t xml:space="preserve"> </w:t>
            </w:r>
            <w:r>
              <w:rPr>
                <w:rFonts w:hint="eastAsia"/>
                <w:color w:val="000000" w:themeColor="text1"/>
                <w:sz w:val="20"/>
                <w:szCs w:val="20"/>
              </w:rPr>
              <w:t>참고</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62028A23" w14:textId="7BE12515" w:rsidR="00C775F8" w:rsidRPr="00C65EAA" w:rsidRDefault="00C775F8" w:rsidP="00C775F8">
            <w:pPr>
              <w:pStyle w:val="1"/>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sidR="0068203C">
              <w:rPr>
                <w:rFonts w:hint="eastAsia"/>
                <w:color w:val="000000" w:themeColor="text1"/>
                <w:sz w:val="20"/>
                <w:szCs w:val="20"/>
              </w:rPr>
              <w:t>매출</w:t>
            </w:r>
            <w:r>
              <w:rPr>
                <w:rFonts w:hint="eastAsia"/>
                <w:color w:val="000000" w:themeColor="text1"/>
                <w:sz w:val="20"/>
                <w:szCs w:val="20"/>
              </w:rPr>
              <w:t>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sidR="006F646F">
              <w:rPr>
                <w:rFonts w:hint="eastAsia"/>
                <w:color w:val="000000" w:themeColor="text1"/>
                <w:sz w:val="20"/>
                <w:szCs w:val="20"/>
              </w:rPr>
              <w:t>거래</w:t>
            </w:r>
            <w:r w:rsidR="006F646F">
              <w:rPr>
                <w:rFonts w:hint="eastAsia"/>
                <w:color w:val="000000" w:themeColor="text1"/>
                <w:sz w:val="20"/>
                <w:szCs w:val="20"/>
              </w:rPr>
              <w:t xml:space="preserve"> </w:t>
            </w:r>
            <w:r w:rsidR="006F646F">
              <w:rPr>
                <w:rFonts w:hint="eastAsia"/>
                <w:color w:val="000000" w:themeColor="text1"/>
                <w:sz w:val="20"/>
                <w:szCs w:val="20"/>
              </w:rPr>
              <w:t>상대방이</w:t>
            </w:r>
            <w:r w:rsidR="006F646F">
              <w:rPr>
                <w:rFonts w:hint="eastAsia"/>
                <w:color w:val="000000" w:themeColor="text1"/>
                <w:sz w:val="20"/>
                <w:szCs w:val="20"/>
              </w:rPr>
              <w:t xml:space="preserve"> </w:t>
            </w:r>
            <w:r w:rsidR="006F646F">
              <w:rPr>
                <w:rFonts w:hint="eastAsia"/>
                <w:color w:val="000000" w:themeColor="text1"/>
                <w:sz w:val="20"/>
                <w:szCs w:val="20"/>
              </w:rPr>
              <w:t>임의해지권을</w:t>
            </w:r>
            <w:r w:rsidR="006F646F">
              <w:rPr>
                <w:rFonts w:hint="eastAsia"/>
                <w:color w:val="000000" w:themeColor="text1"/>
                <w:sz w:val="20"/>
                <w:szCs w:val="20"/>
              </w:rPr>
              <w:t xml:space="preserve"> </w:t>
            </w:r>
            <w:r w:rsidR="006F646F">
              <w:rPr>
                <w:rFonts w:hint="eastAsia"/>
                <w:color w:val="000000" w:themeColor="text1"/>
                <w:sz w:val="20"/>
                <w:szCs w:val="20"/>
              </w:rPr>
              <w:t>갖거나</w:t>
            </w:r>
            <w:r w:rsidR="006F646F">
              <w:rPr>
                <w:rFonts w:hint="eastAsia"/>
                <w:color w:val="000000" w:themeColor="text1"/>
                <w:sz w:val="20"/>
                <w:szCs w:val="20"/>
              </w:rPr>
              <w:t xml:space="preserve"> </w:t>
            </w:r>
            <w:r w:rsidR="00117494">
              <w:rPr>
                <w:rFonts w:hint="eastAsia"/>
                <w:color w:val="000000" w:themeColor="text1"/>
                <w:sz w:val="20"/>
                <w:szCs w:val="20"/>
              </w:rPr>
              <w:t>본건</w:t>
            </w:r>
            <w:r w:rsidR="00117494">
              <w:rPr>
                <w:rFonts w:hint="eastAsia"/>
                <w:color w:val="000000" w:themeColor="text1"/>
                <w:sz w:val="20"/>
                <w:szCs w:val="20"/>
              </w:rPr>
              <w:t xml:space="preserve"> </w:t>
            </w:r>
            <w:r w:rsidR="00117494">
              <w:rPr>
                <w:rFonts w:hint="eastAsia"/>
                <w:color w:val="000000" w:themeColor="text1"/>
                <w:sz w:val="20"/>
                <w:szCs w:val="20"/>
              </w:rPr>
              <w:t>거래에</w:t>
            </w:r>
            <w:r w:rsidR="00117494">
              <w:rPr>
                <w:rFonts w:hint="eastAsia"/>
                <w:color w:val="000000" w:themeColor="text1"/>
                <w:sz w:val="20"/>
                <w:szCs w:val="20"/>
              </w:rPr>
              <w:t xml:space="preserve"> </w:t>
            </w:r>
            <w:r w:rsidR="00117494">
              <w:rPr>
                <w:rFonts w:hint="eastAsia"/>
                <w:color w:val="000000" w:themeColor="text1"/>
                <w:sz w:val="20"/>
                <w:szCs w:val="20"/>
              </w:rPr>
              <w:t>영향을</w:t>
            </w:r>
            <w:r w:rsidR="00117494">
              <w:rPr>
                <w:rFonts w:hint="eastAsia"/>
                <w:color w:val="000000" w:themeColor="text1"/>
                <w:sz w:val="20"/>
                <w:szCs w:val="20"/>
              </w:rPr>
              <w:t xml:space="preserve"> </w:t>
            </w:r>
            <w:r w:rsidR="00117494">
              <w:rPr>
                <w:rFonts w:hint="eastAsia"/>
                <w:color w:val="000000" w:themeColor="text1"/>
                <w:sz w:val="20"/>
                <w:szCs w:val="20"/>
              </w:rPr>
              <w:t>미칠</w:t>
            </w:r>
            <w:r w:rsidR="00117494">
              <w:rPr>
                <w:rFonts w:hint="eastAsia"/>
                <w:color w:val="000000" w:themeColor="text1"/>
                <w:sz w:val="20"/>
                <w:szCs w:val="20"/>
              </w:rPr>
              <w:t xml:space="preserve"> </w:t>
            </w:r>
            <w:r w:rsidR="00117494">
              <w:rPr>
                <w:rFonts w:hint="eastAsia"/>
                <w:color w:val="000000" w:themeColor="text1"/>
                <w:sz w:val="20"/>
                <w:szCs w:val="20"/>
              </w:rPr>
              <w:t>수</w:t>
            </w:r>
            <w:r w:rsidR="00117494">
              <w:rPr>
                <w:rFonts w:hint="eastAsia"/>
                <w:color w:val="000000" w:themeColor="text1"/>
                <w:sz w:val="20"/>
                <w:szCs w:val="20"/>
              </w:rPr>
              <w:t xml:space="preserve"> </w:t>
            </w:r>
            <w:r w:rsidR="00117494">
              <w:rPr>
                <w:rFonts w:hint="eastAsia"/>
                <w:color w:val="000000" w:themeColor="text1"/>
                <w:sz w:val="20"/>
                <w:szCs w:val="20"/>
              </w:rPr>
              <w:t>있는</w:t>
            </w:r>
            <w:r w:rsidR="00117494">
              <w:rPr>
                <w:rFonts w:hint="eastAsia"/>
                <w:color w:val="000000" w:themeColor="text1"/>
                <w:sz w:val="20"/>
                <w:szCs w:val="20"/>
              </w:rPr>
              <w:t xml:space="preserve"> </w:t>
            </w:r>
            <w:r w:rsidR="00117494">
              <w:rPr>
                <w:rFonts w:hint="eastAsia"/>
                <w:color w:val="000000" w:themeColor="text1"/>
                <w:sz w:val="20"/>
                <w:szCs w:val="20"/>
              </w:rPr>
              <w:t>조항이</w:t>
            </w:r>
            <w:r w:rsidR="00117494">
              <w:rPr>
                <w:rFonts w:hint="eastAsia"/>
                <w:color w:val="000000" w:themeColor="text1"/>
                <w:sz w:val="20"/>
                <w:szCs w:val="20"/>
              </w:rPr>
              <w:t xml:space="preserve"> </w:t>
            </w:r>
            <w:r w:rsidR="00117494">
              <w:rPr>
                <w:rFonts w:hint="eastAsia"/>
                <w:color w:val="000000" w:themeColor="text1"/>
                <w:sz w:val="20"/>
                <w:szCs w:val="20"/>
              </w:rPr>
              <w:t>규정된</w:t>
            </w:r>
            <w:r w:rsidR="00117494">
              <w:rPr>
                <w:rFonts w:hint="eastAsia"/>
                <w:color w:val="000000" w:themeColor="text1"/>
                <w:sz w:val="20"/>
                <w:szCs w:val="20"/>
              </w:rPr>
              <w:t xml:space="preserve"> </w:t>
            </w:r>
            <w:r>
              <w:rPr>
                <w:rFonts w:hint="eastAsia"/>
                <w:color w:val="000000" w:themeColor="text1"/>
                <w:sz w:val="20"/>
                <w:szCs w:val="20"/>
              </w:rPr>
              <w:t>계약은</w:t>
            </w:r>
            <w:r>
              <w:rPr>
                <w:rFonts w:hint="eastAsia"/>
                <w:color w:val="000000" w:themeColor="text1"/>
                <w:sz w:val="20"/>
                <w:szCs w:val="20"/>
              </w:rPr>
              <w:t xml:space="preserve"> </w:t>
            </w:r>
            <w:r>
              <w:rPr>
                <w:rFonts w:hint="eastAsia"/>
                <w:color w:val="000000" w:themeColor="text1"/>
                <w:sz w:val="20"/>
                <w:szCs w:val="20"/>
              </w:rPr>
              <w:t>없</w:t>
            </w:r>
            <w:r w:rsidR="00117494">
              <w:rPr>
                <w:rFonts w:hint="eastAsia"/>
                <w:color w:val="000000" w:themeColor="text1"/>
                <w:sz w:val="20"/>
                <w:szCs w:val="20"/>
              </w:rPr>
              <w:t>는</w:t>
            </w:r>
            <w:r w:rsidR="00117494">
              <w:rPr>
                <w:rFonts w:hint="eastAsia"/>
                <w:color w:val="000000" w:themeColor="text1"/>
                <w:sz w:val="20"/>
                <w:szCs w:val="20"/>
              </w:rPr>
              <w:t xml:space="preserve"> </w:t>
            </w:r>
            <w:r w:rsidR="00117494">
              <w:rPr>
                <w:rFonts w:hint="eastAsia"/>
                <w:color w:val="000000" w:themeColor="text1"/>
                <w:sz w:val="20"/>
                <w:szCs w:val="20"/>
              </w:rPr>
              <w:t>것으로</w:t>
            </w:r>
            <w:r w:rsidR="00117494">
              <w:rPr>
                <w:rFonts w:hint="eastAsia"/>
                <w:color w:val="000000" w:themeColor="text1"/>
                <w:sz w:val="20"/>
                <w:szCs w:val="20"/>
              </w:rPr>
              <w:t xml:space="preserve"> </w:t>
            </w:r>
            <w:r w:rsidR="00117494">
              <w:rPr>
                <w:rFonts w:hint="eastAsia"/>
                <w:color w:val="000000" w:themeColor="text1"/>
                <w:sz w:val="20"/>
                <w:szCs w:val="20"/>
              </w:rPr>
              <w:t>보</w:t>
            </w:r>
            <w:r w:rsidR="00434ECD">
              <w:rPr>
                <w:rFonts w:hint="eastAsia"/>
                <w:color w:val="000000" w:themeColor="text1"/>
                <w:sz w:val="20"/>
                <w:szCs w:val="20"/>
              </w:rPr>
              <w:t>임</w:t>
            </w:r>
            <w:r w:rsidR="00434ECD">
              <w:rPr>
                <w:rFonts w:hint="eastAsia"/>
                <w:color w:val="000000" w:themeColor="text1"/>
                <w:sz w:val="20"/>
                <w:szCs w:val="20"/>
              </w:rPr>
              <w:t xml:space="preserve">. </w:t>
            </w:r>
          </w:p>
        </w:tc>
      </w:tr>
      <w:tr w:rsidR="00C775F8" w:rsidRPr="00C65EAA" w14:paraId="2E42F19C" w14:textId="77777777" w:rsidTr="001D3938">
        <w:trPr>
          <w:trHeight w:val="20"/>
        </w:trPr>
        <w:tc>
          <w:tcPr>
            <w:tcW w:w="1418" w:type="dxa"/>
            <w:tcBorders>
              <w:top w:val="single" w:sz="12" w:space="0" w:color="0F243E"/>
              <w:bottom w:val="single" w:sz="12" w:space="0" w:color="0F243E"/>
            </w:tcBorders>
            <w:shd w:val="clear" w:color="auto" w:fill="auto"/>
          </w:tcPr>
          <w:p w14:paraId="2A3B77B4" w14:textId="77777777" w:rsidR="00C04842"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매입계약</w:t>
            </w:r>
          </w:p>
          <w:p w14:paraId="0A7F03BE" w14:textId="293D2830"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현황</w:t>
            </w:r>
          </w:p>
        </w:tc>
        <w:tc>
          <w:tcPr>
            <w:tcW w:w="6946" w:type="dxa"/>
            <w:tcBorders>
              <w:top w:val="single" w:sz="12" w:space="0" w:color="0F243E"/>
              <w:bottom w:val="single" w:sz="12" w:space="0" w:color="0F243E"/>
            </w:tcBorders>
            <w:shd w:val="clear" w:color="auto" w:fill="auto"/>
          </w:tcPr>
          <w:p w14:paraId="67971648" w14:textId="333DD8A5"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sidR="004511C5">
              <w:rPr>
                <w:rFonts w:hint="eastAsia"/>
                <w:color w:val="000000" w:themeColor="text1"/>
                <w:sz w:val="20"/>
                <w:szCs w:val="20"/>
              </w:rPr>
              <w:t>매입계약으로</w:t>
            </w:r>
            <w:r w:rsidR="004511C5">
              <w:rPr>
                <w:rFonts w:hint="eastAsia"/>
                <w:color w:val="000000" w:themeColor="text1"/>
                <w:sz w:val="20"/>
                <w:szCs w:val="20"/>
              </w:rPr>
              <w:t xml:space="preserve"> (i) </w:t>
            </w:r>
            <w:r>
              <w:rPr>
                <w:rFonts w:hint="eastAsia"/>
                <w:color w:val="000000" w:themeColor="text1"/>
                <w:sz w:val="20"/>
                <w:szCs w:val="20"/>
              </w:rPr>
              <w:t>실시간</w:t>
            </w:r>
            <w:r>
              <w:rPr>
                <w:rFonts w:hint="eastAsia"/>
                <w:color w:val="000000" w:themeColor="text1"/>
                <w:sz w:val="20"/>
                <w:szCs w:val="20"/>
              </w:rPr>
              <w:t xml:space="preserve"> </w:t>
            </w:r>
            <w:r>
              <w:rPr>
                <w:rFonts w:hint="eastAsia"/>
                <w:color w:val="000000" w:themeColor="text1"/>
                <w:sz w:val="20"/>
                <w:szCs w:val="20"/>
              </w:rPr>
              <w:t>위치</w:t>
            </w:r>
            <w:r>
              <w:rPr>
                <w:rFonts w:hint="eastAsia"/>
                <w:color w:val="000000" w:themeColor="text1"/>
                <w:sz w:val="20"/>
                <w:szCs w:val="20"/>
              </w:rPr>
              <w:t xml:space="preserve"> </w:t>
            </w:r>
            <w:r>
              <w:rPr>
                <w:rFonts w:hint="eastAsia"/>
                <w:color w:val="000000" w:themeColor="text1"/>
                <w:sz w:val="20"/>
                <w:szCs w:val="20"/>
              </w:rPr>
              <w:t>파악을</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위치기반</w:t>
            </w:r>
            <w:r>
              <w:rPr>
                <w:rFonts w:hint="eastAsia"/>
                <w:color w:val="000000" w:themeColor="text1"/>
                <w:sz w:val="20"/>
                <w:szCs w:val="20"/>
              </w:rPr>
              <w:t xml:space="preserve"> </w:t>
            </w:r>
            <w:r>
              <w:rPr>
                <w:rFonts w:hint="eastAsia"/>
                <w:color w:val="000000" w:themeColor="text1"/>
                <w:sz w:val="20"/>
                <w:szCs w:val="20"/>
              </w:rPr>
              <w:t>데이터를</w:t>
            </w:r>
            <w:r>
              <w:rPr>
                <w:rFonts w:hint="eastAsia"/>
                <w:color w:val="000000" w:themeColor="text1"/>
                <w:sz w:val="20"/>
                <w:szCs w:val="20"/>
              </w:rPr>
              <w:t xml:space="preserve"> </w:t>
            </w:r>
            <w:r>
              <w:rPr>
                <w:rFonts w:hint="eastAsia"/>
                <w:color w:val="000000" w:themeColor="text1"/>
                <w:sz w:val="20"/>
                <w:szCs w:val="20"/>
              </w:rPr>
              <w:t>수집하여</w:t>
            </w:r>
            <w:r>
              <w:rPr>
                <w:rFonts w:hint="eastAsia"/>
                <w:color w:val="000000" w:themeColor="text1"/>
                <w:sz w:val="20"/>
                <w:szCs w:val="20"/>
              </w:rPr>
              <w:t xml:space="preserve"> </w:t>
            </w:r>
            <w:r>
              <w:rPr>
                <w:rFonts w:hint="eastAsia"/>
                <w:color w:val="000000" w:themeColor="text1"/>
                <w:sz w:val="20"/>
                <w:szCs w:val="20"/>
              </w:rPr>
              <w:t>데이터셋을</w:t>
            </w:r>
            <w:r>
              <w:rPr>
                <w:rFonts w:hint="eastAsia"/>
                <w:color w:val="000000" w:themeColor="text1"/>
                <w:sz w:val="20"/>
                <w:szCs w:val="20"/>
              </w:rPr>
              <w:t xml:space="preserve"> </w:t>
            </w:r>
            <w:r>
              <w:rPr>
                <w:rFonts w:hint="eastAsia"/>
                <w:color w:val="000000" w:themeColor="text1"/>
                <w:sz w:val="20"/>
                <w:szCs w:val="20"/>
              </w:rPr>
              <w:t>가공하고</w:t>
            </w:r>
            <w:r>
              <w:rPr>
                <w:rFonts w:hint="eastAsia"/>
                <w:color w:val="000000" w:themeColor="text1"/>
                <w:sz w:val="20"/>
                <w:szCs w:val="20"/>
              </w:rPr>
              <w:t xml:space="preserve"> GPS </w:t>
            </w:r>
            <w:r>
              <w:rPr>
                <w:rFonts w:hint="eastAsia"/>
                <w:color w:val="000000" w:themeColor="text1"/>
                <w:sz w:val="20"/>
                <w:szCs w:val="20"/>
              </w:rPr>
              <w:t>정보시스템을</w:t>
            </w:r>
            <w:r>
              <w:rPr>
                <w:rFonts w:hint="eastAsia"/>
                <w:color w:val="000000" w:themeColor="text1"/>
                <w:sz w:val="20"/>
                <w:szCs w:val="20"/>
              </w:rPr>
              <w:t xml:space="preserve"> </w:t>
            </w:r>
            <w:r>
              <w:rPr>
                <w:rFonts w:hint="eastAsia"/>
                <w:color w:val="000000" w:themeColor="text1"/>
                <w:sz w:val="20"/>
                <w:szCs w:val="20"/>
              </w:rPr>
              <w:t>구축하기</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용역계약을</w:t>
            </w:r>
            <w:r>
              <w:rPr>
                <w:rFonts w:hint="eastAsia"/>
                <w:color w:val="000000" w:themeColor="text1"/>
                <w:sz w:val="20"/>
                <w:szCs w:val="20"/>
              </w:rPr>
              <w:t xml:space="preserve"> </w:t>
            </w:r>
            <w:r>
              <w:rPr>
                <w:rFonts w:hint="eastAsia"/>
                <w:color w:val="000000" w:themeColor="text1"/>
                <w:sz w:val="20"/>
                <w:szCs w:val="20"/>
              </w:rPr>
              <w:t>체결하</w:t>
            </w:r>
            <w:r w:rsidR="004511C5">
              <w:rPr>
                <w:rFonts w:hint="eastAsia"/>
                <w:color w:val="000000" w:themeColor="text1"/>
                <w:sz w:val="20"/>
                <w:szCs w:val="20"/>
              </w:rPr>
              <w:t>고</w:t>
            </w:r>
            <w:r w:rsidR="004A63EA">
              <w:rPr>
                <w:rFonts w:hint="eastAsia"/>
                <w:color w:val="000000" w:themeColor="text1"/>
                <w:sz w:val="20"/>
                <w:szCs w:val="20"/>
              </w:rPr>
              <w:t xml:space="preserve"> </w:t>
            </w:r>
            <w:r w:rsidR="004A63EA">
              <w:rPr>
                <w:rFonts w:hint="eastAsia"/>
                <w:color w:val="000000" w:themeColor="text1"/>
                <w:sz w:val="20"/>
                <w:szCs w:val="20"/>
              </w:rPr>
              <w:t>있고</w:t>
            </w:r>
            <w:r w:rsidR="004511C5">
              <w:rPr>
                <w:rFonts w:hint="eastAsia"/>
                <w:color w:val="000000" w:themeColor="text1"/>
                <w:sz w:val="20"/>
                <w:szCs w:val="20"/>
              </w:rPr>
              <w:t>, (ii)</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수행하는</w:t>
            </w:r>
            <w:r>
              <w:rPr>
                <w:rFonts w:hint="eastAsia"/>
                <w:color w:val="000000" w:themeColor="text1"/>
                <w:sz w:val="20"/>
                <w:szCs w:val="20"/>
              </w:rPr>
              <w:t xml:space="preserve"> </w:t>
            </w:r>
            <w:r>
              <w:rPr>
                <w:rFonts w:hint="eastAsia"/>
                <w:color w:val="000000" w:themeColor="text1"/>
                <w:sz w:val="20"/>
                <w:szCs w:val="20"/>
              </w:rPr>
              <w:t>사업을</w:t>
            </w:r>
            <w:r>
              <w:rPr>
                <w:rFonts w:hint="eastAsia"/>
                <w:color w:val="000000" w:themeColor="text1"/>
                <w:sz w:val="20"/>
                <w:szCs w:val="20"/>
              </w:rPr>
              <w:t xml:space="preserve"> </w:t>
            </w:r>
            <w:r>
              <w:rPr>
                <w:rFonts w:hint="eastAsia"/>
                <w:color w:val="000000" w:themeColor="text1"/>
                <w:sz w:val="20"/>
                <w:szCs w:val="20"/>
              </w:rPr>
              <w:t>소개하는</w:t>
            </w:r>
            <w:r>
              <w:rPr>
                <w:rFonts w:hint="eastAsia"/>
                <w:color w:val="000000" w:themeColor="text1"/>
                <w:sz w:val="20"/>
                <w:szCs w:val="20"/>
              </w:rPr>
              <w:t xml:space="preserve"> </w:t>
            </w:r>
            <w:r>
              <w:rPr>
                <w:rFonts w:hint="eastAsia"/>
                <w:color w:val="000000" w:themeColor="text1"/>
                <w:sz w:val="20"/>
                <w:szCs w:val="20"/>
              </w:rPr>
              <w:t>영상</w:t>
            </w:r>
            <w:r>
              <w:rPr>
                <w:rFonts w:hint="eastAsia"/>
                <w:color w:val="000000" w:themeColor="text1"/>
                <w:sz w:val="20"/>
                <w:szCs w:val="20"/>
              </w:rPr>
              <w:t xml:space="preserve"> </w:t>
            </w:r>
            <w:r>
              <w:rPr>
                <w:rFonts w:hint="eastAsia"/>
                <w:color w:val="000000" w:themeColor="text1"/>
                <w:sz w:val="20"/>
                <w:szCs w:val="20"/>
              </w:rPr>
              <w:t>등</w:t>
            </w:r>
            <w:r>
              <w:rPr>
                <w:rFonts w:hint="eastAsia"/>
                <w:color w:val="000000" w:themeColor="text1"/>
                <w:sz w:val="20"/>
                <w:szCs w:val="20"/>
              </w:rPr>
              <w:t xml:space="preserve"> </w:t>
            </w:r>
            <w:r>
              <w:rPr>
                <w:rFonts w:hint="eastAsia"/>
                <w:color w:val="000000" w:themeColor="text1"/>
                <w:sz w:val="20"/>
                <w:szCs w:val="20"/>
              </w:rPr>
              <w:t>자료의</w:t>
            </w:r>
            <w:r>
              <w:rPr>
                <w:rFonts w:hint="eastAsia"/>
                <w:color w:val="000000" w:themeColor="text1"/>
                <w:sz w:val="20"/>
                <w:szCs w:val="20"/>
              </w:rPr>
              <w:t xml:space="preserve"> </w:t>
            </w:r>
            <w:r>
              <w:rPr>
                <w:rFonts w:hint="eastAsia"/>
                <w:color w:val="000000" w:themeColor="text1"/>
                <w:sz w:val="20"/>
                <w:szCs w:val="20"/>
              </w:rPr>
              <w:t>제작</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웹</w:t>
            </w:r>
            <w:r>
              <w:rPr>
                <w:rFonts w:hint="eastAsia"/>
                <w:color w:val="000000" w:themeColor="text1"/>
                <w:sz w:val="20"/>
                <w:szCs w:val="20"/>
              </w:rPr>
              <w:t xml:space="preserve"> </w:t>
            </w:r>
            <w:r>
              <w:rPr>
                <w:rFonts w:hint="eastAsia"/>
                <w:color w:val="000000" w:themeColor="text1"/>
                <w:sz w:val="20"/>
                <w:szCs w:val="20"/>
              </w:rPr>
              <w:t>페이지</w:t>
            </w:r>
            <w:r>
              <w:rPr>
                <w:rFonts w:hint="eastAsia"/>
                <w:color w:val="000000" w:themeColor="text1"/>
                <w:sz w:val="20"/>
                <w:szCs w:val="20"/>
              </w:rPr>
              <w:t xml:space="preserve"> </w:t>
            </w:r>
            <w:r>
              <w:rPr>
                <w:rFonts w:hint="eastAsia"/>
                <w:color w:val="000000" w:themeColor="text1"/>
                <w:sz w:val="20"/>
                <w:szCs w:val="20"/>
              </w:rPr>
              <w:t>개발을</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위탁계약을</w:t>
            </w:r>
            <w:r>
              <w:rPr>
                <w:rFonts w:hint="eastAsia"/>
                <w:color w:val="000000" w:themeColor="text1"/>
                <w:sz w:val="20"/>
                <w:szCs w:val="20"/>
              </w:rPr>
              <w:t xml:space="preserve"> </w:t>
            </w:r>
            <w:r>
              <w:rPr>
                <w:rFonts w:hint="eastAsia"/>
                <w:color w:val="000000" w:themeColor="text1"/>
                <w:sz w:val="20"/>
                <w:szCs w:val="20"/>
              </w:rPr>
              <w:t>체결하</w:t>
            </w:r>
            <w:r w:rsidR="00E87F0F">
              <w:rPr>
                <w:rFonts w:hint="eastAsia"/>
                <w:color w:val="000000" w:themeColor="text1"/>
                <w:sz w:val="20"/>
                <w:szCs w:val="20"/>
              </w:rPr>
              <w:t>고</w:t>
            </w:r>
            <w:r w:rsidR="00E87F0F">
              <w:rPr>
                <w:rFonts w:hint="eastAsia"/>
                <w:color w:val="000000" w:themeColor="text1"/>
                <w:sz w:val="20"/>
                <w:szCs w:val="20"/>
              </w:rPr>
              <w:t xml:space="preserve"> </w:t>
            </w:r>
            <w:r w:rsidR="00E87F0F">
              <w:rPr>
                <w:rFonts w:hint="eastAsia"/>
                <w:color w:val="000000" w:themeColor="text1"/>
                <w:sz w:val="20"/>
                <w:szCs w:val="20"/>
              </w:rPr>
              <w:t>있음</w:t>
            </w:r>
            <w:r w:rsidR="00E87F0F">
              <w:rPr>
                <w:rFonts w:hint="eastAsia"/>
                <w:color w:val="000000" w:themeColor="text1"/>
                <w:sz w:val="20"/>
                <w:szCs w:val="20"/>
              </w:rPr>
              <w:t xml:space="preserve">. </w:t>
            </w:r>
          </w:p>
          <w:p w14:paraId="45BF4406" w14:textId="4D2DFB22" w:rsidR="00C775F8" w:rsidRPr="00C65EAA"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현재</w:t>
            </w:r>
            <w:r>
              <w:rPr>
                <w:rFonts w:hint="eastAsia"/>
                <w:color w:val="000000" w:themeColor="text1"/>
                <w:sz w:val="20"/>
                <w:szCs w:val="20"/>
              </w:rPr>
              <w:t xml:space="preserve"> </w:t>
            </w:r>
            <w:r>
              <w:rPr>
                <w:rFonts w:hint="eastAsia"/>
                <w:color w:val="000000" w:themeColor="text1"/>
                <w:sz w:val="20"/>
                <w:szCs w:val="20"/>
              </w:rPr>
              <w:t>유효하게</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매입계약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Pr>
                <w:rFonts w:hint="eastAsia"/>
                <w:color w:val="000000" w:themeColor="text1"/>
                <w:sz w:val="20"/>
                <w:szCs w:val="20"/>
              </w:rPr>
              <w:t>회사</w:t>
            </w:r>
            <w:r>
              <w:rPr>
                <w:rFonts w:hint="eastAsia"/>
                <w:color w:val="000000" w:themeColor="text1"/>
                <w:sz w:val="20"/>
                <w:szCs w:val="20"/>
              </w:rPr>
              <w:t xml:space="preserve"> </w:t>
            </w:r>
            <w:r>
              <w:rPr>
                <w:rFonts w:hint="eastAsia"/>
                <w:color w:val="000000" w:themeColor="text1"/>
                <w:sz w:val="20"/>
                <w:szCs w:val="20"/>
              </w:rPr>
              <w:t>재무상태</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지분율의</w:t>
            </w:r>
            <w:r>
              <w:rPr>
                <w:rFonts w:hint="eastAsia"/>
                <w:color w:val="000000" w:themeColor="text1"/>
                <w:sz w:val="20"/>
                <w:szCs w:val="20"/>
              </w:rPr>
              <w:t xml:space="preserve"> </w:t>
            </w:r>
            <w:r>
              <w:rPr>
                <w:rFonts w:hint="eastAsia"/>
                <w:color w:val="000000" w:themeColor="text1"/>
                <w:sz w:val="20"/>
                <w:szCs w:val="20"/>
              </w:rPr>
              <w:t>변동이나</w:t>
            </w:r>
            <w:r>
              <w:rPr>
                <w:rFonts w:hint="eastAsia"/>
                <w:color w:val="000000" w:themeColor="text1"/>
                <w:sz w:val="20"/>
                <w:szCs w:val="20"/>
              </w:rPr>
              <w:t xml:space="preserve"> </w:t>
            </w: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주주의</w:t>
            </w:r>
            <w:r>
              <w:rPr>
                <w:rFonts w:hint="eastAsia"/>
                <w:color w:val="000000" w:themeColor="text1"/>
                <w:sz w:val="20"/>
                <w:szCs w:val="20"/>
              </w:rPr>
              <w:t xml:space="preserve"> </w:t>
            </w:r>
            <w:r>
              <w:rPr>
                <w:rFonts w:hint="eastAsia"/>
                <w:color w:val="000000" w:themeColor="text1"/>
                <w:sz w:val="20"/>
                <w:szCs w:val="20"/>
              </w:rPr>
              <w:t>지분을</w:t>
            </w:r>
            <w:r>
              <w:rPr>
                <w:rFonts w:hint="eastAsia"/>
                <w:color w:val="000000" w:themeColor="text1"/>
                <w:sz w:val="20"/>
                <w:szCs w:val="20"/>
              </w:rPr>
              <w:t xml:space="preserve"> </w:t>
            </w:r>
            <w:r>
              <w:rPr>
                <w:rFonts w:hint="eastAsia"/>
                <w:color w:val="000000" w:themeColor="text1"/>
                <w:sz w:val="20"/>
                <w:szCs w:val="20"/>
              </w:rPr>
              <w:t>희석화할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사항의</w:t>
            </w:r>
            <w:r>
              <w:rPr>
                <w:rFonts w:hint="eastAsia"/>
                <w:color w:val="000000" w:themeColor="text1"/>
                <w:sz w:val="20"/>
                <w:szCs w:val="20"/>
              </w:rPr>
              <w:t xml:space="preserve"> </w:t>
            </w:r>
            <w:r>
              <w:rPr>
                <w:rFonts w:hint="eastAsia"/>
                <w:color w:val="000000" w:themeColor="text1"/>
                <w:sz w:val="20"/>
                <w:szCs w:val="20"/>
              </w:rPr>
              <w:t>발생을</w:t>
            </w:r>
            <w:r>
              <w:rPr>
                <w:rFonts w:hint="eastAsia"/>
                <w:color w:val="000000" w:themeColor="text1"/>
                <w:sz w:val="20"/>
                <w:szCs w:val="20"/>
              </w:rPr>
              <w:t xml:space="preserve"> </w:t>
            </w:r>
            <w:r w:rsidR="00E04A4D">
              <w:rPr>
                <w:rFonts w:hint="eastAsia"/>
                <w:color w:val="000000" w:themeColor="text1"/>
                <w:sz w:val="20"/>
                <w:szCs w:val="20"/>
              </w:rPr>
              <w:t>임의해지</w:t>
            </w:r>
            <w:r w:rsidR="00E04A4D">
              <w:rPr>
                <w:rFonts w:hint="eastAsia"/>
                <w:color w:val="000000" w:themeColor="text1"/>
                <w:sz w:val="20"/>
                <w:szCs w:val="20"/>
              </w:rPr>
              <w:t xml:space="preserve"> </w:t>
            </w:r>
            <w:r w:rsidR="00E04A4D">
              <w:rPr>
                <w:rFonts w:hint="eastAsia"/>
                <w:color w:val="000000" w:themeColor="text1"/>
                <w:sz w:val="20"/>
                <w:szCs w:val="20"/>
              </w:rPr>
              <w:t>사유로</w:t>
            </w:r>
            <w:r w:rsidR="00E04A4D">
              <w:rPr>
                <w:rFonts w:hint="eastAsia"/>
                <w:color w:val="000000" w:themeColor="text1"/>
                <w:sz w:val="20"/>
                <w:szCs w:val="20"/>
              </w:rPr>
              <w:t xml:space="preserve"> </w:t>
            </w:r>
            <w:r w:rsidR="00E04A4D">
              <w:rPr>
                <w:rFonts w:hint="eastAsia"/>
                <w:color w:val="000000" w:themeColor="text1"/>
                <w:sz w:val="20"/>
                <w:szCs w:val="20"/>
              </w:rPr>
              <w:t>규정하는</w:t>
            </w:r>
            <w:r w:rsidR="00E04A4D">
              <w:rPr>
                <w:rFonts w:hint="eastAsia"/>
                <w:color w:val="000000" w:themeColor="text1"/>
                <w:sz w:val="20"/>
                <w:szCs w:val="20"/>
              </w:rPr>
              <w:t xml:space="preserve"> </w:t>
            </w:r>
            <w:r w:rsidR="00E04A4D">
              <w:rPr>
                <w:rFonts w:hint="eastAsia"/>
                <w:color w:val="000000" w:themeColor="text1"/>
                <w:sz w:val="20"/>
                <w:szCs w:val="20"/>
              </w:rPr>
              <w:t>등</w:t>
            </w:r>
            <w:r w:rsidR="00E04A4D">
              <w:rPr>
                <w:rFonts w:hint="eastAsia"/>
                <w:color w:val="000000" w:themeColor="text1"/>
                <w:sz w:val="20"/>
                <w:szCs w:val="20"/>
              </w:rPr>
              <w:t xml:space="preserve"> </w:t>
            </w:r>
            <w:r w:rsidR="00E04A4D">
              <w:rPr>
                <w:rFonts w:hint="eastAsia"/>
                <w:color w:val="000000" w:themeColor="text1"/>
                <w:sz w:val="20"/>
                <w:szCs w:val="20"/>
              </w:rPr>
              <w:t>본건</w:t>
            </w:r>
            <w:r w:rsidR="00E04A4D">
              <w:rPr>
                <w:rFonts w:hint="eastAsia"/>
                <w:color w:val="000000" w:themeColor="text1"/>
                <w:sz w:val="20"/>
                <w:szCs w:val="20"/>
              </w:rPr>
              <w:t xml:space="preserve"> </w:t>
            </w:r>
            <w:r w:rsidR="00E04A4D">
              <w:rPr>
                <w:rFonts w:hint="eastAsia"/>
                <w:color w:val="000000" w:themeColor="text1"/>
                <w:sz w:val="20"/>
                <w:szCs w:val="20"/>
              </w:rPr>
              <w:t>거래에</w:t>
            </w:r>
            <w:r w:rsidR="00E04A4D">
              <w:rPr>
                <w:rFonts w:hint="eastAsia"/>
                <w:color w:val="000000" w:themeColor="text1"/>
                <w:sz w:val="20"/>
                <w:szCs w:val="20"/>
              </w:rPr>
              <w:t xml:space="preserve"> </w:t>
            </w:r>
            <w:r w:rsidR="00E04A4D">
              <w:rPr>
                <w:rFonts w:hint="eastAsia"/>
                <w:color w:val="000000" w:themeColor="text1"/>
                <w:sz w:val="20"/>
                <w:szCs w:val="20"/>
              </w:rPr>
              <w:t>영향을</w:t>
            </w:r>
            <w:r w:rsidR="00E04A4D">
              <w:rPr>
                <w:rFonts w:hint="eastAsia"/>
                <w:color w:val="000000" w:themeColor="text1"/>
                <w:sz w:val="20"/>
                <w:szCs w:val="20"/>
              </w:rPr>
              <w:t xml:space="preserve"> </w:t>
            </w:r>
            <w:r w:rsidR="00E04A4D">
              <w:rPr>
                <w:rFonts w:hint="eastAsia"/>
                <w:color w:val="000000" w:themeColor="text1"/>
                <w:sz w:val="20"/>
                <w:szCs w:val="20"/>
              </w:rPr>
              <w:t>미칠</w:t>
            </w:r>
            <w:r w:rsidR="00E04A4D">
              <w:rPr>
                <w:rFonts w:hint="eastAsia"/>
                <w:color w:val="000000" w:themeColor="text1"/>
                <w:sz w:val="20"/>
                <w:szCs w:val="20"/>
              </w:rPr>
              <w:t xml:space="preserve"> </w:t>
            </w:r>
            <w:r w:rsidR="00E04A4D">
              <w:rPr>
                <w:rFonts w:hint="eastAsia"/>
                <w:color w:val="000000" w:themeColor="text1"/>
                <w:sz w:val="20"/>
                <w:szCs w:val="20"/>
              </w:rPr>
              <w:t>수</w:t>
            </w:r>
            <w:r w:rsidR="00E04A4D">
              <w:rPr>
                <w:rFonts w:hint="eastAsia"/>
                <w:color w:val="000000" w:themeColor="text1"/>
                <w:sz w:val="20"/>
                <w:szCs w:val="20"/>
              </w:rPr>
              <w:t xml:space="preserve"> </w:t>
            </w:r>
            <w:r w:rsidR="00E04A4D">
              <w:rPr>
                <w:rFonts w:hint="eastAsia"/>
                <w:color w:val="000000" w:themeColor="text1"/>
                <w:sz w:val="20"/>
                <w:szCs w:val="20"/>
              </w:rPr>
              <w:t>있는</w:t>
            </w:r>
            <w:r w:rsidR="00E04A4D">
              <w:rPr>
                <w:rFonts w:hint="eastAsia"/>
                <w:color w:val="000000" w:themeColor="text1"/>
                <w:sz w:val="20"/>
                <w:szCs w:val="20"/>
              </w:rPr>
              <w:t xml:space="preserve"> </w:t>
            </w:r>
            <w:r w:rsidR="00E04A4D">
              <w:rPr>
                <w:rFonts w:hint="eastAsia"/>
                <w:color w:val="000000" w:themeColor="text1"/>
                <w:sz w:val="20"/>
                <w:szCs w:val="20"/>
              </w:rPr>
              <w:t>조항이</w:t>
            </w:r>
            <w:r w:rsidR="00E04A4D">
              <w:rPr>
                <w:rFonts w:hint="eastAsia"/>
                <w:color w:val="000000" w:themeColor="text1"/>
                <w:sz w:val="20"/>
                <w:szCs w:val="20"/>
              </w:rPr>
              <w:t xml:space="preserve"> </w:t>
            </w:r>
            <w:r w:rsidR="00E04A4D">
              <w:rPr>
                <w:rFonts w:hint="eastAsia"/>
                <w:color w:val="000000" w:themeColor="text1"/>
                <w:sz w:val="20"/>
                <w:szCs w:val="20"/>
              </w:rPr>
              <w:t>규정된</w:t>
            </w:r>
            <w:r w:rsidR="00E04A4D">
              <w:rPr>
                <w:rFonts w:hint="eastAsia"/>
                <w:color w:val="000000" w:themeColor="text1"/>
                <w:sz w:val="20"/>
                <w:szCs w:val="20"/>
              </w:rPr>
              <w:t xml:space="preserve"> </w:t>
            </w:r>
            <w:r w:rsidR="00E04A4D">
              <w:rPr>
                <w:rFonts w:hint="eastAsia"/>
                <w:color w:val="000000" w:themeColor="text1"/>
                <w:sz w:val="20"/>
                <w:szCs w:val="20"/>
              </w:rPr>
              <w:t>계약은</w:t>
            </w:r>
            <w:r w:rsidR="00E04A4D">
              <w:rPr>
                <w:rFonts w:hint="eastAsia"/>
                <w:color w:val="000000" w:themeColor="text1"/>
                <w:sz w:val="20"/>
                <w:szCs w:val="20"/>
              </w:rPr>
              <w:t xml:space="preserve"> </w:t>
            </w:r>
            <w:r w:rsidR="00E04A4D">
              <w:rPr>
                <w:rFonts w:hint="eastAsia"/>
                <w:color w:val="000000" w:themeColor="text1"/>
                <w:sz w:val="20"/>
                <w:szCs w:val="20"/>
              </w:rPr>
              <w:t>없음</w:t>
            </w:r>
            <w:r w:rsidR="00C76301">
              <w:rPr>
                <w:rFonts w:hint="eastAsia"/>
                <w:color w:val="000000" w:themeColor="text1"/>
                <w:sz w:val="20"/>
                <w:szCs w:val="20"/>
              </w:rPr>
              <w:t xml:space="preserve">. </w:t>
            </w:r>
            <w:r w:rsidR="00E04A4D">
              <w:rPr>
                <w:rFonts w:hint="eastAsia"/>
                <w:color w:val="000000" w:themeColor="text1"/>
                <w:sz w:val="20"/>
                <w:szCs w:val="20"/>
              </w:rPr>
              <w:t>구체적인</w:t>
            </w:r>
            <w:r w:rsidR="00E04A4D">
              <w:rPr>
                <w:rFonts w:hint="eastAsia"/>
                <w:color w:val="000000" w:themeColor="text1"/>
                <w:sz w:val="20"/>
                <w:szCs w:val="20"/>
              </w:rPr>
              <w:t xml:space="preserve"> </w:t>
            </w:r>
            <w:r w:rsidR="00E04A4D">
              <w:rPr>
                <w:rFonts w:hint="eastAsia"/>
                <w:color w:val="000000" w:themeColor="text1"/>
                <w:sz w:val="20"/>
                <w:szCs w:val="20"/>
              </w:rPr>
              <w:t>내용은</w:t>
            </w:r>
            <w:r w:rsidR="00E04A4D">
              <w:rPr>
                <w:rFonts w:hint="eastAsia"/>
                <w:color w:val="000000" w:themeColor="text1"/>
                <w:sz w:val="20"/>
                <w:szCs w:val="20"/>
              </w:rPr>
              <w:t xml:space="preserve"> </w:t>
            </w:r>
            <w:r w:rsidR="00BC6021" w:rsidRPr="00BC6021">
              <w:rPr>
                <w:rFonts w:hint="eastAsia"/>
                <w:b/>
                <w:bCs/>
                <w:color w:val="000000" w:themeColor="text1"/>
                <w:sz w:val="20"/>
                <w:szCs w:val="20"/>
                <w:u w:val="single"/>
              </w:rPr>
              <w:t>[</w:t>
            </w:r>
            <w:r w:rsidR="00BC6021" w:rsidRPr="00C76301">
              <w:rPr>
                <w:rFonts w:hint="eastAsia"/>
                <w:b/>
                <w:bCs/>
                <w:color w:val="000000" w:themeColor="text1"/>
                <w:sz w:val="20"/>
                <w:szCs w:val="20"/>
                <w:u w:val="single"/>
              </w:rPr>
              <w:t>별첨</w:t>
            </w:r>
            <w:r w:rsidR="00BC6021" w:rsidRPr="00C76301">
              <w:rPr>
                <w:rFonts w:hint="eastAsia"/>
                <w:b/>
                <w:bCs/>
                <w:color w:val="000000" w:themeColor="text1"/>
                <w:sz w:val="20"/>
                <w:szCs w:val="20"/>
                <w:u w:val="single"/>
              </w:rPr>
              <w:t xml:space="preserve"> </w:t>
            </w:r>
            <w:r w:rsidR="002121C2">
              <w:rPr>
                <w:rFonts w:hint="eastAsia"/>
                <w:b/>
                <w:bCs/>
                <w:color w:val="000000" w:themeColor="text1"/>
                <w:sz w:val="20"/>
                <w:szCs w:val="20"/>
                <w:u w:val="single"/>
              </w:rPr>
              <w:t>5</w:t>
            </w:r>
            <w:r w:rsidR="00BC6021">
              <w:rPr>
                <w:rFonts w:hint="eastAsia"/>
                <w:b/>
                <w:bCs/>
                <w:color w:val="000000" w:themeColor="text1"/>
                <w:sz w:val="20"/>
                <w:szCs w:val="20"/>
                <w:u w:val="single"/>
              </w:rPr>
              <w:t>]</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영업계약</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현황</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및</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주요</w:t>
            </w:r>
            <w:r w:rsidR="00BC6021" w:rsidRPr="00EB5AE4">
              <w:rPr>
                <w:rFonts w:hint="eastAsia"/>
                <w:b/>
                <w:bCs/>
                <w:color w:val="000000" w:themeColor="text1"/>
                <w:sz w:val="20"/>
                <w:szCs w:val="20"/>
                <w:u w:val="single"/>
              </w:rPr>
              <w:t xml:space="preserve"> </w:t>
            </w:r>
            <w:r w:rsidR="00C76301" w:rsidRPr="00EB5AE4">
              <w:rPr>
                <w:rFonts w:hint="eastAsia"/>
                <w:b/>
                <w:bCs/>
                <w:color w:val="000000" w:themeColor="text1"/>
                <w:sz w:val="20"/>
                <w:szCs w:val="20"/>
                <w:u w:val="single"/>
              </w:rPr>
              <w:t>조건</w:t>
            </w:r>
            <w:r w:rsidR="00C76301">
              <w:rPr>
                <w:rFonts w:hint="eastAsia"/>
                <w:color w:val="000000" w:themeColor="text1"/>
                <w:sz w:val="20"/>
                <w:szCs w:val="20"/>
              </w:rPr>
              <w:t xml:space="preserve"> </w:t>
            </w:r>
            <w:r w:rsidR="00C76301">
              <w:rPr>
                <w:rFonts w:hint="eastAsia"/>
                <w:color w:val="000000" w:themeColor="text1"/>
                <w:sz w:val="20"/>
                <w:szCs w:val="20"/>
              </w:rPr>
              <w:t>참고</w:t>
            </w:r>
            <w:r w:rsidR="00C76301">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55A17644" w14:textId="4F975693" w:rsidR="00C775F8" w:rsidRPr="00C65EAA" w:rsidRDefault="00285704" w:rsidP="00C775F8">
            <w:pPr>
              <w:pStyle w:val="1"/>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매입계약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sidR="006F646F">
              <w:rPr>
                <w:rFonts w:hint="eastAsia"/>
                <w:color w:val="000000" w:themeColor="text1"/>
                <w:sz w:val="20"/>
                <w:szCs w:val="20"/>
              </w:rPr>
              <w:t>거래</w:t>
            </w:r>
            <w:r w:rsidR="006F646F">
              <w:rPr>
                <w:rFonts w:hint="eastAsia"/>
                <w:color w:val="000000" w:themeColor="text1"/>
                <w:sz w:val="20"/>
                <w:szCs w:val="20"/>
              </w:rPr>
              <w:t xml:space="preserve"> </w:t>
            </w:r>
            <w:r w:rsidR="006F646F">
              <w:rPr>
                <w:rFonts w:hint="eastAsia"/>
                <w:color w:val="000000" w:themeColor="text1"/>
                <w:sz w:val="20"/>
                <w:szCs w:val="20"/>
              </w:rPr>
              <w:t>상대방이</w:t>
            </w:r>
            <w:r w:rsidR="006F646F">
              <w:rPr>
                <w:rFonts w:hint="eastAsia"/>
                <w:color w:val="000000" w:themeColor="text1"/>
                <w:sz w:val="20"/>
                <w:szCs w:val="20"/>
              </w:rPr>
              <w:t xml:space="preserve"> </w:t>
            </w:r>
            <w:r w:rsidR="006F646F">
              <w:rPr>
                <w:rFonts w:hint="eastAsia"/>
                <w:color w:val="000000" w:themeColor="text1"/>
                <w:sz w:val="20"/>
                <w:szCs w:val="20"/>
              </w:rPr>
              <w:t>임의해지권을</w:t>
            </w:r>
            <w:r w:rsidR="006F646F">
              <w:rPr>
                <w:rFonts w:hint="eastAsia"/>
                <w:color w:val="000000" w:themeColor="text1"/>
                <w:sz w:val="20"/>
                <w:szCs w:val="20"/>
              </w:rPr>
              <w:t xml:space="preserve"> </w:t>
            </w:r>
            <w:r w:rsidR="006F646F">
              <w:rPr>
                <w:rFonts w:hint="eastAsia"/>
                <w:color w:val="000000" w:themeColor="text1"/>
                <w:sz w:val="20"/>
                <w:szCs w:val="20"/>
              </w:rPr>
              <w:t>갖거나</w:t>
            </w:r>
            <w:r w:rsidR="006F646F">
              <w:rPr>
                <w:rFonts w:hint="eastAsia"/>
                <w:color w:val="000000" w:themeColor="text1"/>
                <w:sz w:val="20"/>
                <w:szCs w:val="20"/>
              </w:rPr>
              <w:t xml:space="preserve"> </w:t>
            </w:r>
            <w:r>
              <w:rPr>
                <w:rFonts w:hint="eastAsia"/>
                <w:color w:val="000000" w:themeColor="text1"/>
                <w:sz w:val="20"/>
                <w:szCs w:val="20"/>
              </w:rPr>
              <w:t>본건</w:t>
            </w:r>
            <w:r>
              <w:rPr>
                <w:rFonts w:hint="eastAsia"/>
                <w:color w:val="000000" w:themeColor="text1"/>
                <w:sz w:val="20"/>
                <w:szCs w:val="20"/>
              </w:rPr>
              <w:t xml:space="preserve"> </w:t>
            </w:r>
            <w:r>
              <w:rPr>
                <w:rFonts w:hint="eastAsia"/>
                <w:color w:val="000000" w:themeColor="text1"/>
                <w:sz w:val="20"/>
                <w:szCs w:val="20"/>
              </w:rPr>
              <w:t>거래에</w:t>
            </w:r>
            <w:r>
              <w:rPr>
                <w:rFonts w:hint="eastAsia"/>
                <w:color w:val="000000" w:themeColor="text1"/>
                <w:sz w:val="20"/>
                <w:szCs w:val="20"/>
              </w:rPr>
              <w:t xml:space="preserve"> </w:t>
            </w:r>
            <w:r>
              <w:rPr>
                <w:rFonts w:hint="eastAsia"/>
                <w:color w:val="000000" w:themeColor="text1"/>
                <w:sz w:val="20"/>
                <w:szCs w:val="20"/>
              </w:rPr>
              <w:t>영향을</w:t>
            </w:r>
            <w:r>
              <w:rPr>
                <w:rFonts w:hint="eastAsia"/>
                <w:color w:val="000000" w:themeColor="text1"/>
                <w:sz w:val="20"/>
                <w:szCs w:val="20"/>
              </w:rPr>
              <w:t xml:space="preserve"> </w:t>
            </w:r>
            <w:r>
              <w:rPr>
                <w:rFonts w:hint="eastAsia"/>
                <w:color w:val="000000" w:themeColor="text1"/>
                <w:sz w:val="20"/>
                <w:szCs w:val="20"/>
              </w:rPr>
              <w:t>미칠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조항이</w:t>
            </w:r>
            <w:r>
              <w:rPr>
                <w:rFonts w:hint="eastAsia"/>
                <w:color w:val="000000" w:themeColor="text1"/>
                <w:sz w:val="20"/>
                <w:szCs w:val="20"/>
              </w:rPr>
              <w:t xml:space="preserve"> </w:t>
            </w:r>
            <w:r>
              <w:rPr>
                <w:rFonts w:hint="eastAsia"/>
                <w:color w:val="000000" w:themeColor="text1"/>
                <w:sz w:val="20"/>
                <w:szCs w:val="20"/>
              </w:rPr>
              <w:t>규정된</w:t>
            </w:r>
            <w:r>
              <w:rPr>
                <w:rFonts w:hint="eastAsia"/>
                <w:color w:val="000000" w:themeColor="text1"/>
                <w:sz w:val="20"/>
                <w:szCs w:val="20"/>
              </w:rPr>
              <w:t xml:space="preserve"> </w:t>
            </w:r>
            <w:r>
              <w:rPr>
                <w:rFonts w:hint="eastAsia"/>
                <w:color w:val="000000" w:themeColor="text1"/>
                <w:sz w:val="20"/>
                <w:szCs w:val="20"/>
              </w:rPr>
              <w:t>계약은</w:t>
            </w:r>
            <w:r>
              <w:rPr>
                <w:rFonts w:hint="eastAsia"/>
                <w:color w:val="000000" w:themeColor="text1"/>
                <w:sz w:val="20"/>
                <w:szCs w:val="20"/>
              </w:rPr>
              <w:t xml:space="preserve"> </w:t>
            </w:r>
            <w:r>
              <w:rPr>
                <w:rFonts w:hint="eastAsia"/>
                <w:color w:val="000000" w:themeColor="text1"/>
                <w:sz w:val="20"/>
                <w:szCs w:val="20"/>
              </w:rPr>
              <w:t>없는</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w:t>
            </w:r>
          </w:p>
        </w:tc>
      </w:tr>
      <w:tr w:rsidR="00C775F8" w:rsidRPr="00C65EAA" w14:paraId="42CDE813" w14:textId="77777777" w:rsidTr="001D3938">
        <w:trPr>
          <w:trHeight w:val="20"/>
        </w:trPr>
        <w:tc>
          <w:tcPr>
            <w:tcW w:w="1418" w:type="dxa"/>
            <w:tcBorders>
              <w:top w:val="single" w:sz="12" w:space="0" w:color="0F243E"/>
              <w:bottom w:val="single" w:sz="12" w:space="0" w:color="0F243E"/>
            </w:tcBorders>
            <w:shd w:val="clear" w:color="auto" w:fill="auto"/>
          </w:tcPr>
          <w:p w14:paraId="1472B172" w14:textId="010ED0B0" w:rsidR="00C775F8" w:rsidRPr="00C65EAA" w:rsidRDefault="00675C8E"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계약</w:t>
            </w:r>
            <w:r>
              <w:rPr>
                <w:rFonts w:eastAsia="바탕" w:hint="eastAsia"/>
                <w:b/>
                <w:color w:val="000000" w:themeColor="text1"/>
              </w:rPr>
              <w:t xml:space="preserve"> </w:t>
            </w:r>
            <w:r>
              <w:rPr>
                <w:rFonts w:eastAsia="바탕" w:hint="eastAsia"/>
                <w:b/>
                <w:color w:val="000000" w:themeColor="text1"/>
              </w:rPr>
              <w:t>관련</w:t>
            </w:r>
            <w:r>
              <w:rPr>
                <w:rFonts w:eastAsia="바탕" w:hint="eastAsia"/>
                <w:b/>
                <w:color w:val="000000" w:themeColor="text1"/>
              </w:rPr>
              <w:t xml:space="preserve"> </w:t>
            </w:r>
            <w:r>
              <w:rPr>
                <w:rFonts w:eastAsia="바탕" w:hint="eastAsia"/>
                <w:b/>
                <w:color w:val="000000" w:themeColor="text1"/>
              </w:rPr>
              <w:t>분쟁</w:t>
            </w:r>
          </w:p>
        </w:tc>
        <w:tc>
          <w:tcPr>
            <w:tcW w:w="6946" w:type="dxa"/>
            <w:tcBorders>
              <w:top w:val="single" w:sz="12" w:space="0" w:color="0F243E"/>
              <w:bottom w:val="single" w:sz="12" w:space="0" w:color="0F243E"/>
            </w:tcBorders>
            <w:shd w:val="clear" w:color="auto" w:fill="auto"/>
          </w:tcPr>
          <w:p w14:paraId="0F0E307E" w14:textId="200F5EE9" w:rsidR="00C775F8" w:rsidRPr="00C65EAA" w:rsidRDefault="00C775F8" w:rsidP="00C775F8">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sidR="00827039">
              <w:rPr>
                <w:rFonts w:hint="eastAsia"/>
                <w:sz w:val="20"/>
                <w:szCs w:val="20"/>
              </w:rPr>
              <w:t>,</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체결하고</w:t>
            </w:r>
            <w:r>
              <w:rPr>
                <w:rFonts w:hint="eastAsia"/>
                <w:sz w:val="20"/>
                <w:szCs w:val="20"/>
              </w:rPr>
              <w:t xml:space="preserve"> </w:t>
            </w:r>
            <w:r>
              <w:rPr>
                <w:rFonts w:hint="eastAsia"/>
                <w:sz w:val="20"/>
                <w:szCs w:val="20"/>
              </w:rPr>
              <w:t>있거나</w:t>
            </w:r>
            <w:r>
              <w:rPr>
                <w:rFonts w:hint="eastAsia"/>
                <w:sz w:val="20"/>
                <w:szCs w:val="20"/>
              </w:rPr>
              <w:t xml:space="preserve"> </w:t>
            </w:r>
            <w:r>
              <w:rPr>
                <w:rFonts w:hint="eastAsia"/>
                <w:sz w:val="20"/>
                <w:szCs w:val="20"/>
              </w:rPr>
              <w:t>체결하였던</w:t>
            </w:r>
            <w:r>
              <w:rPr>
                <w:rFonts w:hint="eastAsia"/>
                <w:sz w:val="20"/>
                <w:szCs w:val="20"/>
              </w:rPr>
              <w:t xml:space="preserve"> </w:t>
            </w:r>
            <w:r>
              <w:rPr>
                <w:rFonts w:hint="eastAsia"/>
                <w:sz w:val="20"/>
                <w:szCs w:val="20"/>
              </w:rPr>
              <w:t>계약과</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대상회사</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상대방의</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불이행</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위반이</w:t>
            </w:r>
            <w:r>
              <w:rPr>
                <w:rFonts w:hint="eastAsia"/>
                <w:sz w:val="20"/>
                <w:szCs w:val="20"/>
              </w:rPr>
              <w:t xml:space="preserve"> </w:t>
            </w:r>
            <w:r>
              <w:rPr>
                <w:rFonts w:hint="eastAsia"/>
                <w:sz w:val="20"/>
                <w:szCs w:val="20"/>
              </w:rPr>
              <w:t>문제되어</w:t>
            </w:r>
            <w:r>
              <w:rPr>
                <w:rFonts w:hint="eastAsia"/>
                <w:sz w:val="20"/>
                <w:szCs w:val="20"/>
              </w:rPr>
              <w:t xml:space="preserve"> </w:t>
            </w:r>
            <w:r w:rsidR="00750F47">
              <w:rPr>
                <w:rFonts w:hint="eastAsia"/>
                <w:sz w:val="20"/>
                <w:szCs w:val="20"/>
              </w:rPr>
              <w:t>현재</w:t>
            </w:r>
            <w:r w:rsidR="00750F47">
              <w:rPr>
                <w:rFonts w:hint="eastAsia"/>
                <w:sz w:val="20"/>
                <w:szCs w:val="20"/>
              </w:rPr>
              <w:t xml:space="preserve"> </w:t>
            </w:r>
            <w:r w:rsidR="000733FB">
              <w:rPr>
                <w:rFonts w:hint="eastAsia"/>
                <w:sz w:val="20"/>
                <w:szCs w:val="20"/>
              </w:rPr>
              <w:t>분쟁이</w:t>
            </w:r>
            <w:r w:rsidR="000733FB">
              <w:rPr>
                <w:rFonts w:hint="eastAsia"/>
                <w:sz w:val="20"/>
                <w:szCs w:val="20"/>
              </w:rPr>
              <w:t xml:space="preserve"> </w:t>
            </w:r>
            <w:r w:rsidR="00827039">
              <w:rPr>
                <w:rFonts w:hint="eastAsia"/>
                <w:sz w:val="20"/>
                <w:szCs w:val="20"/>
              </w:rPr>
              <w:t>진행</w:t>
            </w:r>
            <w:r w:rsidR="00827039">
              <w:rPr>
                <w:rFonts w:hint="eastAsia"/>
                <w:sz w:val="20"/>
                <w:szCs w:val="20"/>
              </w:rPr>
              <w:t xml:space="preserve"> </w:t>
            </w:r>
            <w:r w:rsidR="00827039">
              <w:rPr>
                <w:rFonts w:hint="eastAsia"/>
                <w:sz w:val="20"/>
                <w:szCs w:val="20"/>
              </w:rPr>
              <w:t>중</w:t>
            </w:r>
            <w:r w:rsidR="000733FB">
              <w:rPr>
                <w:rFonts w:hint="eastAsia"/>
                <w:sz w:val="20"/>
                <w:szCs w:val="20"/>
              </w:rPr>
              <w:t>이거나</w:t>
            </w:r>
            <w:r w:rsidR="000733FB">
              <w:rPr>
                <w:rFonts w:hint="eastAsia"/>
                <w:sz w:val="20"/>
                <w:szCs w:val="20"/>
              </w:rPr>
              <w:t xml:space="preserve"> </w:t>
            </w:r>
            <w:r w:rsidR="000733FB">
              <w:rPr>
                <w:rFonts w:hint="eastAsia"/>
                <w:sz w:val="20"/>
                <w:szCs w:val="20"/>
              </w:rPr>
              <w:t>분쟁이</w:t>
            </w:r>
            <w:r w:rsidR="000733FB">
              <w:rPr>
                <w:rFonts w:hint="eastAsia"/>
                <w:sz w:val="20"/>
                <w:szCs w:val="20"/>
              </w:rPr>
              <w:t xml:space="preserve"> </w:t>
            </w:r>
            <w:r w:rsidR="000733FB">
              <w:rPr>
                <w:rFonts w:hint="eastAsia"/>
                <w:sz w:val="20"/>
                <w:szCs w:val="20"/>
              </w:rPr>
              <w:t>진행될</w:t>
            </w:r>
            <w:r w:rsidR="000733FB">
              <w:rPr>
                <w:rFonts w:hint="eastAsia"/>
                <w:sz w:val="20"/>
                <w:szCs w:val="20"/>
              </w:rPr>
              <w:t xml:space="preserve"> </w:t>
            </w:r>
            <w:r w:rsidR="000733FB">
              <w:rPr>
                <w:rFonts w:hint="eastAsia"/>
                <w:sz w:val="20"/>
                <w:szCs w:val="20"/>
              </w:rPr>
              <w:t>것이라고</w:t>
            </w:r>
            <w:r w:rsidR="000733FB">
              <w:rPr>
                <w:rFonts w:hint="eastAsia"/>
                <w:sz w:val="20"/>
                <w:szCs w:val="20"/>
              </w:rPr>
              <w:t xml:space="preserve"> </w:t>
            </w:r>
            <w:r w:rsidR="000733FB">
              <w:rPr>
                <w:rFonts w:hint="eastAsia"/>
                <w:sz w:val="20"/>
                <w:szCs w:val="20"/>
              </w:rPr>
              <w:t>예상되는</w:t>
            </w:r>
            <w:r w:rsidR="000733FB">
              <w:rPr>
                <w:rFonts w:hint="eastAsia"/>
                <w:sz w:val="20"/>
                <w:szCs w:val="20"/>
              </w:rPr>
              <w:t xml:space="preserve"> </w:t>
            </w:r>
            <w:r w:rsidR="000733FB">
              <w:rPr>
                <w:rFonts w:hint="eastAsia"/>
                <w:sz w:val="20"/>
                <w:szCs w:val="20"/>
              </w:rPr>
              <w:t>계약</w:t>
            </w:r>
            <w:r w:rsidR="000733FB">
              <w:rPr>
                <w:rFonts w:hint="eastAsia"/>
                <w:sz w:val="20"/>
                <w:szCs w:val="20"/>
              </w:rPr>
              <w:t xml:space="preserve"> </w:t>
            </w:r>
            <w:r w:rsidR="000733FB">
              <w:rPr>
                <w:rFonts w:hint="eastAsia"/>
                <w:sz w:val="20"/>
                <w:szCs w:val="20"/>
              </w:rPr>
              <w:t>상대방은</w:t>
            </w:r>
            <w:r w:rsidR="000733FB">
              <w:rPr>
                <w:rFonts w:hint="eastAsia"/>
                <w:sz w:val="20"/>
                <w:szCs w:val="20"/>
              </w:rPr>
              <w:t xml:space="preserve"> </w:t>
            </w:r>
            <w:r w:rsidR="000733FB">
              <w:rPr>
                <w:rFonts w:hint="eastAsia"/>
                <w:sz w:val="20"/>
                <w:szCs w:val="20"/>
              </w:rPr>
              <w:t>없다고</w:t>
            </w:r>
            <w:r w:rsidR="000733FB">
              <w:rPr>
                <w:rFonts w:hint="eastAsia"/>
                <w:sz w:val="20"/>
                <w:szCs w:val="20"/>
              </w:rPr>
              <w:t xml:space="preserve"> </w:t>
            </w:r>
            <w:r w:rsidR="000733FB">
              <w:rPr>
                <w:rFonts w:hint="eastAsia"/>
                <w:sz w:val="20"/>
                <w:szCs w:val="20"/>
              </w:rPr>
              <w:t>함</w:t>
            </w:r>
            <w:r w:rsidR="000733FB">
              <w:rPr>
                <w:rFonts w:hint="eastAsia"/>
                <w:sz w:val="20"/>
                <w:szCs w:val="20"/>
              </w:rPr>
              <w:t xml:space="preserve">. </w:t>
            </w:r>
          </w:p>
        </w:tc>
        <w:tc>
          <w:tcPr>
            <w:tcW w:w="5640" w:type="dxa"/>
            <w:tcBorders>
              <w:top w:val="single" w:sz="12" w:space="0" w:color="0F243E"/>
              <w:bottom w:val="single" w:sz="12" w:space="0" w:color="0F243E"/>
            </w:tcBorders>
            <w:shd w:val="clear" w:color="auto" w:fill="auto"/>
          </w:tcPr>
          <w:p w14:paraId="2E670F97" w14:textId="7A68DAC0" w:rsidR="00C775F8" w:rsidRPr="00C65EAA" w:rsidRDefault="00C775F8" w:rsidP="00C775F8">
            <w:pPr>
              <w:pStyle w:val="1"/>
              <w:rPr>
                <w:sz w:val="20"/>
                <w:szCs w:val="20"/>
              </w:rPr>
            </w:pPr>
            <w:r>
              <w:rPr>
                <w:rFonts w:hint="eastAsia"/>
                <w:sz w:val="20"/>
                <w:szCs w:val="20"/>
              </w:rPr>
              <w:t>특이사항</w:t>
            </w:r>
            <w:r>
              <w:rPr>
                <w:rFonts w:hint="eastAsia"/>
                <w:sz w:val="20"/>
                <w:szCs w:val="20"/>
              </w:rPr>
              <w:t xml:space="preserve"> </w:t>
            </w:r>
            <w:r>
              <w:rPr>
                <w:rFonts w:hint="eastAsia"/>
                <w:sz w:val="20"/>
                <w:szCs w:val="20"/>
              </w:rPr>
              <w:t>없음</w:t>
            </w:r>
            <w:r>
              <w:rPr>
                <w:rFonts w:hint="eastAsia"/>
                <w:sz w:val="20"/>
                <w:szCs w:val="20"/>
              </w:rPr>
              <w:t>.</w:t>
            </w:r>
          </w:p>
        </w:tc>
      </w:tr>
      <w:tr w:rsidR="004B2745" w:rsidRPr="00C65EAA" w14:paraId="7E944D71"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643FCC7A" w14:textId="30691FF5"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금융계약</w:t>
            </w:r>
            <w:r w:rsidRPr="00C65EAA">
              <w:rPr>
                <w:rFonts w:eastAsia="바탕"/>
                <w:b/>
                <w:color w:val="000000" w:themeColor="text1"/>
                <w:kern w:val="2"/>
              </w:rPr>
              <w:t xml:space="preserve"> </w:t>
            </w:r>
          </w:p>
        </w:tc>
      </w:tr>
      <w:tr w:rsidR="00C775F8" w:rsidRPr="00C65EAA" w14:paraId="432A308B" w14:textId="51102480" w:rsidTr="001D3938">
        <w:trPr>
          <w:trHeight w:val="20"/>
        </w:trPr>
        <w:tc>
          <w:tcPr>
            <w:tcW w:w="1418" w:type="dxa"/>
            <w:tcBorders>
              <w:top w:val="single" w:sz="12" w:space="0" w:color="0F243E"/>
              <w:bottom w:val="single" w:sz="12" w:space="0" w:color="0F243E"/>
            </w:tcBorders>
            <w:shd w:val="clear" w:color="auto" w:fill="auto"/>
          </w:tcPr>
          <w:p w14:paraId="69B9123E" w14:textId="5948635A"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47E709F6" w14:textId="13D7D9A5"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w:t>
            </w:r>
            <w:r w:rsidR="00E06C87">
              <w:rPr>
                <w:rFonts w:hint="eastAsia"/>
                <w:color w:val="000000" w:themeColor="text1"/>
                <w:sz w:val="20"/>
                <w:szCs w:val="20"/>
              </w:rPr>
              <w:t>가</w:t>
            </w:r>
            <w:r w:rsidR="00E06C87">
              <w:rPr>
                <w:rFonts w:hint="eastAsia"/>
                <w:color w:val="000000" w:themeColor="text1"/>
                <w:sz w:val="20"/>
                <w:szCs w:val="20"/>
              </w:rPr>
              <w:t xml:space="preserve"> </w:t>
            </w:r>
            <w:r w:rsidR="00E06C87">
              <w:rPr>
                <w:rFonts w:hint="eastAsia"/>
                <w:color w:val="000000" w:themeColor="text1"/>
                <w:sz w:val="20"/>
                <w:szCs w:val="20"/>
              </w:rPr>
              <w:t>회사</w:t>
            </w:r>
            <w:r w:rsidR="00E06C87">
              <w:rPr>
                <w:rFonts w:hint="eastAsia"/>
                <w:color w:val="000000" w:themeColor="text1"/>
                <w:sz w:val="20"/>
                <w:szCs w:val="20"/>
              </w:rPr>
              <w:t xml:space="preserve"> </w:t>
            </w:r>
            <w:r w:rsidR="00E06C87">
              <w:rPr>
                <w:rFonts w:hint="eastAsia"/>
                <w:color w:val="000000" w:themeColor="text1"/>
                <w:sz w:val="20"/>
                <w:szCs w:val="20"/>
              </w:rPr>
              <w:t>운영</w:t>
            </w:r>
            <w:r w:rsidR="00E06C87">
              <w:rPr>
                <w:rFonts w:hint="eastAsia"/>
                <w:color w:val="000000" w:themeColor="text1"/>
                <w:sz w:val="20"/>
                <w:szCs w:val="20"/>
              </w:rPr>
              <w:t xml:space="preserve"> </w:t>
            </w:r>
            <w:r w:rsidR="00E06C87">
              <w:rPr>
                <w:rFonts w:hint="eastAsia"/>
                <w:color w:val="000000" w:themeColor="text1"/>
                <w:sz w:val="20"/>
                <w:szCs w:val="20"/>
              </w:rPr>
              <w:t>자금을</w:t>
            </w:r>
            <w:r w:rsidR="00E06C87">
              <w:rPr>
                <w:rFonts w:hint="eastAsia"/>
                <w:color w:val="000000" w:themeColor="text1"/>
                <w:sz w:val="20"/>
                <w:szCs w:val="20"/>
              </w:rPr>
              <w:t xml:space="preserve"> </w:t>
            </w:r>
            <w:r w:rsidR="00E06C87">
              <w:rPr>
                <w:rFonts w:hint="eastAsia"/>
                <w:color w:val="000000" w:themeColor="text1"/>
                <w:sz w:val="20"/>
                <w:szCs w:val="20"/>
              </w:rPr>
              <w:t>위하여</w:t>
            </w:r>
            <w:r>
              <w:rPr>
                <w:rFonts w:hint="eastAsia"/>
                <w:color w:val="000000" w:themeColor="text1"/>
                <w:sz w:val="20"/>
                <w:szCs w:val="20"/>
              </w:rPr>
              <w:t xml:space="preserve"> </w:t>
            </w:r>
            <w:r>
              <w:rPr>
                <w:rFonts w:hint="eastAsia"/>
                <w:color w:val="000000" w:themeColor="text1"/>
                <w:sz w:val="20"/>
                <w:szCs w:val="20"/>
              </w:rPr>
              <w:t>금융기관으로부터의</w:t>
            </w:r>
            <w:r>
              <w:rPr>
                <w:rFonts w:hint="eastAsia"/>
                <w:color w:val="000000" w:themeColor="text1"/>
                <w:sz w:val="20"/>
                <w:szCs w:val="20"/>
              </w:rPr>
              <w:t xml:space="preserve"> </w:t>
            </w:r>
            <w:r>
              <w:rPr>
                <w:rFonts w:hint="eastAsia"/>
                <w:color w:val="000000" w:themeColor="text1"/>
                <w:sz w:val="20"/>
                <w:szCs w:val="20"/>
              </w:rPr>
              <w:t>차입</w:t>
            </w:r>
            <w:r w:rsidR="00964CDE">
              <w:rPr>
                <w:rFonts w:hint="eastAsia"/>
                <w:color w:val="000000" w:themeColor="text1"/>
                <w:sz w:val="20"/>
                <w:szCs w:val="20"/>
              </w:rPr>
              <w:t>한</w:t>
            </w:r>
            <w:r w:rsidR="00964CDE">
              <w:rPr>
                <w:rFonts w:hint="eastAsia"/>
                <w:color w:val="000000" w:themeColor="text1"/>
                <w:sz w:val="20"/>
                <w:szCs w:val="20"/>
              </w:rPr>
              <w:t xml:space="preserve"> </w:t>
            </w:r>
            <w:r w:rsidR="00964CDE">
              <w:rPr>
                <w:rFonts w:hint="eastAsia"/>
                <w:color w:val="000000" w:themeColor="text1"/>
                <w:sz w:val="20"/>
                <w:szCs w:val="20"/>
              </w:rPr>
              <w:t>내역</w:t>
            </w:r>
            <w:r w:rsidR="00964CDE">
              <w:rPr>
                <w:rFonts w:hint="eastAsia"/>
                <w:color w:val="000000" w:themeColor="text1"/>
                <w:sz w:val="20"/>
                <w:szCs w:val="20"/>
              </w:rPr>
              <w:t xml:space="preserve"> </w:t>
            </w:r>
            <w:r w:rsidR="00964CDE">
              <w:rPr>
                <w:rFonts w:hint="eastAsia"/>
                <w:color w:val="000000" w:themeColor="text1"/>
                <w:sz w:val="20"/>
                <w:szCs w:val="20"/>
              </w:rPr>
              <w:t>및</w:t>
            </w:r>
            <w:r w:rsidR="00964CDE">
              <w:rPr>
                <w:rFonts w:hint="eastAsia"/>
                <w:color w:val="000000" w:themeColor="text1"/>
                <w:sz w:val="20"/>
                <w:szCs w:val="20"/>
              </w:rPr>
              <w:t xml:space="preserve"> </w:t>
            </w:r>
            <w:r w:rsidR="00964CDE">
              <w:rPr>
                <w:rFonts w:hint="eastAsia"/>
                <w:color w:val="000000" w:themeColor="text1"/>
                <w:sz w:val="20"/>
                <w:szCs w:val="20"/>
              </w:rPr>
              <w:t>조건</w:t>
            </w:r>
            <w:r>
              <w:rPr>
                <w:rFonts w:hint="eastAsia"/>
                <w:color w:val="000000" w:themeColor="text1"/>
                <w:sz w:val="20"/>
                <w:szCs w:val="20"/>
              </w:rPr>
              <w:t>은</w:t>
            </w:r>
            <w:r>
              <w:rPr>
                <w:rFonts w:hint="eastAsia"/>
                <w:color w:val="000000" w:themeColor="text1"/>
                <w:sz w:val="20"/>
                <w:szCs w:val="20"/>
              </w:rPr>
              <w:t xml:space="preserve"> </w:t>
            </w:r>
            <w:r>
              <w:rPr>
                <w:rFonts w:hint="eastAsia"/>
                <w:color w:val="000000" w:themeColor="text1"/>
                <w:sz w:val="20"/>
                <w:szCs w:val="20"/>
              </w:rPr>
              <w:t>다음과</w:t>
            </w:r>
            <w:r>
              <w:rPr>
                <w:rFonts w:hint="eastAsia"/>
                <w:color w:val="000000" w:themeColor="text1"/>
                <w:sz w:val="20"/>
                <w:szCs w:val="20"/>
              </w:rPr>
              <w:t xml:space="preserve"> </w:t>
            </w:r>
            <w:r>
              <w:rPr>
                <w:rFonts w:hint="eastAsia"/>
                <w:color w:val="000000" w:themeColor="text1"/>
                <w:sz w:val="20"/>
                <w:szCs w:val="20"/>
              </w:rPr>
              <w:t>같음</w:t>
            </w:r>
            <w:r w:rsidR="00902D1C">
              <w:rPr>
                <w:rFonts w:hint="eastAsia"/>
                <w:color w:val="000000" w:themeColor="text1"/>
                <w:sz w:val="20"/>
                <w:szCs w:val="20"/>
              </w:rPr>
              <w:t xml:space="preserve">. </w:t>
            </w:r>
          </w:p>
          <w:tbl>
            <w:tblPr>
              <w:tblStyle w:val="a7"/>
              <w:tblW w:w="6434" w:type="dxa"/>
              <w:tblInd w:w="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993"/>
              <w:gridCol w:w="1275"/>
              <w:gridCol w:w="1134"/>
              <w:gridCol w:w="1134"/>
              <w:gridCol w:w="851"/>
              <w:gridCol w:w="1047"/>
            </w:tblGrid>
            <w:tr w:rsidR="005F5AC7" w:rsidRPr="00EE4AE1" w14:paraId="54891D72" w14:textId="55363216" w:rsidTr="0022263A">
              <w:trPr>
                <w:trHeight w:val="162"/>
              </w:trPr>
              <w:tc>
                <w:tcPr>
                  <w:tcW w:w="993" w:type="dxa"/>
                  <w:shd w:val="clear" w:color="auto" w:fill="D9D9D9" w:themeFill="background1" w:themeFillShade="D9"/>
                  <w:hideMark/>
                </w:tcPr>
                <w:p w14:paraId="05760A39" w14:textId="77777777" w:rsidR="005F5AC7" w:rsidRPr="00EE4AE1" w:rsidRDefault="005F5AC7" w:rsidP="00D94B7A">
                  <w:pPr>
                    <w:wordWrap w:val="0"/>
                    <w:autoSpaceDE w:val="0"/>
                    <w:autoSpaceDN w:val="0"/>
                    <w:jc w:val="center"/>
                    <w:rPr>
                      <w:rFonts w:eastAsia="바탕"/>
                      <w:b/>
                      <w:sz w:val="18"/>
                      <w:szCs w:val="18"/>
                    </w:rPr>
                  </w:pPr>
                  <w:r w:rsidRPr="00EE4AE1">
                    <w:rPr>
                      <w:rFonts w:eastAsia="바탕" w:hint="eastAsia"/>
                      <w:b/>
                      <w:sz w:val="18"/>
                      <w:szCs w:val="18"/>
                    </w:rPr>
                    <w:t>금융기관</w:t>
                  </w:r>
                </w:p>
              </w:tc>
              <w:tc>
                <w:tcPr>
                  <w:tcW w:w="1275" w:type="dxa"/>
                  <w:shd w:val="clear" w:color="auto" w:fill="D9D9D9" w:themeFill="background1" w:themeFillShade="D9"/>
                </w:tcPr>
                <w:p w14:paraId="1C72D6BF" w14:textId="42C631CD" w:rsidR="005F5AC7" w:rsidRPr="00EE4AE1" w:rsidRDefault="005F5AC7" w:rsidP="00D94B7A">
                  <w:pPr>
                    <w:wordWrap w:val="0"/>
                    <w:autoSpaceDE w:val="0"/>
                    <w:autoSpaceDN w:val="0"/>
                    <w:jc w:val="center"/>
                    <w:rPr>
                      <w:rFonts w:eastAsia="바탕"/>
                      <w:b/>
                      <w:sz w:val="18"/>
                      <w:szCs w:val="18"/>
                    </w:rPr>
                  </w:pPr>
                  <w:r w:rsidRPr="00EE4AE1">
                    <w:rPr>
                      <w:rFonts w:eastAsia="바탕" w:hint="eastAsia"/>
                      <w:b/>
                      <w:sz w:val="18"/>
                      <w:szCs w:val="18"/>
                    </w:rPr>
                    <w:t>대출잔액</w:t>
                  </w:r>
                  <w:r w:rsidRPr="00EE4AE1">
                    <w:rPr>
                      <w:rFonts w:eastAsia="바탕" w:hint="eastAsia"/>
                      <w:b/>
                      <w:sz w:val="18"/>
                      <w:szCs w:val="18"/>
                    </w:rPr>
                    <w:t>(</w:t>
                  </w:r>
                  <w:r w:rsidRPr="00EE4AE1">
                    <w:rPr>
                      <w:rFonts w:eastAsia="바탕" w:hint="eastAsia"/>
                      <w:b/>
                      <w:sz w:val="18"/>
                      <w:szCs w:val="18"/>
                    </w:rPr>
                    <w:t>원</w:t>
                  </w:r>
                  <w:r w:rsidRPr="00EE4AE1">
                    <w:rPr>
                      <w:rFonts w:eastAsia="바탕" w:hint="eastAsia"/>
                      <w:b/>
                      <w:sz w:val="18"/>
                      <w:szCs w:val="18"/>
                    </w:rPr>
                    <w:t>)</w:t>
                  </w:r>
                </w:p>
              </w:tc>
              <w:tc>
                <w:tcPr>
                  <w:tcW w:w="1134" w:type="dxa"/>
                  <w:shd w:val="clear" w:color="auto" w:fill="D9D9D9" w:themeFill="background1" w:themeFillShade="D9"/>
                  <w:hideMark/>
                </w:tcPr>
                <w:p w14:paraId="7CA50D0A" w14:textId="24532D04" w:rsidR="005F5AC7" w:rsidRPr="00EE4AE1" w:rsidRDefault="005F5AC7" w:rsidP="00D94B7A">
                  <w:pPr>
                    <w:wordWrap w:val="0"/>
                    <w:autoSpaceDE w:val="0"/>
                    <w:autoSpaceDN w:val="0"/>
                    <w:jc w:val="center"/>
                    <w:rPr>
                      <w:rFonts w:eastAsia="바탕"/>
                      <w:b/>
                      <w:sz w:val="18"/>
                      <w:szCs w:val="18"/>
                    </w:rPr>
                  </w:pPr>
                  <w:r>
                    <w:rPr>
                      <w:rFonts w:eastAsia="바탕" w:hint="eastAsia"/>
                      <w:b/>
                      <w:sz w:val="18"/>
                      <w:szCs w:val="18"/>
                    </w:rPr>
                    <w:t>대여일</w:t>
                  </w:r>
                </w:p>
              </w:tc>
              <w:tc>
                <w:tcPr>
                  <w:tcW w:w="1134" w:type="dxa"/>
                  <w:shd w:val="clear" w:color="auto" w:fill="D9D9D9" w:themeFill="background1" w:themeFillShade="D9"/>
                </w:tcPr>
                <w:p w14:paraId="0E77F018" w14:textId="414BD97D" w:rsidR="005F5AC7" w:rsidRPr="00EE4AE1" w:rsidRDefault="005F5AC7" w:rsidP="00D94B7A">
                  <w:pPr>
                    <w:wordWrap w:val="0"/>
                    <w:autoSpaceDE w:val="0"/>
                    <w:autoSpaceDN w:val="0"/>
                    <w:jc w:val="center"/>
                    <w:rPr>
                      <w:rFonts w:eastAsia="바탕"/>
                      <w:b/>
                      <w:sz w:val="18"/>
                      <w:szCs w:val="18"/>
                    </w:rPr>
                  </w:pPr>
                  <w:r w:rsidRPr="00EE4AE1">
                    <w:rPr>
                      <w:rFonts w:eastAsia="바탕" w:hint="eastAsia"/>
                      <w:b/>
                      <w:sz w:val="18"/>
                      <w:szCs w:val="18"/>
                    </w:rPr>
                    <w:t>만기일</w:t>
                  </w:r>
                </w:p>
              </w:tc>
              <w:tc>
                <w:tcPr>
                  <w:tcW w:w="851" w:type="dxa"/>
                  <w:shd w:val="clear" w:color="auto" w:fill="D9D9D9" w:themeFill="background1" w:themeFillShade="D9"/>
                </w:tcPr>
                <w:p w14:paraId="57E3A1B4" w14:textId="771F2CDF" w:rsidR="005F5AC7" w:rsidRPr="00EE4AE1" w:rsidRDefault="005F5AC7" w:rsidP="00D94B7A">
                  <w:pPr>
                    <w:wordWrap w:val="0"/>
                    <w:autoSpaceDE w:val="0"/>
                    <w:autoSpaceDN w:val="0"/>
                    <w:jc w:val="center"/>
                    <w:rPr>
                      <w:rFonts w:eastAsia="바탕"/>
                      <w:b/>
                      <w:sz w:val="18"/>
                      <w:szCs w:val="18"/>
                    </w:rPr>
                  </w:pPr>
                  <w:r>
                    <w:rPr>
                      <w:rFonts w:eastAsia="바탕" w:hint="eastAsia"/>
                      <w:b/>
                      <w:sz w:val="18"/>
                      <w:szCs w:val="18"/>
                    </w:rPr>
                    <w:t>이율</w:t>
                  </w:r>
                </w:p>
              </w:tc>
              <w:tc>
                <w:tcPr>
                  <w:tcW w:w="1047" w:type="dxa"/>
                  <w:shd w:val="clear" w:color="auto" w:fill="D9D9D9" w:themeFill="background1" w:themeFillShade="D9"/>
                </w:tcPr>
                <w:p w14:paraId="1B2C5E72" w14:textId="5CBC9858" w:rsidR="005F5AC7" w:rsidRDefault="00A77F62" w:rsidP="00D94B7A">
                  <w:pPr>
                    <w:wordWrap w:val="0"/>
                    <w:autoSpaceDE w:val="0"/>
                    <w:autoSpaceDN w:val="0"/>
                    <w:jc w:val="center"/>
                    <w:rPr>
                      <w:rFonts w:eastAsia="바탕"/>
                      <w:b/>
                      <w:sz w:val="18"/>
                      <w:szCs w:val="18"/>
                    </w:rPr>
                  </w:pPr>
                  <w:r>
                    <w:rPr>
                      <w:rFonts w:eastAsia="바탕" w:hint="eastAsia"/>
                      <w:b/>
                      <w:sz w:val="18"/>
                      <w:szCs w:val="18"/>
                    </w:rPr>
                    <w:t>담보</w:t>
                  </w:r>
                </w:p>
              </w:tc>
            </w:tr>
            <w:tr w:rsidR="005F5AC7" w:rsidRPr="00EE4AE1" w14:paraId="580C3F13" w14:textId="102FF6D6" w:rsidTr="0022263A">
              <w:trPr>
                <w:trHeight w:val="366"/>
              </w:trPr>
              <w:tc>
                <w:tcPr>
                  <w:tcW w:w="993" w:type="dxa"/>
                  <w:vAlign w:val="center"/>
                </w:tcPr>
                <w:p w14:paraId="2B3B8059"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우리은행</w:t>
                  </w:r>
                </w:p>
              </w:tc>
              <w:tc>
                <w:tcPr>
                  <w:tcW w:w="1275" w:type="dxa"/>
                  <w:vAlign w:val="center"/>
                </w:tcPr>
                <w:p w14:paraId="24B79952"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2,000,000,000</w:t>
                  </w:r>
                </w:p>
              </w:tc>
              <w:tc>
                <w:tcPr>
                  <w:tcW w:w="1134" w:type="dxa"/>
                  <w:vAlign w:val="center"/>
                </w:tcPr>
                <w:p w14:paraId="3281A11A" w14:textId="6157A835" w:rsidR="005F5AC7" w:rsidRPr="00EE4AE1" w:rsidRDefault="00024BE0" w:rsidP="001B0128">
                  <w:pPr>
                    <w:wordWrap w:val="0"/>
                    <w:autoSpaceDE w:val="0"/>
                    <w:autoSpaceDN w:val="0"/>
                    <w:jc w:val="center"/>
                    <w:rPr>
                      <w:rFonts w:eastAsia="바탕"/>
                      <w:sz w:val="18"/>
                      <w:szCs w:val="18"/>
                    </w:rPr>
                  </w:pPr>
                  <w:r>
                    <w:rPr>
                      <w:rFonts w:eastAsia="바탕" w:hint="eastAsia"/>
                      <w:sz w:val="18"/>
                      <w:szCs w:val="18"/>
                    </w:rPr>
                    <w:t>2024. 5. 22.</w:t>
                  </w:r>
                </w:p>
              </w:tc>
              <w:tc>
                <w:tcPr>
                  <w:tcW w:w="1134" w:type="dxa"/>
                  <w:vAlign w:val="center"/>
                </w:tcPr>
                <w:p w14:paraId="54E7D13F" w14:textId="15E35F2A"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2025. 5. 22.</w:t>
                  </w:r>
                </w:p>
              </w:tc>
              <w:tc>
                <w:tcPr>
                  <w:tcW w:w="851" w:type="dxa"/>
                  <w:vAlign w:val="center"/>
                </w:tcPr>
                <w:p w14:paraId="0FBDC163" w14:textId="57F00176" w:rsidR="005F5AC7" w:rsidRPr="00EE4AE1" w:rsidRDefault="00024BE0" w:rsidP="001B0128">
                  <w:pPr>
                    <w:wordWrap w:val="0"/>
                    <w:autoSpaceDE w:val="0"/>
                    <w:autoSpaceDN w:val="0"/>
                    <w:jc w:val="center"/>
                    <w:rPr>
                      <w:rFonts w:eastAsia="바탕"/>
                      <w:sz w:val="18"/>
                      <w:szCs w:val="18"/>
                    </w:rPr>
                  </w:pPr>
                  <w:r w:rsidRPr="00024BE0">
                    <w:rPr>
                      <w:rFonts w:eastAsia="바탕"/>
                      <w:sz w:val="18"/>
                      <w:szCs w:val="18"/>
                    </w:rPr>
                    <w:t>4.86%</w:t>
                  </w:r>
                </w:p>
              </w:tc>
              <w:tc>
                <w:tcPr>
                  <w:tcW w:w="1047" w:type="dxa"/>
                </w:tcPr>
                <w:p w14:paraId="1B1D24CB" w14:textId="03378CF0" w:rsidR="005F5AC7" w:rsidRPr="00EE4AE1" w:rsidRDefault="00A77F62" w:rsidP="001B0128">
                  <w:pPr>
                    <w:wordWrap w:val="0"/>
                    <w:autoSpaceDE w:val="0"/>
                    <w:autoSpaceDN w:val="0"/>
                    <w:jc w:val="center"/>
                    <w:rPr>
                      <w:rFonts w:eastAsia="바탕"/>
                      <w:sz w:val="18"/>
                      <w:szCs w:val="18"/>
                    </w:rPr>
                  </w:pPr>
                  <w:r>
                    <w:rPr>
                      <w:rFonts w:eastAsia="바탕" w:hint="eastAsia"/>
                      <w:sz w:val="18"/>
                      <w:szCs w:val="18"/>
                    </w:rPr>
                    <w:t>기술보증기금</w:t>
                  </w:r>
                  <w:r>
                    <w:rPr>
                      <w:rFonts w:eastAsia="바탕" w:hint="eastAsia"/>
                      <w:sz w:val="18"/>
                      <w:szCs w:val="18"/>
                    </w:rPr>
                    <w:t xml:space="preserve"> </w:t>
                  </w:r>
                  <w:r>
                    <w:rPr>
                      <w:rFonts w:eastAsia="바탕" w:hint="eastAsia"/>
                      <w:sz w:val="18"/>
                      <w:szCs w:val="18"/>
                    </w:rPr>
                    <w:t>보증서</w:t>
                  </w:r>
                </w:p>
              </w:tc>
            </w:tr>
            <w:tr w:rsidR="005F5AC7" w:rsidRPr="00EE4AE1" w14:paraId="7635DF3C" w14:textId="48194A4D" w:rsidTr="00A77F62">
              <w:trPr>
                <w:trHeight w:val="367"/>
              </w:trPr>
              <w:tc>
                <w:tcPr>
                  <w:tcW w:w="993" w:type="dxa"/>
                  <w:vMerge w:val="restart"/>
                  <w:vAlign w:val="center"/>
                </w:tcPr>
                <w:p w14:paraId="740A0D6E" w14:textId="7A4DD9B0"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중소벤처기업진흥공단</w:t>
                  </w:r>
                </w:p>
              </w:tc>
              <w:tc>
                <w:tcPr>
                  <w:tcW w:w="1275" w:type="dxa"/>
                  <w:vAlign w:val="center"/>
                </w:tcPr>
                <w:p w14:paraId="40B22F78"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88,640,000</w:t>
                  </w:r>
                </w:p>
              </w:tc>
              <w:tc>
                <w:tcPr>
                  <w:tcW w:w="1134" w:type="dxa"/>
                  <w:vAlign w:val="center"/>
                </w:tcPr>
                <w:p w14:paraId="0ED3E7D6" w14:textId="4C687767"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2021. 3. 8.</w:t>
                  </w:r>
                </w:p>
              </w:tc>
              <w:tc>
                <w:tcPr>
                  <w:tcW w:w="1134" w:type="dxa"/>
                  <w:vAlign w:val="center"/>
                </w:tcPr>
                <w:p w14:paraId="01C562BE" w14:textId="4EC67E10"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2027. 3. 11.</w:t>
                  </w:r>
                </w:p>
              </w:tc>
              <w:tc>
                <w:tcPr>
                  <w:tcW w:w="851" w:type="dxa"/>
                  <w:vAlign w:val="center"/>
                </w:tcPr>
                <w:p w14:paraId="7C24D7C6" w14:textId="5B909DE5"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2.00%</w:t>
                  </w:r>
                </w:p>
              </w:tc>
              <w:tc>
                <w:tcPr>
                  <w:tcW w:w="1047" w:type="dxa"/>
                  <w:vAlign w:val="center"/>
                </w:tcPr>
                <w:p w14:paraId="0D443B8D" w14:textId="4A2D6207" w:rsidR="005F5AC7" w:rsidRDefault="00A77F62" w:rsidP="00A77F62">
                  <w:pPr>
                    <w:wordWrap w:val="0"/>
                    <w:autoSpaceDE w:val="0"/>
                    <w:autoSpaceDN w:val="0"/>
                    <w:jc w:val="center"/>
                    <w:rPr>
                      <w:rFonts w:eastAsia="바탕"/>
                      <w:sz w:val="18"/>
                      <w:szCs w:val="18"/>
                    </w:rPr>
                  </w:pPr>
                  <w:r>
                    <w:rPr>
                      <w:rFonts w:eastAsia="바탕" w:hint="eastAsia"/>
                      <w:sz w:val="18"/>
                      <w:szCs w:val="18"/>
                    </w:rPr>
                    <w:t>-</w:t>
                  </w:r>
                </w:p>
              </w:tc>
            </w:tr>
            <w:tr w:rsidR="005F5AC7" w:rsidRPr="00EE4AE1" w14:paraId="70D9568F" w14:textId="0DAD3FF5" w:rsidTr="00A77F62">
              <w:trPr>
                <w:trHeight w:val="367"/>
              </w:trPr>
              <w:tc>
                <w:tcPr>
                  <w:tcW w:w="993" w:type="dxa"/>
                  <w:vMerge/>
                  <w:vAlign w:val="center"/>
                </w:tcPr>
                <w:p w14:paraId="0BC1FA69" w14:textId="77777777" w:rsidR="005F5AC7" w:rsidRPr="00EE4AE1" w:rsidRDefault="005F5AC7" w:rsidP="001B0128">
                  <w:pPr>
                    <w:wordWrap w:val="0"/>
                    <w:autoSpaceDE w:val="0"/>
                    <w:autoSpaceDN w:val="0"/>
                    <w:jc w:val="center"/>
                    <w:rPr>
                      <w:rFonts w:eastAsia="바탕"/>
                      <w:sz w:val="18"/>
                      <w:szCs w:val="18"/>
                    </w:rPr>
                  </w:pPr>
                </w:p>
              </w:tc>
              <w:tc>
                <w:tcPr>
                  <w:tcW w:w="1275" w:type="dxa"/>
                  <w:vAlign w:val="center"/>
                </w:tcPr>
                <w:p w14:paraId="2BB03A21"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200,000,000</w:t>
                  </w:r>
                </w:p>
              </w:tc>
              <w:tc>
                <w:tcPr>
                  <w:tcW w:w="1134" w:type="dxa"/>
                  <w:vAlign w:val="center"/>
                </w:tcPr>
                <w:p w14:paraId="22B2CF5E" w14:textId="55B5399E"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2024. 6. 20.</w:t>
                  </w:r>
                </w:p>
              </w:tc>
              <w:tc>
                <w:tcPr>
                  <w:tcW w:w="1134" w:type="dxa"/>
                  <w:vAlign w:val="center"/>
                </w:tcPr>
                <w:p w14:paraId="5027B73A" w14:textId="2FDF014F"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2029. 6. 25.</w:t>
                  </w:r>
                </w:p>
              </w:tc>
              <w:tc>
                <w:tcPr>
                  <w:tcW w:w="851" w:type="dxa"/>
                  <w:vAlign w:val="center"/>
                </w:tcPr>
                <w:p w14:paraId="60EDD5B0" w14:textId="7DDA9654"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2.68%</w:t>
                  </w:r>
                </w:p>
              </w:tc>
              <w:tc>
                <w:tcPr>
                  <w:tcW w:w="1047" w:type="dxa"/>
                  <w:vAlign w:val="center"/>
                </w:tcPr>
                <w:p w14:paraId="4A7B422A" w14:textId="4A167C43" w:rsidR="005F5AC7" w:rsidRDefault="00A77F62" w:rsidP="00A77F62">
                  <w:pPr>
                    <w:wordWrap w:val="0"/>
                    <w:autoSpaceDE w:val="0"/>
                    <w:autoSpaceDN w:val="0"/>
                    <w:jc w:val="center"/>
                    <w:rPr>
                      <w:rFonts w:eastAsia="바탕"/>
                      <w:sz w:val="18"/>
                      <w:szCs w:val="18"/>
                    </w:rPr>
                  </w:pPr>
                  <w:r>
                    <w:rPr>
                      <w:rFonts w:eastAsia="바탕" w:hint="eastAsia"/>
                      <w:sz w:val="18"/>
                      <w:szCs w:val="18"/>
                    </w:rPr>
                    <w:t>-</w:t>
                  </w:r>
                </w:p>
              </w:tc>
            </w:tr>
            <w:tr w:rsidR="005F5AC7" w:rsidRPr="00EE4AE1" w14:paraId="48A9434A" w14:textId="75A62CE1" w:rsidTr="0022263A">
              <w:trPr>
                <w:trHeight w:val="367"/>
              </w:trPr>
              <w:tc>
                <w:tcPr>
                  <w:tcW w:w="993" w:type="dxa"/>
                  <w:vAlign w:val="center"/>
                </w:tcPr>
                <w:p w14:paraId="5CDA9153"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기업은행</w:t>
                  </w:r>
                </w:p>
              </w:tc>
              <w:tc>
                <w:tcPr>
                  <w:tcW w:w="1275" w:type="dxa"/>
                  <w:vAlign w:val="center"/>
                </w:tcPr>
                <w:p w14:paraId="48061437"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200,000,000</w:t>
                  </w:r>
                </w:p>
              </w:tc>
              <w:tc>
                <w:tcPr>
                  <w:tcW w:w="1134" w:type="dxa"/>
                  <w:vAlign w:val="center"/>
                </w:tcPr>
                <w:p w14:paraId="2C424D82" w14:textId="7A95C8DE"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2024. 7. 2.</w:t>
                  </w:r>
                </w:p>
              </w:tc>
              <w:tc>
                <w:tcPr>
                  <w:tcW w:w="1134" w:type="dxa"/>
                  <w:vAlign w:val="center"/>
                </w:tcPr>
                <w:p w14:paraId="6F664A30" w14:textId="1941F0D8"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2029. 7. 2.</w:t>
                  </w:r>
                </w:p>
              </w:tc>
              <w:tc>
                <w:tcPr>
                  <w:tcW w:w="851" w:type="dxa"/>
                  <w:vAlign w:val="center"/>
                </w:tcPr>
                <w:p w14:paraId="683F260E" w14:textId="72D8EC96" w:rsidR="005F5AC7" w:rsidRPr="00EE4AE1" w:rsidRDefault="00024BE0" w:rsidP="001B0128">
                  <w:pPr>
                    <w:wordWrap w:val="0"/>
                    <w:autoSpaceDE w:val="0"/>
                    <w:autoSpaceDN w:val="0"/>
                    <w:jc w:val="center"/>
                    <w:rPr>
                      <w:rFonts w:eastAsia="바탕"/>
                      <w:sz w:val="18"/>
                      <w:szCs w:val="18"/>
                    </w:rPr>
                  </w:pPr>
                  <w:r w:rsidRPr="00024BE0">
                    <w:rPr>
                      <w:rFonts w:eastAsia="바탕"/>
                      <w:sz w:val="18"/>
                      <w:szCs w:val="18"/>
                    </w:rPr>
                    <w:t>1.1</w:t>
                  </w:r>
                  <w:r>
                    <w:rPr>
                      <w:rFonts w:eastAsia="바탕" w:hint="eastAsia"/>
                      <w:sz w:val="18"/>
                      <w:szCs w:val="18"/>
                    </w:rPr>
                    <w:t>8</w:t>
                  </w:r>
                  <w:r w:rsidRPr="00024BE0">
                    <w:rPr>
                      <w:rFonts w:eastAsia="바탕"/>
                      <w:sz w:val="18"/>
                      <w:szCs w:val="18"/>
                    </w:rPr>
                    <w:t>%</w:t>
                  </w:r>
                </w:p>
              </w:tc>
              <w:tc>
                <w:tcPr>
                  <w:tcW w:w="1047" w:type="dxa"/>
                </w:tcPr>
                <w:p w14:paraId="1D24FEC1" w14:textId="1E76A887" w:rsidR="005F5AC7" w:rsidRDefault="005F5AC7" w:rsidP="001B0128">
                  <w:pPr>
                    <w:wordWrap w:val="0"/>
                    <w:autoSpaceDE w:val="0"/>
                    <w:autoSpaceDN w:val="0"/>
                    <w:jc w:val="center"/>
                    <w:rPr>
                      <w:rFonts w:eastAsia="바탕"/>
                      <w:sz w:val="18"/>
                      <w:szCs w:val="18"/>
                    </w:rPr>
                  </w:pPr>
                  <w:r>
                    <w:rPr>
                      <w:rFonts w:eastAsia="바탕" w:hint="eastAsia"/>
                      <w:sz w:val="18"/>
                      <w:szCs w:val="18"/>
                    </w:rPr>
                    <w:t>대표이사</w:t>
                  </w:r>
                </w:p>
                <w:p w14:paraId="0314BBF6" w14:textId="6BF44375" w:rsidR="005F5AC7" w:rsidRDefault="005F5AC7" w:rsidP="001B0128">
                  <w:pPr>
                    <w:wordWrap w:val="0"/>
                    <w:autoSpaceDE w:val="0"/>
                    <w:autoSpaceDN w:val="0"/>
                    <w:jc w:val="center"/>
                    <w:rPr>
                      <w:rFonts w:eastAsia="바탕"/>
                      <w:sz w:val="18"/>
                      <w:szCs w:val="18"/>
                    </w:rPr>
                  </w:pPr>
                  <w:r>
                    <w:rPr>
                      <w:rFonts w:eastAsia="바탕" w:hint="eastAsia"/>
                      <w:sz w:val="18"/>
                      <w:szCs w:val="18"/>
                    </w:rPr>
                    <w:t>연대보증</w:t>
                  </w:r>
                </w:p>
              </w:tc>
            </w:tr>
          </w:tbl>
          <w:p w14:paraId="709AA982" w14:textId="4EAB2A49" w:rsidR="008A6283" w:rsidRDefault="0073086E" w:rsidP="00C775F8">
            <w:pPr>
              <w:pStyle w:val="1"/>
              <w:rPr>
                <w:color w:val="000000" w:themeColor="text1"/>
                <w:sz w:val="20"/>
                <w:szCs w:val="20"/>
              </w:rPr>
            </w:pPr>
            <w:r>
              <w:rPr>
                <w:rFonts w:hint="eastAsia"/>
                <w:color w:val="000000" w:themeColor="text1"/>
                <w:sz w:val="20"/>
                <w:szCs w:val="20"/>
              </w:rPr>
              <w:t>우리은행</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sidR="00F54D2B">
              <w:rPr>
                <w:rFonts w:hint="eastAsia"/>
                <w:color w:val="000000" w:themeColor="text1"/>
                <w:sz w:val="20"/>
                <w:szCs w:val="20"/>
              </w:rPr>
              <w:t>기업은행과</w:t>
            </w:r>
            <w:r w:rsidR="00F54D2B">
              <w:rPr>
                <w:rFonts w:hint="eastAsia"/>
                <w:color w:val="000000" w:themeColor="text1"/>
                <w:sz w:val="20"/>
                <w:szCs w:val="20"/>
              </w:rPr>
              <w:t xml:space="preserve"> </w:t>
            </w:r>
            <w:r w:rsidR="00F54D2B">
              <w:rPr>
                <w:rFonts w:hint="eastAsia"/>
                <w:color w:val="000000" w:themeColor="text1"/>
                <w:sz w:val="20"/>
                <w:szCs w:val="20"/>
              </w:rPr>
              <w:t>체결한</w:t>
            </w:r>
            <w:r w:rsidR="00F54D2B">
              <w:rPr>
                <w:rFonts w:hint="eastAsia"/>
                <w:color w:val="000000" w:themeColor="text1"/>
                <w:sz w:val="20"/>
                <w:szCs w:val="20"/>
              </w:rPr>
              <w:t xml:space="preserve"> </w:t>
            </w:r>
            <w:r w:rsidR="00F54D2B">
              <w:rPr>
                <w:rFonts w:hint="eastAsia"/>
                <w:color w:val="000000" w:themeColor="text1"/>
                <w:sz w:val="20"/>
                <w:szCs w:val="20"/>
              </w:rPr>
              <w:t>여신거래약정서에</w:t>
            </w:r>
            <w:r w:rsidR="00F54D2B">
              <w:rPr>
                <w:rFonts w:hint="eastAsia"/>
                <w:color w:val="000000" w:themeColor="text1"/>
                <w:sz w:val="20"/>
                <w:szCs w:val="20"/>
              </w:rPr>
              <w:t xml:space="preserve"> </w:t>
            </w:r>
            <w:r w:rsidR="00F54D2B">
              <w:rPr>
                <w:rFonts w:hint="eastAsia"/>
                <w:color w:val="000000" w:themeColor="text1"/>
                <w:sz w:val="20"/>
                <w:szCs w:val="20"/>
              </w:rPr>
              <w:t>의하면</w:t>
            </w:r>
            <w:r w:rsidR="00F54D2B">
              <w:rPr>
                <w:rFonts w:hint="eastAsia"/>
                <w:color w:val="000000" w:themeColor="text1"/>
                <w:sz w:val="20"/>
                <w:szCs w:val="20"/>
              </w:rPr>
              <w:t xml:space="preserve">, </w:t>
            </w:r>
            <w:r w:rsidR="008A6283">
              <w:rPr>
                <w:rFonts w:hint="eastAsia"/>
                <w:color w:val="000000" w:themeColor="text1"/>
                <w:sz w:val="20"/>
                <w:szCs w:val="20"/>
              </w:rPr>
              <w:t>다음과</w:t>
            </w:r>
            <w:r w:rsidR="008A6283">
              <w:rPr>
                <w:rFonts w:hint="eastAsia"/>
                <w:color w:val="000000" w:themeColor="text1"/>
                <w:sz w:val="20"/>
                <w:szCs w:val="20"/>
              </w:rPr>
              <w:t xml:space="preserve"> </w:t>
            </w:r>
            <w:r w:rsidR="008A6283">
              <w:rPr>
                <w:rFonts w:hint="eastAsia"/>
                <w:color w:val="000000" w:themeColor="text1"/>
                <w:sz w:val="20"/>
                <w:szCs w:val="20"/>
              </w:rPr>
              <w:t>같이</w:t>
            </w:r>
            <w:r w:rsidR="008A6283">
              <w:rPr>
                <w:rFonts w:hint="eastAsia"/>
                <w:color w:val="000000" w:themeColor="text1"/>
                <w:sz w:val="20"/>
                <w:szCs w:val="20"/>
              </w:rPr>
              <w:t xml:space="preserve"> </w:t>
            </w:r>
            <w:r w:rsidR="008A6283">
              <w:rPr>
                <w:rFonts w:hint="eastAsia"/>
                <w:color w:val="000000" w:themeColor="text1"/>
                <w:sz w:val="20"/>
                <w:szCs w:val="20"/>
              </w:rPr>
              <w:t>약정하고</w:t>
            </w:r>
            <w:r w:rsidR="008A6283">
              <w:rPr>
                <w:rFonts w:hint="eastAsia"/>
                <w:color w:val="000000" w:themeColor="text1"/>
                <w:sz w:val="20"/>
                <w:szCs w:val="20"/>
              </w:rPr>
              <w:t xml:space="preserve"> </w:t>
            </w:r>
            <w:r w:rsidR="008A6283">
              <w:rPr>
                <w:rFonts w:hint="eastAsia"/>
                <w:color w:val="000000" w:themeColor="text1"/>
                <w:sz w:val="20"/>
                <w:szCs w:val="20"/>
              </w:rPr>
              <w:t>있음</w:t>
            </w:r>
            <w:r w:rsidR="008A6283">
              <w:rPr>
                <w:rFonts w:hint="eastAsia"/>
                <w:color w:val="000000" w:themeColor="text1"/>
                <w:sz w:val="20"/>
                <w:szCs w:val="20"/>
              </w:rPr>
              <w:t xml:space="preserve">. </w:t>
            </w:r>
          </w:p>
          <w:p w14:paraId="6ADDEDA5" w14:textId="26605273" w:rsidR="00040608" w:rsidRDefault="00040608" w:rsidP="008A6283">
            <w:pPr>
              <w:pStyle w:val="1"/>
              <w:numPr>
                <w:ilvl w:val="0"/>
                <w:numId w:val="18"/>
              </w:numPr>
              <w:rPr>
                <w:color w:val="000000" w:themeColor="text1"/>
                <w:sz w:val="20"/>
                <w:szCs w:val="20"/>
              </w:rPr>
            </w:pPr>
            <w:r w:rsidRPr="00263E86">
              <w:rPr>
                <w:rFonts w:hint="eastAsia"/>
                <w:color w:val="000000" w:themeColor="text1"/>
                <w:sz w:val="20"/>
                <w:szCs w:val="20"/>
                <w:u w:val="single"/>
              </w:rPr>
              <w:t>상환자력</w:t>
            </w:r>
            <w:r w:rsidRPr="00263E86">
              <w:rPr>
                <w:rFonts w:hint="eastAsia"/>
                <w:color w:val="000000" w:themeColor="text1"/>
                <w:sz w:val="20"/>
                <w:szCs w:val="20"/>
                <w:u w:val="single"/>
              </w:rPr>
              <w:t xml:space="preserve"> </w:t>
            </w:r>
            <w:r w:rsidRPr="00263E86">
              <w:rPr>
                <w:rFonts w:hint="eastAsia"/>
                <w:color w:val="000000" w:themeColor="text1"/>
                <w:sz w:val="20"/>
                <w:szCs w:val="20"/>
                <w:u w:val="single"/>
              </w:rPr>
              <w:t>유지의무</w:t>
            </w:r>
            <w:r>
              <w:rPr>
                <w:rFonts w:hint="eastAsia"/>
                <w:color w:val="000000" w:themeColor="text1"/>
                <w:sz w:val="20"/>
                <w:szCs w:val="20"/>
              </w:rPr>
              <w:t xml:space="preserve">: </w:t>
            </w:r>
            <w:r w:rsidR="00253A09">
              <w:rPr>
                <w:rFonts w:hint="eastAsia"/>
                <w:color w:val="000000" w:themeColor="text1"/>
                <w:sz w:val="20"/>
                <w:szCs w:val="20"/>
              </w:rPr>
              <w:t>대상회사의</w:t>
            </w:r>
            <w:r w:rsidR="00253A09">
              <w:rPr>
                <w:rFonts w:hint="eastAsia"/>
                <w:color w:val="000000" w:themeColor="text1"/>
                <w:sz w:val="20"/>
                <w:szCs w:val="20"/>
              </w:rPr>
              <w:t xml:space="preserve"> </w:t>
            </w:r>
            <w:r w:rsidR="00252E70">
              <w:rPr>
                <w:rFonts w:hint="eastAsia"/>
                <w:color w:val="000000" w:themeColor="text1"/>
                <w:sz w:val="20"/>
                <w:szCs w:val="20"/>
              </w:rPr>
              <w:t>부채비율</w:t>
            </w:r>
            <w:r w:rsidR="00252E70">
              <w:rPr>
                <w:rFonts w:hint="eastAsia"/>
                <w:color w:val="000000" w:themeColor="text1"/>
                <w:sz w:val="20"/>
                <w:szCs w:val="20"/>
              </w:rPr>
              <w:t xml:space="preserve"> </w:t>
            </w:r>
            <w:r w:rsidR="00252E70">
              <w:rPr>
                <w:rFonts w:hint="eastAsia"/>
                <w:color w:val="000000" w:themeColor="text1"/>
                <w:sz w:val="20"/>
                <w:szCs w:val="20"/>
              </w:rPr>
              <w:t>및</w:t>
            </w:r>
            <w:r w:rsidR="00252E70">
              <w:rPr>
                <w:rFonts w:hint="eastAsia"/>
                <w:color w:val="000000" w:themeColor="text1"/>
                <w:sz w:val="20"/>
                <w:szCs w:val="20"/>
              </w:rPr>
              <w:t xml:space="preserve"> </w:t>
            </w:r>
            <w:r w:rsidR="00252E70">
              <w:rPr>
                <w:rFonts w:hint="eastAsia"/>
                <w:color w:val="000000" w:themeColor="text1"/>
                <w:sz w:val="20"/>
                <w:szCs w:val="20"/>
              </w:rPr>
              <w:t>자기자본비율을</w:t>
            </w:r>
            <w:r w:rsidR="00252E70">
              <w:rPr>
                <w:rFonts w:hint="eastAsia"/>
                <w:color w:val="000000" w:themeColor="text1"/>
                <w:sz w:val="20"/>
                <w:szCs w:val="20"/>
              </w:rPr>
              <w:t xml:space="preserve"> </w:t>
            </w:r>
            <w:r w:rsidR="00252E70">
              <w:rPr>
                <w:rFonts w:hint="eastAsia"/>
                <w:color w:val="000000" w:themeColor="text1"/>
                <w:sz w:val="20"/>
                <w:szCs w:val="20"/>
              </w:rPr>
              <w:t>일정비율</w:t>
            </w:r>
            <w:r w:rsidR="00252E70">
              <w:rPr>
                <w:rFonts w:hint="eastAsia"/>
                <w:color w:val="000000" w:themeColor="text1"/>
                <w:sz w:val="20"/>
                <w:szCs w:val="20"/>
              </w:rPr>
              <w:t xml:space="preserve"> </w:t>
            </w:r>
            <w:r w:rsidR="00252E70">
              <w:rPr>
                <w:rFonts w:hint="eastAsia"/>
                <w:color w:val="000000" w:themeColor="text1"/>
                <w:sz w:val="20"/>
                <w:szCs w:val="20"/>
              </w:rPr>
              <w:t>이상으로</w:t>
            </w:r>
            <w:r w:rsidR="00252E70">
              <w:rPr>
                <w:rFonts w:hint="eastAsia"/>
                <w:color w:val="000000" w:themeColor="text1"/>
                <w:sz w:val="20"/>
                <w:szCs w:val="20"/>
              </w:rPr>
              <w:t xml:space="preserve"> </w:t>
            </w:r>
            <w:r w:rsidR="00252E70">
              <w:rPr>
                <w:rFonts w:hint="eastAsia"/>
                <w:color w:val="000000" w:themeColor="text1"/>
                <w:sz w:val="20"/>
                <w:szCs w:val="20"/>
              </w:rPr>
              <w:t>유지하기로</w:t>
            </w:r>
            <w:r w:rsidR="00252E70">
              <w:rPr>
                <w:rFonts w:hint="eastAsia"/>
                <w:color w:val="000000" w:themeColor="text1"/>
                <w:sz w:val="20"/>
                <w:szCs w:val="20"/>
              </w:rPr>
              <w:t xml:space="preserve"> </w:t>
            </w:r>
            <w:r w:rsidR="00252E70">
              <w:rPr>
                <w:rFonts w:hint="eastAsia"/>
                <w:color w:val="000000" w:themeColor="text1"/>
                <w:sz w:val="20"/>
                <w:szCs w:val="20"/>
              </w:rPr>
              <w:t>하는</w:t>
            </w:r>
            <w:r w:rsidR="00252E70">
              <w:rPr>
                <w:rFonts w:hint="eastAsia"/>
                <w:color w:val="000000" w:themeColor="text1"/>
                <w:sz w:val="20"/>
                <w:szCs w:val="20"/>
              </w:rPr>
              <w:t xml:space="preserve"> </w:t>
            </w:r>
            <w:r w:rsidR="00252E70">
              <w:rPr>
                <w:rFonts w:hint="eastAsia"/>
                <w:color w:val="000000" w:themeColor="text1"/>
                <w:sz w:val="20"/>
                <w:szCs w:val="20"/>
              </w:rPr>
              <w:t>상환자력</w:t>
            </w:r>
            <w:r w:rsidR="00252E70">
              <w:rPr>
                <w:rFonts w:hint="eastAsia"/>
                <w:color w:val="000000" w:themeColor="text1"/>
                <w:sz w:val="20"/>
                <w:szCs w:val="20"/>
              </w:rPr>
              <w:t xml:space="preserve"> </w:t>
            </w:r>
            <w:r w:rsidR="00252E70">
              <w:rPr>
                <w:rFonts w:hint="eastAsia"/>
                <w:color w:val="000000" w:themeColor="text1"/>
                <w:sz w:val="20"/>
                <w:szCs w:val="20"/>
              </w:rPr>
              <w:t>유지의무</w:t>
            </w:r>
            <w:r w:rsidR="00252E70">
              <w:rPr>
                <w:rFonts w:hint="eastAsia"/>
                <w:color w:val="000000" w:themeColor="text1"/>
                <w:sz w:val="20"/>
                <w:szCs w:val="20"/>
              </w:rPr>
              <w:t xml:space="preserve"> </w:t>
            </w:r>
            <w:r w:rsidR="00252E70">
              <w:rPr>
                <w:rFonts w:hint="eastAsia"/>
                <w:color w:val="000000" w:themeColor="text1"/>
                <w:sz w:val="20"/>
                <w:szCs w:val="20"/>
              </w:rPr>
              <w:t>규정</w:t>
            </w:r>
            <w:r w:rsidR="00253A09">
              <w:rPr>
                <w:rFonts w:hint="eastAsia"/>
                <w:color w:val="000000" w:themeColor="text1"/>
                <w:sz w:val="20"/>
                <w:szCs w:val="20"/>
              </w:rPr>
              <w:t>을</w:t>
            </w:r>
            <w:r w:rsidR="00253A09">
              <w:rPr>
                <w:rFonts w:hint="eastAsia"/>
                <w:color w:val="000000" w:themeColor="text1"/>
                <w:sz w:val="20"/>
                <w:szCs w:val="20"/>
              </w:rPr>
              <w:t xml:space="preserve"> </w:t>
            </w:r>
            <w:r w:rsidR="00253A09">
              <w:rPr>
                <w:rFonts w:hint="eastAsia"/>
                <w:color w:val="000000" w:themeColor="text1"/>
                <w:sz w:val="20"/>
                <w:szCs w:val="20"/>
              </w:rPr>
              <w:t>두고</w:t>
            </w:r>
            <w:r w:rsidR="00253A09">
              <w:rPr>
                <w:rFonts w:hint="eastAsia"/>
                <w:color w:val="000000" w:themeColor="text1"/>
                <w:sz w:val="20"/>
                <w:szCs w:val="20"/>
              </w:rPr>
              <w:t xml:space="preserve"> </w:t>
            </w:r>
            <w:r w:rsidR="00253A09">
              <w:rPr>
                <w:rFonts w:hint="eastAsia"/>
                <w:color w:val="000000" w:themeColor="text1"/>
                <w:sz w:val="20"/>
                <w:szCs w:val="20"/>
              </w:rPr>
              <w:t>있으나</w:t>
            </w:r>
            <w:r w:rsidR="00253A09">
              <w:rPr>
                <w:rFonts w:hint="eastAsia"/>
                <w:color w:val="000000" w:themeColor="text1"/>
                <w:sz w:val="20"/>
                <w:szCs w:val="20"/>
              </w:rPr>
              <w:t xml:space="preserve">, </w:t>
            </w:r>
            <w:r w:rsidR="00253A09">
              <w:rPr>
                <w:rFonts w:hint="eastAsia"/>
                <w:color w:val="000000" w:themeColor="text1"/>
                <w:sz w:val="20"/>
                <w:szCs w:val="20"/>
              </w:rPr>
              <w:t>구체적인</w:t>
            </w:r>
            <w:r w:rsidR="00253A09">
              <w:rPr>
                <w:rFonts w:hint="eastAsia"/>
                <w:color w:val="000000" w:themeColor="text1"/>
                <w:sz w:val="20"/>
                <w:szCs w:val="20"/>
              </w:rPr>
              <w:t xml:space="preserve"> </w:t>
            </w:r>
            <w:r w:rsidR="00253A09">
              <w:rPr>
                <w:rFonts w:hint="eastAsia"/>
                <w:color w:val="000000" w:themeColor="text1"/>
                <w:sz w:val="20"/>
                <w:szCs w:val="20"/>
              </w:rPr>
              <w:t>비율은</w:t>
            </w:r>
            <w:r w:rsidR="00253A09">
              <w:rPr>
                <w:rFonts w:hint="eastAsia"/>
                <w:color w:val="000000" w:themeColor="text1"/>
                <w:sz w:val="20"/>
                <w:szCs w:val="20"/>
              </w:rPr>
              <w:t xml:space="preserve"> </w:t>
            </w:r>
            <w:r w:rsidR="00253A09">
              <w:rPr>
                <w:rFonts w:hint="eastAsia"/>
                <w:color w:val="000000" w:themeColor="text1"/>
                <w:sz w:val="20"/>
                <w:szCs w:val="20"/>
              </w:rPr>
              <w:t>공란으로</w:t>
            </w:r>
            <w:r w:rsidR="00253A09">
              <w:rPr>
                <w:rFonts w:hint="eastAsia"/>
                <w:color w:val="000000" w:themeColor="text1"/>
                <w:sz w:val="20"/>
                <w:szCs w:val="20"/>
              </w:rPr>
              <w:t xml:space="preserve"> </w:t>
            </w:r>
            <w:r w:rsidR="00253A09">
              <w:rPr>
                <w:rFonts w:hint="eastAsia"/>
                <w:color w:val="000000" w:themeColor="text1"/>
                <w:sz w:val="20"/>
                <w:szCs w:val="20"/>
              </w:rPr>
              <w:t>확인됨</w:t>
            </w:r>
            <w:r w:rsidR="00253A09">
              <w:rPr>
                <w:rFonts w:hint="eastAsia"/>
                <w:color w:val="000000" w:themeColor="text1"/>
                <w:sz w:val="20"/>
                <w:szCs w:val="20"/>
              </w:rPr>
              <w:t xml:space="preserve">. </w:t>
            </w:r>
          </w:p>
          <w:p w14:paraId="116083F0" w14:textId="23B60261" w:rsidR="00F50047" w:rsidRPr="00040608" w:rsidRDefault="00F50047" w:rsidP="008A6283">
            <w:pPr>
              <w:pStyle w:val="1"/>
              <w:numPr>
                <w:ilvl w:val="0"/>
                <w:numId w:val="18"/>
              </w:numPr>
              <w:rPr>
                <w:color w:val="000000" w:themeColor="text1"/>
                <w:sz w:val="20"/>
                <w:szCs w:val="20"/>
              </w:rPr>
            </w:pPr>
            <w:r>
              <w:rPr>
                <w:rFonts w:hint="eastAsia"/>
                <w:color w:val="000000" w:themeColor="text1"/>
                <w:sz w:val="20"/>
                <w:szCs w:val="20"/>
                <w:u w:val="single"/>
              </w:rPr>
              <w:t>사전</w:t>
            </w:r>
            <w:r>
              <w:rPr>
                <w:rFonts w:hint="eastAsia"/>
                <w:color w:val="000000" w:themeColor="text1"/>
                <w:sz w:val="20"/>
                <w:szCs w:val="20"/>
                <w:u w:val="single"/>
              </w:rPr>
              <w:t xml:space="preserve"> </w:t>
            </w:r>
            <w:r>
              <w:rPr>
                <w:rFonts w:hint="eastAsia"/>
                <w:color w:val="000000" w:themeColor="text1"/>
                <w:sz w:val="20"/>
                <w:szCs w:val="20"/>
                <w:u w:val="single"/>
              </w:rPr>
              <w:t>협의의무</w:t>
            </w:r>
            <w:r w:rsidRPr="0071738C">
              <w:rPr>
                <w:rFonts w:hint="eastAsia"/>
                <w:color w:val="000000" w:themeColor="text1"/>
                <w:sz w:val="20"/>
                <w:szCs w:val="20"/>
              </w:rPr>
              <w:t>:</w:t>
            </w:r>
            <w:r w:rsidRPr="009A7EFA">
              <w:rPr>
                <w:rFonts w:hint="eastAsia"/>
                <w:color w:val="000000" w:themeColor="text1"/>
                <w:sz w:val="20"/>
                <w:szCs w:val="20"/>
              </w:rPr>
              <w:t xml:space="preserve"> </w:t>
            </w:r>
            <w:r w:rsidR="004B5EFE">
              <w:rPr>
                <w:rFonts w:hint="eastAsia"/>
                <w:color w:val="000000" w:themeColor="text1"/>
                <w:sz w:val="20"/>
                <w:szCs w:val="20"/>
              </w:rPr>
              <w:t xml:space="preserve">(i) </w:t>
            </w:r>
            <w:r w:rsidR="004B5EFE">
              <w:rPr>
                <w:rFonts w:hint="eastAsia"/>
                <w:color w:val="000000" w:themeColor="text1"/>
                <w:sz w:val="20"/>
                <w:szCs w:val="20"/>
              </w:rPr>
              <w:t>합병</w:t>
            </w:r>
            <w:r w:rsidR="004B5EFE">
              <w:rPr>
                <w:rFonts w:hint="eastAsia"/>
                <w:color w:val="000000" w:themeColor="text1"/>
                <w:sz w:val="20"/>
                <w:szCs w:val="20"/>
              </w:rPr>
              <w:t xml:space="preserve">, </w:t>
            </w:r>
            <w:r w:rsidR="004B5EFE">
              <w:rPr>
                <w:rFonts w:hint="eastAsia"/>
                <w:color w:val="000000" w:themeColor="text1"/>
                <w:sz w:val="20"/>
                <w:szCs w:val="20"/>
              </w:rPr>
              <w:t>영업양수도</w:t>
            </w:r>
            <w:r w:rsidR="004B5EFE">
              <w:rPr>
                <w:rFonts w:hint="eastAsia"/>
                <w:color w:val="000000" w:themeColor="text1"/>
                <w:sz w:val="20"/>
                <w:szCs w:val="20"/>
              </w:rPr>
              <w:t xml:space="preserve"> </w:t>
            </w:r>
            <w:r w:rsidR="004B5EFE">
              <w:rPr>
                <w:rFonts w:hint="eastAsia"/>
                <w:color w:val="000000" w:themeColor="text1"/>
                <w:sz w:val="20"/>
                <w:szCs w:val="20"/>
              </w:rPr>
              <w:t>및</w:t>
            </w:r>
            <w:r w:rsidR="004B5EFE">
              <w:rPr>
                <w:rFonts w:hint="eastAsia"/>
                <w:color w:val="000000" w:themeColor="text1"/>
                <w:sz w:val="20"/>
                <w:szCs w:val="20"/>
              </w:rPr>
              <w:t xml:space="preserve"> </w:t>
            </w:r>
            <w:r w:rsidR="004B5EFE">
              <w:rPr>
                <w:rFonts w:hint="eastAsia"/>
                <w:color w:val="000000" w:themeColor="text1"/>
                <w:sz w:val="20"/>
                <w:szCs w:val="20"/>
              </w:rPr>
              <w:t>중요재산의</w:t>
            </w:r>
            <w:r w:rsidR="004B5EFE">
              <w:rPr>
                <w:rFonts w:hint="eastAsia"/>
                <w:color w:val="000000" w:themeColor="text1"/>
                <w:sz w:val="20"/>
                <w:szCs w:val="20"/>
              </w:rPr>
              <w:t xml:space="preserve"> </w:t>
            </w:r>
            <w:r w:rsidR="004B5EFE">
              <w:rPr>
                <w:rFonts w:hint="eastAsia"/>
                <w:color w:val="000000" w:themeColor="text1"/>
                <w:sz w:val="20"/>
                <w:szCs w:val="20"/>
              </w:rPr>
              <w:t>매각</w:t>
            </w:r>
            <w:r w:rsidR="004B5EFE">
              <w:rPr>
                <w:rFonts w:hint="eastAsia"/>
                <w:color w:val="000000" w:themeColor="text1"/>
                <w:sz w:val="20"/>
                <w:szCs w:val="20"/>
              </w:rPr>
              <w:t xml:space="preserve">, </w:t>
            </w:r>
            <w:r w:rsidR="004B5EFE">
              <w:rPr>
                <w:rFonts w:hint="eastAsia"/>
                <w:color w:val="000000" w:themeColor="text1"/>
                <w:sz w:val="20"/>
                <w:szCs w:val="20"/>
              </w:rPr>
              <w:t>임대</w:t>
            </w:r>
            <w:r w:rsidR="004B5EFE">
              <w:rPr>
                <w:rFonts w:hint="eastAsia"/>
                <w:color w:val="000000" w:themeColor="text1"/>
                <w:sz w:val="20"/>
                <w:szCs w:val="20"/>
              </w:rPr>
              <w:t xml:space="preserve"> (ii) </w:t>
            </w:r>
            <w:r w:rsidR="004B5EFE">
              <w:rPr>
                <w:rFonts w:hint="eastAsia"/>
                <w:color w:val="000000" w:themeColor="text1"/>
                <w:sz w:val="20"/>
                <w:szCs w:val="20"/>
              </w:rPr>
              <w:t>신규사업</w:t>
            </w:r>
            <w:r w:rsidR="004B5EFE">
              <w:rPr>
                <w:rFonts w:hint="eastAsia"/>
                <w:color w:val="000000" w:themeColor="text1"/>
                <w:sz w:val="20"/>
                <w:szCs w:val="20"/>
              </w:rPr>
              <w:t xml:space="preserve"> </w:t>
            </w:r>
            <w:r w:rsidR="004B5EFE">
              <w:rPr>
                <w:rFonts w:hint="eastAsia"/>
                <w:color w:val="000000" w:themeColor="text1"/>
                <w:sz w:val="20"/>
                <w:szCs w:val="20"/>
              </w:rPr>
              <w:t>진출</w:t>
            </w:r>
            <w:r w:rsidR="004B5EFE">
              <w:rPr>
                <w:rFonts w:hint="eastAsia"/>
                <w:color w:val="000000" w:themeColor="text1"/>
                <w:sz w:val="20"/>
                <w:szCs w:val="20"/>
              </w:rPr>
              <w:t xml:space="preserve"> </w:t>
            </w:r>
            <w:r w:rsidR="004B5EFE">
              <w:rPr>
                <w:rFonts w:hint="eastAsia"/>
                <w:color w:val="000000" w:themeColor="text1"/>
                <w:sz w:val="20"/>
                <w:szCs w:val="20"/>
              </w:rPr>
              <w:t>또는</w:t>
            </w:r>
            <w:r w:rsidR="004B5EFE">
              <w:rPr>
                <w:rFonts w:hint="eastAsia"/>
                <w:color w:val="000000" w:themeColor="text1"/>
                <w:sz w:val="20"/>
                <w:szCs w:val="20"/>
              </w:rPr>
              <w:t xml:space="preserve"> </w:t>
            </w:r>
            <w:r w:rsidR="004B5EFE">
              <w:rPr>
                <w:rFonts w:hint="eastAsia"/>
                <w:color w:val="000000" w:themeColor="text1"/>
                <w:sz w:val="20"/>
                <w:szCs w:val="20"/>
              </w:rPr>
              <w:t>해외투자</w:t>
            </w:r>
            <w:r w:rsidR="004B5EFE">
              <w:rPr>
                <w:rFonts w:hint="eastAsia"/>
                <w:color w:val="000000" w:themeColor="text1"/>
                <w:sz w:val="20"/>
                <w:szCs w:val="20"/>
              </w:rPr>
              <w:t xml:space="preserve">, (iii) </w:t>
            </w:r>
            <w:r w:rsidR="004B5EFE">
              <w:rPr>
                <w:rFonts w:hint="eastAsia"/>
                <w:color w:val="000000" w:themeColor="text1"/>
                <w:sz w:val="20"/>
                <w:szCs w:val="20"/>
              </w:rPr>
              <w:t>경영상</w:t>
            </w:r>
            <w:r w:rsidR="004B5EFE">
              <w:rPr>
                <w:rFonts w:hint="eastAsia"/>
                <w:color w:val="000000" w:themeColor="text1"/>
                <w:sz w:val="20"/>
                <w:szCs w:val="20"/>
              </w:rPr>
              <w:t xml:space="preserve"> </w:t>
            </w:r>
            <w:r w:rsidR="004B5EFE">
              <w:rPr>
                <w:rFonts w:hint="eastAsia"/>
                <w:color w:val="000000" w:themeColor="text1"/>
                <w:sz w:val="20"/>
                <w:szCs w:val="20"/>
              </w:rPr>
              <w:t>중대한</w:t>
            </w:r>
            <w:r w:rsidR="004B5EFE">
              <w:rPr>
                <w:rFonts w:hint="eastAsia"/>
                <w:color w:val="000000" w:themeColor="text1"/>
                <w:sz w:val="20"/>
                <w:szCs w:val="20"/>
              </w:rPr>
              <w:t xml:space="preserve"> </w:t>
            </w:r>
            <w:r w:rsidR="004B5EFE">
              <w:rPr>
                <w:rFonts w:hint="eastAsia"/>
                <w:color w:val="000000" w:themeColor="text1"/>
                <w:sz w:val="20"/>
                <w:szCs w:val="20"/>
              </w:rPr>
              <w:t>변화가</w:t>
            </w:r>
            <w:r w:rsidR="004B5EFE">
              <w:rPr>
                <w:rFonts w:hint="eastAsia"/>
                <w:color w:val="000000" w:themeColor="text1"/>
                <w:sz w:val="20"/>
                <w:szCs w:val="20"/>
              </w:rPr>
              <w:t xml:space="preserve"> </w:t>
            </w:r>
            <w:r w:rsidR="004B5EFE">
              <w:rPr>
                <w:rFonts w:hint="eastAsia"/>
                <w:color w:val="000000" w:themeColor="text1"/>
                <w:sz w:val="20"/>
                <w:szCs w:val="20"/>
              </w:rPr>
              <w:t>생길</w:t>
            </w:r>
            <w:r w:rsidR="004B5EFE">
              <w:rPr>
                <w:rFonts w:hint="eastAsia"/>
                <w:color w:val="000000" w:themeColor="text1"/>
                <w:sz w:val="20"/>
                <w:szCs w:val="20"/>
              </w:rPr>
              <w:t xml:space="preserve"> </w:t>
            </w:r>
            <w:r w:rsidR="004B5EFE">
              <w:rPr>
                <w:rFonts w:hint="eastAsia"/>
                <w:color w:val="000000" w:themeColor="text1"/>
                <w:sz w:val="20"/>
                <w:szCs w:val="20"/>
              </w:rPr>
              <w:t>우려가</w:t>
            </w:r>
            <w:r w:rsidR="004B5EFE">
              <w:rPr>
                <w:rFonts w:hint="eastAsia"/>
                <w:color w:val="000000" w:themeColor="text1"/>
                <w:sz w:val="20"/>
                <w:szCs w:val="20"/>
              </w:rPr>
              <w:t xml:space="preserve"> </w:t>
            </w:r>
            <w:r w:rsidR="004B5EFE">
              <w:rPr>
                <w:rFonts w:hint="eastAsia"/>
                <w:color w:val="000000" w:themeColor="text1"/>
                <w:sz w:val="20"/>
                <w:szCs w:val="20"/>
              </w:rPr>
              <w:t>있는</w:t>
            </w:r>
            <w:r w:rsidR="004B5EFE">
              <w:rPr>
                <w:rFonts w:hint="eastAsia"/>
                <w:color w:val="000000" w:themeColor="text1"/>
                <w:sz w:val="20"/>
                <w:szCs w:val="20"/>
              </w:rPr>
              <w:t xml:space="preserve"> </w:t>
            </w:r>
            <w:r w:rsidR="004B5EFE">
              <w:rPr>
                <w:rFonts w:hint="eastAsia"/>
                <w:color w:val="000000" w:themeColor="text1"/>
                <w:sz w:val="20"/>
                <w:szCs w:val="20"/>
              </w:rPr>
              <w:t>경우</w:t>
            </w:r>
            <w:r w:rsidR="004B5EFE">
              <w:rPr>
                <w:rFonts w:hint="eastAsia"/>
                <w:color w:val="000000" w:themeColor="text1"/>
                <w:sz w:val="20"/>
                <w:szCs w:val="20"/>
              </w:rPr>
              <w:t xml:space="preserve"> </w:t>
            </w:r>
            <w:r w:rsidR="004B5EFE">
              <w:rPr>
                <w:rFonts w:hint="eastAsia"/>
                <w:color w:val="000000" w:themeColor="text1"/>
                <w:sz w:val="20"/>
                <w:szCs w:val="20"/>
              </w:rPr>
              <w:t>기업은행과</w:t>
            </w:r>
            <w:r w:rsidR="004B5EFE">
              <w:rPr>
                <w:rFonts w:hint="eastAsia"/>
                <w:color w:val="000000" w:themeColor="text1"/>
                <w:sz w:val="20"/>
                <w:szCs w:val="20"/>
              </w:rPr>
              <w:t xml:space="preserve"> </w:t>
            </w:r>
            <w:r w:rsidR="004B5EFE">
              <w:rPr>
                <w:rFonts w:hint="eastAsia"/>
                <w:color w:val="000000" w:themeColor="text1"/>
                <w:sz w:val="20"/>
                <w:szCs w:val="20"/>
              </w:rPr>
              <w:t>사전</w:t>
            </w:r>
            <w:r w:rsidR="004B5EFE">
              <w:rPr>
                <w:rFonts w:hint="eastAsia"/>
                <w:color w:val="000000" w:themeColor="text1"/>
                <w:sz w:val="20"/>
                <w:szCs w:val="20"/>
              </w:rPr>
              <w:t xml:space="preserve"> </w:t>
            </w:r>
            <w:r w:rsidR="004B5EFE">
              <w:rPr>
                <w:rFonts w:hint="eastAsia"/>
                <w:color w:val="000000" w:themeColor="text1"/>
                <w:sz w:val="20"/>
                <w:szCs w:val="20"/>
              </w:rPr>
              <w:t>협의의무</w:t>
            </w:r>
            <w:r w:rsidR="004B5EFE">
              <w:rPr>
                <w:rFonts w:hint="eastAsia"/>
                <w:color w:val="000000" w:themeColor="text1"/>
                <w:sz w:val="20"/>
                <w:szCs w:val="20"/>
              </w:rPr>
              <w:t xml:space="preserve"> </w:t>
            </w:r>
            <w:r w:rsidR="004B5EFE">
              <w:rPr>
                <w:rFonts w:hint="eastAsia"/>
                <w:color w:val="000000" w:themeColor="text1"/>
                <w:sz w:val="20"/>
                <w:szCs w:val="20"/>
              </w:rPr>
              <w:t>존재함</w:t>
            </w:r>
            <w:r w:rsidR="004B5EFE">
              <w:rPr>
                <w:rFonts w:hint="eastAsia"/>
                <w:color w:val="000000" w:themeColor="text1"/>
                <w:sz w:val="20"/>
                <w:szCs w:val="20"/>
              </w:rPr>
              <w:t>.</w:t>
            </w:r>
          </w:p>
          <w:p w14:paraId="10C92EA8" w14:textId="177EA8A0" w:rsidR="00506D69" w:rsidRDefault="00506D69" w:rsidP="00C775F8">
            <w:pPr>
              <w:pStyle w:val="1"/>
              <w:rPr>
                <w:color w:val="000000" w:themeColor="text1"/>
                <w:sz w:val="20"/>
                <w:szCs w:val="20"/>
              </w:rPr>
            </w:pPr>
            <w:r>
              <w:rPr>
                <w:rFonts w:hint="eastAsia"/>
                <w:color w:val="000000" w:themeColor="text1"/>
                <w:sz w:val="20"/>
                <w:szCs w:val="20"/>
              </w:rPr>
              <w:t>중소벤처기업진흥공단</w:t>
            </w:r>
            <w:r>
              <w:rPr>
                <w:rFonts w:hint="eastAsia"/>
                <w:color w:val="000000" w:themeColor="text1"/>
                <w:sz w:val="20"/>
                <w:szCs w:val="20"/>
              </w:rPr>
              <w:t>(</w:t>
            </w:r>
            <w:r>
              <w:rPr>
                <w:color w:val="000000" w:themeColor="text1"/>
                <w:sz w:val="20"/>
                <w:szCs w:val="20"/>
              </w:rPr>
              <w:t>“</w:t>
            </w:r>
            <w:r>
              <w:rPr>
                <w:rFonts w:hint="eastAsia"/>
                <w:color w:val="000000" w:themeColor="text1"/>
                <w:sz w:val="20"/>
                <w:szCs w:val="20"/>
              </w:rPr>
              <w:t>중진공</w:t>
            </w:r>
            <w:r>
              <w:rPr>
                <w:color w:val="000000" w:themeColor="text1"/>
                <w:sz w:val="20"/>
                <w:szCs w:val="20"/>
              </w:rPr>
              <w:t>”</w:t>
            </w:r>
            <w:r>
              <w:rPr>
                <w:rFonts w:hint="eastAsia"/>
                <w:color w:val="000000" w:themeColor="text1"/>
                <w:sz w:val="20"/>
                <w:szCs w:val="20"/>
              </w:rPr>
              <w:t>)</w:t>
            </w:r>
            <w:r>
              <w:rPr>
                <w:rFonts w:hint="eastAsia"/>
                <w:color w:val="000000" w:themeColor="text1"/>
                <w:sz w:val="20"/>
                <w:szCs w:val="20"/>
              </w:rPr>
              <w:t>과</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대출약정서는</w:t>
            </w:r>
            <w:r>
              <w:rPr>
                <w:rFonts w:hint="eastAsia"/>
                <w:color w:val="000000" w:themeColor="text1"/>
                <w:sz w:val="20"/>
                <w:szCs w:val="20"/>
              </w:rPr>
              <w:t xml:space="preserve"> </w:t>
            </w:r>
            <w:r>
              <w:rPr>
                <w:rFonts w:hint="eastAsia"/>
                <w:color w:val="000000" w:themeColor="text1"/>
                <w:sz w:val="20"/>
                <w:szCs w:val="20"/>
              </w:rPr>
              <w:t>대상회사의</w:t>
            </w:r>
            <w:r>
              <w:rPr>
                <w:rFonts w:hint="eastAsia"/>
                <w:color w:val="000000" w:themeColor="text1"/>
                <w:sz w:val="20"/>
                <w:szCs w:val="20"/>
              </w:rPr>
              <w:t xml:space="preserve"> </w:t>
            </w:r>
            <w:r>
              <w:rPr>
                <w:rFonts w:hint="eastAsia"/>
                <w:color w:val="000000" w:themeColor="text1"/>
                <w:sz w:val="20"/>
                <w:szCs w:val="20"/>
              </w:rPr>
              <w:t>대표이사</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최대</w:t>
            </w:r>
            <w:r>
              <w:rPr>
                <w:rFonts w:hint="eastAsia"/>
                <w:color w:val="000000" w:themeColor="text1"/>
                <w:sz w:val="20"/>
                <w:szCs w:val="20"/>
              </w:rPr>
              <w:t xml:space="preserve"> </w:t>
            </w:r>
            <w:r>
              <w:rPr>
                <w:rFonts w:hint="eastAsia"/>
                <w:color w:val="000000" w:themeColor="text1"/>
                <w:sz w:val="20"/>
                <w:szCs w:val="20"/>
              </w:rPr>
              <w:t>주주의</w:t>
            </w:r>
            <w:r>
              <w:rPr>
                <w:rFonts w:hint="eastAsia"/>
                <w:color w:val="000000" w:themeColor="text1"/>
                <w:sz w:val="20"/>
                <w:szCs w:val="20"/>
              </w:rPr>
              <w:t xml:space="preserve"> </w:t>
            </w:r>
            <w:r>
              <w:rPr>
                <w:rFonts w:hint="eastAsia"/>
                <w:color w:val="000000" w:themeColor="text1"/>
                <w:sz w:val="20"/>
                <w:szCs w:val="20"/>
              </w:rPr>
              <w:t>변경이</w:t>
            </w:r>
            <w:r>
              <w:rPr>
                <w:rFonts w:hint="eastAsia"/>
                <w:color w:val="000000" w:themeColor="text1"/>
                <w:sz w:val="20"/>
                <w:szCs w:val="20"/>
              </w:rPr>
              <w:t xml:space="preserve"> </w:t>
            </w:r>
            <w:r>
              <w:rPr>
                <w:rFonts w:hint="eastAsia"/>
                <w:color w:val="000000" w:themeColor="text1"/>
                <w:sz w:val="20"/>
                <w:szCs w:val="20"/>
              </w:rPr>
              <w:t>경영상</w:t>
            </w:r>
            <w:r>
              <w:rPr>
                <w:rFonts w:hint="eastAsia"/>
                <w:color w:val="000000" w:themeColor="text1"/>
                <w:sz w:val="20"/>
                <w:szCs w:val="20"/>
              </w:rPr>
              <w:t xml:space="preserve"> </w:t>
            </w:r>
            <w:r>
              <w:rPr>
                <w:rFonts w:hint="eastAsia"/>
                <w:color w:val="000000" w:themeColor="text1"/>
                <w:sz w:val="20"/>
                <w:szCs w:val="20"/>
              </w:rPr>
              <w:t>중대한</w:t>
            </w:r>
            <w:r>
              <w:rPr>
                <w:rFonts w:hint="eastAsia"/>
                <w:color w:val="000000" w:themeColor="text1"/>
                <w:sz w:val="20"/>
                <w:szCs w:val="20"/>
              </w:rPr>
              <w:t xml:space="preserve"> </w:t>
            </w:r>
            <w:r>
              <w:rPr>
                <w:rFonts w:hint="eastAsia"/>
                <w:color w:val="000000" w:themeColor="text1"/>
                <w:sz w:val="20"/>
                <w:szCs w:val="20"/>
              </w:rPr>
              <w:t>영향을</w:t>
            </w:r>
            <w:r>
              <w:rPr>
                <w:rFonts w:hint="eastAsia"/>
                <w:color w:val="000000" w:themeColor="text1"/>
                <w:sz w:val="20"/>
                <w:szCs w:val="20"/>
              </w:rPr>
              <w:t xml:space="preserve"> </w:t>
            </w:r>
            <w:r>
              <w:rPr>
                <w:rFonts w:hint="eastAsia"/>
                <w:color w:val="000000" w:themeColor="text1"/>
                <w:sz w:val="20"/>
                <w:szCs w:val="20"/>
              </w:rPr>
              <w:t>미칠</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중진공이</w:t>
            </w:r>
            <w:r>
              <w:rPr>
                <w:rFonts w:hint="eastAsia"/>
                <w:color w:val="000000" w:themeColor="text1"/>
                <w:sz w:val="20"/>
                <w:szCs w:val="20"/>
              </w:rPr>
              <w:t xml:space="preserve"> </w:t>
            </w:r>
            <w:r>
              <w:rPr>
                <w:rFonts w:hint="eastAsia"/>
                <w:color w:val="000000" w:themeColor="text1"/>
                <w:sz w:val="20"/>
                <w:szCs w:val="20"/>
              </w:rPr>
              <w:t>인정하는</w:t>
            </w:r>
            <w:r>
              <w:rPr>
                <w:rFonts w:hint="eastAsia"/>
                <w:color w:val="000000" w:themeColor="text1"/>
                <w:sz w:val="20"/>
                <w:szCs w:val="20"/>
              </w:rPr>
              <w:t xml:space="preserve"> </w:t>
            </w:r>
            <w:r>
              <w:rPr>
                <w:rFonts w:hint="eastAsia"/>
                <w:color w:val="000000" w:themeColor="text1"/>
                <w:sz w:val="20"/>
                <w:szCs w:val="20"/>
              </w:rPr>
              <w:t>경우</w:t>
            </w:r>
            <w:r>
              <w:rPr>
                <w:rFonts w:hint="eastAsia"/>
                <w:color w:val="000000" w:themeColor="text1"/>
                <w:sz w:val="20"/>
                <w:szCs w:val="20"/>
              </w:rPr>
              <w:t xml:space="preserve"> </w:t>
            </w:r>
            <w:r>
              <w:rPr>
                <w:rFonts w:hint="eastAsia"/>
                <w:color w:val="000000" w:themeColor="text1"/>
                <w:sz w:val="20"/>
                <w:szCs w:val="20"/>
              </w:rPr>
              <w:t>채권회수절차를</w:t>
            </w:r>
            <w:r>
              <w:rPr>
                <w:rFonts w:hint="eastAsia"/>
                <w:color w:val="000000" w:themeColor="text1"/>
                <w:sz w:val="20"/>
                <w:szCs w:val="20"/>
              </w:rPr>
              <w:t xml:space="preserve"> </w:t>
            </w:r>
            <w:r>
              <w:rPr>
                <w:rFonts w:hint="eastAsia"/>
                <w:color w:val="000000" w:themeColor="text1"/>
                <w:sz w:val="20"/>
                <w:szCs w:val="20"/>
              </w:rPr>
              <w:t>취할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있도록</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r>
              <w:rPr>
                <w:rFonts w:hint="eastAsia"/>
                <w:color w:val="000000" w:themeColor="text1"/>
                <w:sz w:val="20"/>
                <w:szCs w:val="20"/>
              </w:rPr>
              <w:t>제</w:t>
            </w:r>
            <w:r>
              <w:rPr>
                <w:rFonts w:hint="eastAsia"/>
                <w:color w:val="000000" w:themeColor="text1"/>
                <w:sz w:val="20"/>
                <w:szCs w:val="20"/>
              </w:rPr>
              <w:t>8</w:t>
            </w:r>
            <w:r>
              <w:rPr>
                <w:rFonts w:hint="eastAsia"/>
                <w:color w:val="000000" w:themeColor="text1"/>
                <w:sz w:val="20"/>
                <w:szCs w:val="20"/>
              </w:rPr>
              <w:t>조</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항</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2</w:t>
            </w:r>
            <w:r>
              <w:rPr>
                <w:rFonts w:hint="eastAsia"/>
                <w:color w:val="000000" w:themeColor="text1"/>
                <w:sz w:val="20"/>
                <w:szCs w:val="20"/>
              </w:rPr>
              <w:t>호</w:t>
            </w:r>
            <w:r>
              <w:rPr>
                <w:rFonts w:hint="eastAsia"/>
                <w:color w:val="000000" w:themeColor="text1"/>
                <w:sz w:val="20"/>
                <w:szCs w:val="20"/>
              </w:rPr>
              <w:t xml:space="preserve">). </w:t>
            </w:r>
          </w:p>
          <w:p w14:paraId="592031FA" w14:textId="20B31213" w:rsidR="00C775F8" w:rsidRPr="00C65EAA"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sidR="00A24A27">
              <w:rPr>
                <w:rFonts w:hint="eastAsia"/>
                <w:color w:val="000000" w:themeColor="text1"/>
                <w:sz w:val="20"/>
                <w:szCs w:val="20"/>
              </w:rPr>
              <w:t>,</w:t>
            </w:r>
            <w:r>
              <w:rPr>
                <w:rFonts w:hint="eastAsia"/>
                <w:color w:val="000000" w:themeColor="text1"/>
                <w:sz w:val="20"/>
                <w:szCs w:val="20"/>
              </w:rPr>
              <w:t xml:space="preserve"> </w:t>
            </w:r>
            <w:r>
              <w:rPr>
                <w:rFonts w:hint="eastAsia"/>
                <w:color w:val="000000" w:themeColor="text1"/>
                <w:sz w:val="20"/>
                <w:szCs w:val="20"/>
              </w:rPr>
              <w:t>대상회사</w:t>
            </w:r>
            <w:r w:rsidR="00A10781">
              <w:rPr>
                <w:rFonts w:hint="eastAsia"/>
                <w:color w:val="000000" w:themeColor="text1"/>
                <w:sz w:val="20"/>
                <w:szCs w:val="20"/>
              </w:rPr>
              <w:t>는</w:t>
            </w:r>
            <w:r>
              <w:rPr>
                <w:rFonts w:hint="eastAsia"/>
                <w:color w:val="000000" w:themeColor="text1"/>
                <w:sz w:val="20"/>
                <w:szCs w:val="20"/>
              </w:rPr>
              <w:t xml:space="preserve"> </w:t>
            </w:r>
            <w:r w:rsidR="006C14FF">
              <w:rPr>
                <w:rFonts w:hint="eastAsia"/>
                <w:color w:val="000000" w:themeColor="text1"/>
                <w:sz w:val="20"/>
                <w:szCs w:val="20"/>
              </w:rPr>
              <w:t>금융기관</w:t>
            </w:r>
            <w:r w:rsidR="006C14FF">
              <w:rPr>
                <w:rFonts w:hint="eastAsia"/>
                <w:color w:val="000000" w:themeColor="text1"/>
                <w:sz w:val="20"/>
                <w:szCs w:val="20"/>
              </w:rPr>
              <w:t xml:space="preserve"> </w:t>
            </w:r>
            <w:r w:rsidR="006C14FF">
              <w:rPr>
                <w:rFonts w:hint="eastAsia"/>
                <w:color w:val="000000" w:themeColor="text1"/>
                <w:sz w:val="20"/>
                <w:szCs w:val="20"/>
              </w:rPr>
              <w:t>또는</w:t>
            </w:r>
            <w:r w:rsidR="006C14FF">
              <w:rPr>
                <w:rFonts w:hint="eastAsia"/>
                <w:color w:val="000000" w:themeColor="text1"/>
                <w:sz w:val="20"/>
                <w:szCs w:val="20"/>
              </w:rPr>
              <w:t xml:space="preserve"> </w:t>
            </w:r>
            <w:r w:rsidR="006C14FF">
              <w:rPr>
                <w:rFonts w:hint="eastAsia"/>
                <w:color w:val="000000" w:themeColor="text1"/>
                <w:sz w:val="20"/>
                <w:szCs w:val="20"/>
              </w:rPr>
              <w:t>제</w:t>
            </w:r>
            <w:r w:rsidR="006C14FF">
              <w:rPr>
                <w:rFonts w:hint="eastAsia"/>
                <w:color w:val="000000" w:themeColor="text1"/>
                <w:sz w:val="20"/>
                <w:szCs w:val="20"/>
              </w:rPr>
              <w:t>3</w:t>
            </w:r>
            <w:r w:rsidR="006C14FF">
              <w:rPr>
                <w:rFonts w:hint="eastAsia"/>
                <w:color w:val="000000" w:themeColor="text1"/>
                <w:sz w:val="20"/>
                <w:szCs w:val="20"/>
              </w:rPr>
              <w:t>자에게</w:t>
            </w:r>
            <w:r w:rsidR="006C14FF">
              <w:rPr>
                <w:rFonts w:hint="eastAsia"/>
                <w:color w:val="000000" w:themeColor="text1"/>
                <w:sz w:val="20"/>
                <w:szCs w:val="20"/>
              </w:rPr>
              <w:t xml:space="preserve"> </w:t>
            </w:r>
            <w:r w:rsidR="006C14FF">
              <w:rPr>
                <w:rFonts w:hint="eastAsia"/>
                <w:color w:val="000000" w:themeColor="text1"/>
                <w:sz w:val="20"/>
                <w:szCs w:val="20"/>
              </w:rPr>
              <w:t>담보</w:t>
            </w:r>
            <w:r w:rsidR="006C14FF">
              <w:rPr>
                <w:rFonts w:hint="eastAsia"/>
                <w:color w:val="000000" w:themeColor="text1"/>
                <w:sz w:val="20"/>
                <w:szCs w:val="20"/>
              </w:rPr>
              <w:t xml:space="preserve"> </w:t>
            </w:r>
            <w:r w:rsidR="006C14FF">
              <w:rPr>
                <w:rFonts w:hint="eastAsia"/>
                <w:color w:val="000000" w:themeColor="text1"/>
                <w:sz w:val="20"/>
                <w:szCs w:val="20"/>
              </w:rPr>
              <w:t>또는</w:t>
            </w:r>
            <w:r w:rsidR="006C14FF">
              <w:rPr>
                <w:rFonts w:hint="eastAsia"/>
                <w:color w:val="000000" w:themeColor="text1"/>
                <w:sz w:val="20"/>
                <w:szCs w:val="20"/>
              </w:rPr>
              <w:t xml:space="preserve"> </w:t>
            </w:r>
            <w:r w:rsidR="006C14FF">
              <w:rPr>
                <w:rFonts w:hint="eastAsia"/>
                <w:color w:val="000000" w:themeColor="text1"/>
                <w:sz w:val="20"/>
                <w:szCs w:val="20"/>
              </w:rPr>
              <w:t>보증을</w:t>
            </w:r>
            <w:r w:rsidR="006C14FF">
              <w:rPr>
                <w:rFonts w:hint="eastAsia"/>
                <w:color w:val="000000" w:themeColor="text1"/>
                <w:sz w:val="20"/>
                <w:szCs w:val="20"/>
              </w:rPr>
              <w:t xml:space="preserve"> </w:t>
            </w:r>
            <w:r w:rsidR="006C14FF">
              <w:rPr>
                <w:rFonts w:hint="eastAsia"/>
                <w:color w:val="000000" w:themeColor="text1"/>
                <w:sz w:val="20"/>
                <w:szCs w:val="20"/>
              </w:rPr>
              <w:t>제공하지</w:t>
            </w:r>
            <w:r w:rsidR="006C14FF">
              <w:rPr>
                <w:rFonts w:hint="eastAsia"/>
                <w:color w:val="000000" w:themeColor="text1"/>
                <w:sz w:val="20"/>
                <w:szCs w:val="20"/>
              </w:rPr>
              <w:t xml:space="preserve"> </w:t>
            </w:r>
            <w:r w:rsidR="006C14FF">
              <w:rPr>
                <w:rFonts w:hint="eastAsia"/>
                <w:color w:val="000000" w:themeColor="text1"/>
                <w:sz w:val="20"/>
                <w:szCs w:val="20"/>
              </w:rPr>
              <w:t>않고</w:t>
            </w:r>
            <w:r w:rsidR="006C14FF">
              <w:rPr>
                <w:rFonts w:hint="eastAsia"/>
                <w:color w:val="000000" w:themeColor="text1"/>
                <w:sz w:val="20"/>
                <w:szCs w:val="20"/>
              </w:rPr>
              <w:t xml:space="preserve"> </w:t>
            </w:r>
            <w:r w:rsidR="006C14FF">
              <w:rPr>
                <w:rFonts w:hint="eastAsia"/>
                <w:color w:val="000000" w:themeColor="text1"/>
                <w:sz w:val="20"/>
                <w:szCs w:val="20"/>
              </w:rPr>
              <w:t>있음</w:t>
            </w:r>
            <w:r w:rsidR="006C14FF">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00117FE4" w14:textId="47ED3CC3" w:rsidR="000B111C" w:rsidRDefault="000B111C" w:rsidP="00883CF1">
            <w:pPr>
              <w:pStyle w:val="1"/>
              <w:rPr>
                <w:color w:val="000000" w:themeColor="text1"/>
                <w:sz w:val="20"/>
                <w:szCs w:val="20"/>
              </w:rPr>
            </w:pPr>
            <w:r>
              <w:rPr>
                <w:rFonts w:hint="eastAsia"/>
                <w:color w:val="000000" w:themeColor="text1"/>
                <w:sz w:val="20"/>
                <w:szCs w:val="20"/>
              </w:rPr>
              <w:t>본건</w:t>
            </w:r>
            <w:r>
              <w:rPr>
                <w:rFonts w:hint="eastAsia"/>
                <w:color w:val="000000" w:themeColor="text1"/>
                <w:sz w:val="20"/>
                <w:szCs w:val="20"/>
              </w:rPr>
              <w:t xml:space="preserve"> </w:t>
            </w:r>
            <w:r>
              <w:rPr>
                <w:rFonts w:hint="eastAsia"/>
                <w:color w:val="000000" w:themeColor="text1"/>
                <w:sz w:val="20"/>
                <w:szCs w:val="20"/>
              </w:rPr>
              <w:t>거래는</w:t>
            </w:r>
            <w:r>
              <w:rPr>
                <w:rFonts w:hint="eastAsia"/>
                <w:color w:val="000000" w:themeColor="text1"/>
                <w:sz w:val="20"/>
                <w:szCs w:val="20"/>
              </w:rPr>
              <w:t xml:space="preserve"> </w:t>
            </w:r>
            <w:r>
              <w:rPr>
                <w:rFonts w:hint="eastAsia"/>
                <w:color w:val="000000" w:themeColor="text1"/>
                <w:sz w:val="20"/>
                <w:szCs w:val="20"/>
              </w:rPr>
              <w:t>합병</w:t>
            </w:r>
            <w:r>
              <w:rPr>
                <w:rFonts w:hint="eastAsia"/>
                <w:color w:val="000000" w:themeColor="text1"/>
                <w:sz w:val="20"/>
                <w:szCs w:val="20"/>
              </w:rPr>
              <w:t xml:space="preserve">, </w:t>
            </w:r>
            <w:r>
              <w:rPr>
                <w:rFonts w:hint="eastAsia"/>
                <w:color w:val="000000" w:themeColor="text1"/>
                <w:sz w:val="20"/>
                <w:szCs w:val="20"/>
              </w:rPr>
              <w:t>영업양수도</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대표이사</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최대주주가</w:t>
            </w:r>
            <w:r>
              <w:rPr>
                <w:rFonts w:hint="eastAsia"/>
                <w:color w:val="000000" w:themeColor="text1"/>
                <w:sz w:val="20"/>
                <w:szCs w:val="20"/>
              </w:rPr>
              <w:t xml:space="preserve"> </w:t>
            </w:r>
            <w:r>
              <w:rPr>
                <w:rFonts w:hint="eastAsia"/>
                <w:color w:val="000000" w:themeColor="text1"/>
                <w:sz w:val="20"/>
                <w:szCs w:val="20"/>
              </w:rPr>
              <w:t>변경되는</w:t>
            </w:r>
            <w:r>
              <w:rPr>
                <w:rFonts w:hint="eastAsia"/>
                <w:color w:val="000000" w:themeColor="text1"/>
                <w:sz w:val="20"/>
                <w:szCs w:val="20"/>
              </w:rPr>
              <w:t xml:space="preserve"> </w:t>
            </w:r>
            <w:r>
              <w:rPr>
                <w:rFonts w:hint="eastAsia"/>
                <w:color w:val="000000" w:themeColor="text1"/>
                <w:sz w:val="20"/>
                <w:szCs w:val="20"/>
              </w:rPr>
              <w:t>경우에</w:t>
            </w:r>
            <w:r>
              <w:rPr>
                <w:rFonts w:hint="eastAsia"/>
                <w:color w:val="000000" w:themeColor="text1"/>
                <w:sz w:val="20"/>
                <w:szCs w:val="20"/>
              </w:rPr>
              <w:t xml:space="preserve"> </w:t>
            </w:r>
            <w:r>
              <w:rPr>
                <w:rFonts w:hint="eastAsia"/>
                <w:color w:val="000000" w:themeColor="text1"/>
                <w:sz w:val="20"/>
                <w:szCs w:val="20"/>
              </w:rPr>
              <w:t>해당하지</w:t>
            </w:r>
            <w:r>
              <w:rPr>
                <w:rFonts w:hint="eastAsia"/>
                <w:color w:val="000000" w:themeColor="text1"/>
                <w:sz w:val="20"/>
                <w:szCs w:val="20"/>
              </w:rPr>
              <w:t xml:space="preserve"> </w:t>
            </w:r>
            <w:r>
              <w:rPr>
                <w:rFonts w:hint="eastAsia"/>
                <w:color w:val="000000" w:themeColor="text1"/>
                <w:sz w:val="20"/>
                <w:szCs w:val="20"/>
              </w:rPr>
              <w:t>않으므로</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금융기관과</w:t>
            </w:r>
            <w:r>
              <w:rPr>
                <w:rFonts w:hint="eastAsia"/>
                <w:color w:val="000000" w:themeColor="text1"/>
                <w:sz w:val="20"/>
                <w:szCs w:val="20"/>
              </w:rPr>
              <w:t xml:space="preserve"> </w:t>
            </w:r>
            <w:r>
              <w:rPr>
                <w:rFonts w:hint="eastAsia"/>
                <w:color w:val="000000" w:themeColor="text1"/>
                <w:sz w:val="20"/>
                <w:szCs w:val="20"/>
              </w:rPr>
              <w:t>체결하고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금융계약에서</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기한이익상실</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사전</w:t>
            </w:r>
            <w:r>
              <w:rPr>
                <w:rFonts w:hint="eastAsia"/>
                <w:color w:val="000000" w:themeColor="text1"/>
                <w:sz w:val="20"/>
                <w:szCs w:val="20"/>
              </w:rPr>
              <w:t xml:space="preserve"> </w:t>
            </w:r>
            <w:r>
              <w:rPr>
                <w:rFonts w:hint="eastAsia"/>
                <w:color w:val="000000" w:themeColor="text1"/>
                <w:sz w:val="20"/>
                <w:szCs w:val="20"/>
              </w:rPr>
              <w:t>협의의</w:t>
            </w:r>
            <w:r>
              <w:rPr>
                <w:rFonts w:hint="eastAsia"/>
                <w:color w:val="000000" w:themeColor="text1"/>
                <w:sz w:val="20"/>
                <w:szCs w:val="20"/>
              </w:rPr>
              <w:t xml:space="preserve"> </w:t>
            </w:r>
            <w:r>
              <w:rPr>
                <w:rFonts w:hint="eastAsia"/>
                <w:color w:val="000000" w:themeColor="text1"/>
                <w:sz w:val="20"/>
                <w:szCs w:val="20"/>
              </w:rPr>
              <w:t>대상에는</w:t>
            </w:r>
            <w:r>
              <w:rPr>
                <w:rFonts w:hint="eastAsia"/>
                <w:color w:val="000000" w:themeColor="text1"/>
                <w:sz w:val="20"/>
                <w:szCs w:val="20"/>
              </w:rPr>
              <w:t xml:space="preserve"> </w:t>
            </w:r>
            <w:r>
              <w:rPr>
                <w:rFonts w:hint="eastAsia"/>
                <w:color w:val="000000" w:themeColor="text1"/>
                <w:sz w:val="20"/>
                <w:szCs w:val="20"/>
              </w:rPr>
              <w:t>해당하지</w:t>
            </w:r>
            <w:r>
              <w:rPr>
                <w:rFonts w:hint="eastAsia"/>
                <w:color w:val="000000" w:themeColor="text1"/>
                <w:sz w:val="20"/>
                <w:szCs w:val="20"/>
              </w:rPr>
              <w:t xml:space="preserve"> </w:t>
            </w:r>
            <w:r>
              <w:rPr>
                <w:rFonts w:hint="eastAsia"/>
                <w:color w:val="000000" w:themeColor="text1"/>
                <w:sz w:val="20"/>
                <w:szCs w:val="20"/>
              </w:rPr>
              <w:t>않을</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 xml:space="preserve">. </w:t>
            </w:r>
          </w:p>
          <w:p w14:paraId="735528C6" w14:textId="0D794324" w:rsidR="00C775F8" w:rsidRPr="00C65EAA" w:rsidRDefault="00C775F8" w:rsidP="00883CF1">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답변에서</w:t>
            </w:r>
            <w:r>
              <w:rPr>
                <w:rFonts w:hint="eastAsia"/>
                <w:color w:val="000000" w:themeColor="text1"/>
                <w:sz w:val="20"/>
                <w:szCs w:val="20"/>
              </w:rPr>
              <w:t xml:space="preserve"> </w:t>
            </w:r>
            <w:r>
              <w:rPr>
                <w:rFonts w:hint="eastAsia"/>
                <w:color w:val="000000" w:themeColor="text1"/>
                <w:sz w:val="20"/>
                <w:szCs w:val="20"/>
              </w:rPr>
              <w:t>확인되는</w:t>
            </w:r>
            <w:r>
              <w:rPr>
                <w:rFonts w:hint="eastAsia"/>
                <w:color w:val="000000" w:themeColor="text1"/>
                <w:sz w:val="20"/>
                <w:szCs w:val="20"/>
              </w:rPr>
              <w:t xml:space="preserve"> </w:t>
            </w:r>
            <w:r>
              <w:rPr>
                <w:rFonts w:hint="eastAsia"/>
                <w:color w:val="000000" w:themeColor="text1"/>
                <w:sz w:val="20"/>
                <w:szCs w:val="20"/>
              </w:rPr>
              <w:t>사항</w:t>
            </w:r>
            <w:r>
              <w:rPr>
                <w:rFonts w:hint="eastAsia"/>
                <w:color w:val="000000" w:themeColor="text1"/>
                <w:sz w:val="20"/>
                <w:szCs w:val="20"/>
              </w:rPr>
              <w:t xml:space="preserve"> </w:t>
            </w:r>
            <w:r>
              <w:rPr>
                <w:rFonts w:hint="eastAsia"/>
                <w:color w:val="000000" w:themeColor="text1"/>
                <w:sz w:val="20"/>
                <w:szCs w:val="20"/>
              </w:rPr>
              <w:t>외에</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차입하고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채무나</w:t>
            </w:r>
            <w:r>
              <w:rPr>
                <w:rFonts w:hint="eastAsia"/>
                <w:color w:val="000000" w:themeColor="text1"/>
                <w:sz w:val="20"/>
                <w:szCs w:val="20"/>
              </w:rPr>
              <w:t xml:space="preserve"> </w:t>
            </w:r>
            <w:r>
              <w:rPr>
                <w:rFonts w:hint="eastAsia"/>
                <w:color w:val="000000" w:themeColor="text1"/>
                <w:sz w:val="20"/>
                <w:szCs w:val="20"/>
              </w:rPr>
              <w:t>보증하고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자의</w:t>
            </w:r>
            <w:r>
              <w:rPr>
                <w:rFonts w:hint="eastAsia"/>
                <w:color w:val="000000" w:themeColor="text1"/>
                <w:sz w:val="20"/>
                <w:szCs w:val="20"/>
              </w:rPr>
              <w:t xml:space="preserve"> </w:t>
            </w:r>
            <w:r>
              <w:rPr>
                <w:rFonts w:hint="eastAsia"/>
                <w:color w:val="000000" w:themeColor="text1"/>
                <w:sz w:val="20"/>
                <w:szCs w:val="20"/>
              </w:rPr>
              <w:t>채무가</w:t>
            </w:r>
            <w:r>
              <w:rPr>
                <w:rFonts w:hint="eastAsia"/>
                <w:color w:val="000000" w:themeColor="text1"/>
                <w:sz w:val="20"/>
                <w:szCs w:val="20"/>
              </w:rPr>
              <w:t xml:space="preserve"> </w:t>
            </w:r>
            <w:r>
              <w:rPr>
                <w:rFonts w:hint="eastAsia"/>
                <w:color w:val="000000" w:themeColor="text1"/>
                <w:sz w:val="20"/>
                <w:szCs w:val="20"/>
              </w:rPr>
              <w:t>존재하지</w:t>
            </w:r>
            <w:r>
              <w:rPr>
                <w:rFonts w:hint="eastAsia"/>
                <w:color w:val="000000" w:themeColor="text1"/>
                <w:sz w:val="20"/>
                <w:szCs w:val="20"/>
              </w:rPr>
              <w:t xml:space="preserve"> </w:t>
            </w:r>
            <w:r>
              <w:rPr>
                <w:rFonts w:hint="eastAsia"/>
                <w:color w:val="000000" w:themeColor="text1"/>
                <w:sz w:val="20"/>
                <w:szCs w:val="20"/>
              </w:rPr>
              <w:t>아니하고</w:t>
            </w:r>
            <w:r>
              <w:rPr>
                <w:rFonts w:hint="eastAsia"/>
                <w:color w:val="000000" w:themeColor="text1"/>
                <w:sz w:val="20"/>
                <w:szCs w:val="20"/>
              </w:rPr>
              <w:t xml:space="preserve">, </w:t>
            </w:r>
            <w:r>
              <w:rPr>
                <w:rFonts w:hint="eastAsia"/>
                <w:color w:val="000000" w:themeColor="text1"/>
                <w:sz w:val="20"/>
                <w:szCs w:val="20"/>
              </w:rPr>
              <w:t>대상회사의</w:t>
            </w:r>
            <w:r>
              <w:rPr>
                <w:rFonts w:hint="eastAsia"/>
                <w:color w:val="000000" w:themeColor="text1"/>
                <w:sz w:val="20"/>
                <w:szCs w:val="20"/>
              </w:rPr>
              <w:t xml:space="preserve"> </w:t>
            </w:r>
            <w:r>
              <w:rPr>
                <w:rFonts w:hint="eastAsia"/>
                <w:color w:val="000000" w:themeColor="text1"/>
                <w:sz w:val="20"/>
                <w:szCs w:val="20"/>
              </w:rPr>
              <w:t>자산을</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자에게</w:t>
            </w:r>
            <w:r>
              <w:rPr>
                <w:rFonts w:hint="eastAsia"/>
                <w:color w:val="000000" w:themeColor="text1"/>
                <w:sz w:val="20"/>
                <w:szCs w:val="20"/>
              </w:rPr>
              <w:t xml:space="preserve"> </w:t>
            </w:r>
            <w:r>
              <w:rPr>
                <w:rFonts w:hint="eastAsia"/>
                <w:color w:val="000000" w:themeColor="text1"/>
                <w:sz w:val="20"/>
                <w:szCs w:val="20"/>
              </w:rPr>
              <w:t>담보로</w:t>
            </w:r>
            <w:r>
              <w:rPr>
                <w:rFonts w:hint="eastAsia"/>
                <w:color w:val="000000" w:themeColor="text1"/>
                <w:sz w:val="20"/>
                <w:szCs w:val="20"/>
              </w:rPr>
              <w:t xml:space="preserve"> </w:t>
            </w:r>
            <w:r>
              <w:rPr>
                <w:rFonts w:hint="eastAsia"/>
                <w:color w:val="000000" w:themeColor="text1"/>
                <w:sz w:val="20"/>
                <w:szCs w:val="20"/>
              </w:rPr>
              <w:t>제공한</w:t>
            </w:r>
            <w:r>
              <w:rPr>
                <w:rFonts w:hint="eastAsia"/>
                <w:color w:val="000000" w:themeColor="text1"/>
                <w:sz w:val="20"/>
                <w:szCs w:val="20"/>
              </w:rPr>
              <w:t xml:space="preserve"> </w:t>
            </w:r>
            <w:r>
              <w:rPr>
                <w:rFonts w:hint="eastAsia"/>
                <w:color w:val="000000" w:themeColor="text1"/>
                <w:sz w:val="20"/>
                <w:szCs w:val="20"/>
              </w:rPr>
              <w:t>것이</w:t>
            </w:r>
            <w:r>
              <w:rPr>
                <w:rFonts w:hint="eastAsia"/>
                <w:color w:val="000000" w:themeColor="text1"/>
                <w:sz w:val="20"/>
                <w:szCs w:val="20"/>
              </w:rPr>
              <w:t xml:space="preserve"> </w:t>
            </w:r>
            <w:r>
              <w:rPr>
                <w:rFonts w:hint="eastAsia"/>
                <w:color w:val="000000" w:themeColor="text1"/>
                <w:sz w:val="20"/>
                <w:szCs w:val="20"/>
              </w:rPr>
              <w:t>없다는</w:t>
            </w:r>
            <w:r>
              <w:rPr>
                <w:rFonts w:hint="eastAsia"/>
                <w:color w:val="000000" w:themeColor="text1"/>
                <w:sz w:val="20"/>
                <w:szCs w:val="20"/>
              </w:rPr>
              <w:t xml:space="preserve"> </w:t>
            </w:r>
            <w:r>
              <w:rPr>
                <w:rFonts w:hint="eastAsia"/>
                <w:color w:val="000000" w:themeColor="text1"/>
                <w:sz w:val="20"/>
                <w:szCs w:val="20"/>
              </w:rPr>
              <w:t>점에</w:t>
            </w:r>
            <w:r>
              <w:rPr>
                <w:rFonts w:hint="eastAsia"/>
                <w:color w:val="000000" w:themeColor="text1"/>
                <w:sz w:val="20"/>
                <w:szCs w:val="20"/>
              </w:rPr>
              <w:t xml:space="preserve"> </w:t>
            </w:r>
            <w:r>
              <w:rPr>
                <w:rFonts w:hint="eastAsia"/>
                <w:color w:val="000000" w:themeColor="text1"/>
                <w:sz w:val="20"/>
                <w:szCs w:val="20"/>
              </w:rPr>
              <w:t>대한</w:t>
            </w:r>
            <w:r>
              <w:rPr>
                <w:rFonts w:hint="eastAsia"/>
                <w:color w:val="000000" w:themeColor="text1"/>
                <w:sz w:val="20"/>
                <w:szCs w:val="20"/>
              </w:rPr>
              <w:t xml:space="preserve"> </w:t>
            </w:r>
            <w:r>
              <w:rPr>
                <w:rFonts w:hint="eastAsia"/>
                <w:color w:val="000000" w:themeColor="text1"/>
                <w:sz w:val="20"/>
                <w:szCs w:val="20"/>
              </w:rPr>
              <w:t>진술</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보장을</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방안을</w:t>
            </w:r>
            <w:r>
              <w:rPr>
                <w:rFonts w:hint="eastAsia"/>
                <w:color w:val="000000" w:themeColor="text1"/>
                <w:sz w:val="20"/>
                <w:szCs w:val="20"/>
              </w:rPr>
              <w:t xml:space="preserve"> </w:t>
            </w:r>
            <w:r>
              <w:rPr>
                <w:rFonts w:hint="eastAsia"/>
                <w:color w:val="000000" w:themeColor="text1"/>
                <w:sz w:val="20"/>
                <w:szCs w:val="20"/>
              </w:rPr>
              <w:t>고려할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p>
        </w:tc>
      </w:tr>
      <w:tr w:rsidR="004B2745" w:rsidRPr="00C65EAA" w14:paraId="14DA6596"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74AC6638" w14:textId="3ACF7E34" w:rsidR="004B2745" w:rsidRPr="00C65EAA" w:rsidRDefault="00525578"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hint="eastAsia"/>
                <w:b/>
                <w:color w:val="000000" w:themeColor="text1"/>
                <w:kern w:val="2"/>
              </w:rPr>
              <w:t>부동산</w:t>
            </w:r>
            <w:r w:rsidR="004B2745" w:rsidRPr="00C65EAA">
              <w:rPr>
                <w:rFonts w:eastAsia="바탕"/>
                <w:b/>
                <w:color w:val="000000" w:themeColor="text1"/>
                <w:kern w:val="2"/>
              </w:rPr>
              <w:t xml:space="preserve"> </w:t>
            </w:r>
          </w:p>
        </w:tc>
      </w:tr>
      <w:tr w:rsidR="00C775F8" w:rsidRPr="00C65EAA" w14:paraId="3EA8D81C" w14:textId="77777777" w:rsidTr="001D3938">
        <w:trPr>
          <w:trHeight w:val="20"/>
        </w:trPr>
        <w:tc>
          <w:tcPr>
            <w:tcW w:w="1418" w:type="dxa"/>
            <w:tcBorders>
              <w:top w:val="single" w:sz="12" w:space="0" w:color="0F243E"/>
              <w:bottom w:val="single" w:sz="12" w:space="0" w:color="0F243E"/>
            </w:tcBorders>
            <w:shd w:val="clear" w:color="auto" w:fill="auto"/>
            <w:vAlign w:val="center"/>
          </w:tcPr>
          <w:p w14:paraId="19705249" w14:textId="7800A276"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11878672" w14:textId="6B3EA2D9"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임대차계약서에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사무실</w:t>
            </w:r>
            <w:r>
              <w:rPr>
                <w:rFonts w:hint="eastAsia"/>
                <w:color w:val="000000" w:themeColor="text1"/>
                <w:sz w:val="20"/>
                <w:szCs w:val="20"/>
              </w:rPr>
              <w:t xml:space="preserve"> </w:t>
            </w:r>
            <w:r>
              <w:rPr>
                <w:rFonts w:hint="eastAsia"/>
                <w:color w:val="000000" w:themeColor="text1"/>
                <w:sz w:val="20"/>
                <w:szCs w:val="20"/>
              </w:rPr>
              <w:t>용도로</w:t>
            </w:r>
            <w:r>
              <w:rPr>
                <w:rFonts w:hint="eastAsia"/>
                <w:color w:val="000000" w:themeColor="text1"/>
                <w:sz w:val="20"/>
                <w:szCs w:val="20"/>
              </w:rPr>
              <w:t xml:space="preserve"> </w:t>
            </w:r>
            <w:r>
              <w:rPr>
                <w:rFonts w:hint="eastAsia"/>
                <w:color w:val="000000" w:themeColor="text1"/>
                <w:sz w:val="20"/>
                <w:szCs w:val="20"/>
              </w:rPr>
              <w:t>사용하기</w:t>
            </w:r>
            <w:r>
              <w:rPr>
                <w:rFonts w:hint="eastAsia"/>
                <w:color w:val="000000" w:themeColor="text1"/>
                <w:sz w:val="20"/>
                <w:szCs w:val="20"/>
              </w:rPr>
              <w:t xml:space="preserve"> </w:t>
            </w:r>
            <w:r>
              <w:rPr>
                <w:rFonts w:hint="eastAsia"/>
                <w:color w:val="000000" w:themeColor="text1"/>
                <w:sz w:val="20"/>
                <w:szCs w:val="20"/>
              </w:rPr>
              <w:t>위해</w:t>
            </w:r>
            <w:r>
              <w:rPr>
                <w:rFonts w:hint="eastAsia"/>
                <w:color w:val="000000" w:themeColor="text1"/>
                <w:sz w:val="20"/>
                <w:szCs w:val="20"/>
              </w:rPr>
              <w:t xml:space="preserve"> </w:t>
            </w:r>
            <w:r>
              <w:rPr>
                <w:rFonts w:hint="eastAsia"/>
                <w:color w:val="000000" w:themeColor="text1"/>
                <w:sz w:val="20"/>
                <w:szCs w:val="20"/>
              </w:rPr>
              <w:t>아래와</w:t>
            </w:r>
            <w:r>
              <w:rPr>
                <w:rFonts w:hint="eastAsia"/>
                <w:color w:val="000000" w:themeColor="text1"/>
                <w:sz w:val="20"/>
                <w:szCs w:val="20"/>
              </w:rPr>
              <w:t xml:space="preserve"> </w:t>
            </w:r>
            <w:r>
              <w:rPr>
                <w:rFonts w:hint="eastAsia"/>
                <w:color w:val="000000" w:themeColor="text1"/>
                <w:sz w:val="20"/>
                <w:szCs w:val="20"/>
              </w:rPr>
              <w:t>같이</w:t>
            </w:r>
            <w:r>
              <w:rPr>
                <w:rFonts w:hint="eastAsia"/>
                <w:color w:val="000000" w:themeColor="text1"/>
                <w:sz w:val="20"/>
                <w:szCs w:val="20"/>
              </w:rPr>
              <w:t xml:space="preserve"> 2</w:t>
            </w:r>
            <w:r>
              <w:rPr>
                <w:rFonts w:hint="eastAsia"/>
                <w:color w:val="000000" w:themeColor="text1"/>
                <w:sz w:val="20"/>
                <w:szCs w:val="20"/>
              </w:rPr>
              <w:t>건의</w:t>
            </w:r>
            <w:r>
              <w:rPr>
                <w:rFonts w:hint="eastAsia"/>
                <w:color w:val="000000" w:themeColor="text1"/>
                <w:sz w:val="20"/>
                <w:szCs w:val="20"/>
              </w:rPr>
              <w:t xml:space="preserve"> </w:t>
            </w:r>
            <w:r>
              <w:rPr>
                <w:rFonts w:hint="eastAsia"/>
                <w:color w:val="000000" w:themeColor="text1"/>
                <w:sz w:val="20"/>
                <w:szCs w:val="20"/>
              </w:rPr>
              <w:t>임대차계약을</w:t>
            </w:r>
            <w:r>
              <w:rPr>
                <w:rFonts w:hint="eastAsia"/>
                <w:color w:val="000000" w:themeColor="text1"/>
                <w:sz w:val="20"/>
                <w:szCs w:val="20"/>
              </w:rPr>
              <w:t xml:space="preserve"> </w:t>
            </w:r>
            <w:r>
              <w:rPr>
                <w:rFonts w:hint="eastAsia"/>
                <w:color w:val="000000" w:themeColor="text1"/>
                <w:sz w:val="20"/>
                <w:szCs w:val="20"/>
              </w:rPr>
              <w:t>체결하고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r>
              <w:rPr>
                <w:rFonts w:hint="eastAsia"/>
                <w:color w:val="000000" w:themeColor="text1"/>
                <w:sz w:val="20"/>
                <w:szCs w:val="20"/>
              </w:rPr>
              <w:t>구체적인</w:t>
            </w:r>
            <w:r>
              <w:rPr>
                <w:rFonts w:hint="eastAsia"/>
                <w:color w:val="000000" w:themeColor="text1"/>
                <w:sz w:val="20"/>
                <w:szCs w:val="20"/>
              </w:rPr>
              <w:t xml:space="preserve"> </w:t>
            </w:r>
            <w:r>
              <w:rPr>
                <w:rFonts w:hint="eastAsia"/>
                <w:color w:val="000000" w:themeColor="text1"/>
                <w:sz w:val="20"/>
                <w:szCs w:val="20"/>
              </w:rPr>
              <w:t>내역은</w:t>
            </w:r>
            <w:r>
              <w:rPr>
                <w:rFonts w:hint="eastAsia"/>
                <w:color w:val="000000" w:themeColor="text1"/>
                <w:sz w:val="20"/>
                <w:szCs w:val="20"/>
              </w:rPr>
              <w:t xml:space="preserve"> </w:t>
            </w:r>
            <w:r w:rsidRPr="005A7869">
              <w:rPr>
                <w:rFonts w:hint="eastAsia"/>
                <w:b/>
                <w:bCs/>
                <w:color w:val="000000" w:themeColor="text1"/>
                <w:sz w:val="20"/>
                <w:szCs w:val="20"/>
                <w:u w:val="single"/>
              </w:rPr>
              <w:t>[</w:t>
            </w:r>
            <w:r w:rsidRPr="005A7869">
              <w:rPr>
                <w:rFonts w:hint="eastAsia"/>
                <w:b/>
                <w:bCs/>
                <w:color w:val="000000" w:themeColor="text1"/>
                <w:sz w:val="20"/>
                <w:szCs w:val="20"/>
                <w:u w:val="single"/>
              </w:rPr>
              <w:t>별첨</w:t>
            </w:r>
            <w:r w:rsidRPr="005A7869">
              <w:rPr>
                <w:rFonts w:hint="eastAsia"/>
                <w:b/>
                <w:bCs/>
                <w:color w:val="000000" w:themeColor="text1"/>
                <w:sz w:val="20"/>
                <w:szCs w:val="20"/>
                <w:u w:val="single"/>
              </w:rPr>
              <w:t xml:space="preserve"> </w:t>
            </w:r>
            <w:r w:rsidR="002121C2">
              <w:rPr>
                <w:rFonts w:hint="eastAsia"/>
                <w:b/>
                <w:bCs/>
                <w:color w:val="000000" w:themeColor="text1"/>
                <w:sz w:val="20"/>
                <w:szCs w:val="20"/>
                <w:u w:val="single"/>
              </w:rPr>
              <w:t>6</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부동산</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임차</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현황</w:t>
            </w:r>
            <w:r>
              <w:rPr>
                <w:rFonts w:hint="eastAsia"/>
                <w:color w:val="000000" w:themeColor="text1"/>
                <w:sz w:val="20"/>
                <w:szCs w:val="20"/>
              </w:rPr>
              <w:t xml:space="preserve"> </w:t>
            </w:r>
            <w:r>
              <w:rPr>
                <w:rFonts w:hint="eastAsia"/>
                <w:color w:val="000000" w:themeColor="text1"/>
                <w:sz w:val="20"/>
                <w:szCs w:val="20"/>
              </w:rPr>
              <w:t>참조</w:t>
            </w:r>
            <w:r>
              <w:rPr>
                <w:rFonts w:hint="eastAsia"/>
                <w:color w:val="000000" w:themeColor="text1"/>
                <w:sz w:val="20"/>
                <w:szCs w:val="20"/>
              </w:rPr>
              <w:t xml:space="preserve">). </w:t>
            </w:r>
          </w:p>
          <w:tbl>
            <w:tblPr>
              <w:tblStyle w:val="a7"/>
              <w:tblW w:w="6598" w:type="dxa"/>
              <w:tblInd w:w="1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3"/>
              <w:gridCol w:w="1154"/>
              <w:gridCol w:w="1414"/>
              <w:gridCol w:w="1412"/>
              <w:gridCol w:w="1205"/>
            </w:tblGrid>
            <w:tr w:rsidR="00C775F8" w:rsidRPr="00EE4AE1" w14:paraId="38017637" w14:textId="77777777" w:rsidTr="004B773A">
              <w:trPr>
                <w:trHeight w:val="176"/>
              </w:trPr>
              <w:tc>
                <w:tcPr>
                  <w:tcW w:w="1413" w:type="dxa"/>
                  <w:shd w:val="clear" w:color="auto" w:fill="D9D9D9" w:themeFill="background1" w:themeFillShade="D9"/>
                  <w:vAlign w:val="center"/>
                  <w:hideMark/>
                </w:tcPr>
                <w:p w14:paraId="173D6F7A"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소재지</w:t>
                  </w:r>
                </w:p>
              </w:tc>
              <w:tc>
                <w:tcPr>
                  <w:tcW w:w="1154" w:type="dxa"/>
                  <w:shd w:val="clear" w:color="auto" w:fill="D9D9D9" w:themeFill="background1" w:themeFillShade="D9"/>
                  <w:vAlign w:val="center"/>
                  <w:hideMark/>
                </w:tcPr>
                <w:p w14:paraId="2AEA474E"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임대인</w:t>
                  </w:r>
                </w:p>
              </w:tc>
              <w:tc>
                <w:tcPr>
                  <w:tcW w:w="1413" w:type="dxa"/>
                  <w:shd w:val="clear" w:color="auto" w:fill="D9D9D9" w:themeFill="background1" w:themeFillShade="D9"/>
                  <w:vAlign w:val="center"/>
                  <w:hideMark/>
                </w:tcPr>
                <w:p w14:paraId="78BE46B6"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계약기간</w:t>
                  </w:r>
                </w:p>
              </w:tc>
              <w:tc>
                <w:tcPr>
                  <w:tcW w:w="1412" w:type="dxa"/>
                  <w:shd w:val="clear" w:color="auto" w:fill="D9D9D9" w:themeFill="background1" w:themeFillShade="D9"/>
                  <w:vAlign w:val="center"/>
                </w:tcPr>
                <w:p w14:paraId="36ABA9FB"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보증금</w:t>
                  </w:r>
                  <w:r w:rsidRPr="00EE4AE1">
                    <w:rPr>
                      <w:rFonts w:eastAsia="바탕" w:hint="eastAsia"/>
                      <w:b/>
                      <w:sz w:val="18"/>
                      <w:szCs w:val="18"/>
                    </w:rPr>
                    <w:t>(</w:t>
                  </w:r>
                  <w:r w:rsidRPr="00EE4AE1">
                    <w:rPr>
                      <w:rFonts w:eastAsia="바탕" w:hint="eastAsia"/>
                      <w:b/>
                      <w:sz w:val="18"/>
                      <w:szCs w:val="18"/>
                    </w:rPr>
                    <w:t>원</w:t>
                  </w:r>
                  <w:r w:rsidRPr="00EE4AE1">
                    <w:rPr>
                      <w:rFonts w:eastAsia="바탕" w:hint="eastAsia"/>
                      <w:b/>
                      <w:sz w:val="18"/>
                      <w:szCs w:val="18"/>
                    </w:rPr>
                    <w:t>)</w:t>
                  </w:r>
                </w:p>
              </w:tc>
              <w:tc>
                <w:tcPr>
                  <w:tcW w:w="1205" w:type="dxa"/>
                  <w:shd w:val="clear" w:color="auto" w:fill="D9D9D9" w:themeFill="background1" w:themeFillShade="D9"/>
                  <w:vAlign w:val="center"/>
                </w:tcPr>
                <w:p w14:paraId="72A4D161"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월</w:t>
                  </w:r>
                  <w:r w:rsidRPr="00EE4AE1">
                    <w:rPr>
                      <w:rFonts w:eastAsia="바탕" w:hint="eastAsia"/>
                      <w:b/>
                      <w:sz w:val="18"/>
                      <w:szCs w:val="18"/>
                    </w:rPr>
                    <w:t xml:space="preserve"> </w:t>
                  </w:r>
                  <w:r w:rsidRPr="00EE4AE1">
                    <w:rPr>
                      <w:rFonts w:eastAsia="바탕" w:hint="eastAsia"/>
                      <w:b/>
                      <w:sz w:val="18"/>
                      <w:szCs w:val="18"/>
                    </w:rPr>
                    <w:t>임료</w:t>
                  </w:r>
                  <w:r w:rsidRPr="00EE4AE1">
                    <w:rPr>
                      <w:rFonts w:eastAsia="바탕" w:hint="eastAsia"/>
                      <w:b/>
                      <w:sz w:val="18"/>
                      <w:szCs w:val="18"/>
                    </w:rPr>
                    <w:t>(</w:t>
                  </w:r>
                  <w:r w:rsidRPr="00EE4AE1">
                    <w:rPr>
                      <w:rFonts w:eastAsia="바탕" w:hint="eastAsia"/>
                      <w:b/>
                      <w:sz w:val="18"/>
                      <w:szCs w:val="18"/>
                    </w:rPr>
                    <w:t>원</w:t>
                  </w:r>
                  <w:r w:rsidRPr="00EE4AE1">
                    <w:rPr>
                      <w:rFonts w:eastAsia="바탕" w:hint="eastAsia"/>
                      <w:b/>
                      <w:sz w:val="18"/>
                      <w:szCs w:val="18"/>
                    </w:rPr>
                    <w:t>)</w:t>
                  </w:r>
                </w:p>
              </w:tc>
            </w:tr>
            <w:tr w:rsidR="00C775F8" w:rsidRPr="00EE4AE1" w14:paraId="55EF9CC7" w14:textId="77777777" w:rsidTr="004B773A">
              <w:trPr>
                <w:trHeight w:val="176"/>
              </w:trPr>
              <w:tc>
                <w:tcPr>
                  <w:tcW w:w="1413" w:type="dxa"/>
                  <w:vAlign w:val="center"/>
                </w:tcPr>
                <w:p w14:paraId="2B20FF1D"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영등포구</w:t>
                  </w:r>
                  <w:r w:rsidRPr="00EE4AE1">
                    <w:rPr>
                      <w:rFonts w:eastAsia="바탕" w:hint="eastAsia"/>
                      <w:sz w:val="18"/>
                      <w:szCs w:val="18"/>
                    </w:rPr>
                    <w:t xml:space="preserve"> </w:t>
                  </w:r>
                  <w:r w:rsidRPr="00EE4AE1">
                    <w:rPr>
                      <w:rFonts w:eastAsia="바탕" w:hint="eastAsia"/>
                      <w:sz w:val="18"/>
                      <w:szCs w:val="18"/>
                    </w:rPr>
                    <w:t>선유로</w:t>
                  </w:r>
                  <w:r w:rsidRPr="00EE4AE1">
                    <w:rPr>
                      <w:rFonts w:eastAsia="바탕" w:hint="eastAsia"/>
                      <w:sz w:val="18"/>
                      <w:szCs w:val="18"/>
                    </w:rPr>
                    <w:t xml:space="preserve"> 254</w:t>
                  </w:r>
                </w:p>
              </w:tc>
              <w:tc>
                <w:tcPr>
                  <w:tcW w:w="1154" w:type="dxa"/>
                  <w:vAlign w:val="center"/>
                </w:tcPr>
                <w:p w14:paraId="2BE7BAED"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이선애</w:t>
                  </w:r>
                  <w:r w:rsidRPr="00EE4AE1">
                    <w:rPr>
                      <w:rFonts w:eastAsia="바탕" w:hint="eastAsia"/>
                      <w:sz w:val="18"/>
                      <w:szCs w:val="18"/>
                    </w:rPr>
                    <w:t>,</w:t>
                  </w:r>
                </w:p>
                <w:p w14:paraId="73FAE332"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이주희</w:t>
                  </w:r>
                </w:p>
              </w:tc>
              <w:tc>
                <w:tcPr>
                  <w:tcW w:w="1413" w:type="dxa"/>
                  <w:vAlign w:val="center"/>
                </w:tcPr>
                <w:p w14:paraId="7AEAF1D7"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2024. 2. 5. ~ 2026. 2. 4.</w:t>
                  </w:r>
                </w:p>
              </w:tc>
              <w:tc>
                <w:tcPr>
                  <w:tcW w:w="1412" w:type="dxa"/>
                  <w:vAlign w:val="center"/>
                </w:tcPr>
                <w:p w14:paraId="224CCEE7"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100,000,000</w:t>
                  </w:r>
                </w:p>
              </w:tc>
              <w:tc>
                <w:tcPr>
                  <w:tcW w:w="1205" w:type="dxa"/>
                  <w:vAlign w:val="center"/>
                </w:tcPr>
                <w:p w14:paraId="77AA28E4"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6,000,000</w:t>
                  </w:r>
                </w:p>
              </w:tc>
            </w:tr>
            <w:tr w:rsidR="00C775F8" w:rsidRPr="00EE4AE1" w14:paraId="7A939BF6" w14:textId="77777777" w:rsidTr="004B773A">
              <w:trPr>
                <w:trHeight w:val="176"/>
              </w:trPr>
              <w:tc>
                <w:tcPr>
                  <w:tcW w:w="1413" w:type="dxa"/>
                  <w:vAlign w:val="center"/>
                </w:tcPr>
                <w:p w14:paraId="645E5223"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관악구</w:t>
                  </w:r>
                  <w:r w:rsidRPr="00EE4AE1">
                    <w:rPr>
                      <w:rFonts w:eastAsia="바탕" w:hint="eastAsia"/>
                      <w:sz w:val="18"/>
                      <w:szCs w:val="18"/>
                    </w:rPr>
                    <w:t xml:space="preserve"> </w:t>
                  </w:r>
                  <w:r w:rsidRPr="00EE4AE1">
                    <w:rPr>
                      <w:rFonts w:eastAsia="바탕" w:hint="eastAsia"/>
                      <w:sz w:val="18"/>
                      <w:szCs w:val="18"/>
                    </w:rPr>
                    <w:t>조원로</w:t>
                  </w:r>
                  <w:r w:rsidRPr="00EE4AE1">
                    <w:rPr>
                      <w:rFonts w:eastAsia="바탕" w:hint="eastAsia"/>
                      <w:sz w:val="18"/>
                      <w:szCs w:val="18"/>
                    </w:rPr>
                    <w:t xml:space="preserve"> 5-14</w:t>
                  </w:r>
                </w:p>
              </w:tc>
              <w:tc>
                <w:tcPr>
                  <w:tcW w:w="1154" w:type="dxa"/>
                  <w:vAlign w:val="center"/>
                </w:tcPr>
                <w:p w14:paraId="1181EC5F"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㈜엠케이준</w:t>
                  </w:r>
                </w:p>
              </w:tc>
              <w:tc>
                <w:tcPr>
                  <w:tcW w:w="1413" w:type="dxa"/>
                  <w:vAlign w:val="center"/>
                </w:tcPr>
                <w:p w14:paraId="4055C251"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2024. 6. 27. ~ 2027. 6. 26.</w:t>
                  </w:r>
                </w:p>
              </w:tc>
              <w:tc>
                <w:tcPr>
                  <w:tcW w:w="1412" w:type="dxa"/>
                  <w:vAlign w:val="center"/>
                </w:tcPr>
                <w:p w14:paraId="350C740B"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150,000,000</w:t>
                  </w:r>
                </w:p>
              </w:tc>
              <w:tc>
                <w:tcPr>
                  <w:tcW w:w="1205" w:type="dxa"/>
                  <w:vAlign w:val="center"/>
                </w:tcPr>
                <w:p w14:paraId="39CCA2F0"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9,000,000</w:t>
                  </w:r>
                </w:p>
              </w:tc>
            </w:tr>
            <w:tr w:rsidR="00C775F8" w:rsidRPr="00EE4AE1" w14:paraId="63101122" w14:textId="77777777" w:rsidTr="004B773A">
              <w:trPr>
                <w:trHeight w:val="176"/>
              </w:trPr>
              <w:tc>
                <w:tcPr>
                  <w:tcW w:w="3981" w:type="dxa"/>
                  <w:gridSpan w:val="3"/>
                  <w:vAlign w:val="center"/>
                </w:tcPr>
                <w:p w14:paraId="0BD3373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b/>
                      <w:bCs/>
                      <w:sz w:val="18"/>
                      <w:szCs w:val="18"/>
                    </w:rPr>
                    <w:t>합계</w:t>
                  </w:r>
                </w:p>
              </w:tc>
              <w:tc>
                <w:tcPr>
                  <w:tcW w:w="1412" w:type="dxa"/>
                  <w:vAlign w:val="center"/>
                </w:tcPr>
                <w:p w14:paraId="40F9DC6C" w14:textId="77777777" w:rsidR="00C775F8" w:rsidRPr="00EE4AE1" w:rsidRDefault="00C775F8" w:rsidP="00C775F8">
                  <w:pPr>
                    <w:wordWrap w:val="0"/>
                    <w:autoSpaceDE w:val="0"/>
                    <w:autoSpaceDN w:val="0"/>
                    <w:jc w:val="center"/>
                    <w:rPr>
                      <w:rFonts w:eastAsia="바탕"/>
                      <w:b/>
                      <w:bCs/>
                      <w:sz w:val="18"/>
                      <w:szCs w:val="18"/>
                    </w:rPr>
                  </w:pPr>
                  <w:r w:rsidRPr="00EE4AE1">
                    <w:rPr>
                      <w:rFonts w:eastAsia="바탕" w:hint="eastAsia"/>
                      <w:b/>
                      <w:bCs/>
                      <w:sz w:val="18"/>
                      <w:szCs w:val="18"/>
                    </w:rPr>
                    <w:t>250,000,000</w:t>
                  </w:r>
                </w:p>
              </w:tc>
              <w:tc>
                <w:tcPr>
                  <w:tcW w:w="1205" w:type="dxa"/>
                  <w:vAlign w:val="center"/>
                </w:tcPr>
                <w:p w14:paraId="4C89F1DA" w14:textId="77777777" w:rsidR="00C775F8" w:rsidRPr="00EE4AE1" w:rsidRDefault="00C775F8" w:rsidP="00C775F8">
                  <w:pPr>
                    <w:wordWrap w:val="0"/>
                    <w:autoSpaceDE w:val="0"/>
                    <w:autoSpaceDN w:val="0"/>
                    <w:jc w:val="center"/>
                    <w:rPr>
                      <w:rFonts w:eastAsia="바탕"/>
                      <w:b/>
                      <w:bCs/>
                      <w:sz w:val="18"/>
                      <w:szCs w:val="18"/>
                    </w:rPr>
                  </w:pPr>
                  <w:r w:rsidRPr="00EE4AE1">
                    <w:rPr>
                      <w:rFonts w:eastAsia="바탕" w:hint="eastAsia"/>
                      <w:b/>
                      <w:bCs/>
                      <w:sz w:val="18"/>
                      <w:szCs w:val="18"/>
                    </w:rPr>
                    <w:t>15,000,000</w:t>
                  </w:r>
                </w:p>
              </w:tc>
            </w:tr>
          </w:tbl>
          <w:p w14:paraId="7A6E367D" w14:textId="09F09DEF" w:rsidR="00C775F8" w:rsidRPr="00F2356C" w:rsidRDefault="00C775F8" w:rsidP="00C775F8">
            <w:pPr>
              <w:pStyle w:val="1"/>
            </w:pPr>
            <w:r>
              <w:rPr>
                <w:rFonts w:hint="eastAsia"/>
                <w:sz w:val="20"/>
                <w:szCs w:val="20"/>
              </w:rPr>
              <w:t>건물등기부에</w:t>
            </w:r>
            <w:r>
              <w:rPr>
                <w:rFonts w:hint="eastAsia"/>
                <w:sz w:val="20"/>
                <w:szCs w:val="20"/>
              </w:rPr>
              <w:t xml:space="preserve"> </w:t>
            </w:r>
            <w:r>
              <w:rPr>
                <w:rFonts w:hint="eastAsia"/>
                <w:sz w:val="20"/>
                <w:szCs w:val="20"/>
              </w:rPr>
              <w:t>의하면</w:t>
            </w:r>
            <w:r>
              <w:rPr>
                <w:rFonts w:hint="eastAsia"/>
                <w:sz w:val="20"/>
                <w:szCs w:val="20"/>
              </w:rPr>
              <w:t xml:space="preserve">, </w:t>
            </w:r>
            <w:r>
              <w:rPr>
                <w:rFonts w:hint="eastAsia"/>
                <w:sz w:val="20"/>
                <w:szCs w:val="20"/>
              </w:rPr>
              <w:t>현재</w:t>
            </w:r>
            <w:r>
              <w:rPr>
                <w:rFonts w:hint="eastAsia"/>
                <w:sz w:val="20"/>
                <w:szCs w:val="20"/>
              </w:rPr>
              <w:t xml:space="preserve"> </w:t>
            </w:r>
            <w:r>
              <w:rPr>
                <w:rFonts w:hint="eastAsia"/>
                <w:sz w:val="20"/>
                <w:szCs w:val="20"/>
              </w:rPr>
              <w:t>위</w:t>
            </w:r>
            <w:r>
              <w:rPr>
                <w:rFonts w:hint="eastAsia"/>
                <w:sz w:val="20"/>
                <w:szCs w:val="20"/>
              </w:rPr>
              <w:t xml:space="preserve"> </w:t>
            </w:r>
            <w:r>
              <w:rPr>
                <w:rFonts w:hint="eastAsia"/>
                <w:sz w:val="20"/>
                <w:szCs w:val="20"/>
              </w:rPr>
              <w:t>각</w:t>
            </w:r>
            <w:r>
              <w:rPr>
                <w:rFonts w:hint="eastAsia"/>
                <w:sz w:val="20"/>
                <w:szCs w:val="20"/>
              </w:rPr>
              <w:t xml:space="preserve"> </w:t>
            </w:r>
            <w:r>
              <w:rPr>
                <w:rFonts w:hint="eastAsia"/>
                <w:sz w:val="20"/>
                <w:szCs w:val="20"/>
              </w:rPr>
              <w:t>임차부동산에는</w:t>
            </w:r>
            <w:r>
              <w:rPr>
                <w:rFonts w:hint="eastAsia"/>
                <w:sz w:val="20"/>
                <w:szCs w:val="20"/>
              </w:rPr>
              <w:t xml:space="preserve"> </w:t>
            </w:r>
            <w:r>
              <w:rPr>
                <w:rFonts w:hint="eastAsia"/>
                <w:sz w:val="20"/>
                <w:szCs w:val="20"/>
              </w:rPr>
              <w:t>아래와</w:t>
            </w:r>
            <w:r>
              <w:rPr>
                <w:rFonts w:hint="eastAsia"/>
                <w:sz w:val="20"/>
                <w:szCs w:val="20"/>
              </w:rPr>
              <w:t xml:space="preserve"> </w:t>
            </w:r>
            <w:r>
              <w:rPr>
                <w:rFonts w:hint="eastAsia"/>
                <w:sz w:val="20"/>
                <w:szCs w:val="20"/>
              </w:rPr>
              <w:t>같이</w:t>
            </w:r>
            <w:r>
              <w:rPr>
                <w:rFonts w:hint="eastAsia"/>
                <w:sz w:val="20"/>
                <w:szCs w:val="20"/>
              </w:rPr>
              <w:t xml:space="preserve"> </w:t>
            </w:r>
            <w:r>
              <w:rPr>
                <w:rFonts w:hint="eastAsia"/>
                <w:sz w:val="20"/>
                <w:szCs w:val="20"/>
              </w:rPr>
              <w:t>선순위</w:t>
            </w:r>
            <w:r>
              <w:rPr>
                <w:rFonts w:hint="eastAsia"/>
                <w:sz w:val="20"/>
                <w:szCs w:val="20"/>
              </w:rPr>
              <w:t xml:space="preserve"> </w:t>
            </w:r>
            <w:r>
              <w:rPr>
                <w:rFonts w:hint="eastAsia"/>
                <w:sz w:val="20"/>
                <w:szCs w:val="20"/>
              </w:rPr>
              <w:t>전세권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근저당권이</w:t>
            </w:r>
            <w:r>
              <w:rPr>
                <w:rFonts w:hint="eastAsia"/>
                <w:sz w:val="20"/>
                <w:szCs w:val="20"/>
              </w:rPr>
              <w:t xml:space="preserve"> </w:t>
            </w:r>
            <w:r>
              <w:rPr>
                <w:rFonts w:hint="eastAsia"/>
                <w:sz w:val="20"/>
                <w:szCs w:val="20"/>
              </w:rPr>
              <w:t>설정되어</w:t>
            </w:r>
            <w:r>
              <w:rPr>
                <w:rFonts w:hint="eastAsia"/>
                <w:sz w:val="20"/>
                <w:szCs w:val="20"/>
              </w:rPr>
              <w:t xml:space="preserve"> </w:t>
            </w:r>
            <w:r>
              <w:rPr>
                <w:rFonts w:hint="eastAsia"/>
                <w:sz w:val="20"/>
                <w:szCs w:val="20"/>
              </w:rPr>
              <w:t>있</w:t>
            </w:r>
            <w:r w:rsidR="00765626">
              <w:rPr>
                <w:rFonts w:hint="eastAsia"/>
                <w:sz w:val="20"/>
                <w:szCs w:val="20"/>
              </w:rPr>
              <w:t>고</w:t>
            </w:r>
            <w:r w:rsidR="00765626">
              <w:rPr>
                <w:rFonts w:hint="eastAsia"/>
                <w:sz w:val="20"/>
                <w:szCs w:val="20"/>
              </w:rPr>
              <w:t xml:space="preserve">, </w:t>
            </w:r>
            <w:r w:rsidR="00765626">
              <w:rPr>
                <w:rFonts w:hint="eastAsia"/>
                <w:color w:val="000000" w:themeColor="text1"/>
                <w:sz w:val="20"/>
                <w:szCs w:val="20"/>
              </w:rPr>
              <w:t>대상회사가</w:t>
            </w:r>
            <w:r w:rsidR="00765626">
              <w:rPr>
                <w:rFonts w:hint="eastAsia"/>
                <w:color w:val="000000" w:themeColor="text1"/>
                <w:sz w:val="20"/>
                <w:szCs w:val="20"/>
              </w:rPr>
              <w:t xml:space="preserve"> </w:t>
            </w:r>
            <w:r w:rsidR="00765626">
              <w:rPr>
                <w:rFonts w:hint="eastAsia"/>
                <w:color w:val="000000" w:themeColor="text1"/>
                <w:sz w:val="20"/>
                <w:szCs w:val="20"/>
              </w:rPr>
              <w:t>보증금의</w:t>
            </w:r>
            <w:r w:rsidR="00765626">
              <w:rPr>
                <w:rFonts w:hint="eastAsia"/>
                <w:color w:val="000000" w:themeColor="text1"/>
                <w:sz w:val="20"/>
                <w:szCs w:val="20"/>
              </w:rPr>
              <w:t xml:space="preserve"> </w:t>
            </w:r>
            <w:r w:rsidR="00765626">
              <w:rPr>
                <w:rFonts w:hint="eastAsia"/>
                <w:color w:val="000000" w:themeColor="text1"/>
                <w:sz w:val="20"/>
                <w:szCs w:val="20"/>
              </w:rPr>
              <w:t>회수를</w:t>
            </w:r>
            <w:r w:rsidR="00765626">
              <w:rPr>
                <w:rFonts w:hint="eastAsia"/>
                <w:color w:val="000000" w:themeColor="text1"/>
                <w:sz w:val="20"/>
                <w:szCs w:val="20"/>
              </w:rPr>
              <w:t xml:space="preserve"> </w:t>
            </w:r>
            <w:r w:rsidR="00765626">
              <w:rPr>
                <w:rFonts w:hint="eastAsia"/>
                <w:color w:val="000000" w:themeColor="text1"/>
                <w:sz w:val="20"/>
                <w:szCs w:val="20"/>
              </w:rPr>
              <w:t>담보하기</w:t>
            </w:r>
            <w:r w:rsidR="00765626">
              <w:rPr>
                <w:rFonts w:hint="eastAsia"/>
                <w:color w:val="000000" w:themeColor="text1"/>
                <w:sz w:val="20"/>
                <w:szCs w:val="20"/>
              </w:rPr>
              <w:t xml:space="preserve"> </w:t>
            </w:r>
            <w:r w:rsidR="00765626">
              <w:rPr>
                <w:rFonts w:hint="eastAsia"/>
                <w:color w:val="000000" w:themeColor="text1"/>
                <w:sz w:val="20"/>
                <w:szCs w:val="20"/>
              </w:rPr>
              <w:t>위해</w:t>
            </w:r>
            <w:r w:rsidR="00765626">
              <w:rPr>
                <w:rFonts w:hint="eastAsia"/>
                <w:color w:val="000000" w:themeColor="text1"/>
                <w:sz w:val="20"/>
                <w:szCs w:val="20"/>
              </w:rPr>
              <w:t xml:space="preserve"> </w:t>
            </w:r>
            <w:r w:rsidR="00765626">
              <w:rPr>
                <w:rFonts w:hint="eastAsia"/>
                <w:color w:val="000000" w:themeColor="text1"/>
                <w:sz w:val="20"/>
                <w:szCs w:val="20"/>
              </w:rPr>
              <w:t>임차목적물에</w:t>
            </w:r>
            <w:r w:rsidR="00765626">
              <w:rPr>
                <w:rFonts w:hint="eastAsia"/>
                <w:color w:val="000000" w:themeColor="text1"/>
                <w:sz w:val="20"/>
                <w:szCs w:val="20"/>
              </w:rPr>
              <w:t xml:space="preserve"> </w:t>
            </w:r>
            <w:r w:rsidR="00765626">
              <w:rPr>
                <w:rFonts w:hint="eastAsia"/>
                <w:color w:val="000000" w:themeColor="text1"/>
                <w:sz w:val="20"/>
                <w:szCs w:val="20"/>
              </w:rPr>
              <w:t>전세권</w:t>
            </w:r>
            <w:r w:rsidR="00765626">
              <w:rPr>
                <w:rFonts w:hint="eastAsia"/>
                <w:color w:val="000000" w:themeColor="text1"/>
                <w:sz w:val="20"/>
                <w:szCs w:val="20"/>
              </w:rPr>
              <w:t xml:space="preserve"> </w:t>
            </w:r>
            <w:r w:rsidR="00765626">
              <w:rPr>
                <w:rFonts w:hint="eastAsia"/>
                <w:color w:val="000000" w:themeColor="text1"/>
                <w:sz w:val="20"/>
                <w:szCs w:val="20"/>
              </w:rPr>
              <w:t>등을</w:t>
            </w:r>
            <w:r w:rsidR="00765626">
              <w:rPr>
                <w:rFonts w:hint="eastAsia"/>
                <w:color w:val="000000" w:themeColor="text1"/>
                <w:sz w:val="20"/>
                <w:szCs w:val="20"/>
              </w:rPr>
              <w:t xml:space="preserve"> </w:t>
            </w:r>
            <w:r w:rsidR="00765626">
              <w:rPr>
                <w:rFonts w:hint="eastAsia"/>
                <w:color w:val="000000" w:themeColor="text1"/>
                <w:sz w:val="20"/>
                <w:szCs w:val="20"/>
              </w:rPr>
              <w:t>설정하여</w:t>
            </w:r>
            <w:r w:rsidR="00765626">
              <w:rPr>
                <w:rFonts w:hint="eastAsia"/>
                <w:color w:val="000000" w:themeColor="text1"/>
                <w:sz w:val="20"/>
                <w:szCs w:val="20"/>
              </w:rPr>
              <w:t xml:space="preserve"> </w:t>
            </w:r>
            <w:r w:rsidR="00765626">
              <w:rPr>
                <w:rFonts w:hint="eastAsia"/>
                <w:color w:val="000000" w:themeColor="text1"/>
                <w:sz w:val="20"/>
                <w:szCs w:val="20"/>
              </w:rPr>
              <w:t>둔</w:t>
            </w:r>
            <w:r w:rsidR="00765626">
              <w:rPr>
                <w:rFonts w:hint="eastAsia"/>
                <w:color w:val="000000" w:themeColor="text1"/>
                <w:sz w:val="20"/>
                <w:szCs w:val="20"/>
              </w:rPr>
              <w:t xml:space="preserve"> </w:t>
            </w:r>
            <w:r w:rsidR="00765626">
              <w:rPr>
                <w:rFonts w:hint="eastAsia"/>
                <w:color w:val="000000" w:themeColor="text1"/>
                <w:sz w:val="20"/>
                <w:szCs w:val="20"/>
              </w:rPr>
              <w:t>것은</w:t>
            </w:r>
            <w:r w:rsidR="00765626">
              <w:rPr>
                <w:rFonts w:hint="eastAsia"/>
                <w:color w:val="000000" w:themeColor="text1"/>
                <w:sz w:val="20"/>
                <w:szCs w:val="20"/>
              </w:rPr>
              <w:t xml:space="preserve"> </w:t>
            </w:r>
            <w:r w:rsidR="00765626">
              <w:rPr>
                <w:rFonts w:hint="eastAsia"/>
                <w:color w:val="000000" w:themeColor="text1"/>
                <w:sz w:val="20"/>
                <w:szCs w:val="20"/>
              </w:rPr>
              <w:t>없는</w:t>
            </w:r>
            <w:r w:rsidR="00765626">
              <w:rPr>
                <w:rFonts w:hint="eastAsia"/>
                <w:color w:val="000000" w:themeColor="text1"/>
                <w:sz w:val="20"/>
                <w:szCs w:val="20"/>
              </w:rPr>
              <w:t xml:space="preserve"> </w:t>
            </w:r>
            <w:r w:rsidR="00765626">
              <w:rPr>
                <w:rFonts w:hint="eastAsia"/>
                <w:color w:val="000000" w:themeColor="text1"/>
                <w:sz w:val="20"/>
                <w:szCs w:val="20"/>
              </w:rPr>
              <w:t>것으로</w:t>
            </w:r>
            <w:r w:rsidR="00765626">
              <w:rPr>
                <w:rFonts w:hint="eastAsia"/>
                <w:color w:val="000000" w:themeColor="text1"/>
                <w:sz w:val="20"/>
                <w:szCs w:val="20"/>
              </w:rPr>
              <w:t xml:space="preserve"> </w:t>
            </w:r>
            <w:r w:rsidR="00765626">
              <w:rPr>
                <w:rFonts w:hint="eastAsia"/>
                <w:color w:val="000000" w:themeColor="text1"/>
                <w:sz w:val="20"/>
                <w:szCs w:val="20"/>
              </w:rPr>
              <w:t>확인됨</w:t>
            </w:r>
            <w:r w:rsidR="00765626">
              <w:rPr>
                <w:rFonts w:hint="eastAsia"/>
                <w:color w:val="000000" w:themeColor="text1"/>
                <w:sz w:val="20"/>
                <w:szCs w:val="20"/>
              </w:rPr>
              <w:t>.</w:t>
            </w:r>
          </w:p>
          <w:tbl>
            <w:tblPr>
              <w:tblStyle w:val="a7"/>
              <w:tblW w:w="6229"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329"/>
              <w:gridCol w:w="1129"/>
              <w:gridCol w:w="1880"/>
              <w:gridCol w:w="1891"/>
            </w:tblGrid>
            <w:tr w:rsidR="00C775F8" w:rsidRPr="00EE4AE1" w14:paraId="1E55B33D" w14:textId="77777777" w:rsidTr="004B773A">
              <w:trPr>
                <w:trHeight w:val="166"/>
              </w:trPr>
              <w:tc>
                <w:tcPr>
                  <w:tcW w:w="1329" w:type="dxa"/>
                  <w:shd w:val="clear" w:color="auto" w:fill="D9D9D9" w:themeFill="background1" w:themeFillShade="D9"/>
                  <w:vAlign w:val="center"/>
                  <w:hideMark/>
                </w:tcPr>
                <w:p w14:paraId="712D6440"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소재지</w:t>
                  </w:r>
                </w:p>
              </w:tc>
              <w:tc>
                <w:tcPr>
                  <w:tcW w:w="1129" w:type="dxa"/>
                  <w:shd w:val="clear" w:color="auto" w:fill="D9D9D9" w:themeFill="background1" w:themeFillShade="D9"/>
                  <w:vAlign w:val="center"/>
                  <w:hideMark/>
                </w:tcPr>
                <w:p w14:paraId="756BDB6A"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구분</w:t>
                  </w:r>
                </w:p>
              </w:tc>
              <w:tc>
                <w:tcPr>
                  <w:tcW w:w="1880" w:type="dxa"/>
                  <w:shd w:val="clear" w:color="auto" w:fill="D9D9D9" w:themeFill="background1" w:themeFillShade="D9"/>
                  <w:vAlign w:val="center"/>
                  <w:hideMark/>
                </w:tcPr>
                <w:p w14:paraId="45CD6E90" w14:textId="77777777" w:rsidR="00C775F8" w:rsidRPr="00EE4AE1" w:rsidRDefault="00C775F8" w:rsidP="00C775F8">
                  <w:pPr>
                    <w:wordWrap w:val="0"/>
                    <w:autoSpaceDE w:val="0"/>
                    <w:autoSpaceDN w:val="0"/>
                    <w:ind w:left="180" w:hangingChars="100" w:hanging="180"/>
                    <w:jc w:val="center"/>
                    <w:rPr>
                      <w:rFonts w:eastAsia="바탕"/>
                      <w:b/>
                      <w:sz w:val="18"/>
                      <w:szCs w:val="18"/>
                    </w:rPr>
                  </w:pPr>
                  <w:r w:rsidRPr="00EE4AE1">
                    <w:rPr>
                      <w:rFonts w:eastAsia="바탕" w:hint="eastAsia"/>
                      <w:b/>
                      <w:sz w:val="18"/>
                      <w:szCs w:val="18"/>
                    </w:rPr>
                    <w:t>채권최고액</w:t>
                  </w:r>
                  <w:r w:rsidRPr="00EE4AE1">
                    <w:rPr>
                      <w:rFonts w:eastAsia="바탕" w:hint="eastAsia"/>
                      <w:b/>
                      <w:sz w:val="18"/>
                      <w:szCs w:val="18"/>
                    </w:rPr>
                    <w:t xml:space="preserve"> (</w:t>
                  </w:r>
                  <w:r w:rsidRPr="00EE4AE1">
                    <w:rPr>
                      <w:rFonts w:eastAsia="바탕" w:hint="eastAsia"/>
                      <w:b/>
                      <w:sz w:val="18"/>
                      <w:szCs w:val="18"/>
                    </w:rPr>
                    <w:t>원</w:t>
                  </w:r>
                  <w:r w:rsidRPr="00EE4AE1">
                    <w:rPr>
                      <w:rFonts w:eastAsia="바탕" w:hint="eastAsia"/>
                      <w:b/>
                      <w:sz w:val="18"/>
                      <w:szCs w:val="18"/>
                    </w:rPr>
                    <w:t>)</w:t>
                  </w:r>
                </w:p>
              </w:tc>
              <w:tc>
                <w:tcPr>
                  <w:tcW w:w="1891" w:type="dxa"/>
                  <w:shd w:val="clear" w:color="auto" w:fill="D9D9D9" w:themeFill="background1" w:themeFillShade="D9"/>
                  <w:vAlign w:val="center"/>
                </w:tcPr>
                <w:p w14:paraId="75176A4B"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권리자</w:t>
                  </w:r>
                </w:p>
              </w:tc>
            </w:tr>
            <w:tr w:rsidR="00C775F8" w:rsidRPr="00EE4AE1" w14:paraId="25640CB9" w14:textId="77777777" w:rsidTr="004B773A">
              <w:trPr>
                <w:trHeight w:val="166"/>
              </w:trPr>
              <w:tc>
                <w:tcPr>
                  <w:tcW w:w="1329" w:type="dxa"/>
                  <w:vMerge w:val="restart"/>
                  <w:vAlign w:val="center"/>
                </w:tcPr>
                <w:p w14:paraId="58C9E587"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영등포구</w:t>
                  </w:r>
                  <w:r w:rsidRPr="00EE4AE1">
                    <w:rPr>
                      <w:rFonts w:eastAsia="바탕" w:hint="eastAsia"/>
                      <w:sz w:val="18"/>
                      <w:szCs w:val="18"/>
                    </w:rPr>
                    <w:t xml:space="preserve"> </w:t>
                  </w:r>
                  <w:r w:rsidRPr="00EE4AE1">
                    <w:rPr>
                      <w:rFonts w:eastAsia="바탕" w:hint="eastAsia"/>
                      <w:sz w:val="18"/>
                      <w:szCs w:val="18"/>
                    </w:rPr>
                    <w:t>선유로</w:t>
                  </w:r>
                  <w:r w:rsidRPr="00EE4AE1">
                    <w:rPr>
                      <w:rFonts w:eastAsia="바탕" w:hint="eastAsia"/>
                      <w:sz w:val="18"/>
                      <w:szCs w:val="18"/>
                    </w:rPr>
                    <w:t xml:space="preserve"> 254</w:t>
                  </w:r>
                </w:p>
              </w:tc>
              <w:tc>
                <w:tcPr>
                  <w:tcW w:w="1129" w:type="dxa"/>
                  <w:vAlign w:val="center"/>
                </w:tcPr>
                <w:p w14:paraId="547758FD"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전세권</w:t>
                  </w:r>
                </w:p>
              </w:tc>
              <w:tc>
                <w:tcPr>
                  <w:tcW w:w="1880" w:type="dxa"/>
                  <w:vAlign w:val="center"/>
                </w:tcPr>
                <w:p w14:paraId="019DBFCD"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전세금</w:t>
                  </w:r>
                  <w:r w:rsidRPr="00EE4AE1">
                    <w:rPr>
                      <w:rFonts w:eastAsia="바탕" w:hint="eastAsia"/>
                      <w:sz w:val="18"/>
                      <w:szCs w:val="18"/>
                    </w:rPr>
                    <w:t xml:space="preserve"> 90,000,000</w:t>
                  </w:r>
                </w:p>
              </w:tc>
              <w:tc>
                <w:tcPr>
                  <w:tcW w:w="1891" w:type="dxa"/>
                  <w:vAlign w:val="center"/>
                </w:tcPr>
                <w:p w14:paraId="1BD3BF71"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원종원</w:t>
                  </w:r>
                </w:p>
              </w:tc>
            </w:tr>
            <w:tr w:rsidR="00C775F8" w:rsidRPr="00EE4AE1" w14:paraId="17907142" w14:textId="77777777" w:rsidTr="004B773A">
              <w:trPr>
                <w:trHeight w:val="166"/>
              </w:trPr>
              <w:tc>
                <w:tcPr>
                  <w:tcW w:w="1329" w:type="dxa"/>
                  <w:vMerge/>
                  <w:vAlign w:val="center"/>
                </w:tcPr>
                <w:p w14:paraId="0A48DCCE" w14:textId="77777777" w:rsidR="00C775F8" w:rsidRPr="00EE4AE1" w:rsidRDefault="00C775F8" w:rsidP="00C775F8">
                  <w:pPr>
                    <w:wordWrap w:val="0"/>
                    <w:autoSpaceDE w:val="0"/>
                    <w:autoSpaceDN w:val="0"/>
                    <w:jc w:val="center"/>
                    <w:rPr>
                      <w:rFonts w:eastAsia="바탕"/>
                      <w:sz w:val="18"/>
                      <w:szCs w:val="18"/>
                    </w:rPr>
                  </w:pPr>
                </w:p>
              </w:tc>
              <w:tc>
                <w:tcPr>
                  <w:tcW w:w="1129" w:type="dxa"/>
                  <w:vAlign w:val="center"/>
                </w:tcPr>
                <w:p w14:paraId="284B808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전세권</w:t>
                  </w:r>
                </w:p>
              </w:tc>
              <w:tc>
                <w:tcPr>
                  <w:tcW w:w="1880" w:type="dxa"/>
                  <w:vAlign w:val="center"/>
                </w:tcPr>
                <w:p w14:paraId="738E60EB"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전세금</w:t>
                  </w:r>
                  <w:r w:rsidRPr="00EE4AE1">
                    <w:rPr>
                      <w:rFonts w:eastAsia="바탕" w:hint="eastAsia"/>
                      <w:sz w:val="18"/>
                      <w:szCs w:val="18"/>
                    </w:rPr>
                    <w:t xml:space="preserve"> 90,000,000</w:t>
                  </w:r>
                </w:p>
              </w:tc>
              <w:tc>
                <w:tcPr>
                  <w:tcW w:w="1891" w:type="dxa"/>
                  <w:vAlign w:val="center"/>
                </w:tcPr>
                <w:p w14:paraId="3828FD7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정지성</w:t>
                  </w:r>
                </w:p>
              </w:tc>
            </w:tr>
            <w:tr w:rsidR="00C775F8" w:rsidRPr="00EE4AE1" w14:paraId="4D369422" w14:textId="77777777" w:rsidTr="004B773A">
              <w:trPr>
                <w:trHeight w:val="166"/>
              </w:trPr>
              <w:tc>
                <w:tcPr>
                  <w:tcW w:w="1329" w:type="dxa"/>
                  <w:vMerge/>
                  <w:vAlign w:val="center"/>
                </w:tcPr>
                <w:p w14:paraId="1B55BF34" w14:textId="77777777" w:rsidR="00C775F8" w:rsidRPr="00EE4AE1" w:rsidRDefault="00C775F8" w:rsidP="00C775F8">
                  <w:pPr>
                    <w:wordWrap w:val="0"/>
                    <w:autoSpaceDE w:val="0"/>
                    <w:autoSpaceDN w:val="0"/>
                    <w:jc w:val="center"/>
                    <w:rPr>
                      <w:rFonts w:eastAsia="바탕"/>
                      <w:sz w:val="18"/>
                      <w:szCs w:val="18"/>
                    </w:rPr>
                  </w:pPr>
                </w:p>
              </w:tc>
              <w:tc>
                <w:tcPr>
                  <w:tcW w:w="1129" w:type="dxa"/>
                  <w:vAlign w:val="center"/>
                </w:tcPr>
                <w:p w14:paraId="4394F9A5"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전세권</w:t>
                  </w:r>
                </w:p>
              </w:tc>
              <w:tc>
                <w:tcPr>
                  <w:tcW w:w="1880" w:type="dxa"/>
                  <w:vAlign w:val="center"/>
                </w:tcPr>
                <w:p w14:paraId="4539FAEB"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전세금</w:t>
                  </w:r>
                  <w:r w:rsidRPr="00EE4AE1">
                    <w:rPr>
                      <w:rFonts w:eastAsia="바탕" w:hint="eastAsia"/>
                      <w:sz w:val="18"/>
                      <w:szCs w:val="18"/>
                    </w:rPr>
                    <w:t xml:space="preserve"> 76,000,000</w:t>
                  </w:r>
                </w:p>
              </w:tc>
              <w:tc>
                <w:tcPr>
                  <w:tcW w:w="1891" w:type="dxa"/>
                  <w:vAlign w:val="center"/>
                </w:tcPr>
                <w:p w14:paraId="5C5BEA41" w14:textId="4D705F79"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세무법인</w:t>
                  </w:r>
                  <w:r w:rsidR="00BD3F24" w:rsidRPr="00EE4AE1">
                    <w:rPr>
                      <w:rFonts w:eastAsia="바탕" w:hint="eastAsia"/>
                      <w:sz w:val="18"/>
                      <w:szCs w:val="18"/>
                    </w:rPr>
                    <w:t xml:space="preserve"> </w:t>
                  </w:r>
                  <w:r w:rsidRPr="00EE4AE1">
                    <w:rPr>
                      <w:rFonts w:eastAsia="바탕" w:hint="eastAsia"/>
                      <w:sz w:val="18"/>
                      <w:szCs w:val="18"/>
                    </w:rPr>
                    <w:t>이지택스</w:t>
                  </w:r>
                </w:p>
              </w:tc>
            </w:tr>
            <w:tr w:rsidR="00C775F8" w:rsidRPr="00EE4AE1" w14:paraId="1E1786EA" w14:textId="77777777" w:rsidTr="004B773A">
              <w:trPr>
                <w:trHeight w:val="166"/>
              </w:trPr>
              <w:tc>
                <w:tcPr>
                  <w:tcW w:w="1329" w:type="dxa"/>
                  <w:vMerge/>
                  <w:vAlign w:val="center"/>
                </w:tcPr>
                <w:p w14:paraId="41DDB1FF" w14:textId="77777777" w:rsidR="00C775F8" w:rsidRPr="00EE4AE1" w:rsidRDefault="00C775F8" w:rsidP="00C775F8">
                  <w:pPr>
                    <w:wordWrap w:val="0"/>
                    <w:autoSpaceDE w:val="0"/>
                    <w:autoSpaceDN w:val="0"/>
                    <w:jc w:val="center"/>
                    <w:rPr>
                      <w:rFonts w:eastAsia="바탕"/>
                      <w:sz w:val="18"/>
                      <w:szCs w:val="18"/>
                    </w:rPr>
                  </w:pPr>
                </w:p>
              </w:tc>
              <w:tc>
                <w:tcPr>
                  <w:tcW w:w="1129" w:type="dxa"/>
                  <w:vAlign w:val="center"/>
                </w:tcPr>
                <w:p w14:paraId="71024EB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근저당권</w:t>
                  </w:r>
                </w:p>
              </w:tc>
              <w:tc>
                <w:tcPr>
                  <w:tcW w:w="1880" w:type="dxa"/>
                  <w:vAlign w:val="center"/>
                </w:tcPr>
                <w:p w14:paraId="00929C79"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2,520,000,000</w:t>
                  </w:r>
                </w:p>
              </w:tc>
              <w:tc>
                <w:tcPr>
                  <w:tcW w:w="1891" w:type="dxa"/>
                  <w:vAlign w:val="center"/>
                </w:tcPr>
                <w:p w14:paraId="13898748" w14:textId="07B73D1F"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우리은행</w:t>
                  </w:r>
                </w:p>
              </w:tc>
            </w:tr>
            <w:tr w:rsidR="00C775F8" w:rsidRPr="00EE4AE1" w14:paraId="79D98B3C" w14:textId="77777777" w:rsidTr="004B773A">
              <w:trPr>
                <w:trHeight w:val="166"/>
              </w:trPr>
              <w:tc>
                <w:tcPr>
                  <w:tcW w:w="1329" w:type="dxa"/>
                  <w:vAlign w:val="center"/>
                </w:tcPr>
                <w:p w14:paraId="079F6F01"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관악구</w:t>
                  </w:r>
                  <w:r w:rsidRPr="00EE4AE1">
                    <w:rPr>
                      <w:rFonts w:eastAsia="바탕" w:hint="eastAsia"/>
                      <w:sz w:val="18"/>
                      <w:szCs w:val="18"/>
                    </w:rPr>
                    <w:t xml:space="preserve"> </w:t>
                  </w:r>
                  <w:r w:rsidRPr="00EE4AE1">
                    <w:rPr>
                      <w:rFonts w:eastAsia="바탕" w:hint="eastAsia"/>
                      <w:sz w:val="18"/>
                      <w:szCs w:val="18"/>
                    </w:rPr>
                    <w:t>조원로</w:t>
                  </w:r>
                  <w:r w:rsidRPr="00EE4AE1">
                    <w:rPr>
                      <w:rFonts w:eastAsia="바탕" w:hint="eastAsia"/>
                      <w:sz w:val="18"/>
                      <w:szCs w:val="18"/>
                    </w:rPr>
                    <w:t xml:space="preserve"> 5-14</w:t>
                  </w:r>
                </w:p>
              </w:tc>
              <w:tc>
                <w:tcPr>
                  <w:tcW w:w="1129" w:type="dxa"/>
                  <w:vAlign w:val="center"/>
                </w:tcPr>
                <w:p w14:paraId="0A7226BC"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근저당권</w:t>
                  </w:r>
                </w:p>
              </w:tc>
              <w:tc>
                <w:tcPr>
                  <w:tcW w:w="1880" w:type="dxa"/>
                  <w:vAlign w:val="center"/>
                </w:tcPr>
                <w:p w14:paraId="5844C051"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9,040,000,000</w:t>
                  </w:r>
                </w:p>
              </w:tc>
              <w:tc>
                <w:tcPr>
                  <w:tcW w:w="1891" w:type="dxa"/>
                  <w:vAlign w:val="center"/>
                </w:tcPr>
                <w:p w14:paraId="6092C697" w14:textId="35F71C9E"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신한은행</w:t>
                  </w:r>
                </w:p>
              </w:tc>
            </w:tr>
          </w:tbl>
          <w:p w14:paraId="05117844" w14:textId="6FEA35D7" w:rsidR="00C775F8" w:rsidRPr="00C65EAA" w:rsidRDefault="00C775F8" w:rsidP="00C775F8">
            <w:pPr>
              <w:pStyle w:val="1"/>
              <w:rPr>
                <w:color w:val="000000" w:themeColor="text1"/>
                <w:sz w:val="20"/>
                <w:szCs w:val="20"/>
              </w:rPr>
            </w:pPr>
            <w:r>
              <w:rPr>
                <w:rFonts w:hint="eastAsia"/>
                <w:sz w:val="20"/>
                <w:szCs w:val="20"/>
              </w:rPr>
              <w:t>제공된</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Pr>
                <w:rFonts w:hint="eastAsia"/>
                <w:sz w:val="20"/>
                <w:szCs w:val="20"/>
              </w:rPr>
              <w:t xml:space="preserve"> </w:t>
            </w:r>
            <w:r>
              <w:rPr>
                <w:rFonts w:hint="eastAsia"/>
                <w:sz w:val="20"/>
                <w:szCs w:val="20"/>
              </w:rPr>
              <w:t>대상회사는</w:t>
            </w:r>
            <w:r>
              <w:rPr>
                <w:rFonts w:hint="eastAsia"/>
                <w:sz w:val="20"/>
                <w:szCs w:val="20"/>
              </w:rPr>
              <w:t xml:space="preserve"> </w:t>
            </w:r>
            <w:r w:rsidR="00765626">
              <w:rPr>
                <w:rFonts w:hint="eastAsia"/>
                <w:sz w:val="20"/>
                <w:szCs w:val="20"/>
              </w:rPr>
              <w:t>사무실</w:t>
            </w:r>
            <w:r w:rsidR="00765626">
              <w:rPr>
                <w:rFonts w:hint="eastAsia"/>
                <w:sz w:val="20"/>
                <w:szCs w:val="20"/>
              </w:rPr>
              <w:t xml:space="preserve"> </w:t>
            </w:r>
            <w:r w:rsidR="00765626">
              <w:rPr>
                <w:rFonts w:hint="eastAsia"/>
                <w:sz w:val="20"/>
                <w:szCs w:val="20"/>
              </w:rPr>
              <w:t>용도로</w:t>
            </w:r>
            <w:r w:rsidR="00765626">
              <w:rPr>
                <w:rFonts w:hint="eastAsia"/>
                <w:sz w:val="20"/>
                <w:szCs w:val="20"/>
              </w:rPr>
              <w:t xml:space="preserve"> </w:t>
            </w:r>
            <w:r w:rsidR="00765626">
              <w:rPr>
                <w:rFonts w:hint="eastAsia"/>
                <w:sz w:val="20"/>
                <w:szCs w:val="20"/>
              </w:rPr>
              <w:t>임차</w:t>
            </w:r>
            <w:r w:rsidR="00765626">
              <w:rPr>
                <w:rFonts w:hint="eastAsia"/>
                <w:sz w:val="20"/>
                <w:szCs w:val="20"/>
              </w:rPr>
              <w:t xml:space="preserve"> </w:t>
            </w:r>
            <w:r w:rsidR="00765626">
              <w:rPr>
                <w:rFonts w:hint="eastAsia"/>
                <w:sz w:val="20"/>
                <w:szCs w:val="20"/>
              </w:rPr>
              <w:t>중인</w:t>
            </w:r>
            <w:r w:rsidR="00765626">
              <w:rPr>
                <w:rFonts w:hint="eastAsia"/>
                <w:sz w:val="20"/>
                <w:szCs w:val="20"/>
              </w:rPr>
              <w:t xml:space="preserve"> </w:t>
            </w:r>
            <w:r w:rsidR="00765626">
              <w:rPr>
                <w:rFonts w:hint="eastAsia"/>
                <w:sz w:val="20"/>
                <w:szCs w:val="20"/>
              </w:rPr>
              <w:t>부동산</w:t>
            </w:r>
            <w:r w:rsidR="00765626">
              <w:rPr>
                <w:rFonts w:hint="eastAsia"/>
                <w:sz w:val="20"/>
                <w:szCs w:val="20"/>
              </w:rPr>
              <w:t xml:space="preserve"> </w:t>
            </w:r>
            <w:r w:rsidR="00765626">
              <w:rPr>
                <w:rFonts w:hint="eastAsia"/>
                <w:sz w:val="20"/>
                <w:szCs w:val="20"/>
              </w:rPr>
              <w:t>외에</w:t>
            </w:r>
            <w:r w:rsidR="00765626">
              <w:rPr>
                <w:rFonts w:hint="eastAsia"/>
                <w:sz w:val="20"/>
                <w:szCs w:val="20"/>
              </w:rPr>
              <w:t xml:space="preserve"> </w:t>
            </w:r>
            <w:r w:rsidR="00945751">
              <w:rPr>
                <w:rFonts w:hint="eastAsia"/>
                <w:sz w:val="20"/>
                <w:szCs w:val="20"/>
              </w:rPr>
              <w:t>대상회사가</w:t>
            </w:r>
            <w:r w:rsidR="00945751">
              <w:rPr>
                <w:rFonts w:hint="eastAsia"/>
                <w:sz w:val="20"/>
                <w:szCs w:val="20"/>
              </w:rPr>
              <w:t xml:space="preserve"> </w:t>
            </w:r>
            <w:r>
              <w:rPr>
                <w:rFonts w:hint="eastAsia"/>
                <w:sz w:val="20"/>
                <w:szCs w:val="20"/>
              </w:rPr>
              <w:t>소유하고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부동산</w:t>
            </w:r>
            <w:r>
              <w:rPr>
                <w:rFonts w:hint="eastAsia"/>
                <w:sz w:val="20"/>
                <w:szCs w:val="20"/>
              </w:rPr>
              <w:t xml:space="preserve">, </w:t>
            </w:r>
            <w:r>
              <w:rPr>
                <w:rFonts w:hint="eastAsia"/>
                <w:sz w:val="20"/>
                <w:szCs w:val="20"/>
              </w:rPr>
              <w:t>공장</w:t>
            </w:r>
            <w:r>
              <w:rPr>
                <w:rFonts w:hint="eastAsia"/>
                <w:sz w:val="20"/>
                <w:szCs w:val="20"/>
              </w:rPr>
              <w:t xml:space="preserve">, </w:t>
            </w:r>
            <w:r>
              <w:rPr>
                <w:rFonts w:hint="eastAsia"/>
                <w:sz w:val="20"/>
                <w:szCs w:val="20"/>
              </w:rPr>
              <w:t>기계</w:t>
            </w:r>
            <w:r>
              <w:rPr>
                <w:rFonts w:hint="eastAsia"/>
                <w:sz w:val="20"/>
                <w:szCs w:val="20"/>
              </w:rPr>
              <w:t xml:space="preserve">, </w:t>
            </w:r>
            <w:r>
              <w:rPr>
                <w:rFonts w:hint="eastAsia"/>
                <w:sz w:val="20"/>
                <w:szCs w:val="20"/>
              </w:rPr>
              <w:t>차량</w:t>
            </w:r>
            <w:r>
              <w:rPr>
                <w:rFonts w:hint="eastAsia"/>
                <w:sz w:val="20"/>
                <w:szCs w:val="20"/>
              </w:rPr>
              <w:t xml:space="preserve">, </w:t>
            </w:r>
            <w:r>
              <w:rPr>
                <w:rFonts w:hint="eastAsia"/>
                <w:sz w:val="20"/>
                <w:szCs w:val="20"/>
              </w:rPr>
              <w:t>스포츠시설</w:t>
            </w:r>
            <w:r>
              <w:rPr>
                <w:rFonts w:hint="eastAsia"/>
                <w:sz w:val="20"/>
                <w:szCs w:val="20"/>
              </w:rPr>
              <w:t xml:space="preserve"> </w:t>
            </w:r>
            <w:r>
              <w:rPr>
                <w:rFonts w:hint="eastAsia"/>
                <w:sz w:val="20"/>
                <w:szCs w:val="20"/>
              </w:rPr>
              <w:t>회원권</w:t>
            </w:r>
            <w:r>
              <w:rPr>
                <w:rFonts w:hint="eastAsia"/>
                <w:sz w:val="20"/>
                <w:szCs w:val="20"/>
              </w:rPr>
              <w:t xml:space="preserve"> </w:t>
            </w:r>
            <w:r>
              <w:rPr>
                <w:rFonts w:hint="eastAsia"/>
                <w:sz w:val="20"/>
                <w:szCs w:val="20"/>
              </w:rPr>
              <w:t>등은</w:t>
            </w:r>
            <w:r>
              <w:rPr>
                <w:rFonts w:hint="eastAsia"/>
                <w:sz w:val="20"/>
                <w:szCs w:val="20"/>
              </w:rPr>
              <w:t xml:space="preserve"> </w:t>
            </w:r>
            <w:r>
              <w:rPr>
                <w:rFonts w:hint="eastAsia"/>
                <w:sz w:val="20"/>
                <w:szCs w:val="20"/>
              </w:rPr>
              <w:t>없다고</w:t>
            </w:r>
            <w:r>
              <w:rPr>
                <w:rFonts w:hint="eastAsia"/>
                <w:sz w:val="20"/>
                <w:szCs w:val="20"/>
              </w:rPr>
              <w:t xml:space="preserve"> </w:t>
            </w:r>
            <w:r>
              <w:rPr>
                <w:rFonts w:hint="eastAsia"/>
                <w:sz w:val="20"/>
                <w:szCs w:val="20"/>
              </w:rPr>
              <w:t>함</w:t>
            </w:r>
            <w:r>
              <w:rPr>
                <w:rFonts w:hint="eastAsia"/>
                <w:sz w:val="20"/>
                <w:szCs w:val="20"/>
              </w:rPr>
              <w:t>.</w:t>
            </w:r>
          </w:p>
        </w:tc>
        <w:tc>
          <w:tcPr>
            <w:tcW w:w="5640" w:type="dxa"/>
            <w:tcBorders>
              <w:top w:val="single" w:sz="12" w:space="0" w:color="0F243E"/>
              <w:bottom w:val="single" w:sz="12" w:space="0" w:color="0F243E"/>
            </w:tcBorders>
            <w:shd w:val="clear" w:color="auto" w:fill="auto"/>
          </w:tcPr>
          <w:p w14:paraId="0A3F6F98" w14:textId="0CDA6B8B" w:rsidR="00C775F8" w:rsidRPr="00C65EAA" w:rsidRDefault="00B76BEC" w:rsidP="00C775F8">
            <w:pPr>
              <w:pStyle w:val="1"/>
              <w:rPr>
                <w:color w:val="000000" w:themeColor="text1"/>
                <w:sz w:val="20"/>
                <w:szCs w:val="20"/>
              </w:rPr>
            </w:pPr>
            <w:r>
              <w:rPr>
                <w:rFonts w:hint="eastAsia"/>
                <w:color w:val="000000" w:themeColor="text1"/>
                <w:sz w:val="20"/>
                <w:szCs w:val="20"/>
              </w:rPr>
              <w:t>특이사항</w:t>
            </w:r>
            <w:r>
              <w:rPr>
                <w:rFonts w:hint="eastAsia"/>
                <w:color w:val="000000" w:themeColor="text1"/>
                <w:sz w:val="20"/>
                <w:szCs w:val="20"/>
              </w:rPr>
              <w:t xml:space="preserve"> </w:t>
            </w:r>
            <w:r>
              <w:rPr>
                <w:rFonts w:hint="eastAsia"/>
                <w:color w:val="000000" w:themeColor="text1"/>
                <w:sz w:val="20"/>
                <w:szCs w:val="20"/>
              </w:rPr>
              <w:t>없음</w:t>
            </w:r>
            <w:r>
              <w:rPr>
                <w:rFonts w:hint="eastAsia"/>
                <w:color w:val="000000" w:themeColor="text1"/>
                <w:sz w:val="20"/>
                <w:szCs w:val="20"/>
              </w:rPr>
              <w:t xml:space="preserve">. </w:t>
            </w:r>
          </w:p>
        </w:tc>
      </w:tr>
      <w:tr w:rsidR="004B2745" w:rsidRPr="00C65EAA" w14:paraId="47DE6F4A"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C168AFA" w14:textId="2C774C78"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인사노무</w:t>
            </w:r>
          </w:p>
        </w:tc>
      </w:tr>
      <w:tr w:rsidR="00186C8E" w:rsidRPr="00C65EAA" w14:paraId="0DC3AD6D" w14:textId="77777777" w:rsidTr="00207032">
        <w:trPr>
          <w:trHeight w:val="20"/>
        </w:trPr>
        <w:tc>
          <w:tcPr>
            <w:tcW w:w="1418" w:type="dxa"/>
            <w:tcBorders>
              <w:top w:val="single" w:sz="12" w:space="0" w:color="0F243E"/>
              <w:bottom w:val="single" w:sz="12" w:space="0" w:color="0F243E"/>
            </w:tcBorders>
            <w:shd w:val="clear" w:color="auto" w:fill="auto"/>
          </w:tcPr>
          <w:p w14:paraId="1AF53F93" w14:textId="1A36D8D4" w:rsidR="00186C8E" w:rsidRPr="00C65EAA" w:rsidRDefault="00186C8E"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12586" w:type="dxa"/>
            <w:gridSpan w:val="2"/>
            <w:tcBorders>
              <w:top w:val="single" w:sz="12" w:space="0" w:color="0F243E"/>
              <w:bottom w:val="single" w:sz="12" w:space="0" w:color="0F243E"/>
            </w:tcBorders>
            <w:shd w:val="clear" w:color="auto" w:fill="auto"/>
          </w:tcPr>
          <w:p w14:paraId="13E80C2E" w14:textId="13748366" w:rsidR="005646C3" w:rsidRPr="00B6193E" w:rsidRDefault="005646C3" w:rsidP="002F76A3">
            <w:pPr>
              <w:pStyle w:val="1"/>
              <w:rPr>
                <w:sz w:val="20"/>
                <w:szCs w:val="20"/>
              </w:rPr>
            </w:pPr>
            <w:r w:rsidRPr="00B6193E">
              <w:rPr>
                <w:sz w:val="20"/>
                <w:szCs w:val="20"/>
              </w:rPr>
              <w:t>제공된</w:t>
            </w:r>
            <w:r w:rsidRPr="00B6193E">
              <w:rPr>
                <w:sz w:val="20"/>
                <w:szCs w:val="20"/>
              </w:rPr>
              <w:t xml:space="preserve"> </w:t>
            </w:r>
            <w:r w:rsidRPr="00B6193E">
              <w:rPr>
                <w:sz w:val="20"/>
                <w:szCs w:val="20"/>
              </w:rPr>
              <w:t>자료에</w:t>
            </w:r>
            <w:r w:rsidRPr="00B6193E">
              <w:rPr>
                <w:sz w:val="20"/>
                <w:szCs w:val="20"/>
              </w:rPr>
              <w:t xml:space="preserve"> </w:t>
            </w:r>
            <w:r w:rsidRPr="00B6193E">
              <w:rPr>
                <w:sz w:val="20"/>
                <w:szCs w:val="20"/>
              </w:rPr>
              <w:t>의하면</w:t>
            </w:r>
            <w:r w:rsidRPr="00B6193E">
              <w:rPr>
                <w:sz w:val="20"/>
                <w:szCs w:val="20"/>
              </w:rPr>
              <w:t xml:space="preserve">, </w:t>
            </w:r>
            <w:r w:rsidR="00E3718B">
              <w:rPr>
                <w:rFonts w:hint="eastAsia"/>
                <w:sz w:val="20"/>
                <w:szCs w:val="20"/>
              </w:rPr>
              <w:t>2024</w:t>
            </w:r>
            <w:r w:rsidR="00E3718B">
              <w:rPr>
                <w:rFonts w:hint="eastAsia"/>
                <w:sz w:val="20"/>
                <w:szCs w:val="20"/>
              </w:rPr>
              <w:t>년</w:t>
            </w:r>
            <w:r w:rsidR="00E3718B">
              <w:rPr>
                <w:rFonts w:hint="eastAsia"/>
                <w:sz w:val="20"/>
                <w:szCs w:val="20"/>
              </w:rPr>
              <w:t xml:space="preserve"> 7</w:t>
            </w:r>
            <w:r w:rsidR="00E3718B">
              <w:rPr>
                <w:rFonts w:hint="eastAsia"/>
                <w:sz w:val="20"/>
                <w:szCs w:val="20"/>
              </w:rPr>
              <w:t>월</w:t>
            </w:r>
            <w:r w:rsidR="00E3718B">
              <w:rPr>
                <w:rFonts w:hint="eastAsia"/>
                <w:sz w:val="20"/>
                <w:szCs w:val="20"/>
              </w:rPr>
              <w:t xml:space="preserve"> 8</w:t>
            </w:r>
            <w:r w:rsidR="00E3718B">
              <w:rPr>
                <w:rFonts w:hint="eastAsia"/>
                <w:sz w:val="20"/>
                <w:szCs w:val="20"/>
              </w:rPr>
              <w:t>일</w:t>
            </w:r>
            <w:r w:rsidRPr="00B6193E">
              <w:rPr>
                <w:sz w:val="20"/>
                <w:szCs w:val="20"/>
              </w:rPr>
              <w:t xml:space="preserve"> </w:t>
            </w:r>
            <w:r w:rsidRPr="00B6193E">
              <w:rPr>
                <w:sz w:val="20"/>
                <w:szCs w:val="20"/>
              </w:rPr>
              <w:t>기준</w:t>
            </w:r>
            <w:r w:rsidR="00503572">
              <w:rPr>
                <w:rFonts w:hint="eastAsia"/>
                <w:sz w:val="20"/>
                <w:szCs w:val="20"/>
              </w:rPr>
              <w:t xml:space="preserve"> </w:t>
            </w:r>
            <w:r w:rsidR="00503572">
              <w:rPr>
                <w:rFonts w:hint="eastAsia"/>
                <w:sz w:val="20"/>
                <w:szCs w:val="20"/>
              </w:rPr>
              <w:t>현재</w:t>
            </w:r>
            <w:r w:rsidRPr="00B6193E">
              <w:rPr>
                <w:sz w:val="20"/>
                <w:szCs w:val="20"/>
              </w:rPr>
              <w:t xml:space="preserve"> </w:t>
            </w:r>
            <w:r w:rsidRPr="00B6193E">
              <w:rPr>
                <w:sz w:val="20"/>
                <w:szCs w:val="20"/>
              </w:rPr>
              <w:t>대상회사의</w:t>
            </w:r>
            <w:r w:rsidRPr="00B6193E">
              <w:rPr>
                <w:sz w:val="20"/>
                <w:szCs w:val="20"/>
              </w:rPr>
              <w:t xml:space="preserve"> </w:t>
            </w:r>
            <w:r w:rsidRPr="00B6193E">
              <w:rPr>
                <w:sz w:val="20"/>
                <w:szCs w:val="20"/>
              </w:rPr>
              <w:t>임직원</w:t>
            </w:r>
            <w:r w:rsidRPr="00B6193E">
              <w:rPr>
                <w:sz w:val="20"/>
                <w:szCs w:val="20"/>
              </w:rPr>
              <w:t xml:space="preserve"> </w:t>
            </w:r>
            <w:r w:rsidRPr="00B6193E">
              <w:rPr>
                <w:sz w:val="20"/>
                <w:szCs w:val="20"/>
              </w:rPr>
              <w:t>현황은</w:t>
            </w:r>
            <w:r w:rsidRPr="00B6193E">
              <w:rPr>
                <w:sz w:val="20"/>
                <w:szCs w:val="20"/>
              </w:rPr>
              <w:t xml:space="preserve"> </w:t>
            </w:r>
            <w:r w:rsidRPr="00B6193E">
              <w:rPr>
                <w:sz w:val="20"/>
                <w:szCs w:val="20"/>
              </w:rPr>
              <w:t>아래와</w:t>
            </w:r>
            <w:r w:rsidRPr="00B6193E">
              <w:rPr>
                <w:sz w:val="20"/>
                <w:szCs w:val="20"/>
              </w:rPr>
              <w:t xml:space="preserve"> </w:t>
            </w:r>
            <w:r w:rsidRPr="00B6193E">
              <w:rPr>
                <w:sz w:val="20"/>
                <w:szCs w:val="20"/>
              </w:rPr>
              <w:t>같음</w:t>
            </w:r>
            <w:r w:rsidRPr="00B6193E">
              <w:rPr>
                <w:sz w:val="20"/>
                <w:szCs w:val="20"/>
              </w:rPr>
              <w:t>.</w:t>
            </w:r>
          </w:p>
          <w:tbl>
            <w:tblPr>
              <w:tblW w:w="0" w:type="auto"/>
              <w:tblInd w:w="408"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ayout w:type="fixed"/>
              <w:tblLook w:val="04A0" w:firstRow="1" w:lastRow="0" w:firstColumn="1" w:lastColumn="0" w:noHBand="0" w:noVBand="1"/>
            </w:tblPr>
            <w:tblGrid>
              <w:gridCol w:w="1366"/>
              <w:gridCol w:w="1169"/>
              <w:gridCol w:w="8561"/>
            </w:tblGrid>
            <w:tr w:rsidR="005646C3" w:rsidRPr="00B6193E" w14:paraId="333C7BB6" w14:textId="77777777" w:rsidTr="001E6945">
              <w:tc>
                <w:tcPr>
                  <w:tcW w:w="1366" w:type="dxa"/>
                  <w:shd w:val="clear" w:color="auto" w:fill="D9D9D9"/>
                  <w:vAlign w:val="center"/>
                </w:tcPr>
                <w:p w14:paraId="4827FE3A"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구분</w:t>
                  </w:r>
                </w:p>
              </w:tc>
              <w:tc>
                <w:tcPr>
                  <w:tcW w:w="1169" w:type="dxa"/>
                  <w:shd w:val="clear" w:color="auto" w:fill="D9D9D9"/>
                  <w:vAlign w:val="center"/>
                </w:tcPr>
                <w:p w14:paraId="4150D5C8"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인원</w:t>
                  </w:r>
                  <w:r w:rsidRPr="00B6193E">
                    <w:rPr>
                      <w:rFonts w:eastAsia="바탕"/>
                      <w:b/>
                      <w:kern w:val="2"/>
                      <w:sz w:val="18"/>
                      <w:szCs w:val="18"/>
                    </w:rPr>
                    <w:t xml:space="preserve"> </w:t>
                  </w:r>
                  <w:r w:rsidRPr="00B6193E">
                    <w:rPr>
                      <w:rFonts w:eastAsia="바탕"/>
                      <w:b/>
                      <w:kern w:val="2"/>
                      <w:sz w:val="18"/>
                      <w:szCs w:val="18"/>
                    </w:rPr>
                    <w:t>수</w:t>
                  </w:r>
                </w:p>
              </w:tc>
              <w:tc>
                <w:tcPr>
                  <w:tcW w:w="8561" w:type="dxa"/>
                  <w:shd w:val="clear" w:color="auto" w:fill="D9D9D9"/>
                </w:tcPr>
                <w:p w14:paraId="552623E9"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비고</w:t>
                  </w:r>
                </w:p>
              </w:tc>
            </w:tr>
            <w:tr w:rsidR="005646C3" w:rsidRPr="00B6193E" w14:paraId="2BC6890A" w14:textId="77777777" w:rsidTr="001E6945">
              <w:trPr>
                <w:trHeight w:val="249"/>
              </w:trPr>
              <w:tc>
                <w:tcPr>
                  <w:tcW w:w="1366" w:type="dxa"/>
                  <w:shd w:val="clear" w:color="auto" w:fill="auto"/>
                  <w:vAlign w:val="center"/>
                </w:tcPr>
                <w:p w14:paraId="3262B555"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kern w:val="2"/>
                      <w:sz w:val="18"/>
                      <w:szCs w:val="18"/>
                    </w:rPr>
                  </w:pPr>
                  <w:r w:rsidRPr="00B6193E">
                    <w:rPr>
                      <w:rFonts w:eastAsia="바탕"/>
                      <w:kern w:val="2"/>
                      <w:sz w:val="18"/>
                      <w:szCs w:val="18"/>
                    </w:rPr>
                    <w:t>임원</w:t>
                  </w:r>
                </w:p>
              </w:tc>
              <w:tc>
                <w:tcPr>
                  <w:tcW w:w="1169" w:type="dxa"/>
                  <w:shd w:val="clear" w:color="auto" w:fill="auto"/>
                  <w:vAlign w:val="center"/>
                </w:tcPr>
                <w:p w14:paraId="0FD34AE9" w14:textId="285BE834" w:rsidR="005646C3" w:rsidRPr="00B6193E" w:rsidRDefault="00FA0937"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9</w:t>
                  </w:r>
                </w:p>
              </w:tc>
              <w:tc>
                <w:tcPr>
                  <w:tcW w:w="8561" w:type="dxa"/>
                </w:tcPr>
                <w:p w14:paraId="37ED75A2" w14:textId="363C7AD4" w:rsidR="005646C3" w:rsidRPr="00B6193E" w:rsidRDefault="00FA0937" w:rsidP="002F76A3">
                  <w:pPr>
                    <w:widowControl w:val="0"/>
                    <w:wordWrap w:val="0"/>
                    <w:autoSpaceDE w:val="0"/>
                    <w:autoSpaceDN w:val="0"/>
                    <w:snapToGrid w:val="0"/>
                    <w:spacing w:line="320" w:lineRule="exact"/>
                    <w:ind w:rightChars="55" w:right="110"/>
                    <w:rPr>
                      <w:rFonts w:eastAsia="바탕"/>
                      <w:kern w:val="2"/>
                      <w:sz w:val="18"/>
                      <w:szCs w:val="18"/>
                    </w:rPr>
                  </w:pPr>
                  <w:r>
                    <w:rPr>
                      <w:rFonts w:eastAsia="바탕" w:hint="eastAsia"/>
                      <w:kern w:val="2"/>
                      <w:sz w:val="18"/>
                      <w:szCs w:val="18"/>
                    </w:rPr>
                    <w:t>등기임원</w:t>
                  </w:r>
                  <w:r>
                    <w:rPr>
                      <w:rFonts w:eastAsia="바탕" w:hint="eastAsia"/>
                      <w:kern w:val="2"/>
                      <w:sz w:val="18"/>
                      <w:szCs w:val="18"/>
                    </w:rPr>
                    <w:t xml:space="preserve"> 4</w:t>
                  </w:r>
                  <w:r>
                    <w:rPr>
                      <w:rFonts w:eastAsia="바탕" w:hint="eastAsia"/>
                      <w:kern w:val="2"/>
                      <w:sz w:val="18"/>
                      <w:szCs w:val="18"/>
                    </w:rPr>
                    <w:t>명</w:t>
                  </w:r>
                  <w:r>
                    <w:rPr>
                      <w:rFonts w:eastAsia="바탕" w:hint="eastAsia"/>
                      <w:kern w:val="2"/>
                      <w:sz w:val="18"/>
                      <w:szCs w:val="18"/>
                    </w:rPr>
                    <w:t>(</w:t>
                  </w:r>
                  <w:r>
                    <w:rPr>
                      <w:rFonts w:eastAsia="바탕" w:hint="eastAsia"/>
                      <w:kern w:val="2"/>
                      <w:sz w:val="18"/>
                      <w:szCs w:val="18"/>
                    </w:rPr>
                    <w:t>대표이사</w:t>
                  </w:r>
                  <w:r>
                    <w:rPr>
                      <w:rFonts w:eastAsia="바탕" w:hint="eastAsia"/>
                      <w:kern w:val="2"/>
                      <w:sz w:val="18"/>
                      <w:szCs w:val="18"/>
                    </w:rPr>
                    <w:t xml:space="preserve"> 1</w:t>
                  </w:r>
                  <w:r>
                    <w:rPr>
                      <w:rFonts w:eastAsia="바탕" w:hint="eastAsia"/>
                      <w:kern w:val="2"/>
                      <w:sz w:val="18"/>
                      <w:szCs w:val="18"/>
                    </w:rPr>
                    <w:t>명</w:t>
                  </w:r>
                  <w:r>
                    <w:rPr>
                      <w:rFonts w:eastAsia="바탕" w:hint="eastAsia"/>
                      <w:kern w:val="2"/>
                      <w:sz w:val="18"/>
                      <w:szCs w:val="18"/>
                    </w:rPr>
                    <w:t xml:space="preserve">, </w:t>
                  </w:r>
                  <w:r>
                    <w:rPr>
                      <w:rFonts w:eastAsia="바탕" w:hint="eastAsia"/>
                      <w:kern w:val="2"/>
                      <w:sz w:val="18"/>
                      <w:szCs w:val="18"/>
                    </w:rPr>
                    <w:t>사외이사</w:t>
                  </w:r>
                  <w:r>
                    <w:rPr>
                      <w:rFonts w:eastAsia="바탕" w:hint="eastAsia"/>
                      <w:kern w:val="2"/>
                      <w:sz w:val="18"/>
                      <w:szCs w:val="18"/>
                    </w:rPr>
                    <w:t xml:space="preserve"> 2</w:t>
                  </w:r>
                  <w:r>
                    <w:rPr>
                      <w:rFonts w:eastAsia="바탕" w:hint="eastAsia"/>
                      <w:kern w:val="2"/>
                      <w:sz w:val="18"/>
                      <w:szCs w:val="18"/>
                    </w:rPr>
                    <w:t>명</w:t>
                  </w:r>
                  <w:r>
                    <w:rPr>
                      <w:rFonts w:eastAsia="바탕" w:hint="eastAsia"/>
                      <w:kern w:val="2"/>
                      <w:sz w:val="18"/>
                      <w:szCs w:val="18"/>
                    </w:rPr>
                    <w:t xml:space="preserve">, </w:t>
                  </w:r>
                  <w:r>
                    <w:rPr>
                      <w:rFonts w:eastAsia="바탕" w:hint="eastAsia"/>
                      <w:kern w:val="2"/>
                      <w:sz w:val="18"/>
                      <w:szCs w:val="18"/>
                    </w:rPr>
                    <w:t>감사</w:t>
                  </w:r>
                  <w:r>
                    <w:rPr>
                      <w:rFonts w:eastAsia="바탕" w:hint="eastAsia"/>
                      <w:kern w:val="2"/>
                      <w:sz w:val="18"/>
                      <w:szCs w:val="18"/>
                    </w:rPr>
                    <w:t xml:space="preserve"> 1</w:t>
                  </w:r>
                  <w:r>
                    <w:rPr>
                      <w:rFonts w:eastAsia="바탕" w:hint="eastAsia"/>
                      <w:kern w:val="2"/>
                      <w:sz w:val="18"/>
                      <w:szCs w:val="18"/>
                    </w:rPr>
                    <w:t>명</w:t>
                  </w:r>
                  <w:r>
                    <w:rPr>
                      <w:rFonts w:eastAsia="바탕" w:hint="eastAsia"/>
                      <w:kern w:val="2"/>
                      <w:sz w:val="18"/>
                      <w:szCs w:val="18"/>
                    </w:rPr>
                    <w:t xml:space="preserve">), </w:t>
                  </w:r>
                  <w:r>
                    <w:rPr>
                      <w:rFonts w:eastAsia="바탕" w:hint="eastAsia"/>
                      <w:kern w:val="2"/>
                      <w:sz w:val="18"/>
                      <w:szCs w:val="18"/>
                    </w:rPr>
                    <w:t>미등기임원</w:t>
                  </w:r>
                  <w:r>
                    <w:rPr>
                      <w:rFonts w:eastAsia="바탕" w:hint="eastAsia"/>
                      <w:kern w:val="2"/>
                      <w:sz w:val="18"/>
                      <w:szCs w:val="18"/>
                    </w:rPr>
                    <w:t xml:space="preserve"> 5</w:t>
                  </w:r>
                  <w:r>
                    <w:rPr>
                      <w:rFonts w:eastAsia="바탕" w:hint="eastAsia"/>
                      <w:kern w:val="2"/>
                      <w:sz w:val="18"/>
                      <w:szCs w:val="18"/>
                    </w:rPr>
                    <w:t>명</w:t>
                  </w:r>
                </w:p>
              </w:tc>
            </w:tr>
            <w:tr w:rsidR="005646C3" w:rsidRPr="00B6193E" w14:paraId="6A77BECD" w14:textId="77777777" w:rsidTr="001E6945">
              <w:trPr>
                <w:trHeight w:val="77"/>
              </w:trPr>
              <w:tc>
                <w:tcPr>
                  <w:tcW w:w="1366" w:type="dxa"/>
                  <w:shd w:val="clear" w:color="auto" w:fill="auto"/>
                  <w:vAlign w:val="center"/>
                </w:tcPr>
                <w:p w14:paraId="7A841F85" w14:textId="50A002DB" w:rsidR="005646C3" w:rsidRPr="00B6193E" w:rsidRDefault="004B0271"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정규직</w:t>
                  </w:r>
                </w:p>
              </w:tc>
              <w:tc>
                <w:tcPr>
                  <w:tcW w:w="1169" w:type="dxa"/>
                  <w:shd w:val="clear" w:color="auto" w:fill="auto"/>
                  <w:vAlign w:val="center"/>
                </w:tcPr>
                <w:p w14:paraId="39BA17D2" w14:textId="248E86A2" w:rsidR="005646C3" w:rsidRPr="00B6193E" w:rsidRDefault="005F6396"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36</w:t>
                  </w:r>
                </w:p>
              </w:tc>
              <w:tc>
                <w:tcPr>
                  <w:tcW w:w="8561" w:type="dxa"/>
                </w:tcPr>
                <w:p w14:paraId="33309959" w14:textId="77777777" w:rsidR="005646C3" w:rsidRPr="00B6193E" w:rsidRDefault="005646C3" w:rsidP="002F76A3">
                  <w:pPr>
                    <w:widowControl w:val="0"/>
                    <w:wordWrap w:val="0"/>
                    <w:autoSpaceDE w:val="0"/>
                    <w:autoSpaceDN w:val="0"/>
                    <w:snapToGrid w:val="0"/>
                    <w:spacing w:line="320" w:lineRule="exact"/>
                    <w:ind w:rightChars="55" w:right="110"/>
                    <w:rPr>
                      <w:rFonts w:eastAsia="바탕"/>
                      <w:kern w:val="2"/>
                      <w:sz w:val="18"/>
                      <w:szCs w:val="18"/>
                    </w:rPr>
                  </w:pPr>
                </w:p>
              </w:tc>
            </w:tr>
            <w:tr w:rsidR="005646C3" w:rsidRPr="00B6193E" w14:paraId="64897941" w14:textId="77777777" w:rsidTr="001E6945">
              <w:trPr>
                <w:trHeight w:val="77"/>
              </w:trPr>
              <w:tc>
                <w:tcPr>
                  <w:tcW w:w="1366" w:type="dxa"/>
                  <w:shd w:val="clear" w:color="auto" w:fill="auto"/>
                  <w:vAlign w:val="center"/>
                </w:tcPr>
                <w:p w14:paraId="0EDFA5A7" w14:textId="5423C7AB" w:rsidR="005646C3" w:rsidRPr="00B6193E" w:rsidRDefault="00FA0937"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기간제</w:t>
                  </w:r>
                </w:p>
              </w:tc>
              <w:tc>
                <w:tcPr>
                  <w:tcW w:w="1169" w:type="dxa"/>
                  <w:shd w:val="clear" w:color="auto" w:fill="auto"/>
                  <w:vAlign w:val="center"/>
                </w:tcPr>
                <w:p w14:paraId="34E2AFB7" w14:textId="4F99C8DB" w:rsidR="005646C3" w:rsidRPr="00B6193E" w:rsidRDefault="00D84C49"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2</w:t>
                  </w:r>
                </w:p>
              </w:tc>
              <w:tc>
                <w:tcPr>
                  <w:tcW w:w="8561" w:type="dxa"/>
                </w:tcPr>
                <w:p w14:paraId="777BD439" w14:textId="1F49C085" w:rsidR="005646C3" w:rsidRPr="00B6193E" w:rsidRDefault="005F6396" w:rsidP="002F76A3">
                  <w:pPr>
                    <w:widowControl w:val="0"/>
                    <w:wordWrap w:val="0"/>
                    <w:autoSpaceDE w:val="0"/>
                    <w:autoSpaceDN w:val="0"/>
                    <w:snapToGrid w:val="0"/>
                    <w:spacing w:line="320" w:lineRule="exact"/>
                    <w:ind w:rightChars="55" w:right="110"/>
                    <w:rPr>
                      <w:rFonts w:eastAsia="바탕"/>
                      <w:kern w:val="2"/>
                      <w:sz w:val="18"/>
                      <w:szCs w:val="18"/>
                    </w:rPr>
                  </w:pPr>
                  <w:r>
                    <w:rPr>
                      <w:rFonts w:eastAsia="바탕" w:hint="eastAsia"/>
                      <w:kern w:val="2"/>
                      <w:sz w:val="18"/>
                      <w:szCs w:val="18"/>
                    </w:rPr>
                    <w:t>프리랜서</w:t>
                  </w:r>
                </w:p>
              </w:tc>
            </w:tr>
            <w:tr w:rsidR="005646C3" w:rsidRPr="00B6193E" w14:paraId="41C738B0" w14:textId="77777777" w:rsidTr="001E6945">
              <w:tc>
                <w:tcPr>
                  <w:tcW w:w="1366" w:type="dxa"/>
                  <w:shd w:val="clear" w:color="auto" w:fill="auto"/>
                  <w:vAlign w:val="center"/>
                </w:tcPr>
                <w:p w14:paraId="08FD97D8"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합계</w:t>
                  </w:r>
                </w:p>
              </w:tc>
              <w:tc>
                <w:tcPr>
                  <w:tcW w:w="1169" w:type="dxa"/>
                  <w:shd w:val="clear" w:color="auto" w:fill="auto"/>
                  <w:vAlign w:val="center"/>
                </w:tcPr>
                <w:p w14:paraId="03B6FC29" w14:textId="6651CF4C" w:rsidR="005646C3" w:rsidRPr="00B6193E" w:rsidRDefault="00D66B67" w:rsidP="002F76A3">
                  <w:pPr>
                    <w:widowControl w:val="0"/>
                    <w:wordWrap w:val="0"/>
                    <w:autoSpaceDE w:val="0"/>
                    <w:autoSpaceDN w:val="0"/>
                    <w:snapToGrid w:val="0"/>
                    <w:spacing w:line="320" w:lineRule="exact"/>
                    <w:ind w:rightChars="55" w:right="110"/>
                    <w:jc w:val="center"/>
                    <w:rPr>
                      <w:rFonts w:eastAsia="바탕"/>
                      <w:b/>
                      <w:kern w:val="2"/>
                      <w:sz w:val="18"/>
                      <w:szCs w:val="18"/>
                    </w:rPr>
                  </w:pPr>
                  <w:r>
                    <w:rPr>
                      <w:rFonts w:eastAsia="바탕" w:hint="eastAsia"/>
                      <w:b/>
                      <w:kern w:val="2"/>
                      <w:sz w:val="18"/>
                      <w:szCs w:val="18"/>
                    </w:rPr>
                    <w:t>49</w:t>
                  </w:r>
                </w:p>
              </w:tc>
              <w:tc>
                <w:tcPr>
                  <w:tcW w:w="8561" w:type="dxa"/>
                </w:tcPr>
                <w:p w14:paraId="1DF45756" w14:textId="77777777" w:rsidR="005646C3" w:rsidRPr="00B6193E" w:rsidRDefault="005646C3" w:rsidP="002F76A3">
                  <w:pPr>
                    <w:widowControl w:val="0"/>
                    <w:wordWrap w:val="0"/>
                    <w:autoSpaceDE w:val="0"/>
                    <w:autoSpaceDN w:val="0"/>
                    <w:snapToGrid w:val="0"/>
                    <w:spacing w:line="320" w:lineRule="exact"/>
                    <w:ind w:rightChars="55" w:right="110"/>
                    <w:rPr>
                      <w:rFonts w:eastAsia="바탕"/>
                      <w:b/>
                      <w:kern w:val="2"/>
                      <w:sz w:val="18"/>
                      <w:szCs w:val="18"/>
                    </w:rPr>
                  </w:pPr>
                </w:p>
              </w:tc>
            </w:tr>
          </w:tbl>
          <w:p w14:paraId="5CFA6A0F" w14:textId="39701D56" w:rsidR="00186C8E" w:rsidRPr="00C65EAA" w:rsidRDefault="005646C3" w:rsidP="002167B1">
            <w:pPr>
              <w:pStyle w:val="1"/>
              <w:rPr>
                <w:color w:val="000000" w:themeColor="text1"/>
                <w:sz w:val="20"/>
                <w:szCs w:val="20"/>
              </w:rPr>
            </w:pPr>
            <w:r w:rsidRPr="00B6193E">
              <w:rPr>
                <w:sz w:val="20"/>
                <w:szCs w:val="20"/>
              </w:rPr>
              <w:t>제공된</w:t>
            </w:r>
            <w:r w:rsidRPr="00B6193E">
              <w:rPr>
                <w:sz w:val="20"/>
                <w:szCs w:val="20"/>
              </w:rPr>
              <w:t xml:space="preserve"> </w:t>
            </w:r>
            <w:r w:rsidRPr="00B6193E">
              <w:rPr>
                <w:sz w:val="20"/>
                <w:szCs w:val="20"/>
              </w:rPr>
              <w:t>자료</w:t>
            </w:r>
            <w:r w:rsidR="00D43105">
              <w:rPr>
                <w:rFonts w:hint="eastAsia"/>
                <w:sz w:val="20"/>
                <w:szCs w:val="20"/>
              </w:rPr>
              <w:t xml:space="preserve"> </w:t>
            </w:r>
            <w:r w:rsidR="00D43105">
              <w:rPr>
                <w:rFonts w:hint="eastAsia"/>
                <w:sz w:val="20"/>
                <w:szCs w:val="20"/>
              </w:rPr>
              <w:t>및</w:t>
            </w:r>
            <w:r w:rsidR="00D43105">
              <w:rPr>
                <w:rFonts w:hint="eastAsia"/>
                <w:sz w:val="20"/>
                <w:szCs w:val="20"/>
              </w:rPr>
              <w:t xml:space="preserve"> </w:t>
            </w:r>
            <w:r w:rsidR="00D43105">
              <w:rPr>
                <w:rFonts w:hint="eastAsia"/>
                <w:sz w:val="20"/>
                <w:szCs w:val="20"/>
              </w:rPr>
              <w:t>답변</w:t>
            </w:r>
            <w:r w:rsidRPr="00B6193E">
              <w:rPr>
                <w:sz w:val="20"/>
                <w:szCs w:val="20"/>
              </w:rPr>
              <w:t>에</w:t>
            </w:r>
            <w:r w:rsidRPr="00B6193E">
              <w:rPr>
                <w:sz w:val="20"/>
                <w:szCs w:val="20"/>
              </w:rPr>
              <w:t xml:space="preserve"> </w:t>
            </w:r>
            <w:r w:rsidRPr="00B6193E">
              <w:rPr>
                <w:sz w:val="20"/>
                <w:szCs w:val="20"/>
              </w:rPr>
              <w:t>의하면</w:t>
            </w:r>
            <w:r w:rsidRPr="00B6193E">
              <w:rPr>
                <w:sz w:val="20"/>
                <w:szCs w:val="20"/>
              </w:rPr>
              <w:t xml:space="preserve">, </w:t>
            </w:r>
            <w:r w:rsidRPr="00B6193E">
              <w:rPr>
                <w:sz w:val="20"/>
                <w:szCs w:val="20"/>
              </w:rPr>
              <w:t>대상회사는</w:t>
            </w:r>
            <w:r w:rsidRPr="00B6193E">
              <w:rPr>
                <w:sz w:val="20"/>
                <w:szCs w:val="20"/>
              </w:rPr>
              <w:t xml:space="preserve"> </w:t>
            </w:r>
            <w:r w:rsidR="009F0DB2">
              <w:rPr>
                <w:rFonts w:hint="eastAsia"/>
                <w:sz w:val="20"/>
                <w:szCs w:val="20"/>
              </w:rPr>
              <w:t xml:space="preserve">(i) </w:t>
            </w:r>
            <w:r w:rsidR="001C58CD">
              <w:rPr>
                <w:rFonts w:hint="eastAsia"/>
                <w:sz w:val="20"/>
                <w:szCs w:val="20"/>
              </w:rPr>
              <w:t>다른</w:t>
            </w:r>
            <w:r w:rsidR="001C58CD">
              <w:rPr>
                <w:rFonts w:hint="eastAsia"/>
                <w:sz w:val="20"/>
                <w:szCs w:val="20"/>
              </w:rPr>
              <w:t xml:space="preserve"> </w:t>
            </w:r>
            <w:r w:rsidR="001C58CD">
              <w:rPr>
                <w:rFonts w:hint="eastAsia"/>
                <w:sz w:val="20"/>
                <w:szCs w:val="20"/>
              </w:rPr>
              <w:t>업체에게</w:t>
            </w:r>
            <w:r w:rsidR="001C58CD">
              <w:rPr>
                <w:rFonts w:hint="eastAsia"/>
                <w:sz w:val="20"/>
                <w:szCs w:val="20"/>
              </w:rPr>
              <w:t xml:space="preserve"> </w:t>
            </w:r>
            <w:r w:rsidR="001C58CD">
              <w:rPr>
                <w:rFonts w:hint="eastAsia"/>
                <w:sz w:val="20"/>
                <w:szCs w:val="20"/>
              </w:rPr>
              <w:t>인력을</w:t>
            </w:r>
            <w:r w:rsidR="001C58CD">
              <w:rPr>
                <w:rFonts w:hint="eastAsia"/>
                <w:sz w:val="20"/>
                <w:szCs w:val="20"/>
              </w:rPr>
              <w:t xml:space="preserve"> </w:t>
            </w:r>
            <w:r w:rsidR="001C58CD">
              <w:rPr>
                <w:rFonts w:hint="eastAsia"/>
                <w:sz w:val="20"/>
                <w:szCs w:val="20"/>
              </w:rPr>
              <w:t>파견</w:t>
            </w:r>
            <w:r w:rsidR="001C58CD">
              <w:rPr>
                <w:rFonts w:hint="eastAsia"/>
                <w:sz w:val="20"/>
                <w:szCs w:val="20"/>
              </w:rPr>
              <w:t xml:space="preserve">, </w:t>
            </w:r>
            <w:r w:rsidR="001C58CD">
              <w:rPr>
                <w:rFonts w:hint="eastAsia"/>
                <w:sz w:val="20"/>
                <w:szCs w:val="20"/>
              </w:rPr>
              <w:t>지원하거나</w:t>
            </w:r>
            <w:r w:rsidR="001C58CD">
              <w:rPr>
                <w:rFonts w:hint="eastAsia"/>
                <w:sz w:val="20"/>
                <w:szCs w:val="20"/>
              </w:rPr>
              <w:t xml:space="preserve"> </w:t>
            </w:r>
            <w:r w:rsidR="001C58CD">
              <w:rPr>
                <w:rFonts w:hint="eastAsia"/>
                <w:sz w:val="20"/>
                <w:szCs w:val="20"/>
              </w:rPr>
              <w:t>다른</w:t>
            </w:r>
            <w:r w:rsidR="001C58CD">
              <w:rPr>
                <w:rFonts w:hint="eastAsia"/>
                <w:sz w:val="20"/>
                <w:szCs w:val="20"/>
              </w:rPr>
              <w:t xml:space="preserve"> </w:t>
            </w:r>
            <w:r w:rsidR="001C58CD">
              <w:rPr>
                <w:rFonts w:hint="eastAsia"/>
                <w:sz w:val="20"/>
                <w:szCs w:val="20"/>
              </w:rPr>
              <w:t>업체로부터</w:t>
            </w:r>
            <w:r w:rsidR="001C58CD">
              <w:rPr>
                <w:rFonts w:hint="eastAsia"/>
                <w:sz w:val="20"/>
                <w:szCs w:val="20"/>
              </w:rPr>
              <w:t xml:space="preserve"> </w:t>
            </w:r>
            <w:r w:rsidR="001C58CD">
              <w:rPr>
                <w:rFonts w:hint="eastAsia"/>
                <w:sz w:val="20"/>
                <w:szCs w:val="20"/>
              </w:rPr>
              <w:t>인력을</w:t>
            </w:r>
            <w:r w:rsidR="001C58CD">
              <w:rPr>
                <w:rFonts w:hint="eastAsia"/>
                <w:sz w:val="20"/>
                <w:szCs w:val="20"/>
              </w:rPr>
              <w:t xml:space="preserve"> </w:t>
            </w:r>
            <w:r w:rsidR="001C58CD">
              <w:rPr>
                <w:rFonts w:hint="eastAsia"/>
                <w:sz w:val="20"/>
                <w:szCs w:val="20"/>
              </w:rPr>
              <w:t>파견</w:t>
            </w:r>
            <w:r w:rsidR="001C58CD">
              <w:rPr>
                <w:rFonts w:hint="eastAsia"/>
                <w:sz w:val="20"/>
                <w:szCs w:val="20"/>
              </w:rPr>
              <w:t xml:space="preserve">, </w:t>
            </w:r>
            <w:r w:rsidR="001C58CD">
              <w:rPr>
                <w:rFonts w:hint="eastAsia"/>
                <w:sz w:val="20"/>
                <w:szCs w:val="20"/>
              </w:rPr>
              <w:t>지원</w:t>
            </w:r>
            <w:r w:rsidR="001C58CD">
              <w:rPr>
                <w:rFonts w:hint="eastAsia"/>
                <w:sz w:val="20"/>
                <w:szCs w:val="20"/>
              </w:rPr>
              <w:t xml:space="preserve"> </w:t>
            </w:r>
            <w:r w:rsidR="001C58CD">
              <w:rPr>
                <w:rFonts w:hint="eastAsia"/>
                <w:sz w:val="20"/>
                <w:szCs w:val="20"/>
              </w:rPr>
              <w:t>받고</w:t>
            </w:r>
            <w:r w:rsidR="001C58CD">
              <w:rPr>
                <w:rFonts w:hint="eastAsia"/>
                <w:sz w:val="20"/>
                <w:szCs w:val="20"/>
              </w:rPr>
              <w:t xml:space="preserve"> </w:t>
            </w:r>
            <w:r w:rsidR="001C58CD">
              <w:rPr>
                <w:rFonts w:hint="eastAsia"/>
                <w:sz w:val="20"/>
                <w:szCs w:val="20"/>
              </w:rPr>
              <w:t>있지</w:t>
            </w:r>
            <w:r w:rsidR="001C58CD">
              <w:rPr>
                <w:rFonts w:hint="eastAsia"/>
                <w:sz w:val="20"/>
                <w:szCs w:val="20"/>
              </w:rPr>
              <w:t xml:space="preserve"> </w:t>
            </w:r>
            <w:r w:rsidR="001C58CD">
              <w:rPr>
                <w:rFonts w:hint="eastAsia"/>
                <w:sz w:val="20"/>
                <w:szCs w:val="20"/>
              </w:rPr>
              <w:t>않고</w:t>
            </w:r>
            <w:r w:rsidR="001C58CD">
              <w:rPr>
                <w:rFonts w:hint="eastAsia"/>
                <w:sz w:val="20"/>
                <w:szCs w:val="20"/>
              </w:rPr>
              <w:t xml:space="preserve">, (ii) </w:t>
            </w:r>
            <w:r w:rsidR="00FF230C">
              <w:rPr>
                <w:rFonts w:hint="eastAsia"/>
                <w:sz w:val="20"/>
                <w:szCs w:val="20"/>
              </w:rPr>
              <w:t>노동조합</w:t>
            </w:r>
            <w:r w:rsidR="00FF230C">
              <w:rPr>
                <w:rFonts w:hint="eastAsia"/>
                <w:sz w:val="20"/>
                <w:szCs w:val="20"/>
              </w:rPr>
              <w:t xml:space="preserve"> </w:t>
            </w:r>
            <w:r w:rsidR="00FF230C">
              <w:rPr>
                <w:rFonts w:hint="eastAsia"/>
                <w:sz w:val="20"/>
                <w:szCs w:val="20"/>
              </w:rPr>
              <w:t>및</w:t>
            </w:r>
            <w:r w:rsidR="00FF230C">
              <w:rPr>
                <w:rFonts w:hint="eastAsia"/>
                <w:sz w:val="20"/>
                <w:szCs w:val="20"/>
              </w:rPr>
              <w:t xml:space="preserve"> </w:t>
            </w:r>
            <w:r w:rsidR="00FF230C">
              <w:rPr>
                <w:rFonts w:hint="eastAsia"/>
                <w:sz w:val="20"/>
                <w:szCs w:val="20"/>
              </w:rPr>
              <w:t>노사협의회가</w:t>
            </w:r>
            <w:r w:rsidR="00FF230C">
              <w:rPr>
                <w:rFonts w:hint="eastAsia"/>
                <w:sz w:val="20"/>
                <w:szCs w:val="20"/>
              </w:rPr>
              <w:t xml:space="preserve"> </w:t>
            </w:r>
            <w:r w:rsidR="00FF230C">
              <w:rPr>
                <w:rFonts w:hint="eastAsia"/>
                <w:sz w:val="20"/>
                <w:szCs w:val="20"/>
              </w:rPr>
              <w:t>설치되어</w:t>
            </w:r>
            <w:r w:rsidR="00FF230C">
              <w:rPr>
                <w:rFonts w:hint="eastAsia"/>
                <w:sz w:val="20"/>
                <w:szCs w:val="20"/>
              </w:rPr>
              <w:t xml:space="preserve"> </w:t>
            </w:r>
            <w:r w:rsidR="00FF230C">
              <w:rPr>
                <w:rFonts w:hint="eastAsia"/>
                <w:sz w:val="20"/>
                <w:szCs w:val="20"/>
              </w:rPr>
              <w:t>있지</w:t>
            </w:r>
            <w:r w:rsidR="00FF230C">
              <w:rPr>
                <w:rFonts w:hint="eastAsia"/>
                <w:sz w:val="20"/>
                <w:szCs w:val="20"/>
              </w:rPr>
              <w:t xml:space="preserve"> </w:t>
            </w:r>
            <w:r w:rsidR="00FF230C">
              <w:rPr>
                <w:rFonts w:hint="eastAsia"/>
                <w:sz w:val="20"/>
                <w:szCs w:val="20"/>
              </w:rPr>
              <w:t>않</w:t>
            </w:r>
            <w:r w:rsidR="001C58CD">
              <w:rPr>
                <w:rFonts w:hint="eastAsia"/>
                <w:sz w:val="20"/>
                <w:szCs w:val="20"/>
              </w:rPr>
              <w:t>으며</w:t>
            </w:r>
            <w:r w:rsidR="001C58CD">
              <w:rPr>
                <w:rFonts w:hint="eastAsia"/>
                <w:sz w:val="20"/>
                <w:szCs w:val="20"/>
              </w:rPr>
              <w:t xml:space="preserve">, (iii) </w:t>
            </w:r>
            <w:r w:rsidR="001C58CD">
              <w:rPr>
                <w:rFonts w:hint="eastAsia"/>
                <w:sz w:val="20"/>
                <w:szCs w:val="20"/>
              </w:rPr>
              <w:t>회사</w:t>
            </w:r>
            <w:r w:rsidR="001C58CD">
              <w:rPr>
                <w:rFonts w:hint="eastAsia"/>
                <w:sz w:val="20"/>
                <w:szCs w:val="20"/>
              </w:rPr>
              <w:t xml:space="preserve"> </w:t>
            </w:r>
            <w:r w:rsidR="001C58CD">
              <w:rPr>
                <w:rFonts w:hint="eastAsia"/>
                <w:sz w:val="20"/>
                <w:szCs w:val="20"/>
              </w:rPr>
              <w:t>설립</w:t>
            </w:r>
            <w:r w:rsidR="001C58CD">
              <w:rPr>
                <w:rFonts w:hint="eastAsia"/>
                <w:sz w:val="20"/>
                <w:szCs w:val="20"/>
              </w:rPr>
              <w:t xml:space="preserve"> </w:t>
            </w:r>
            <w:r w:rsidR="001C58CD">
              <w:rPr>
                <w:rFonts w:hint="eastAsia"/>
                <w:sz w:val="20"/>
                <w:szCs w:val="20"/>
              </w:rPr>
              <w:t>이후</w:t>
            </w:r>
            <w:r w:rsidR="001C58CD">
              <w:rPr>
                <w:rFonts w:hint="eastAsia"/>
                <w:sz w:val="20"/>
                <w:szCs w:val="20"/>
              </w:rPr>
              <w:t xml:space="preserve"> </w:t>
            </w:r>
            <w:r w:rsidR="001C58CD">
              <w:rPr>
                <w:rFonts w:hint="eastAsia"/>
                <w:sz w:val="20"/>
                <w:szCs w:val="20"/>
              </w:rPr>
              <w:t>경영상</w:t>
            </w:r>
            <w:r w:rsidR="001C58CD">
              <w:rPr>
                <w:rFonts w:hint="eastAsia"/>
                <w:sz w:val="20"/>
                <w:szCs w:val="20"/>
              </w:rPr>
              <w:t xml:space="preserve"> </w:t>
            </w:r>
            <w:r w:rsidR="001C58CD">
              <w:rPr>
                <w:rFonts w:hint="eastAsia"/>
                <w:sz w:val="20"/>
                <w:szCs w:val="20"/>
              </w:rPr>
              <w:t>이유에</w:t>
            </w:r>
            <w:r w:rsidR="001C58CD">
              <w:rPr>
                <w:rFonts w:hint="eastAsia"/>
                <w:sz w:val="20"/>
                <w:szCs w:val="20"/>
              </w:rPr>
              <w:t xml:space="preserve"> </w:t>
            </w:r>
            <w:r w:rsidR="001C58CD">
              <w:rPr>
                <w:rFonts w:hint="eastAsia"/>
                <w:sz w:val="20"/>
                <w:szCs w:val="20"/>
              </w:rPr>
              <w:t>의한</w:t>
            </w:r>
            <w:r w:rsidR="001C58CD">
              <w:rPr>
                <w:rFonts w:hint="eastAsia"/>
                <w:sz w:val="20"/>
                <w:szCs w:val="20"/>
              </w:rPr>
              <w:t xml:space="preserve"> </w:t>
            </w:r>
            <w:r w:rsidR="001C58CD">
              <w:rPr>
                <w:rFonts w:hint="eastAsia"/>
                <w:sz w:val="20"/>
                <w:szCs w:val="20"/>
              </w:rPr>
              <w:t>고용조정</w:t>
            </w:r>
            <w:r w:rsidR="001C58CD">
              <w:rPr>
                <w:rFonts w:hint="eastAsia"/>
                <w:sz w:val="20"/>
                <w:szCs w:val="20"/>
              </w:rPr>
              <w:t xml:space="preserve">, </w:t>
            </w:r>
            <w:r w:rsidR="001C58CD">
              <w:rPr>
                <w:rFonts w:hint="eastAsia"/>
                <w:sz w:val="20"/>
                <w:szCs w:val="20"/>
              </w:rPr>
              <w:t>정리해고도</w:t>
            </w:r>
            <w:r w:rsidR="001C58CD">
              <w:rPr>
                <w:rFonts w:hint="eastAsia"/>
                <w:sz w:val="20"/>
                <w:szCs w:val="20"/>
              </w:rPr>
              <w:t xml:space="preserve"> </w:t>
            </w:r>
            <w:r w:rsidR="001C58CD">
              <w:rPr>
                <w:rFonts w:hint="eastAsia"/>
                <w:sz w:val="20"/>
                <w:szCs w:val="20"/>
              </w:rPr>
              <w:t>없었다고</w:t>
            </w:r>
            <w:r w:rsidR="001C58CD">
              <w:rPr>
                <w:rFonts w:hint="eastAsia"/>
                <w:sz w:val="20"/>
                <w:szCs w:val="20"/>
              </w:rPr>
              <w:t xml:space="preserve"> </w:t>
            </w:r>
            <w:r w:rsidR="001C58CD">
              <w:rPr>
                <w:rFonts w:hint="eastAsia"/>
                <w:sz w:val="20"/>
                <w:szCs w:val="20"/>
              </w:rPr>
              <w:t>함</w:t>
            </w:r>
            <w:r w:rsidR="001C58CD">
              <w:rPr>
                <w:rFonts w:hint="eastAsia"/>
                <w:sz w:val="20"/>
                <w:szCs w:val="20"/>
              </w:rPr>
              <w:t xml:space="preserve">. </w:t>
            </w:r>
          </w:p>
        </w:tc>
      </w:tr>
      <w:tr w:rsidR="00EE1610" w:rsidRPr="00C65EAA" w14:paraId="40D1D8E2" w14:textId="77777777" w:rsidTr="001D3938">
        <w:trPr>
          <w:trHeight w:val="20"/>
        </w:trPr>
        <w:tc>
          <w:tcPr>
            <w:tcW w:w="1418" w:type="dxa"/>
            <w:tcBorders>
              <w:top w:val="single" w:sz="12" w:space="0" w:color="0F243E"/>
              <w:bottom w:val="single" w:sz="12" w:space="0" w:color="0F243E"/>
            </w:tcBorders>
            <w:shd w:val="clear" w:color="auto" w:fill="auto"/>
          </w:tcPr>
          <w:p w14:paraId="507EFE9A" w14:textId="77777777" w:rsidR="00EE1610" w:rsidRPr="00C65EAA" w:rsidRDefault="0031608B" w:rsidP="002F76A3">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rPr>
            </w:pPr>
            <w:r w:rsidRPr="00C65EAA">
              <w:rPr>
                <w:rFonts w:eastAsia="바탕" w:hint="eastAsia"/>
                <w:b/>
                <w:color w:val="000000" w:themeColor="text1"/>
              </w:rPr>
              <w:t>임금제도</w:t>
            </w:r>
            <w:r w:rsidRPr="00C65EAA">
              <w:rPr>
                <w:rFonts w:eastAsia="바탕" w:hint="eastAsia"/>
                <w:b/>
                <w:color w:val="000000" w:themeColor="text1"/>
              </w:rPr>
              <w:t xml:space="preserve"> </w:t>
            </w:r>
          </w:p>
          <w:p w14:paraId="09C648C5" w14:textId="70D75FCB" w:rsidR="0031608B" w:rsidRPr="00C65EAA" w:rsidRDefault="0031608B"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27E68D01" w14:textId="31A4EF9D" w:rsidR="00EE1610" w:rsidRDefault="00EC3E8F" w:rsidP="002F76A3">
            <w:pPr>
              <w:pStyle w:val="1"/>
              <w:rPr>
                <w:color w:val="000000" w:themeColor="text1"/>
                <w:sz w:val="20"/>
                <w:szCs w:val="20"/>
              </w:rPr>
            </w:pPr>
            <w:del w:id="33" w:author="SL Partners" w:date="2024-09-27T11:09:00Z" w16du:dateUtc="2024-09-27T02:09:00Z">
              <w:r w:rsidDel="00CF2D59">
                <w:rPr>
                  <w:rFonts w:hint="eastAsia"/>
                  <w:color w:val="000000" w:themeColor="text1"/>
                  <w:sz w:val="20"/>
                  <w:szCs w:val="20"/>
                </w:rPr>
                <w:delText>제공된</w:delText>
              </w:r>
              <w:r w:rsidDel="00CF2D59">
                <w:rPr>
                  <w:rFonts w:hint="eastAsia"/>
                  <w:color w:val="000000" w:themeColor="text1"/>
                  <w:sz w:val="20"/>
                  <w:szCs w:val="20"/>
                </w:rPr>
                <w:delText xml:space="preserve"> </w:delText>
              </w:r>
            </w:del>
            <w:r w:rsidR="000E0A66" w:rsidRPr="000E0A66">
              <w:rPr>
                <w:rFonts w:hint="eastAsia"/>
                <w:color w:val="000000" w:themeColor="text1"/>
                <w:sz w:val="20"/>
                <w:szCs w:val="20"/>
              </w:rPr>
              <w:t>근로계약서에</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따르면</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대상회사는</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정규직에</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대하여</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기본급과</w:t>
            </w:r>
            <w:r w:rsidR="000E0A66" w:rsidRPr="000E0A66">
              <w:rPr>
                <w:rFonts w:hint="eastAsia"/>
                <w:color w:val="000000" w:themeColor="text1"/>
                <w:sz w:val="20"/>
                <w:szCs w:val="20"/>
              </w:rPr>
              <w:t xml:space="preserve"> </w:t>
            </w:r>
            <w:r w:rsidR="00A472ED">
              <w:rPr>
                <w:rFonts w:hint="eastAsia"/>
                <w:color w:val="000000" w:themeColor="text1"/>
                <w:sz w:val="20"/>
                <w:szCs w:val="20"/>
              </w:rPr>
              <w:t>연장근로수당</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등을</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포함한</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연봉제를</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채택하고</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월</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임금총액에</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고정</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w:t>
            </w:r>
            <w:r w:rsidR="00197DCE">
              <w:rPr>
                <w:rFonts w:hint="eastAsia"/>
                <w:color w:val="000000" w:themeColor="text1"/>
                <w:sz w:val="20"/>
                <w:szCs w:val="20"/>
              </w:rPr>
              <w:t>연장근로수당</w:t>
            </w:r>
            <w:r w:rsidR="000E0A66" w:rsidRPr="000E0A66">
              <w:rPr>
                <w:rFonts w:hint="eastAsia"/>
                <w:color w:val="000000" w:themeColor="text1"/>
                <w:sz w:val="20"/>
                <w:szCs w:val="20"/>
              </w:rPr>
              <w:t>’</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월</w:t>
            </w:r>
            <w:r w:rsidR="000E0A66" w:rsidRPr="000E0A66">
              <w:rPr>
                <w:rFonts w:hint="eastAsia"/>
                <w:color w:val="000000" w:themeColor="text1"/>
                <w:sz w:val="20"/>
                <w:szCs w:val="20"/>
              </w:rPr>
              <w:t xml:space="preserve"> 52</w:t>
            </w:r>
            <w:r w:rsidR="000E0A66" w:rsidRPr="000E0A66">
              <w:rPr>
                <w:rFonts w:hint="eastAsia"/>
                <w:color w:val="000000" w:themeColor="text1"/>
                <w:sz w:val="20"/>
                <w:szCs w:val="20"/>
              </w:rPr>
              <w:t>시간분을</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포함하여</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지급하는</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포괄임금제를</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실시하고</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있음</w:t>
            </w:r>
            <w:r w:rsidR="000E0A66" w:rsidRPr="000E0A66">
              <w:rPr>
                <w:rFonts w:hint="eastAsia"/>
                <w:color w:val="000000" w:themeColor="text1"/>
                <w:sz w:val="20"/>
                <w:szCs w:val="20"/>
              </w:rPr>
              <w:t>.</w:t>
            </w:r>
          </w:p>
          <w:p w14:paraId="52BC1BC1" w14:textId="0EDE121F" w:rsidR="00BE760A" w:rsidRPr="00D96A21" w:rsidRDefault="00BE760A" w:rsidP="00BE760A">
            <w:pPr>
              <w:pStyle w:val="1"/>
              <w:rPr>
                <w:color w:val="000000" w:themeColor="text1"/>
                <w:sz w:val="20"/>
                <w:szCs w:val="20"/>
              </w:rPr>
            </w:pPr>
            <w:r w:rsidRPr="00C23F9C">
              <w:rPr>
                <w:sz w:val="20"/>
                <w:szCs w:val="20"/>
              </w:rPr>
              <w:t>제공된</w:t>
            </w:r>
            <w:r w:rsidRPr="00C23F9C">
              <w:rPr>
                <w:sz w:val="20"/>
                <w:szCs w:val="20"/>
              </w:rPr>
              <w:t xml:space="preserve"> </w:t>
            </w:r>
            <w:r w:rsidRPr="00C23F9C">
              <w:rPr>
                <w:sz w:val="20"/>
                <w:szCs w:val="20"/>
              </w:rPr>
              <w:t>자료</w:t>
            </w:r>
            <w:r w:rsidRPr="00C23F9C">
              <w:rPr>
                <w:rFonts w:hint="eastAsia"/>
                <w:sz w:val="20"/>
                <w:szCs w:val="20"/>
              </w:rPr>
              <w:t xml:space="preserve"> </w:t>
            </w:r>
            <w:r w:rsidRPr="00C23F9C">
              <w:rPr>
                <w:rFonts w:hint="eastAsia"/>
                <w:sz w:val="20"/>
                <w:szCs w:val="20"/>
              </w:rPr>
              <w:t>및</w:t>
            </w:r>
            <w:r w:rsidRPr="00C23F9C">
              <w:rPr>
                <w:rFonts w:hint="eastAsia"/>
                <w:sz w:val="20"/>
                <w:szCs w:val="20"/>
              </w:rPr>
              <w:t xml:space="preserve"> </w:t>
            </w:r>
            <w:r w:rsidRPr="00C23F9C">
              <w:rPr>
                <w:rFonts w:hint="eastAsia"/>
                <w:sz w:val="20"/>
                <w:szCs w:val="20"/>
              </w:rPr>
              <w:t>답변</w:t>
            </w:r>
            <w:r w:rsidRPr="00C23F9C">
              <w:rPr>
                <w:sz w:val="20"/>
                <w:szCs w:val="20"/>
              </w:rPr>
              <w:t>에</w:t>
            </w:r>
            <w:r w:rsidRPr="00C23F9C">
              <w:rPr>
                <w:sz w:val="20"/>
                <w:szCs w:val="20"/>
              </w:rPr>
              <w:t xml:space="preserve"> </w:t>
            </w:r>
            <w:r w:rsidRPr="00C23F9C">
              <w:rPr>
                <w:sz w:val="20"/>
                <w:szCs w:val="20"/>
              </w:rPr>
              <w:t>의하면</w:t>
            </w:r>
            <w:r w:rsidRPr="00C23F9C">
              <w:rPr>
                <w:sz w:val="20"/>
                <w:szCs w:val="20"/>
              </w:rPr>
              <w:t xml:space="preserve">, </w:t>
            </w:r>
            <w:r w:rsidRPr="00C23F9C">
              <w:rPr>
                <w:rFonts w:hint="eastAsia"/>
                <w:sz w:val="20"/>
                <w:szCs w:val="20"/>
              </w:rPr>
              <w:t>대상회사는</w:t>
            </w:r>
            <w:r w:rsidRPr="00C23F9C">
              <w:rPr>
                <w:rFonts w:hint="eastAsia"/>
                <w:sz w:val="20"/>
                <w:szCs w:val="20"/>
              </w:rPr>
              <w:t xml:space="preserve"> </w:t>
            </w:r>
            <w:r>
              <w:rPr>
                <w:rFonts w:hint="eastAsia"/>
                <w:sz w:val="20"/>
                <w:szCs w:val="20"/>
              </w:rPr>
              <w:t>근로계약</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취업규칙상</w:t>
            </w:r>
            <w:r>
              <w:rPr>
                <w:rFonts w:hint="eastAsia"/>
                <w:sz w:val="20"/>
                <w:szCs w:val="20"/>
              </w:rPr>
              <w:t xml:space="preserve"> </w:t>
            </w:r>
            <w:r w:rsidRPr="00C23F9C">
              <w:rPr>
                <w:sz w:val="20"/>
                <w:szCs w:val="20"/>
              </w:rPr>
              <w:t>주</w:t>
            </w:r>
            <w:r w:rsidRPr="00C23F9C">
              <w:rPr>
                <w:sz w:val="20"/>
                <w:szCs w:val="20"/>
              </w:rPr>
              <w:t xml:space="preserve"> 5</w:t>
            </w:r>
            <w:r w:rsidRPr="00C23F9C">
              <w:rPr>
                <w:sz w:val="20"/>
                <w:szCs w:val="20"/>
              </w:rPr>
              <w:t>일</w:t>
            </w:r>
            <w:r w:rsidRPr="00C23F9C">
              <w:rPr>
                <w:sz w:val="20"/>
                <w:szCs w:val="20"/>
              </w:rPr>
              <w:t>(</w:t>
            </w:r>
            <w:r>
              <w:rPr>
                <w:rFonts w:hint="eastAsia"/>
                <w:sz w:val="20"/>
                <w:szCs w:val="20"/>
              </w:rPr>
              <w:t>1</w:t>
            </w:r>
            <w:r>
              <w:rPr>
                <w:rFonts w:hint="eastAsia"/>
                <w:sz w:val="20"/>
                <w:szCs w:val="20"/>
              </w:rPr>
              <w:t>일</w:t>
            </w:r>
            <w:r>
              <w:rPr>
                <w:rFonts w:hint="eastAsia"/>
                <w:sz w:val="20"/>
                <w:szCs w:val="20"/>
              </w:rPr>
              <w:t xml:space="preserve"> 8</w:t>
            </w:r>
            <w:r>
              <w:rPr>
                <w:rFonts w:hint="eastAsia"/>
                <w:sz w:val="20"/>
                <w:szCs w:val="20"/>
              </w:rPr>
              <w:t>시간</w:t>
            </w:r>
            <w:r>
              <w:rPr>
                <w:rFonts w:hint="eastAsia"/>
                <w:sz w:val="20"/>
                <w:szCs w:val="20"/>
              </w:rPr>
              <w:t xml:space="preserve">, </w:t>
            </w:r>
            <w:r w:rsidRPr="00C23F9C">
              <w:rPr>
                <w:sz w:val="20"/>
                <w:szCs w:val="20"/>
              </w:rPr>
              <w:t>주</w:t>
            </w:r>
            <w:r>
              <w:rPr>
                <w:rFonts w:hint="eastAsia"/>
                <w:sz w:val="20"/>
                <w:szCs w:val="20"/>
              </w:rPr>
              <w:t xml:space="preserve"> </w:t>
            </w:r>
            <w:r w:rsidRPr="00C23F9C">
              <w:rPr>
                <w:sz w:val="20"/>
                <w:szCs w:val="20"/>
              </w:rPr>
              <w:t>40</w:t>
            </w:r>
            <w:r w:rsidRPr="00C23F9C">
              <w:rPr>
                <w:sz w:val="20"/>
                <w:szCs w:val="20"/>
              </w:rPr>
              <w:t>시간</w:t>
            </w:r>
            <w:r w:rsidRPr="00C23F9C">
              <w:rPr>
                <w:sz w:val="20"/>
                <w:szCs w:val="20"/>
              </w:rPr>
              <w:t>)</w:t>
            </w:r>
            <w:r>
              <w:rPr>
                <w:rFonts w:hint="eastAsia"/>
                <w:sz w:val="20"/>
                <w:szCs w:val="20"/>
              </w:rPr>
              <w:t>을</w:t>
            </w:r>
            <w:r>
              <w:rPr>
                <w:rFonts w:hint="eastAsia"/>
                <w:sz w:val="20"/>
                <w:szCs w:val="20"/>
              </w:rPr>
              <w:t xml:space="preserve"> </w:t>
            </w:r>
            <w:r>
              <w:rPr>
                <w:rFonts w:hint="eastAsia"/>
                <w:sz w:val="20"/>
                <w:szCs w:val="20"/>
              </w:rPr>
              <w:t>근로시간으로</w:t>
            </w:r>
            <w:r>
              <w:rPr>
                <w:rFonts w:hint="eastAsia"/>
                <w:sz w:val="20"/>
                <w:szCs w:val="20"/>
              </w:rPr>
              <w:t xml:space="preserve"> </w:t>
            </w:r>
            <w:r>
              <w:rPr>
                <w:rFonts w:hint="eastAsia"/>
                <w:sz w:val="20"/>
                <w:szCs w:val="20"/>
              </w:rPr>
              <w:t>정하고</w:t>
            </w:r>
            <w:r>
              <w:rPr>
                <w:rFonts w:hint="eastAsia"/>
                <w:sz w:val="20"/>
                <w:szCs w:val="20"/>
              </w:rPr>
              <w:t xml:space="preserve"> </w:t>
            </w:r>
            <w:r>
              <w:rPr>
                <w:rFonts w:hint="eastAsia"/>
                <w:sz w:val="20"/>
                <w:szCs w:val="20"/>
              </w:rPr>
              <w:t>있으나</w:t>
            </w:r>
            <w:r>
              <w:rPr>
                <w:rFonts w:hint="eastAsia"/>
                <w:sz w:val="20"/>
                <w:szCs w:val="20"/>
              </w:rPr>
              <w:t xml:space="preserve">, </w:t>
            </w:r>
            <w:r>
              <w:rPr>
                <w:rFonts w:hint="eastAsia"/>
                <w:sz w:val="20"/>
                <w:szCs w:val="20"/>
              </w:rPr>
              <w:t>실제</w:t>
            </w:r>
            <w:r>
              <w:rPr>
                <w:rFonts w:hint="eastAsia"/>
                <w:sz w:val="20"/>
                <w:szCs w:val="20"/>
              </w:rPr>
              <w:t xml:space="preserve"> </w:t>
            </w:r>
            <w:r>
              <w:rPr>
                <w:rFonts w:hint="eastAsia"/>
                <w:sz w:val="20"/>
                <w:szCs w:val="20"/>
              </w:rPr>
              <w:t>운영에</w:t>
            </w:r>
            <w:r>
              <w:rPr>
                <w:rFonts w:hint="eastAsia"/>
                <w:sz w:val="20"/>
                <w:szCs w:val="20"/>
              </w:rPr>
              <w:t xml:space="preserve"> </w:t>
            </w:r>
            <w:r>
              <w:rPr>
                <w:rFonts w:hint="eastAsia"/>
                <w:sz w:val="20"/>
                <w:szCs w:val="20"/>
              </w:rPr>
              <w:t>있어서는</w:t>
            </w:r>
            <w:r>
              <w:rPr>
                <w:rFonts w:hint="eastAsia"/>
                <w:sz w:val="20"/>
                <w:szCs w:val="20"/>
              </w:rPr>
              <w:t xml:space="preserve"> </w:t>
            </w:r>
            <w:r>
              <w:rPr>
                <w:rFonts w:hint="eastAsia"/>
                <w:sz w:val="20"/>
                <w:szCs w:val="20"/>
              </w:rPr>
              <w:t>필수</w:t>
            </w:r>
            <w:r>
              <w:rPr>
                <w:rFonts w:hint="eastAsia"/>
                <w:sz w:val="20"/>
                <w:szCs w:val="20"/>
              </w:rPr>
              <w:t xml:space="preserve"> </w:t>
            </w:r>
            <w:r>
              <w:rPr>
                <w:rFonts w:hint="eastAsia"/>
                <w:sz w:val="20"/>
                <w:szCs w:val="20"/>
              </w:rPr>
              <w:t>근무시간</w:t>
            </w:r>
            <w:r>
              <w:rPr>
                <w:rFonts w:hint="eastAsia"/>
                <w:sz w:val="20"/>
                <w:szCs w:val="20"/>
              </w:rPr>
              <w:t>(</w:t>
            </w:r>
            <w:r>
              <w:rPr>
                <w:rFonts w:hint="eastAsia"/>
                <w:sz w:val="20"/>
                <w:szCs w:val="20"/>
              </w:rPr>
              <w:t>오전</w:t>
            </w:r>
            <w:r>
              <w:rPr>
                <w:rFonts w:hint="eastAsia"/>
                <w:sz w:val="20"/>
                <w:szCs w:val="20"/>
              </w:rPr>
              <w:t xml:space="preserve"> 11</w:t>
            </w:r>
            <w:r>
              <w:rPr>
                <w:rFonts w:hint="eastAsia"/>
                <w:sz w:val="20"/>
                <w:szCs w:val="20"/>
              </w:rPr>
              <w:t>시</w:t>
            </w:r>
            <w:r>
              <w:rPr>
                <w:rFonts w:hint="eastAsia"/>
                <w:sz w:val="20"/>
                <w:szCs w:val="20"/>
              </w:rPr>
              <w:t>~</w:t>
            </w:r>
            <w:r>
              <w:rPr>
                <w:rFonts w:hint="eastAsia"/>
                <w:sz w:val="20"/>
                <w:szCs w:val="20"/>
              </w:rPr>
              <w:t>오후</w:t>
            </w:r>
            <w:r>
              <w:rPr>
                <w:rFonts w:hint="eastAsia"/>
                <w:sz w:val="20"/>
                <w:szCs w:val="20"/>
              </w:rPr>
              <w:t xml:space="preserve"> 4</w:t>
            </w:r>
            <w:r>
              <w:rPr>
                <w:rFonts w:hint="eastAsia"/>
                <w:sz w:val="20"/>
                <w:szCs w:val="20"/>
              </w:rPr>
              <w:t>시</w:t>
            </w:r>
            <w:r>
              <w:rPr>
                <w:rFonts w:hint="eastAsia"/>
                <w:sz w:val="20"/>
                <w:szCs w:val="20"/>
              </w:rPr>
              <w:t xml:space="preserve">) </w:t>
            </w:r>
            <w:r>
              <w:rPr>
                <w:rFonts w:hint="eastAsia"/>
                <w:sz w:val="20"/>
                <w:szCs w:val="20"/>
              </w:rPr>
              <w:t>외에는</w:t>
            </w:r>
            <w:r>
              <w:rPr>
                <w:rFonts w:hint="eastAsia"/>
                <w:sz w:val="20"/>
                <w:szCs w:val="20"/>
              </w:rPr>
              <w:t xml:space="preserve"> </w:t>
            </w:r>
            <w:r>
              <w:rPr>
                <w:rFonts w:hint="eastAsia"/>
                <w:sz w:val="20"/>
                <w:szCs w:val="20"/>
              </w:rPr>
              <w:t>주</w:t>
            </w:r>
            <w:r>
              <w:rPr>
                <w:rFonts w:hint="eastAsia"/>
                <w:sz w:val="20"/>
                <w:szCs w:val="20"/>
              </w:rPr>
              <w:t xml:space="preserve"> 40</w:t>
            </w:r>
            <w:r>
              <w:rPr>
                <w:rFonts w:hint="eastAsia"/>
                <w:sz w:val="20"/>
                <w:szCs w:val="20"/>
              </w:rPr>
              <w:t>시간의</w:t>
            </w:r>
            <w:r>
              <w:rPr>
                <w:rFonts w:hint="eastAsia"/>
                <w:sz w:val="20"/>
                <w:szCs w:val="20"/>
              </w:rPr>
              <w:t xml:space="preserve"> </w:t>
            </w:r>
            <w:r>
              <w:rPr>
                <w:rFonts w:hint="eastAsia"/>
                <w:sz w:val="20"/>
                <w:szCs w:val="20"/>
              </w:rPr>
              <w:t>범위</w:t>
            </w:r>
            <w:r>
              <w:rPr>
                <w:rFonts w:hint="eastAsia"/>
                <w:sz w:val="20"/>
                <w:szCs w:val="20"/>
              </w:rPr>
              <w:t xml:space="preserve"> </w:t>
            </w:r>
            <w:r>
              <w:rPr>
                <w:rFonts w:hint="eastAsia"/>
                <w:sz w:val="20"/>
                <w:szCs w:val="20"/>
              </w:rPr>
              <w:t>내에서</w:t>
            </w:r>
            <w:r>
              <w:rPr>
                <w:rFonts w:hint="eastAsia"/>
                <w:sz w:val="20"/>
                <w:szCs w:val="20"/>
              </w:rPr>
              <w:t xml:space="preserve"> </w:t>
            </w:r>
            <w:r>
              <w:rPr>
                <w:rFonts w:hint="eastAsia"/>
                <w:sz w:val="20"/>
                <w:szCs w:val="20"/>
              </w:rPr>
              <w:t>탄력적으로</w:t>
            </w:r>
            <w:r>
              <w:rPr>
                <w:rFonts w:hint="eastAsia"/>
                <w:sz w:val="20"/>
                <w:szCs w:val="20"/>
              </w:rPr>
              <w:t xml:space="preserve"> </w:t>
            </w:r>
            <w:r>
              <w:rPr>
                <w:rFonts w:hint="eastAsia"/>
                <w:sz w:val="20"/>
                <w:szCs w:val="20"/>
              </w:rPr>
              <w:t>근무할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있도록</w:t>
            </w:r>
            <w:r>
              <w:rPr>
                <w:rFonts w:hint="eastAsia"/>
                <w:sz w:val="20"/>
                <w:szCs w:val="20"/>
              </w:rPr>
              <w:t xml:space="preserve"> </w:t>
            </w:r>
            <w:r>
              <w:rPr>
                <w:rFonts w:hint="eastAsia"/>
                <w:sz w:val="20"/>
                <w:szCs w:val="20"/>
              </w:rPr>
              <w:t>운영하고</w:t>
            </w:r>
            <w:r>
              <w:rPr>
                <w:rFonts w:hint="eastAsia"/>
                <w:sz w:val="20"/>
                <w:szCs w:val="20"/>
              </w:rPr>
              <w:t xml:space="preserve"> </w:t>
            </w:r>
            <w:r>
              <w:rPr>
                <w:rFonts w:hint="eastAsia"/>
                <w:sz w:val="20"/>
                <w:szCs w:val="20"/>
              </w:rPr>
              <w:t>있고</w:t>
            </w:r>
            <w:r>
              <w:rPr>
                <w:rFonts w:hint="eastAsia"/>
                <w:sz w:val="20"/>
                <w:szCs w:val="20"/>
              </w:rPr>
              <w:t xml:space="preserve">, </w:t>
            </w:r>
            <w:r>
              <w:rPr>
                <w:rFonts w:hint="eastAsia"/>
                <w:sz w:val="20"/>
                <w:szCs w:val="20"/>
              </w:rPr>
              <w:t>출퇴근</w:t>
            </w:r>
            <w:r>
              <w:rPr>
                <w:rFonts w:hint="eastAsia"/>
                <w:sz w:val="20"/>
                <w:szCs w:val="20"/>
              </w:rPr>
              <w:t xml:space="preserve"> </w:t>
            </w:r>
            <w:r>
              <w:rPr>
                <w:rFonts w:hint="eastAsia"/>
                <w:sz w:val="20"/>
                <w:szCs w:val="20"/>
              </w:rPr>
              <w:t>관리</w:t>
            </w:r>
            <w:r>
              <w:rPr>
                <w:rFonts w:hint="eastAsia"/>
                <w:sz w:val="20"/>
                <w:szCs w:val="20"/>
              </w:rPr>
              <w:t xml:space="preserve"> </w:t>
            </w:r>
            <w:r>
              <w:rPr>
                <w:rFonts w:hint="eastAsia"/>
                <w:sz w:val="20"/>
                <w:szCs w:val="20"/>
              </w:rPr>
              <w:t>시스템</w:t>
            </w:r>
            <w:ins w:id="34" w:author="SL Partners" w:date="2024-09-27T11:02:00Z" w16du:dateUtc="2024-09-27T02:02:00Z">
              <w:r w:rsidR="00696D34">
                <w:rPr>
                  <w:rFonts w:hint="eastAsia"/>
                  <w:sz w:val="20"/>
                  <w:szCs w:val="20"/>
                </w:rPr>
                <w:t>(</w:t>
              </w:r>
              <w:r w:rsidR="00696D34">
                <w:rPr>
                  <w:rFonts w:hint="eastAsia"/>
                  <w:sz w:val="20"/>
                  <w:szCs w:val="20"/>
                </w:rPr>
                <w:t>다우오피스</w:t>
              </w:r>
              <w:r w:rsidR="00696D34">
                <w:rPr>
                  <w:rFonts w:hint="eastAsia"/>
                  <w:sz w:val="20"/>
                  <w:szCs w:val="20"/>
                </w:rPr>
                <w:t>)</w:t>
              </w:r>
            </w:ins>
            <w:r>
              <w:rPr>
                <w:rFonts w:hint="eastAsia"/>
                <w:sz w:val="20"/>
                <w:szCs w:val="20"/>
              </w:rPr>
              <w:t>을</w:t>
            </w:r>
            <w:r>
              <w:rPr>
                <w:rFonts w:hint="eastAsia"/>
                <w:sz w:val="20"/>
                <w:szCs w:val="20"/>
              </w:rPr>
              <w:t xml:space="preserve"> </w:t>
            </w:r>
            <w:r>
              <w:rPr>
                <w:rFonts w:hint="eastAsia"/>
                <w:sz w:val="20"/>
                <w:szCs w:val="20"/>
              </w:rPr>
              <w:t>통하여</w:t>
            </w:r>
            <w:r>
              <w:rPr>
                <w:rFonts w:hint="eastAsia"/>
                <w:sz w:val="20"/>
                <w:szCs w:val="20"/>
              </w:rPr>
              <w:t xml:space="preserve"> </w:t>
            </w:r>
            <w:r>
              <w:rPr>
                <w:rFonts w:hint="eastAsia"/>
                <w:sz w:val="20"/>
                <w:szCs w:val="20"/>
              </w:rPr>
              <w:t>근로자들의</w:t>
            </w:r>
            <w:r>
              <w:rPr>
                <w:rFonts w:hint="eastAsia"/>
                <w:sz w:val="20"/>
                <w:szCs w:val="20"/>
              </w:rPr>
              <w:t xml:space="preserve"> </w:t>
            </w:r>
            <w:r>
              <w:rPr>
                <w:rFonts w:hint="eastAsia"/>
                <w:sz w:val="20"/>
                <w:szCs w:val="20"/>
              </w:rPr>
              <w:t>근로시간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현황을</w:t>
            </w:r>
            <w:r>
              <w:rPr>
                <w:rFonts w:hint="eastAsia"/>
                <w:sz w:val="20"/>
                <w:szCs w:val="20"/>
              </w:rPr>
              <w:t xml:space="preserve"> </w:t>
            </w:r>
            <w:r>
              <w:rPr>
                <w:rFonts w:hint="eastAsia"/>
                <w:sz w:val="20"/>
                <w:szCs w:val="20"/>
              </w:rPr>
              <w:t>파악하고</w:t>
            </w:r>
            <w:r>
              <w:rPr>
                <w:rFonts w:hint="eastAsia"/>
                <w:sz w:val="20"/>
                <w:szCs w:val="20"/>
              </w:rPr>
              <w:t xml:space="preserve"> </w:t>
            </w:r>
            <w:r>
              <w:rPr>
                <w:rFonts w:hint="eastAsia"/>
                <w:sz w:val="20"/>
                <w:szCs w:val="20"/>
              </w:rPr>
              <w:t>있다고</w:t>
            </w:r>
            <w:r>
              <w:rPr>
                <w:rFonts w:hint="eastAsia"/>
                <w:sz w:val="20"/>
                <w:szCs w:val="20"/>
              </w:rPr>
              <w:t xml:space="preserve"> </w:t>
            </w:r>
            <w:r>
              <w:rPr>
                <w:rFonts w:hint="eastAsia"/>
                <w:sz w:val="20"/>
                <w:szCs w:val="20"/>
              </w:rPr>
              <w:t>함</w:t>
            </w:r>
            <w:r>
              <w:rPr>
                <w:rFonts w:hint="eastAsia"/>
                <w:sz w:val="20"/>
                <w:szCs w:val="20"/>
              </w:rPr>
              <w:t xml:space="preserve">. </w:t>
            </w:r>
          </w:p>
          <w:p w14:paraId="16E25941" w14:textId="7724C793" w:rsidR="00BE760A" w:rsidRPr="00C23F9C" w:rsidRDefault="00971FFA" w:rsidP="00971FFA">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ins w:id="35" w:author="SL Partners" w:date="2024-09-27T11:10:00Z" w16du:dateUtc="2024-09-27T02:10:00Z">
              <w:r w:rsidR="00CF2D59" w:rsidRPr="00CF2D59">
                <w:rPr>
                  <w:rFonts w:hint="eastAsia"/>
                  <w:color w:val="000000" w:themeColor="text1"/>
                  <w:sz w:val="20"/>
                  <w:szCs w:val="20"/>
                </w:rPr>
                <w:t>시간외근무</w:t>
              </w:r>
              <w:r w:rsidR="00CF2D59" w:rsidRPr="00CF2D59">
                <w:rPr>
                  <w:rFonts w:hint="eastAsia"/>
                  <w:color w:val="000000" w:themeColor="text1"/>
                  <w:sz w:val="20"/>
                  <w:szCs w:val="20"/>
                </w:rPr>
                <w:t>(</w:t>
              </w:r>
              <w:r w:rsidR="00CF2D59" w:rsidRPr="00CF2D59">
                <w:rPr>
                  <w:rFonts w:hint="eastAsia"/>
                  <w:color w:val="000000" w:themeColor="text1"/>
                  <w:sz w:val="20"/>
                  <w:szCs w:val="20"/>
                </w:rPr>
                <w:t>연장</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및</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야간</w:t>
              </w:r>
              <w:r w:rsidR="00CF2D59" w:rsidRPr="00CF2D59">
                <w:rPr>
                  <w:rFonts w:hint="eastAsia"/>
                  <w:color w:val="000000" w:themeColor="text1"/>
                  <w:sz w:val="20"/>
                  <w:szCs w:val="20"/>
                </w:rPr>
                <w:t>)</w:t>
              </w:r>
              <w:r w:rsidR="00CF2D59" w:rsidRPr="00CF2D59">
                <w:rPr>
                  <w:rFonts w:hint="eastAsia"/>
                  <w:color w:val="000000" w:themeColor="text1"/>
                  <w:sz w:val="20"/>
                  <w:szCs w:val="20"/>
                </w:rPr>
                <w:t>의</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경우</w:t>
              </w:r>
              <w:r w:rsidR="00CF2D59" w:rsidRPr="00CF2D59">
                <w:rPr>
                  <w:rFonts w:hint="eastAsia"/>
                  <w:color w:val="000000" w:themeColor="text1"/>
                  <w:sz w:val="20"/>
                  <w:szCs w:val="20"/>
                </w:rPr>
                <w:t xml:space="preserve"> </w:t>
              </w:r>
              <w:r w:rsidR="00CF2D59">
                <w:rPr>
                  <w:rFonts w:hint="eastAsia"/>
                  <w:color w:val="000000" w:themeColor="text1"/>
                  <w:sz w:val="20"/>
                  <w:szCs w:val="20"/>
                </w:rPr>
                <w:t>내부</w:t>
              </w:r>
              <w:r w:rsidR="00CF2D59">
                <w:rPr>
                  <w:rFonts w:hint="eastAsia"/>
                  <w:color w:val="000000" w:themeColor="text1"/>
                  <w:sz w:val="20"/>
                  <w:szCs w:val="20"/>
                </w:rPr>
                <w:t xml:space="preserve"> </w:t>
              </w:r>
              <w:r w:rsidR="00CF2D59">
                <w:rPr>
                  <w:rFonts w:hint="eastAsia"/>
                  <w:color w:val="000000" w:themeColor="text1"/>
                  <w:sz w:val="20"/>
                  <w:szCs w:val="20"/>
                </w:rPr>
                <w:t>승인</w:t>
              </w:r>
              <w:r w:rsidR="00CF2D59">
                <w:rPr>
                  <w:rFonts w:hint="eastAsia"/>
                  <w:color w:val="000000" w:themeColor="text1"/>
                  <w:sz w:val="20"/>
                  <w:szCs w:val="20"/>
                </w:rPr>
                <w:t xml:space="preserve"> </w:t>
              </w:r>
              <w:r w:rsidR="00CF2D59" w:rsidRPr="00CF2D59">
                <w:rPr>
                  <w:rFonts w:hint="eastAsia"/>
                  <w:color w:val="000000" w:themeColor="text1"/>
                  <w:sz w:val="20"/>
                  <w:szCs w:val="20"/>
                </w:rPr>
                <w:t>절차는</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없으며</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휴일</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근무</w:t>
              </w:r>
              <w:r w:rsidR="00CF2D59">
                <w:rPr>
                  <w:rFonts w:hint="eastAsia"/>
                  <w:color w:val="000000" w:themeColor="text1"/>
                  <w:sz w:val="20"/>
                  <w:szCs w:val="20"/>
                </w:rPr>
                <w:t>에</w:t>
              </w:r>
              <w:r w:rsidR="00CF2D59">
                <w:rPr>
                  <w:rFonts w:hint="eastAsia"/>
                  <w:color w:val="000000" w:themeColor="text1"/>
                  <w:sz w:val="20"/>
                  <w:szCs w:val="20"/>
                </w:rPr>
                <w:t xml:space="preserve"> </w:t>
              </w:r>
              <w:r w:rsidR="00CF2D59">
                <w:rPr>
                  <w:rFonts w:hint="eastAsia"/>
                  <w:color w:val="000000" w:themeColor="text1"/>
                  <w:sz w:val="20"/>
                  <w:szCs w:val="20"/>
                </w:rPr>
                <w:t>한하여</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사전</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승인</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및</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사후</w:t>
              </w:r>
              <w:r w:rsidR="00CF2D59" w:rsidRPr="00CF2D59">
                <w:rPr>
                  <w:rFonts w:hint="eastAsia"/>
                  <w:color w:val="000000" w:themeColor="text1"/>
                  <w:sz w:val="20"/>
                  <w:szCs w:val="20"/>
                </w:rPr>
                <w:t xml:space="preserve"> </w:t>
              </w:r>
              <w:r w:rsidR="00CF2D59" w:rsidRPr="00CF2D59">
                <w:rPr>
                  <w:rFonts w:hint="eastAsia"/>
                  <w:color w:val="000000" w:themeColor="text1"/>
                  <w:sz w:val="20"/>
                  <w:szCs w:val="20"/>
                </w:rPr>
                <w:t>보</w:t>
              </w:r>
              <w:r w:rsidR="00CF2D59">
                <w:rPr>
                  <w:rFonts w:hint="eastAsia"/>
                  <w:color w:val="000000" w:themeColor="text1"/>
                  <w:sz w:val="20"/>
                  <w:szCs w:val="20"/>
                </w:rPr>
                <w:t>고하고</w:t>
              </w:r>
              <w:r w:rsidR="00CF2D59">
                <w:rPr>
                  <w:rFonts w:hint="eastAsia"/>
                  <w:color w:val="000000" w:themeColor="text1"/>
                  <w:sz w:val="20"/>
                  <w:szCs w:val="20"/>
                </w:rPr>
                <w:t xml:space="preserve"> </w:t>
              </w:r>
              <w:r w:rsidR="00CF2D59">
                <w:rPr>
                  <w:rFonts w:hint="eastAsia"/>
                  <w:color w:val="000000" w:themeColor="text1"/>
                  <w:sz w:val="20"/>
                  <w:szCs w:val="20"/>
                </w:rPr>
                <w:t>있다고</w:t>
              </w:r>
              <w:r w:rsidR="00CF2D59">
                <w:rPr>
                  <w:rFonts w:hint="eastAsia"/>
                  <w:color w:val="000000" w:themeColor="text1"/>
                  <w:sz w:val="20"/>
                  <w:szCs w:val="20"/>
                </w:rPr>
                <w:t xml:space="preserve"> </w:t>
              </w:r>
              <w:r w:rsidR="00CF2D59">
                <w:rPr>
                  <w:rFonts w:hint="eastAsia"/>
                  <w:color w:val="000000" w:themeColor="text1"/>
                  <w:sz w:val="20"/>
                  <w:szCs w:val="20"/>
                </w:rPr>
                <w:t>함</w:t>
              </w:r>
              <w:r w:rsidR="00CF2D59">
                <w:rPr>
                  <w:rFonts w:hint="eastAsia"/>
                  <w:color w:val="000000" w:themeColor="text1"/>
                  <w:sz w:val="20"/>
                  <w:szCs w:val="20"/>
                </w:rPr>
                <w:t xml:space="preserve">. </w:t>
              </w:r>
              <w:r w:rsidR="00BB245C">
                <w:rPr>
                  <w:rFonts w:hint="eastAsia"/>
                  <w:color w:val="000000" w:themeColor="text1"/>
                  <w:sz w:val="20"/>
                  <w:szCs w:val="20"/>
                </w:rPr>
                <w:t>또한</w:t>
              </w:r>
              <w:r w:rsidR="00BB245C">
                <w:rPr>
                  <w:rFonts w:hint="eastAsia"/>
                  <w:color w:val="000000" w:themeColor="text1"/>
                  <w:sz w:val="20"/>
                  <w:szCs w:val="20"/>
                </w:rPr>
                <w:t xml:space="preserve">, </w:t>
              </w:r>
            </w:ins>
            <w:r>
              <w:rPr>
                <w:rFonts w:hint="eastAsia"/>
                <w:color w:val="000000" w:themeColor="text1"/>
                <w:sz w:val="20"/>
                <w:szCs w:val="20"/>
              </w:rPr>
              <w:t>휴일근로에</w:t>
            </w:r>
            <w:r>
              <w:rPr>
                <w:rFonts w:hint="eastAsia"/>
                <w:color w:val="000000" w:themeColor="text1"/>
                <w:sz w:val="20"/>
                <w:szCs w:val="20"/>
              </w:rPr>
              <w:t xml:space="preserve"> </w:t>
            </w:r>
            <w:r>
              <w:rPr>
                <w:rFonts w:hint="eastAsia"/>
                <w:color w:val="000000" w:themeColor="text1"/>
                <w:sz w:val="20"/>
                <w:szCs w:val="20"/>
              </w:rPr>
              <w:t>대하여는</w:t>
            </w:r>
            <w:r>
              <w:rPr>
                <w:rFonts w:hint="eastAsia"/>
                <w:color w:val="000000" w:themeColor="text1"/>
                <w:sz w:val="20"/>
                <w:szCs w:val="20"/>
              </w:rPr>
              <w:t xml:space="preserve"> </w:t>
            </w:r>
            <w:r w:rsidR="0056589A">
              <w:rPr>
                <w:rFonts w:hint="eastAsia"/>
                <w:color w:val="000000" w:themeColor="text1"/>
                <w:sz w:val="20"/>
                <w:szCs w:val="20"/>
              </w:rPr>
              <w:t>포괄산정된</w:t>
            </w:r>
            <w:r w:rsidR="0056589A">
              <w:rPr>
                <w:rFonts w:hint="eastAsia"/>
                <w:color w:val="000000" w:themeColor="text1"/>
                <w:sz w:val="20"/>
                <w:szCs w:val="20"/>
              </w:rPr>
              <w:t xml:space="preserve"> </w:t>
            </w:r>
            <w:r w:rsidR="0056589A">
              <w:rPr>
                <w:rFonts w:hint="eastAsia"/>
                <w:color w:val="000000" w:themeColor="text1"/>
                <w:sz w:val="20"/>
                <w:szCs w:val="20"/>
              </w:rPr>
              <w:t>시간을</w:t>
            </w:r>
            <w:r w:rsidR="0056589A">
              <w:rPr>
                <w:rFonts w:hint="eastAsia"/>
                <w:color w:val="000000" w:themeColor="text1"/>
                <w:sz w:val="20"/>
                <w:szCs w:val="20"/>
              </w:rPr>
              <w:t xml:space="preserve"> </w:t>
            </w:r>
            <w:r w:rsidR="0056589A">
              <w:rPr>
                <w:rFonts w:hint="eastAsia"/>
                <w:color w:val="000000" w:themeColor="text1"/>
                <w:sz w:val="20"/>
                <w:szCs w:val="20"/>
              </w:rPr>
              <w:t>초과하지</w:t>
            </w:r>
            <w:r w:rsidR="0056589A">
              <w:rPr>
                <w:rFonts w:hint="eastAsia"/>
                <w:color w:val="000000" w:themeColor="text1"/>
                <w:sz w:val="20"/>
                <w:szCs w:val="20"/>
              </w:rPr>
              <w:t xml:space="preserve"> </w:t>
            </w:r>
            <w:r w:rsidR="0056589A">
              <w:rPr>
                <w:rFonts w:hint="eastAsia"/>
                <w:color w:val="000000" w:themeColor="text1"/>
                <w:sz w:val="20"/>
                <w:szCs w:val="20"/>
              </w:rPr>
              <w:t>않더라도</w:t>
            </w:r>
            <w:r w:rsidR="0056589A">
              <w:rPr>
                <w:rFonts w:hint="eastAsia"/>
                <w:color w:val="000000" w:themeColor="text1"/>
                <w:sz w:val="20"/>
                <w:szCs w:val="20"/>
              </w:rPr>
              <w:t xml:space="preserve"> </w:t>
            </w:r>
            <w:r>
              <w:rPr>
                <w:rFonts w:hint="eastAsia"/>
                <w:color w:val="000000" w:themeColor="text1"/>
                <w:sz w:val="20"/>
                <w:szCs w:val="20"/>
              </w:rPr>
              <w:t>근로시간의</w:t>
            </w:r>
            <w:r>
              <w:rPr>
                <w:rFonts w:hint="eastAsia"/>
                <w:color w:val="000000" w:themeColor="text1"/>
                <w:sz w:val="20"/>
                <w:szCs w:val="20"/>
              </w:rPr>
              <w:t xml:space="preserve"> 50%</w:t>
            </w:r>
            <w:r>
              <w:rPr>
                <w:rFonts w:hint="eastAsia"/>
                <w:color w:val="000000" w:themeColor="text1"/>
                <w:sz w:val="20"/>
                <w:szCs w:val="20"/>
              </w:rPr>
              <w:t>를</w:t>
            </w:r>
            <w:r>
              <w:rPr>
                <w:rFonts w:hint="eastAsia"/>
                <w:color w:val="000000" w:themeColor="text1"/>
                <w:sz w:val="20"/>
                <w:szCs w:val="20"/>
              </w:rPr>
              <w:t xml:space="preserve"> </w:t>
            </w:r>
            <w:r>
              <w:rPr>
                <w:rFonts w:hint="eastAsia"/>
                <w:color w:val="000000" w:themeColor="text1"/>
                <w:sz w:val="20"/>
                <w:szCs w:val="20"/>
              </w:rPr>
              <w:t>가산하여</w:t>
            </w:r>
            <w:r>
              <w:rPr>
                <w:rFonts w:hint="eastAsia"/>
                <w:color w:val="000000" w:themeColor="text1"/>
                <w:sz w:val="20"/>
                <w:szCs w:val="20"/>
              </w:rPr>
              <w:t xml:space="preserve"> </w:t>
            </w:r>
            <w:r>
              <w:rPr>
                <w:rFonts w:hint="eastAsia"/>
                <w:color w:val="000000" w:themeColor="text1"/>
                <w:sz w:val="20"/>
                <w:szCs w:val="20"/>
              </w:rPr>
              <w:t>연차를</w:t>
            </w:r>
            <w:r>
              <w:rPr>
                <w:rFonts w:hint="eastAsia"/>
                <w:color w:val="000000" w:themeColor="text1"/>
                <w:sz w:val="20"/>
                <w:szCs w:val="20"/>
              </w:rPr>
              <w:t xml:space="preserve"> </w:t>
            </w:r>
            <w:r>
              <w:rPr>
                <w:rFonts w:hint="eastAsia"/>
                <w:color w:val="000000" w:themeColor="text1"/>
                <w:sz w:val="20"/>
                <w:szCs w:val="20"/>
              </w:rPr>
              <w:t>지급하고</w:t>
            </w:r>
            <w:r>
              <w:rPr>
                <w:rFonts w:hint="eastAsia"/>
                <w:color w:val="000000" w:themeColor="text1"/>
                <w:sz w:val="20"/>
                <w:szCs w:val="20"/>
              </w:rPr>
              <w:t xml:space="preserve"> </w:t>
            </w:r>
            <w:r>
              <w:rPr>
                <w:rFonts w:hint="eastAsia"/>
                <w:color w:val="000000" w:themeColor="text1"/>
                <w:sz w:val="20"/>
                <w:szCs w:val="20"/>
              </w:rPr>
              <w:t>있으나</w:t>
            </w:r>
            <w:r>
              <w:rPr>
                <w:rFonts w:hint="eastAsia"/>
                <w:color w:val="000000" w:themeColor="text1"/>
                <w:sz w:val="20"/>
                <w:szCs w:val="20"/>
              </w:rPr>
              <w:t xml:space="preserve">, </w:t>
            </w:r>
            <w:r>
              <w:rPr>
                <w:rFonts w:hint="eastAsia"/>
                <w:color w:val="000000" w:themeColor="text1"/>
                <w:sz w:val="20"/>
                <w:szCs w:val="20"/>
              </w:rPr>
              <w:t>야간근로에</w:t>
            </w:r>
            <w:r>
              <w:rPr>
                <w:rFonts w:hint="eastAsia"/>
                <w:color w:val="000000" w:themeColor="text1"/>
                <w:sz w:val="20"/>
                <w:szCs w:val="20"/>
              </w:rPr>
              <w:t xml:space="preserve"> </w:t>
            </w:r>
            <w:r>
              <w:rPr>
                <w:rFonts w:hint="eastAsia"/>
                <w:color w:val="000000" w:themeColor="text1"/>
                <w:sz w:val="20"/>
                <w:szCs w:val="20"/>
              </w:rPr>
              <w:t>대하여는</w:t>
            </w:r>
            <w:r>
              <w:rPr>
                <w:rFonts w:hint="eastAsia"/>
                <w:color w:val="000000" w:themeColor="text1"/>
                <w:sz w:val="20"/>
                <w:szCs w:val="20"/>
              </w:rPr>
              <w:t xml:space="preserve"> </w:t>
            </w:r>
            <w:r>
              <w:rPr>
                <w:rFonts w:hint="eastAsia"/>
                <w:color w:val="000000" w:themeColor="text1"/>
                <w:sz w:val="20"/>
                <w:szCs w:val="20"/>
              </w:rPr>
              <w:t>실제로</w:t>
            </w:r>
            <w:r>
              <w:rPr>
                <w:rFonts w:hint="eastAsia"/>
                <w:color w:val="000000" w:themeColor="text1"/>
                <w:sz w:val="20"/>
                <w:szCs w:val="20"/>
              </w:rPr>
              <w:t xml:space="preserve"> </w:t>
            </w:r>
            <w:r>
              <w:rPr>
                <w:rFonts w:hint="eastAsia"/>
                <w:color w:val="000000" w:themeColor="text1"/>
                <w:sz w:val="20"/>
                <w:szCs w:val="20"/>
              </w:rPr>
              <w:t>종종</w:t>
            </w:r>
            <w:r>
              <w:rPr>
                <w:rFonts w:hint="eastAsia"/>
                <w:color w:val="000000" w:themeColor="text1"/>
                <w:sz w:val="20"/>
                <w:szCs w:val="20"/>
              </w:rPr>
              <w:t xml:space="preserve"> </w:t>
            </w:r>
            <w:r>
              <w:rPr>
                <w:rFonts w:hint="eastAsia"/>
                <w:color w:val="000000" w:themeColor="text1"/>
                <w:sz w:val="20"/>
                <w:szCs w:val="20"/>
              </w:rPr>
              <w:t>직원들이</w:t>
            </w:r>
            <w:r>
              <w:rPr>
                <w:rFonts w:hint="eastAsia"/>
                <w:color w:val="000000" w:themeColor="text1"/>
                <w:sz w:val="20"/>
                <w:szCs w:val="20"/>
              </w:rPr>
              <w:t xml:space="preserve"> </w:t>
            </w:r>
            <w:r>
              <w:rPr>
                <w:rFonts w:hint="eastAsia"/>
                <w:color w:val="000000" w:themeColor="text1"/>
                <w:sz w:val="20"/>
                <w:szCs w:val="20"/>
              </w:rPr>
              <w:t>야간근로를</w:t>
            </w:r>
            <w:r>
              <w:rPr>
                <w:rFonts w:hint="eastAsia"/>
                <w:color w:val="000000" w:themeColor="text1"/>
                <w:sz w:val="20"/>
                <w:szCs w:val="20"/>
              </w:rPr>
              <w:t xml:space="preserve"> </w:t>
            </w:r>
            <w:r>
              <w:rPr>
                <w:rFonts w:hint="eastAsia"/>
                <w:color w:val="000000" w:themeColor="text1"/>
                <w:sz w:val="20"/>
                <w:szCs w:val="20"/>
              </w:rPr>
              <w:t>하고</w:t>
            </w:r>
            <w:r>
              <w:rPr>
                <w:rFonts w:hint="eastAsia"/>
                <w:color w:val="000000" w:themeColor="text1"/>
                <w:sz w:val="20"/>
                <w:szCs w:val="20"/>
              </w:rPr>
              <w:t xml:space="preserve"> </w:t>
            </w:r>
            <w:r>
              <w:rPr>
                <w:rFonts w:hint="eastAsia"/>
                <w:color w:val="000000" w:themeColor="text1"/>
                <w:sz w:val="20"/>
                <w:szCs w:val="20"/>
              </w:rPr>
              <w:t>있음에도</w:t>
            </w:r>
            <w:r>
              <w:rPr>
                <w:rFonts w:hint="eastAsia"/>
                <w:color w:val="000000" w:themeColor="text1"/>
                <w:sz w:val="20"/>
                <w:szCs w:val="20"/>
              </w:rPr>
              <w:t xml:space="preserve"> </w:t>
            </w:r>
            <w:r>
              <w:rPr>
                <w:rFonts w:hint="eastAsia"/>
                <w:color w:val="000000" w:themeColor="text1"/>
                <w:sz w:val="20"/>
                <w:szCs w:val="20"/>
              </w:rPr>
              <w:t>불구하고</w:t>
            </w:r>
            <w:r>
              <w:rPr>
                <w:rFonts w:hint="eastAsia"/>
                <w:color w:val="000000" w:themeColor="text1"/>
                <w:sz w:val="20"/>
                <w:szCs w:val="20"/>
              </w:rPr>
              <w:t xml:space="preserve"> </w:t>
            </w:r>
            <w:r>
              <w:rPr>
                <w:rFonts w:hint="eastAsia"/>
                <w:color w:val="000000" w:themeColor="text1"/>
                <w:sz w:val="20"/>
                <w:szCs w:val="20"/>
              </w:rPr>
              <w:t>별도로</w:t>
            </w:r>
            <w:r>
              <w:rPr>
                <w:rFonts w:hint="eastAsia"/>
                <w:color w:val="000000" w:themeColor="text1"/>
                <w:sz w:val="20"/>
                <w:szCs w:val="20"/>
              </w:rPr>
              <w:t xml:space="preserve"> </w:t>
            </w:r>
            <w:r>
              <w:rPr>
                <w:rFonts w:hint="eastAsia"/>
                <w:color w:val="000000" w:themeColor="text1"/>
                <w:sz w:val="20"/>
                <w:szCs w:val="20"/>
              </w:rPr>
              <w:t>현황을</w:t>
            </w:r>
            <w:r>
              <w:rPr>
                <w:rFonts w:hint="eastAsia"/>
                <w:color w:val="000000" w:themeColor="text1"/>
                <w:sz w:val="20"/>
                <w:szCs w:val="20"/>
              </w:rPr>
              <w:t xml:space="preserve"> </w:t>
            </w:r>
            <w:r>
              <w:rPr>
                <w:rFonts w:hint="eastAsia"/>
                <w:color w:val="000000" w:themeColor="text1"/>
                <w:sz w:val="20"/>
                <w:szCs w:val="20"/>
              </w:rPr>
              <w:t>관리하고</w:t>
            </w:r>
            <w:r>
              <w:rPr>
                <w:rFonts w:hint="eastAsia"/>
                <w:color w:val="000000" w:themeColor="text1"/>
                <w:sz w:val="20"/>
                <w:szCs w:val="20"/>
              </w:rPr>
              <w:t xml:space="preserve"> </w:t>
            </w:r>
            <w:r>
              <w:rPr>
                <w:rFonts w:hint="eastAsia"/>
                <w:color w:val="000000" w:themeColor="text1"/>
                <w:sz w:val="20"/>
                <w:szCs w:val="20"/>
              </w:rPr>
              <w:t>있지</w:t>
            </w:r>
            <w:r>
              <w:rPr>
                <w:rFonts w:hint="eastAsia"/>
                <w:color w:val="000000" w:themeColor="text1"/>
                <w:sz w:val="20"/>
                <w:szCs w:val="20"/>
              </w:rPr>
              <w:t xml:space="preserve"> </w:t>
            </w:r>
            <w:r>
              <w:rPr>
                <w:rFonts w:hint="eastAsia"/>
                <w:color w:val="000000" w:themeColor="text1"/>
                <w:sz w:val="20"/>
                <w:szCs w:val="20"/>
              </w:rPr>
              <w:t>않으며</w:t>
            </w:r>
            <w:r>
              <w:rPr>
                <w:rFonts w:hint="eastAsia"/>
                <w:color w:val="000000" w:themeColor="text1"/>
                <w:sz w:val="20"/>
                <w:szCs w:val="20"/>
              </w:rPr>
              <w:t xml:space="preserve">, </w:t>
            </w:r>
            <w:r>
              <w:rPr>
                <w:rFonts w:hint="eastAsia"/>
                <w:color w:val="000000" w:themeColor="text1"/>
                <w:sz w:val="20"/>
                <w:szCs w:val="20"/>
              </w:rPr>
              <w:t>연차</w:t>
            </w:r>
            <w:r>
              <w:rPr>
                <w:rFonts w:hint="eastAsia"/>
                <w:color w:val="000000" w:themeColor="text1"/>
                <w:sz w:val="20"/>
                <w:szCs w:val="20"/>
              </w:rPr>
              <w:t xml:space="preserve"> </w:t>
            </w:r>
            <w:r>
              <w:rPr>
                <w:rFonts w:hint="eastAsia"/>
                <w:color w:val="000000" w:themeColor="text1"/>
                <w:sz w:val="20"/>
                <w:szCs w:val="20"/>
              </w:rPr>
              <w:t>지급도</w:t>
            </w:r>
            <w:r>
              <w:rPr>
                <w:rFonts w:hint="eastAsia"/>
                <w:color w:val="000000" w:themeColor="text1"/>
                <w:sz w:val="20"/>
                <w:szCs w:val="20"/>
              </w:rPr>
              <w:t xml:space="preserve"> </w:t>
            </w:r>
            <w:r>
              <w:rPr>
                <w:rFonts w:hint="eastAsia"/>
                <w:color w:val="000000" w:themeColor="text1"/>
                <w:sz w:val="20"/>
                <w:szCs w:val="20"/>
              </w:rPr>
              <w:t>이루어지지</w:t>
            </w:r>
            <w:r>
              <w:rPr>
                <w:rFonts w:hint="eastAsia"/>
                <w:color w:val="000000" w:themeColor="text1"/>
                <w:sz w:val="20"/>
                <w:szCs w:val="20"/>
              </w:rPr>
              <w:t xml:space="preserve"> </w:t>
            </w:r>
            <w:r>
              <w:rPr>
                <w:rFonts w:hint="eastAsia"/>
                <w:color w:val="000000" w:themeColor="text1"/>
                <w:sz w:val="20"/>
                <w:szCs w:val="20"/>
              </w:rPr>
              <w:t>않고</w:t>
            </w:r>
            <w:r>
              <w:rPr>
                <w:rFonts w:hint="eastAsia"/>
                <w:color w:val="000000" w:themeColor="text1"/>
                <w:sz w:val="20"/>
                <w:szCs w:val="20"/>
              </w:rPr>
              <w:t xml:space="preserve"> </w:t>
            </w:r>
            <w:r>
              <w:rPr>
                <w:rFonts w:hint="eastAsia"/>
                <w:color w:val="000000" w:themeColor="text1"/>
                <w:sz w:val="20"/>
                <w:szCs w:val="20"/>
              </w:rPr>
              <w:t>있다고</w:t>
            </w:r>
            <w:r>
              <w:rPr>
                <w:rFonts w:hint="eastAsia"/>
                <w:color w:val="000000" w:themeColor="text1"/>
                <w:sz w:val="20"/>
                <w:szCs w:val="20"/>
              </w:rPr>
              <w:t xml:space="preserve"> </w:t>
            </w:r>
            <w:r>
              <w:rPr>
                <w:rFonts w:hint="eastAsia"/>
                <w:color w:val="000000" w:themeColor="text1"/>
                <w:sz w:val="20"/>
                <w:szCs w:val="20"/>
              </w:rPr>
              <w:t>함</w:t>
            </w:r>
            <w:r>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1884FEAE" w14:textId="4D20C1C3" w:rsidR="007C4673" w:rsidRPr="007C4673" w:rsidRDefault="007C4673" w:rsidP="007C4673">
            <w:pPr>
              <w:pStyle w:val="1"/>
              <w:rPr>
                <w:color w:val="000000" w:themeColor="text1"/>
                <w:sz w:val="20"/>
                <w:szCs w:val="20"/>
              </w:rPr>
            </w:pPr>
            <w:r w:rsidRPr="007C4673">
              <w:rPr>
                <w:rFonts w:hint="eastAsia"/>
                <w:color w:val="000000" w:themeColor="text1"/>
                <w:sz w:val="20"/>
                <w:szCs w:val="20"/>
              </w:rPr>
              <w:t>근로기준법</w:t>
            </w:r>
            <w:r w:rsidR="00265BA6">
              <w:rPr>
                <w:rFonts w:hint="eastAsia"/>
                <w:color w:val="000000" w:themeColor="text1"/>
                <w:sz w:val="20"/>
                <w:szCs w:val="20"/>
              </w:rPr>
              <w:t xml:space="preserve"> </w:t>
            </w:r>
            <w:r w:rsidR="00265BA6">
              <w:rPr>
                <w:rFonts w:hint="eastAsia"/>
                <w:color w:val="000000" w:themeColor="text1"/>
                <w:sz w:val="20"/>
                <w:szCs w:val="20"/>
              </w:rPr>
              <w:t>제</w:t>
            </w:r>
            <w:r w:rsidR="00265BA6">
              <w:rPr>
                <w:rFonts w:hint="eastAsia"/>
                <w:color w:val="000000" w:themeColor="text1"/>
                <w:sz w:val="20"/>
                <w:szCs w:val="20"/>
              </w:rPr>
              <w:t>56</w:t>
            </w:r>
            <w:r w:rsidR="00265BA6">
              <w:rPr>
                <w:rFonts w:hint="eastAsia"/>
                <w:color w:val="000000" w:themeColor="text1"/>
                <w:sz w:val="20"/>
                <w:szCs w:val="20"/>
              </w:rPr>
              <w:t>조에</w:t>
            </w:r>
            <w:r w:rsidR="00265BA6">
              <w:rPr>
                <w:rFonts w:hint="eastAsia"/>
                <w:color w:val="000000" w:themeColor="text1"/>
                <w:sz w:val="20"/>
                <w:szCs w:val="20"/>
              </w:rPr>
              <w:t xml:space="preserve"> </w:t>
            </w:r>
            <w:r w:rsidR="00265BA6">
              <w:rPr>
                <w:rFonts w:hint="eastAsia"/>
                <w:color w:val="000000" w:themeColor="text1"/>
                <w:sz w:val="20"/>
                <w:szCs w:val="20"/>
              </w:rPr>
              <w:t>의하면</w:t>
            </w:r>
            <w:r w:rsidR="00265BA6">
              <w:rPr>
                <w:rFonts w:hint="eastAsia"/>
                <w:color w:val="000000" w:themeColor="text1"/>
                <w:sz w:val="20"/>
                <w:szCs w:val="20"/>
              </w:rPr>
              <w:t>,</w:t>
            </w:r>
            <w:r w:rsidRPr="007C4673">
              <w:rPr>
                <w:rFonts w:hint="eastAsia"/>
                <w:color w:val="000000" w:themeColor="text1"/>
                <w:sz w:val="20"/>
                <w:szCs w:val="20"/>
              </w:rPr>
              <w:t xml:space="preserve"> </w:t>
            </w:r>
            <w:r w:rsidRPr="007C4673">
              <w:rPr>
                <w:rFonts w:hint="eastAsia"/>
                <w:color w:val="000000" w:themeColor="text1"/>
                <w:sz w:val="20"/>
                <w:szCs w:val="20"/>
              </w:rPr>
              <w:t>대상회사는</w:t>
            </w:r>
            <w:r w:rsidRPr="007C4673">
              <w:rPr>
                <w:rFonts w:hint="eastAsia"/>
                <w:color w:val="000000" w:themeColor="text1"/>
                <w:sz w:val="20"/>
                <w:szCs w:val="20"/>
              </w:rPr>
              <w:t xml:space="preserve"> </w:t>
            </w:r>
            <w:r w:rsidRPr="007C4673">
              <w:rPr>
                <w:rFonts w:hint="eastAsia"/>
                <w:color w:val="000000" w:themeColor="text1"/>
                <w:sz w:val="20"/>
                <w:szCs w:val="20"/>
              </w:rPr>
              <w:t>근로자에게</w:t>
            </w:r>
            <w:r w:rsidRPr="007C4673">
              <w:rPr>
                <w:rFonts w:hint="eastAsia"/>
                <w:color w:val="000000" w:themeColor="text1"/>
                <w:sz w:val="20"/>
                <w:szCs w:val="20"/>
              </w:rPr>
              <w:t xml:space="preserve"> </w:t>
            </w:r>
            <w:r w:rsidRPr="007C4673">
              <w:rPr>
                <w:rFonts w:hint="eastAsia"/>
                <w:color w:val="000000" w:themeColor="text1"/>
                <w:sz w:val="20"/>
                <w:szCs w:val="20"/>
              </w:rPr>
              <w:t>실제</w:t>
            </w:r>
            <w:r w:rsidRPr="007C4673">
              <w:rPr>
                <w:rFonts w:hint="eastAsia"/>
                <w:color w:val="000000" w:themeColor="text1"/>
                <w:sz w:val="20"/>
                <w:szCs w:val="20"/>
              </w:rPr>
              <w:t xml:space="preserve"> </w:t>
            </w:r>
            <w:r w:rsidRPr="007C4673">
              <w:rPr>
                <w:rFonts w:hint="eastAsia"/>
                <w:color w:val="000000" w:themeColor="text1"/>
                <w:sz w:val="20"/>
                <w:szCs w:val="20"/>
              </w:rPr>
              <w:t>발생한</w:t>
            </w:r>
            <w:r w:rsidRPr="007C4673">
              <w:rPr>
                <w:rFonts w:hint="eastAsia"/>
                <w:color w:val="000000" w:themeColor="text1"/>
                <w:sz w:val="20"/>
                <w:szCs w:val="20"/>
              </w:rPr>
              <w:t xml:space="preserve"> </w:t>
            </w:r>
            <w:r w:rsidRPr="007C4673">
              <w:rPr>
                <w:rFonts w:hint="eastAsia"/>
                <w:color w:val="000000" w:themeColor="text1"/>
                <w:sz w:val="20"/>
                <w:szCs w:val="20"/>
              </w:rPr>
              <w:t>연장·야간·휴일근로에</w:t>
            </w:r>
            <w:r w:rsidRPr="007C4673">
              <w:rPr>
                <w:rFonts w:hint="eastAsia"/>
                <w:color w:val="000000" w:themeColor="text1"/>
                <w:sz w:val="20"/>
                <w:szCs w:val="20"/>
              </w:rPr>
              <w:t xml:space="preserve"> </w:t>
            </w:r>
            <w:r w:rsidRPr="007C4673">
              <w:rPr>
                <w:rFonts w:hint="eastAsia"/>
                <w:color w:val="000000" w:themeColor="text1"/>
                <w:sz w:val="20"/>
                <w:szCs w:val="20"/>
              </w:rPr>
              <w:t>대하여</w:t>
            </w:r>
            <w:r w:rsidRPr="007C4673">
              <w:rPr>
                <w:rFonts w:hint="eastAsia"/>
                <w:color w:val="000000" w:themeColor="text1"/>
                <w:sz w:val="20"/>
                <w:szCs w:val="20"/>
              </w:rPr>
              <w:t xml:space="preserve"> </w:t>
            </w:r>
            <w:r w:rsidRPr="007C4673">
              <w:rPr>
                <w:rFonts w:hint="eastAsia"/>
                <w:color w:val="000000" w:themeColor="text1"/>
                <w:sz w:val="20"/>
                <w:szCs w:val="20"/>
              </w:rPr>
              <w:t>통상임금의</w:t>
            </w:r>
            <w:r w:rsidRPr="007C4673">
              <w:rPr>
                <w:rFonts w:hint="eastAsia"/>
                <w:color w:val="000000" w:themeColor="text1"/>
                <w:sz w:val="20"/>
                <w:szCs w:val="20"/>
              </w:rPr>
              <w:t xml:space="preserve"> 50% </w:t>
            </w:r>
            <w:r w:rsidRPr="007C4673">
              <w:rPr>
                <w:rFonts w:hint="eastAsia"/>
                <w:color w:val="000000" w:themeColor="text1"/>
                <w:sz w:val="20"/>
                <w:szCs w:val="20"/>
              </w:rPr>
              <w:t>이상을</w:t>
            </w:r>
            <w:r w:rsidRPr="007C4673">
              <w:rPr>
                <w:rFonts w:hint="eastAsia"/>
                <w:color w:val="000000" w:themeColor="text1"/>
                <w:sz w:val="20"/>
                <w:szCs w:val="20"/>
              </w:rPr>
              <w:t xml:space="preserve"> </w:t>
            </w:r>
            <w:r w:rsidRPr="007C4673">
              <w:rPr>
                <w:rFonts w:hint="eastAsia"/>
                <w:color w:val="000000" w:themeColor="text1"/>
                <w:sz w:val="20"/>
                <w:szCs w:val="20"/>
              </w:rPr>
              <w:t>가산하여</w:t>
            </w:r>
            <w:r w:rsidRPr="007C4673">
              <w:rPr>
                <w:rFonts w:hint="eastAsia"/>
                <w:color w:val="000000" w:themeColor="text1"/>
                <w:sz w:val="20"/>
                <w:szCs w:val="20"/>
              </w:rPr>
              <w:t xml:space="preserve"> </w:t>
            </w:r>
            <w:r w:rsidRPr="007C4673">
              <w:rPr>
                <w:rFonts w:hint="eastAsia"/>
                <w:color w:val="000000" w:themeColor="text1"/>
                <w:sz w:val="20"/>
                <w:szCs w:val="20"/>
              </w:rPr>
              <w:t>지급하여야</w:t>
            </w:r>
            <w:r w:rsidRPr="007C4673">
              <w:rPr>
                <w:rFonts w:hint="eastAsia"/>
                <w:color w:val="000000" w:themeColor="text1"/>
                <w:sz w:val="20"/>
                <w:szCs w:val="20"/>
              </w:rPr>
              <w:t xml:space="preserve"> </w:t>
            </w:r>
            <w:r w:rsidR="00265BA6">
              <w:rPr>
                <w:rFonts w:hint="eastAsia"/>
                <w:color w:val="000000" w:themeColor="text1"/>
                <w:sz w:val="20"/>
                <w:szCs w:val="20"/>
              </w:rPr>
              <w:t>함</w:t>
            </w:r>
            <w:r w:rsidR="00265BA6">
              <w:rPr>
                <w:rFonts w:hint="eastAsia"/>
                <w:color w:val="000000" w:themeColor="text1"/>
                <w:sz w:val="20"/>
                <w:szCs w:val="20"/>
              </w:rPr>
              <w:t>.</w:t>
            </w:r>
            <w:r w:rsidRPr="007C4673">
              <w:rPr>
                <w:rFonts w:hint="eastAsia"/>
                <w:color w:val="000000" w:themeColor="text1"/>
                <w:sz w:val="20"/>
                <w:szCs w:val="20"/>
              </w:rPr>
              <w:t xml:space="preserve"> </w:t>
            </w:r>
            <w:r w:rsidRPr="007C4673">
              <w:rPr>
                <w:rFonts w:hint="eastAsia"/>
                <w:color w:val="000000" w:themeColor="text1"/>
                <w:sz w:val="20"/>
                <w:szCs w:val="20"/>
              </w:rPr>
              <w:t>취업규칙</w:t>
            </w:r>
            <w:r w:rsidRPr="007C4673">
              <w:rPr>
                <w:rFonts w:hint="eastAsia"/>
                <w:color w:val="000000" w:themeColor="text1"/>
                <w:sz w:val="20"/>
                <w:szCs w:val="20"/>
              </w:rPr>
              <w:t xml:space="preserve"> </w:t>
            </w:r>
            <w:r w:rsidR="00E759D0">
              <w:rPr>
                <w:rFonts w:hint="eastAsia"/>
                <w:color w:val="000000" w:themeColor="text1"/>
                <w:sz w:val="20"/>
                <w:szCs w:val="20"/>
              </w:rPr>
              <w:t>제</w:t>
            </w:r>
            <w:r w:rsidR="00E759D0">
              <w:rPr>
                <w:rFonts w:hint="eastAsia"/>
                <w:color w:val="000000" w:themeColor="text1"/>
                <w:sz w:val="20"/>
                <w:szCs w:val="20"/>
              </w:rPr>
              <w:t>29</w:t>
            </w:r>
            <w:r w:rsidR="00E759D0">
              <w:rPr>
                <w:rFonts w:hint="eastAsia"/>
                <w:color w:val="000000" w:themeColor="text1"/>
                <w:sz w:val="20"/>
                <w:szCs w:val="20"/>
              </w:rPr>
              <w:t>조</w:t>
            </w:r>
            <w:r w:rsidR="00E759D0">
              <w:rPr>
                <w:rFonts w:hint="eastAsia"/>
                <w:color w:val="000000" w:themeColor="text1"/>
                <w:sz w:val="20"/>
                <w:szCs w:val="20"/>
              </w:rPr>
              <w:t xml:space="preserve">, </w:t>
            </w:r>
            <w:r w:rsidR="00E759D0">
              <w:rPr>
                <w:rFonts w:hint="eastAsia"/>
                <w:color w:val="000000" w:themeColor="text1"/>
                <w:sz w:val="20"/>
                <w:szCs w:val="20"/>
              </w:rPr>
              <w:t>제</w:t>
            </w:r>
            <w:r w:rsidR="00E759D0">
              <w:rPr>
                <w:rFonts w:hint="eastAsia"/>
                <w:color w:val="000000" w:themeColor="text1"/>
                <w:sz w:val="20"/>
                <w:szCs w:val="20"/>
              </w:rPr>
              <w:t>30</w:t>
            </w:r>
            <w:r w:rsidR="00E759D0">
              <w:rPr>
                <w:rFonts w:hint="eastAsia"/>
                <w:color w:val="000000" w:themeColor="text1"/>
                <w:sz w:val="20"/>
                <w:szCs w:val="20"/>
              </w:rPr>
              <w:t>조</w:t>
            </w:r>
            <w:r w:rsidR="00E759D0">
              <w:rPr>
                <w:rFonts w:hint="eastAsia"/>
                <w:color w:val="000000" w:themeColor="text1"/>
                <w:sz w:val="20"/>
                <w:szCs w:val="20"/>
              </w:rPr>
              <w:t xml:space="preserve"> </w:t>
            </w:r>
            <w:r w:rsidRPr="007C4673">
              <w:rPr>
                <w:rFonts w:hint="eastAsia"/>
                <w:color w:val="000000" w:themeColor="text1"/>
                <w:sz w:val="20"/>
                <w:szCs w:val="20"/>
              </w:rPr>
              <w:t>또한</w:t>
            </w:r>
            <w:r w:rsidRPr="007C4673">
              <w:rPr>
                <w:rFonts w:hint="eastAsia"/>
                <w:color w:val="000000" w:themeColor="text1"/>
                <w:sz w:val="20"/>
                <w:szCs w:val="20"/>
              </w:rPr>
              <w:t xml:space="preserve"> </w:t>
            </w:r>
            <w:r w:rsidRPr="007C4673">
              <w:rPr>
                <w:rFonts w:hint="eastAsia"/>
                <w:color w:val="000000" w:themeColor="text1"/>
                <w:sz w:val="20"/>
                <w:szCs w:val="20"/>
              </w:rPr>
              <w:t>이와</w:t>
            </w:r>
            <w:r w:rsidRPr="007C4673">
              <w:rPr>
                <w:rFonts w:hint="eastAsia"/>
                <w:color w:val="000000" w:themeColor="text1"/>
                <w:sz w:val="20"/>
                <w:szCs w:val="20"/>
              </w:rPr>
              <w:t xml:space="preserve"> </w:t>
            </w:r>
            <w:r w:rsidRPr="007C4673">
              <w:rPr>
                <w:rFonts w:hint="eastAsia"/>
                <w:color w:val="000000" w:themeColor="text1"/>
                <w:sz w:val="20"/>
                <w:szCs w:val="20"/>
              </w:rPr>
              <w:t>같이</w:t>
            </w:r>
            <w:r w:rsidRPr="007C4673">
              <w:rPr>
                <w:rFonts w:hint="eastAsia"/>
                <w:color w:val="000000" w:themeColor="text1"/>
                <w:sz w:val="20"/>
                <w:szCs w:val="20"/>
              </w:rPr>
              <w:t xml:space="preserve"> </w:t>
            </w:r>
            <w:r w:rsidRPr="007C4673">
              <w:rPr>
                <w:rFonts w:hint="eastAsia"/>
                <w:color w:val="000000" w:themeColor="text1"/>
                <w:sz w:val="20"/>
                <w:szCs w:val="20"/>
              </w:rPr>
              <w:t>시간외수당</w:t>
            </w:r>
            <w:r w:rsidR="005C2FF5">
              <w:rPr>
                <w:rFonts w:hint="eastAsia"/>
                <w:color w:val="000000" w:themeColor="text1"/>
                <w:sz w:val="20"/>
                <w:szCs w:val="20"/>
              </w:rPr>
              <w:t xml:space="preserve"> </w:t>
            </w:r>
            <w:r w:rsidR="005C2FF5">
              <w:rPr>
                <w:rFonts w:hint="eastAsia"/>
                <w:color w:val="000000" w:themeColor="text1"/>
                <w:sz w:val="20"/>
                <w:szCs w:val="20"/>
              </w:rPr>
              <w:t>또는</w:t>
            </w:r>
            <w:r w:rsidR="005C2FF5">
              <w:rPr>
                <w:rFonts w:hint="eastAsia"/>
                <w:color w:val="000000" w:themeColor="text1"/>
                <w:sz w:val="20"/>
                <w:szCs w:val="20"/>
              </w:rPr>
              <w:t xml:space="preserve"> </w:t>
            </w:r>
            <w:r w:rsidR="005C2FF5">
              <w:rPr>
                <w:rFonts w:hint="eastAsia"/>
                <w:color w:val="000000" w:themeColor="text1"/>
                <w:sz w:val="20"/>
                <w:szCs w:val="20"/>
              </w:rPr>
              <w:t>이에</w:t>
            </w:r>
            <w:r w:rsidR="005C2FF5">
              <w:rPr>
                <w:rFonts w:hint="eastAsia"/>
                <w:color w:val="000000" w:themeColor="text1"/>
                <w:sz w:val="20"/>
                <w:szCs w:val="20"/>
              </w:rPr>
              <w:t xml:space="preserve"> </w:t>
            </w:r>
            <w:r w:rsidR="005C2FF5">
              <w:rPr>
                <w:rFonts w:hint="eastAsia"/>
                <w:color w:val="000000" w:themeColor="text1"/>
                <w:sz w:val="20"/>
                <w:szCs w:val="20"/>
              </w:rPr>
              <w:t>갈음하는</w:t>
            </w:r>
            <w:r w:rsidR="005C2FF5">
              <w:rPr>
                <w:rFonts w:hint="eastAsia"/>
                <w:color w:val="000000" w:themeColor="text1"/>
                <w:sz w:val="20"/>
                <w:szCs w:val="20"/>
              </w:rPr>
              <w:t xml:space="preserve"> </w:t>
            </w:r>
            <w:r w:rsidR="005C2FF5">
              <w:rPr>
                <w:rFonts w:hint="eastAsia"/>
                <w:color w:val="000000" w:themeColor="text1"/>
                <w:sz w:val="20"/>
                <w:szCs w:val="20"/>
              </w:rPr>
              <w:t>휴가를</w:t>
            </w:r>
            <w:r w:rsidRPr="007C4673">
              <w:rPr>
                <w:rFonts w:hint="eastAsia"/>
                <w:color w:val="000000" w:themeColor="text1"/>
                <w:sz w:val="20"/>
                <w:szCs w:val="20"/>
              </w:rPr>
              <w:t xml:space="preserve"> </w:t>
            </w:r>
            <w:r w:rsidRPr="007C4673">
              <w:rPr>
                <w:rFonts w:hint="eastAsia"/>
                <w:color w:val="000000" w:themeColor="text1"/>
                <w:sz w:val="20"/>
                <w:szCs w:val="20"/>
              </w:rPr>
              <w:t>지급하는</w:t>
            </w:r>
            <w:r w:rsidRPr="007C4673">
              <w:rPr>
                <w:rFonts w:hint="eastAsia"/>
                <w:color w:val="000000" w:themeColor="text1"/>
                <w:sz w:val="20"/>
                <w:szCs w:val="20"/>
              </w:rPr>
              <w:t xml:space="preserve"> </w:t>
            </w:r>
            <w:r w:rsidRPr="007C4673">
              <w:rPr>
                <w:rFonts w:hint="eastAsia"/>
                <w:color w:val="000000" w:themeColor="text1"/>
                <w:sz w:val="20"/>
                <w:szCs w:val="20"/>
              </w:rPr>
              <w:t>것으로</w:t>
            </w:r>
            <w:r w:rsidRPr="007C4673">
              <w:rPr>
                <w:rFonts w:hint="eastAsia"/>
                <w:color w:val="000000" w:themeColor="text1"/>
                <w:sz w:val="20"/>
                <w:szCs w:val="20"/>
              </w:rPr>
              <w:t xml:space="preserve"> </w:t>
            </w:r>
            <w:r w:rsidRPr="007C4673">
              <w:rPr>
                <w:rFonts w:hint="eastAsia"/>
                <w:color w:val="000000" w:themeColor="text1"/>
                <w:sz w:val="20"/>
                <w:szCs w:val="20"/>
              </w:rPr>
              <w:t>규정하고</w:t>
            </w:r>
            <w:r w:rsidRPr="007C4673">
              <w:rPr>
                <w:rFonts w:hint="eastAsia"/>
                <w:color w:val="000000" w:themeColor="text1"/>
                <w:sz w:val="20"/>
                <w:szCs w:val="20"/>
              </w:rPr>
              <w:t xml:space="preserve"> </w:t>
            </w:r>
            <w:r w:rsidRPr="007C4673">
              <w:rPr>
                <w:rFonts w:hint="eastAsia"/>
                <w:color w:val="000000" w:themeColor="text1"/>
                <w:sz w:val="20"/>
                <w:szCs w:val="20"/>
              </w:rPr>
              <w:t>있음</w:t>
            </w:r>
            <w:r w:rsidRPr="007C4673">
              <w:rPr>
                <w:rFonts w:hint="eastAsia"/>
                <w:color w:val="000000" w:themeColor="text1"/>
                <w:sz w:val="20"/>
                <w:szCs w:val="20"/>
              </w:rPr>
              <w:t>.</w:t>
            </w:r>
          </w:p>
          <w:p w14:paraId="09C7325D" w14:textId="77777777" w:rsidR="00EE1610" w:rsidRDefault="007C4673" w:rsidP="007C4673">
            <w:pPr>
              <w:pStyle w:val="1"/>
              <w:rPr>
                <w:color w:val="000000" w:themeColor="text1"/>
                <w:sz w:val="20"/>
                <w:szCs w:val="20"/>
              </w:rPr>
            </w:pPr>
            <w:r w:rsidRPr="007C4673">
              <w:rPr>
                <w:rFonts w:hint="eastAsia"/>
                <w:color w:val="000000" w:themeColor="text1"/>
                <w:sz w:val="20"/>
                <w:szCs w:val="20"/>
              </w:rPr>
              <w:t>포괄임금제의</w:t>
            </w:r>
            <w:r w:rsidRPr="007C4673">
              <w:rPr>
                <w:rFonts w:hint="eastAsia"/>
                <w:color w:val="000000" w:themeColor="text1"/>
                <w:sz w:val="20"/>
                <w:szCs w:val="20"/>
              </w:rPr>
              <w:t xml:space="preserve"> </w:t>
            </w:r>
            <w:r w:rsidRPr="007C4673">
              <w:rPr>
                <w:rFonts w:hint="eastAsia"/>
                <w:color w:val="000000" w:themeColor="text1"/>
                <w:sz w:val="20"/>
                <w:szCs w:val="20"/>
              </w:rPr>
              <w:t>유효성이</w:t>
            </w:r>
            <w:r w:rsidRPr="007C4673">
              <w:rPr>
                <w:rFonts w:hint="eastAsia"/>
                <w:color w:val="000000" w:themeColor="text1"/>
                <w:sz w:val="20"/>
                <w:szCs w:val="20"/>
              </w:rPr>
              <w:t xml:space="preserve"> </w:t>
            </w:r>
            <w:r w:rsidRPr="007C4673">
              <w:rPr>
                <w:rFonts w:hint="eastAsia"/>
                <w:color w:val="000000" w:themeColor="text1"/>
                <w:sz w:val="20"/>
                <w:szCs w:val="20"/>
              </w:rPr>
              <w:t>인정되기</w:t>
            </w:r>
            <w:r w:rsidRPr="007C4673">
              <w:rPr>
                <w:rFonts w:hint="eastAsia"/>
                <w:color w:val="000000" w:themeColor="text1"/>
                <w:sz w:val="20"/>
                <w:szCs w:val="20"/>
              </w:rPr>
              <w:t xml:space="preserve"> </w:t>
            </w:r>
            <w:r w:rsidRPr="007C4673">
              <w:rPr>
                <w:rFonts w:hint="eastAsia"/>
                <w:color w:val="000000" w:themeColor="text1"/>
                <w:sz w:val="20"/>
                <w:szCs w:val="20"/>
              </w:rPr>
              <w:t>위해서는</w:t>
            </w:r>
            <w:r w:rsidRPr="007C4673">
              <w:rPr>
                <w:rFonts w:hint="eastAsia"/>
                <w:color w:val="000000" w:themeColor="text1"/>
                <w:sz w:val="20"/>
                <w:szCs w:val="20"/>
              </w:rPr>
              <w:t xml:space="preserve"> </w:t>
            </w:r>
            <w:r w:rsidRPr="007C4673">
              <w:rPr>
                <w:rFonts w:hint="eastAsia"/>
                <w:color w:val="000000" w:themeColor="text1"/>
                <w:sz w:val="20"/>
                <w:szCs w:val="20"/>
              </w:rPr>
              <w:t>①</w:t>
            </w:r>
            <w:r w:rsidRPr="007C4673">
              <w:rPr>
                <w:rFonts w:hint="eastAsia"/>
                <w:color w:val="000000" w:themeColor="text1"/>
                <w:sz w:val="20"/>
                <w:szCs w:val="20"/>
              </w:rPr>
              <w:t xml:space="preserve"> </w:t>
            </w:r>
            <w:r w:rsidRPr="007C4673">
              <w:rPr>
                <w:rFonts w:hint="eastAsia"/>
                <w:color w:val="000000" w:themeColor="text1"/>
                <w:sz w:val="20"/>
                <w:szCs w:val="20"/>
              </w:rPr>
              <w:t>업무의</w:t>
            </w:r>
            <w:r w:rsidRPr="007C4673">
              <w:rPr>
                <w:rFonts w:hint="eastAsia"/>
                <w:color w:val="000000" w:themeColor="text1"/>
                <w:sz w:val="20"/>
                <w:szCs w:val="20"/>
              </w:rPr>
              <w:t xml:space="preserve"> </w:t>
            </w:r>
            <w:r w:rsidRPr="007C4673">
              <w:rPr>
                <w:rFonts w:hint="eastAsia"/>
                <w:color w:val="000000" w:themeColor="text1"/>
                <w:sz w:val="20"/>
                <w:szCs w:val="20"/>
              </w:rPr>
              <w:t>성질상</w:t>
            </w:r>
            <w:r w:rsidRPr="007C4673">
              <w:rPr>
                <w:rFonts w:hint="eastAsia"/>
                <w:color w:val="000000" w:themeColor="text1"/>
                <w:sz w:val="20"/>
                <w:szCs w:val="20"/>
              </w:rPr>
              <w:t xml:space="preserve"> </w:t>
            </w:r>
            <w:r w:rsidRPr="007C4673">
              <w:rPr>
                <w:rFonts w:hint="eastAsia"/>
                <w:color w:val="000000" w:themeColor="text1"/>
                <w:sz w:val="20"/>
                <w:szCs w:val="20"/>
              </w:rPr>
              <w:t>근로시간이</w:t>
            </w:r>
            <w:r w:rsidRPr="007C4673">
              <w:rPr>
                <w:rFonts w:hint="eastAsia"/>
                <w:color w:val="000000" w:themeColor="text1"/>
                <w:sz w:val="20"/>
                <w:szCs w:val="20"/>
              </w:rPr>
              <w:t xml:space="preserve"> </w:t>
            </w:r>
            <w:r w:rsidRPr="007C4673">
              <w:rPr>
                <w:rFonts w:hint="eastAsia"/>
                <w:color w:val="000000" w:themeColor="text1"/>
                <w:sz w:val="20"/>
                <w:szCs w:val="20"/>
              </w:rPr>
              <w:t>불규칙하거나</w:t>
            </w:r>
            <w:r w:rsidRPr="007C4673">
              <w:rPr>
                <w:rFonts w:hint="eastAsia"/>
                <w:color w:val="000000" w:themeColor="text1"/>
                <w:sz w:val="20"/>
                <w:szCs w:val="20"/>
              </w:rPr>
              <w:t xml:space="preserve"> </w:t>
            </w:r>
            <w:r w:rsidRPr="007C4673">
              <w:rPr>
                <w:rFonts w:hint="eastAsia"/>
                <w:color w:val="000000" w:themeColor="text1"/>
                <w:sz w:val="20"/>
                <w:szCs w:val="20"/>
              </w:rPr>
              <w:t>근로형태의</w:t>
            </w:r>
            <w:r w:rsidRPr="007C4673">
              <w:rPr>
                <w:rFonts w:hint="eastAsia"/>
                <w:color w:val="000000" w:themeColor="text1"/>
                <w:sz w:val="20"/>
                <w:szCs w:val="20"/>
              </w:rPr>
              <w:t xml:space="preserve"> </w:t>
            </w:r>
            <w:r w:rsidRPr="007C4673">
              <w:rPr>
                <w:rFonts w:hint="eastAsia"/>
                <w:color w:val="000000" w:themeColor="text1"/>
                <w:sz w:val="20"/>
                <w:szCs w:val="20"/>
              </w:rPr>
              <w:t>특수성</w:t>
            </w:r>
            <w:r w:rsidRPr="007C4673">
              <w:rPr>
                <w:rFonts w:hint="eastAsia"/>
                <w:color w:val="000000" w:themeColor="text1"/>
                <w:sz w:val="20"/>
                <w:szCs w:val="20"/>
              </w:rPr>
              <w:t xml:space="preserve"> </w:t>
            </w:r>
            <w:r w:rsidRPr="007C4673">
              <w:rPr>
                <w:rFonts w:hint="eastAsia"/>
                <w:color w:val="000000" w:themeColor="text1"/>
                <w:sz w:val="20"/>
                <w:szCs w:val="20"/>
              </w:rPr>
              <w:t>때문에</w:t>
            </w:r>
            <w:r w:rsidRPr="007C4673">
              <w:rPr>
                <w:rFonts w:hint="eastAsia"/>
                <w:color w:val="000000" w:themeColor="text1"/>
                <w:sz w:val="20"/>
                <w:szCs w:val="20"/>
              </w:rPr>
              <w:t xml:space="preserve"> </w:t>
            </w:r>
            <w:r w:rsidRPr="007C4673">
              <w:rPr>
                <w:rFonts w:hint="eastAsia"/>
                <w:color w:val="000000" w:themeColor="text1"/>
                <w:sz w:val="20"/>
                <w:szCs w:val="20"/>
              </w:rPr>
              <w:t>실제</w:t>
            </w:r>
            <w:r w:rsidRPr="007C4673">
              <w:rPr>
                <w:rFonts w:hint="eastAsia"/>
                <w:color w:val="000000" w:themeColor="text1"/>
                <w:sz w:val="20"/>
                <w:szCs w:val="20"/>
              </w:rPr>
              <w:t xml:space="preserve"> </w:t>
            </w:r>
            <w:r w:rsidRPr="007C4673">
              <w:rPr>
                <w:rFonts w:hint="eastAsia"/>
                <w:color w:val="000000" w:themeColor="text1"/>
                <w:sz w:val="20"/>
                <w:szCs w:val="20"/>
              </w:rPr>
              <w:t>근로시간을</w:t>
            </w:r>
            <w:r w:rsidRPr="007C4673">
              <w:rPr>
                <w:rFonts w:hint="eastAsia"/>
                <w:color w:val="000000" w:themeColor="text1"/>
                <w:sz w:val="20"/>
                <w:szCs w:val="20"/>
              </w:rPr>
              <w:t xml:space="preserve"> </w:t>
            </w:r>
            <w:r w:rsidRPr="007C4673">
              <w:rPr>
                <w:rFonts w:hint="eastAsia"/>
                <w:color w:val="000000" w:themeColor="text1"/>
                <w:sz w:val="20"/>
                <w:szCs w:val="20"/>
              </w:rPr>
              <w:t>정확하게</w:t>
            </w:r>
            <w:r w:rsidRPr="007C4673">
              <w:rPr>
                <w:rFonts w:hint="eastAsia"/>
                <w:color w:val="000000" w:themeColor="text1"/>
                <w:sz w:val="20"/>
                <w:szCs w:val="20"/>
              </w:rPr>
              <w:t xml:space="preserve"> </w:t>
            </w:r>
            <w:r w:rsidRPr="007C4673">
              <w:rPr>
                <w:rFonts w:hint="eastAsia"/>
                <w:color w:val="000000" w:themeColor="text1"/>
                <w:sz w:val="20"/>
                <w:szCs w:val="20"/>
              </w:rPr>
              <w:t>산정하는</w:t>
            </w:r>
            <w:r w:rsidRPr="007C4673">
              <w:rPr>
                <w:rFonts w:hint="eastAsia"/>
                <w:color w:val="000000" w:themeColor="text1"/>
                <w:sz w:val="20"/>
                <w:szCs w:val="20"/>
              </w:rPr>
              <w:t xml:space="preserve"> </w:t>
            </w:r>
            <w:r w:rsidRPr="007C4673">
              <w:rPr>
                <w:rFonts w:hint="eastAsia"/>
                <w:color w:val="000000" w:themeColor="text1"/>
                <w:sz w:val="20"/>
                <w:szCs w:val="20"/>
              </w:rPr>
              <w:t>것이</w:t>
            </w:r>
            <w:r w:rsidRPr="007C4673">
              <w:rPr>
                <w:rFonts w:hint="eastAsia"/>
                <w:color w:val="000000" w:themeColor="text1"/>
                <w:sz w:val="20"/>
                <w:szCs w:val="20"/>
              </w:rPr>
              <w:t xml:space="preserve"> </w:t>
            </w:r>
            <w:r w:rsidRPr="007C4673">
              <w:rPr>
                <w:rFonts w:hint="eastAsia"/>
                <w:color w:val="000000" w:themeColor="text1"/>
                <w:sz w:val="20"/>
                <w:szCs w:val="20"/>
              </w:rPr>
              <w:t>곤란할</w:t>
            </w:r>
            <w:r w:rsidRPr="007C4673">
              <w:rPr>
                <w:rFonts w:hint="eastAsia"/>
                <w:color w:val="000000" w:themeColor="text1"/>
                <w:sz w:val="20"/>
                <w:szCs w:val="20"/>
              </w:rPr>
              <w:t xml:space="preserve"> </w:t>
            </w:r>
            <w:r w:rsidRPr="007C4673">
              <w:rPr>
                <w:rFonts w:hint="eastAsia"/>
                <w:color w:val="000000" w:themeColor="text1"/>
                <w:sz w:val="20"/>
                <w:szCs w:val="20"/>
              </w:rPr>
              <w:t>것</w:t>
            </w:r>
            <w:r w:rsidRPr="007C4673">
              <w:rPr>
                <w:rFonts w:hint="eastAsia"/>
                <w:color w:val="000000" w:themeColor="text1"/>
                <w:sz w:val="20"/>
                <w:szCs w:val="20"/>
              </w:rPr>
              <w:t xml:space="preserve">, </w:t>
            </w:r>
            <w:r w:rsidRPr="007C4673">
              <w:rPr>
                <w:rFonts w:hint="eastAsia"/>
                <w:color w:val="000000" w:themeColor="text1"/>
                <w:sz w:val="20"/>
                <w:szCs w:val="20"/>
              </w:rPr>
              <w:t>②</w:t>
            </w:r>
            <w:r w:rsidRPr="007C4673">
              <w:rPr>
                <w:rFonts w:hint="eastAsia"/>
                <w:color w:val="000000" w:themeColor="text1"/>
                <w:sz w:val="20"/>
                <w:szCs w:val="20"/>
              </w:rPr>
              <w:t xml:space="preserve"> </w:t>
            </w:r>
            <w:r w:rsidRPr="007C4673">
              <w:rPr>
                <w:rFonts w:hint="eastAsia"/>
                <w:color w:val="000000" w:themeColor="text1"/>
                <w:sz w:val="20"/>
                <w:szCs w:val="20"/>
              </w:rPr>
              <w:t>고정수당</w:t>
            </w:r>
            <w:r w:rsidRPr="007C4673">
              <w:rPr>
                <w:rFonts w:hint="eastAsia"/>
                <w:color w:val="000000" w:themeColor="text1"/>
                <w:sz w:val="20"/>
                <w:szCs w:val="20"/>
              </w:rPr>
              <w:t xml:space="preserve"> </w:t>
            </w:r>
            <w:r w:rsidRPr="007C4673">
              <w:rPr>
                <w:rFonts w:hint="eastAsia"/>
                <w:color w:val="000000" w:themeColor="text1"/>
                <w:sz w:val="20"/>
                <w:szCs w:val="20"/>
              </w:rPr>
              <w:t>지급에</w:t>
            </w:r>
            <w:r w:rsidRPr="007C4673">
              <w:rPr>
                <w:rFonts w:hint="eastAsia"/>
                <w:color w:val="000000" w:themeColor="text1"/>
                <w:sz w:val="20"/>
                <w:szCs w:val="20"/>
              </w:rPr>
              <w:t xml:space="preserve"> </w:t>
            </w:r>
            <w:r w:rsidRPr="007C4673">
              <w:rPr>
                <w:rFonts w:hint="eastAsia"/>
                <w:color w:val="000000" w:themeColor="text1"/>
                <w:sz w:val="20"/>
                <w:szCs w:val="20"/>
              </w:rPr>
              <w:t>대한</w:t>
            </w:r>
            <w:r w:rsidRPr="007C4673">
              <w:rPr>
                <w:rFonts w:hint="eastAsia"/>
                <w:color w:val="000000" w:themeColor="text1"/>
                <w:sz w:val="20"/>
                <w:szCs w:val="20"/>
              </w:rPr>
              <w:t xml:space="preserve"> </w:t>
            </w:r>
            <w:r w:rsidRPr="007C4673">
              <w:rPr>
                <w:rFonts w:hint="eastAsia"/>
                <w:color w:val="000000" w:themeColor="text1"/>
                <w:sz w:val="20"/>
                <w:szCs w:val="20"/>
              </w:rPr>
              <w:t>근로자의</w:t>
            </w:r>
            <w:r w:rsidRPr="007C4673">
              <w:rPr>
                <w:rFonts w:hint="eastAsia"/>
                <w:color w:val="000000" w:themeColor="text1"/>
                <w:sz w:val="20"/>
                <w:szCs w:val="20"/>
              </w:rPr>
              <w:t xml:space="preserve"> </w:t>
            </w:r>
            <w:r w:rsidRPr="007C4673">
              <w:rPr>
                <w:rFonts w:hint="eastAsia"/>
                <w:color w:val="000000" w:themeColor="text1"/>
                <w:sz w:val="20"/>
                <w:szCs w:val="20"/>
              </w:rPr>
              <w:t>동의가</w:t>
            </w:r>
            <w:r w:rsidRPr="007C4673">
              <w:rPr>
                <w:rFonts w:hint="eastAsia"/>
                <w:color w:val="000000" w:themeColor="text1"/>
                <w:sz w:val="20"/>
                <w:szCs w:val="20"/>
              </w:rPr>
              <w:t xml:space="preserve"> </w:t>
            </w:r>
            <w:r w:rsidRPr="007C4673">
              <w:rPr>
                <w:rFonts w:hint="eastAsia"/>
                <w:color w:val="000000" w:themeColor="text1"/>
                <w:sz w:val="20"/>
                <w:szCs w:val="20"/>
              </w:rPr>
              <w:t>있고</w:t>
            </w:r>
            <w:r w:rsidRPr="007C4673">
              <w:rPr>
                <w:rFonts w:hint="eastAsia"/>
                <w:color w:val="000000" w:themeColor="text1"/>
                <w:sz w:val="20"/>
                <w:szCs w:val="20"/>
              </w:rPr>
              <w:t xml:space="preserve"> </w:t>
            </w:r>
            <w:r w:rsidRPr="007C4673">
              <w:rPr>
                <w:rFonts w:hint="eastAsia"/>
                <w:color w:val="000000" w:themeColor="text1"/>
                <w:sz w:val="20"/>
                <w:szCs w:val="20"/>
              </w:rPr>
              <w:t>포괄임금제</w:t>
            </w:r>
            <w:r w:rsidRPr="007C4673">
              <w:rPr>
                <w:rFonts w:hint="eastAsia"/>
                <w:color w:val="000000" w:themeColor="text1"/>
                <w:sz w:val="20"/>
                <w:szCs w:val="20"/>
              </w:rPr>
              <w:t xml:space="preserve"> </w:t>
            </w:r>
            <w:r w:rsidRPr="007C4673">
              <w:rPr>
                <w:rFonts w:hint="eastAsia"/>
                <w:color w:val="000000" w:themeColor="text1"/>
                <w:sz w:val="20"/>
                <w:szCs w:val="20"/>
              </w:rPr>
              <w:t>시행으로</w:t>
            </w:r>
            <w:r w:rsidRPr="007C4673">
              <w:rPr>
                <w:rFonts w:hint="eastAsia"/>
                <w:color w:val="000000" w:themeColor="text1"/>
                <w:sz w:val="20"/>
                <w:szCs w:val="20"/>
              </w:rPr>
              <w:t xml:space="preserve"> </w:t>
            </w:r>
            <w:r w:rsidRPr="007C4673">
              <w:rPr>
                <w:rFonts w:hint="eastAsia"/>
                <w:color w:val="000000" w:themeColor="text1"/>
                <w:sz w:val="20"/>
                <w:szCs w:val="20"/>
              </w:rPr>
              <w:t>인하여</w:t>
            </w:r>
            <w:r w:rsidRPr="007C4673">
              <w:rPr>
                <w:rFonts w:hint="eastAsia"/>
                <w:color w:val="000000" w:themeColor="text1"/>
                <w:sz w:val="20"/>
                <w:szCs w:val="20"/>
              </w:rPr>
              <w:t xml:space="preserve"> </w:t>
            </w:r>
            <w:r w:rsidRPr="007C4673">
              <w:rPr>
                <w:rFonts w:hint="eastAsia"/>
                <w:color w:val="000000" w:themeColor="text1"/>
                <w:sz w:val="20"/>
                <w:szCs w:val="20"/>
              </w:rPr>
              <w:t>근로자에게</w:t>
            </w:r>
            <w:r w:rsidRPr="007C4673">
              <w:rPr>
                <w:rFonts w:hint="eastAsia"/>
                <w:color w:val="000000" w:themeColor="text1"/>
                <w:sz w:val="20"/>
                <w:szCs w:val="20"/>
              </w:rPr>
              <w:t xml:space="preserve"> </w:t>
            </w:r>
            <w:r w:rsidRPr="007C4673">
              <w:rPr>
                <w:rFonts w:hint="eastAsia"/>
                <w:color w:val="000000" w:themeColor="text1"/>
                <w:sz w:val="20"/>
                <w:szCs w:val="20"/>
              </w:rPr>
              <w:t>불이익이</w:t>
            </w:r>
            <w:r w:rsidRPr="007C4673">
              <w:rPr>
                <w:rFonts w:hint="eastAsia"/>
                <w:color w:val="000000" w:themeColor="text1"/>
                <w:sz w:val="20"/>
                <w:szCs w:val="20"/>
              </w:rPr>
              <w:t xml:space="preserve"> </w:t>
            </w:r>
            <w:r w:rsidRPr="007C4673">
              <w:rPr>
                <w:rFonts w:hint="eastAsia"/>
                <w:color w:val="000000" w:themeColor="text1"/>
                <w:sz w:val="20"/>
                <w:szCs w:val="20"/>
              </w:rPr>
              <w:t>없을</w:t>
            </w:r>
            <w:r w:rsidRPr="007C4673">
              <w:rPr>
                <w:rFonts w:hint="eastAsia"/>
                <w:color w:val="000000" w:themeColor="text1"/>
                <w:sz w:val="20"/>
                <w:szCs w:val="20"/>
              </w:rPr>
              <w:t xml:space="preserve"> </w:t>
            </w:r>
            <w:r w:rsidRPr="007C4673">
              <w:rPr>
                <w:rFonts w:hint="eastAsia"/>
                <w:color w:val="000000" w:themeColor="text1"/>
                <w:sz w:val="20"/>
                <w:szCs w:val="20"/>
              </w:rPr>
              <w:t>것</w:t>
            </w:r>
            <w:r w:rsidRPr="007C4673">
              <w:rPr>
                <w:rFonts w:hint="eastAsia"/>
                <w:color w:val="000000" w:themeColor="text1"/>
                <w:sz w:val="20"/>
                <w:szCs w:val="20"/>
              </w:rPr>
              <w:t xml:space="preserve">, </w:t>
            </w:r>
            <w:r w:rsidRPr="007C4673">
              <w:rPr>
                <w:rFonts w:hint="eastAsia"/>
                <w:color w:val="000000" w:themeColor="text1"/>
                <w:sz w:val="20"/>
                <w:szCs w:val="20"/>
              </w:rPr>
              <w:t>③</w:t>
            </w:r>
            <w:r w:rsidRPr="007C4673">
              <w:rPr>
                <w:rFonts w:hint="eastAsia"/>
                <w:color w:val="000000" w:themeColor="text1"/>
                <w:sz w:val="20"/>
                <w:szCs w:val="20"/>
              </w:rPr>
              <w:t xml:space="preserve"> </w:t>
            </w:r>
            <w:r w:rsidRPr="007C4673">
              <w:rPr>
                <w:rFonts w:hint="eastAsia"/>
                <w:color w:val="000000" w:themeColor="text1"/>
                <w:sz w:val="20"/>
                <w:szCs w:val="20"/>
              </w:rPr>
              <w:t>기타</w:t>
            </w:r>
            <w:r w:rsidRPr="007C4673">
              <w:rPr>
                <w:rFonts w:hint="eastAsia"/>
                <w:color w:val="000000" w:themeColor="text1"/>
                <w:sz w:val="20"/>
                <w:szCs w:val="20"/>
              </w:rPr>
              <w:t xml:space="preserve"> </w:t>
            </w:r>
            <w:r w:rsidRPr="007C4673">
              <w:rPr>
                <w:rFonts w:hint="eastAsia"/>
                <w:color w:val="000000" w:themeColor="text1"/>
                <w:sz w:val="20"/>
                <w:szCs w:val="20"/>
              </w:rPr>
              <w:t>제반</w:t>
            </w:r>
            <w:r w:rsidRPr="007C4673">
              <w:rPr>
                <w:rFonts w:hint="eastAsia"/>
                <w:color w:val="000000" w:themeColor="text1"/>
                <w:sz w:val="20"/>
                <w:szCs w:val="20"/>
              </w:rPr>
              <w:t xml:space="preserve"> </w:t>
            </w:r>
            <w:r w:rsidRPr="007C4673">
              <w:rPr>
                <w:rFonts w:hint="eastAsia"/>
                <w:color w:val="000000" w:themeColor="text1"/>
                <w:sz w:val="20"/>
                <w:szCs w:val="20"/>
              </w:rPr>
              <w:t>사정에</w:t>
            </w:r>
            <w:r w:rsidRPr="007C4673">
              <w:rPr>
                <w:rFonts w:hint="eastAsia"/>
                <w:color w:val="000000" w:themeColor="text1"/>
                <w:sz w:val="20"/>
                <w:szCs w:val="20"/>
              </w:rPr>
              <w:t xml:space="preserve"> </w:t>
            </w:r>
            <w:r w:rsidRPr="007C4673">
              <w:rPr>
                <w:rFonts w:hint="eastAsia"/>
                <w:color w:val="000000" w:themeColor="text1"/>
                <w:sz w:val="20"/>
                <w:szCs w:val="20"/>
              </w:rPr>
              <w:t>비추어</w:t>
            </w:r>
            <w:r w:rsidRPr="007C4673">
              <w:rPr>
                <w:rFonts w:hint="eastAsia"/>
                <w:color w:val="000000" w:themeColor="text1"/>
                <w:sz w:val="20"/>
                <w:szCs w:val="20"/>
              </w:rPr>
              <w:t xml:space="preserve"> </w:t>
            </w:r>
            <w:r w:rsidRPr="007C4673">
              <w:rPr>
                <w:rFonts w:hint="eastAsia"/>
                <w:color w:val="000000" w:themeColor="text1"/>
                <w:sz w:val="20"/>
                <w:szCs w:val="20"/>
              </w:rPr>
              <w:t>보아</w:t>
            </w:r>
            <w:r w:rsidRPr="007C4673">
              <w:rPr>
                <w:rFonts w:hint="eastAsia"/>
                <w:color w:val="000000" w:themeColor="text1"/>
                <w:sz w:val="20"/>
                <w:szCs w:val="20"/>
              </w:rPr>
              <w:t xml:space="preserve"> </w:t>
            </w:r>
            <w:r w:rsidRPr="007C4673">
              <w:rPr>
                <w:rFonts w:hint="eastAsia"/>
                <w:color w:val="000000" w:themeColor="text1"/>
                <w:sz w:val="20"/>
                <w:szCs w:val="20"/>
              </w:rPr>
              <w:t>포괄임금제</w:t>
            </w:r>
            <w:r w:rsidRPr="007C4673">
              <w:rPr>
                <w:rFonts w:hint="eastAsia"/>
                <w:color w:val="000000" w:themeColor="text1"/>
                <w:sz w:val="20"/>
                <w:szCs w:val="20"/>
              </w:rPr>
              <w:t xml:space="preserve"> </w:t>
            </w:r>
            <w:r w:rsidRPr="007C4673">
              <w:rPr>
                <w:rFonts w:hint="eastAsia"/>
                <w:color w:val="000000" w:themeColor="text1"/>
                <w:sz w:val="20"/>
                <w:szCs w:val="20"/>
              </w:rPr>
              <w:t>시행이</w:t>
            </w:r>
            <w:r w:rsidRPr="007C4673">
              <w:rPr>
                <w:rFonts w:hint="eastAsia"/>
                <w:color w:val="000000" w:themeColor="text1"/>
                <w:sz w:val="20"/>
                <w:szCs w:val="20"/>
              </w:rPr>
              <w:t xml:space="preserve"> </w:t>
            </w:r>
            <w:r w:rsidRPr="007C4673">
              <w:rPr>
                <w:rFonts w:hint="eastAsia"/>
                <w:color w:val="000000" w:themeColor="text1"/>
                <w:sz w:val="20"/>
                <w:szCs w:val="20"/>
              </w:rPr>
              <w:t>정당한</w:t>
            </w:r>
            <w:r w:rsidRPr="007C4673">
              <w:rPr>
                <w:rFonts w:hint="eastAsia"/>
                <w:color w:val="000000" w:themeColor="text1"/>
                <w:sz w:val="20"/>
                <w:szCs w:val="20"/>
              </w:rPr>
              <w:t xml:space="preserve"> </w:t>
            </w:r>
            <w:r w:rsidRPr="007C4673">
              <w:rPr>
                <w:rFonts w:hint="eastAsia"/>
                <w:color w:val="000000" w:themeColor="text1"/>
                <w:sz w:val="20"/>
                <w:szCs w:val="20"/>
              </w:rPr>
              <w:t>것으로</w:t>
            </w:r>
            <w:r w:rsidRPr="007C4673">
              <w:rPr>
                <w:rFonts w:hint="eastAsia"/>
                <w:color w:val="000000" w:themeColor="text1"/>
                <w:sz w:val="20"/>
                <w:szCs w:val="20"/>
              </w:rPr>
              <w:t xml:space="preserve"> </w:t>
            </w:r>
            <w:r w:rsidRPr="007C4673">
              <w:rPr>
                <w:rFonts w:hint="eastAsia"/>
                <w:color w:val="000000" w:themeColor="text1"/>
                <w:sz w:val="20"/>
                <w:szCs w:val="20"/>
              </w:rPr>
              <w:t>인정될</w:t>
            </w:r>
            <w:r w:rsidRPr="007C4673">
              <w:rPr>
                <w:rFonts w:hint="eastAsia"/>
                <w:color w:val="000000" w:themeColor="text1"/>
                <w:sz w:val="20"/>
                <w:szCs w:val="20"/>
              </w:rPr>
              <w:t xml:space="preserve"> </w:t>
            </w:r>
            <w:r w:rsidRPr="007C4673">
              <w:rPr>
                <w:rFonts w:hint="eastAsia"/>
                <w:color w:val="000000" w:themeColor="text1"/>
                <w:sz w:val="20"/>
                <w:szCs w:val="20"/>
              </w:rPr>
              <w:t>것</w:t>
            </w:r>
            <w:r w:rsidRPr="007C4673">
              <w:rPr>
                <w:rFonts w:hint="eastAsia"/>
                <w:color w:val="000000" w:themeColor="text1"/>
                <w:sz w:val="20"/>
                <w:szCs w:val="20"/>
              </w:rPr>
              <w:t xml:space="preserve"> </w:t>
            </w:r>
            <w:r w:rsidRPr="007C4673">
              <w:rPr>
                <w:rFonts w:hint="eastAsia"/>
                <w:color w:val="000000" w:themeColor="text1"/>
                <w:sz w:val="20"/>
                <w:szCs w:val="20"/>
              </w:rPr>
              <w:t>등의</w:t>
            </w:r>
            <w:r w:rsidRPr="007C4673">
              <w:rPr>
                <w:rFonts w:hint="eastAsia"/>
                <w:color w:val="000000" w:themeColor="text1"/>
                <w:sz w:val="20"/>
                <w:szCs w:val="20"/>
              </w:rPr>
              <w:t xml:space="preserve"> </w:t>
            </w:r>
            <w:r w:rsidRPr="007C4673">
              <w:rPr>
                <w:rFonts w:hint="eastAsia"/>
                <w:color w:val="000000" w:themeColor="text1"/>
                <w:sz w:val="20"/>
                <w:szCs w:val="20"/>
              </w:rPr>
              <w:t>요건이</w:t>
            </w:r>
            <w:r w:rsidRPr="007C4673">
              <w:rPr>
                <w:rFonts w:hint="eastAsia"/>
                <w:color w:val="000000" w:themeColor="text1"/>
                <w:sz w:val="20"/>
                <w:szCs w:val="20"/>
              </w:rPr>
              <w:t xml:space="preserve"> </w:t>
            </w:r>
            <w:r w:rsidRPr="007C4673">
              <w:rPr>
                <w:rFonts w:hint="eastAsia"/>
                <w:color w:val="000000" w:themeColor="text1"/>
                <w:sz w:val="20"/>
                <w:szCs w:val="20"/>
              </w:rPr>
              <w:t>충족되어야</w:t>
            </w:r>
            <w:r w:rsidRPr="007C4673">
              <w:rPr>
                <w:rFonts w:hint="eastAsia"/>
                <w:color w:val="000000" w:themeColor="text1"/>
                <w:sz w:val="20"/>
                <w:szCs w:val="20"/>
              </w:rPr>
              <w:t xml:space="preserve"> </w:t>
            </w:r>
            <w:r w:rsidRPr="007C4673">
              <w:rPr>
                <w:rFonts w:hint="eastAsia"/>
                <w:color w:val="000000" w:themeColor="text1"/>
                <w:sz w:val="20"/>
                <w:szCs w:val="20"/>
              </w:rPr>
              <w:t>함</w:t>
            </w:r>
            <w:r w:rsidRPr="007C4673">
              <w:rPr>
                <w:rFonts w:hint="eastAsia"/>
                <w:color w:val="000000" w:themeColor="text1"/>
                <w:sz w:val="20"/>
                <w:szCs w:val="20"/>
              </w:rPr>
              <w:t>(</w:t>
            </w:r>
            <w:r w:rsidRPr="007C4673">
              <w:rPr>
                <w:rFonts w:hint="eastAsia"/>
                <w:color w:val="000000" w:themeColor="text1"/>
                <w:sz w:val="20"/>
                <w:szCs w:val="20"/>
              </w:rPr>
              <w:t>대법원</w:t>
            </w:r>
            <w:r w:rsidRPr="007C4673">
              <w:rPr>
                <w:rFonts w:hint="eastAsia"/>
                <w:color w:val="000000" w:themeColor="text1"/>
                <w:sz w:val="20"/>
                <w:szCs w:val="20"/>
              </w:rPr>
              <w:t xml:space="preserve"> 2010. 5. 13. </w:t>
            </w:r>
            <w:r w:rsidRPr="007C4673">
              <w:rPr>
                <w:rFonts w:hint="eastAsia"/>
                <w:color w:val="000000" w:themeColor="text1"/>
                <w:sz w:val="20"/>
                <w:szCs w:val="20"/>
              </w:rPr>
              <w:t>선고</w:t>
            </w:r>
            <w:r w:rsidRPr="007C4673">
              <w:rPr>
                <w:rFonts w:hint="eastAsia"/>
                <w:color w:val="000000" w:themeColor="text1"/>
                <w:sz w:val="20"/>
                <w:szCs w:val="20"/>
              </w:rPr>
              <w:t xml:space="preserve"> 2008</w:t>
            </w:r>
            <w:r w:rsidRPr="007C4673">
              <w:rPr>
                <w:rFonts w:hint="eastAsia"/>
                <w:color w:val="000000" w:themeColor="text1"/>
                <w:sz w:val="20"/>
                <w:szCs w:val="20"/>
              </w:rPr>
              <w:t>다</w:t>
            </w:r>
            <w:r w:rsidRPr="007C4673">
              <w:rPr>
                <w:rFonts w:hint="eastAsia"/>
                <w:color w:val="000000" w:themeColor="text1"/>
                <w:sz w:val="20"/>
                <w:szCs w:val="20"/>
              </w:rPr>
              <w:t>6052</w:t>
            </w:r>
            <w:r w:rsidRPr="007C4673">
              <w:rPr>
                <w:rFonts w:hint="eastAsia"/>
                <w:color w:val="000000" w:themeColor="text1"/>
                <w:sz w:val="20"/>
                <w:szCs w:val="20"/>
              </w:rPr>
              <w:t>판결</w:t>
            </w:r>
            <w:r w:rsidRPr="007C4673">
              <w:rPr>
                <w:rFonts w:hint="eastAsia"/>
                <w:color w:val="000000" w:themeColor="text1"/>
                <w:sz w:val="20"/>
                <w:szCs w:val="20"/>
              </w:rPr>
              <w:t xml:space="preserve">). </w:t>
            </w:r>
          </w:p>
          <w:p w14:paraId="51A4F844" w14:textId="668D97DA" w:rsidR="005251FD" w:rsidRDefault="005251FD" w:rsidP="007C4673">
            <w:pPr>
              <w:pStyle w:val="1"/>
              <w:rPr>
                <w:color w:val="000000" w:themeColor="text1"/>
                <w:sz w:val="20"/>
                <w:szCs w:val="20"/>
              </w:rPr>
            </w:pPr>
            <w:r w:rsidRPr="005251FD">
              <w:rPr>
                <w:rFonts w:hint="eastAsia"/>
                <w:color w:val="000000" w:themeColor="text1"/>
                <w:sz w:val="20"/>
                <w:szCs w:val="20"/>
              </w:rPr>
              <w:t>그러나</w:t>
            </w:r>
            <w:r w:rsidRPr="005251FD">
              <w:rPr>
                <w:color w:val="000000" w:themeColor="text1"/>
                <w:sz w:val="20"/>
                <w:szCs w:val="20"/>
              </w:rPr>
              <w:t xml:space="preserve"> </w:t>
            </w:r>
            <w:r w:rsidRPr="005251FD">
              <w:rPr>
                <w:rFonts w:hint="eastAsia"/>
                <w:color w:val="000000" w:themeColor="text1"/>
                <w:sz w:val="20"/>
                <w:szCs w:val="20"/>
              </w:rPr>
              <w:t>회사에</w:t>
            </w:r>
            <w:r w:rsidRPr="005251FD">
              <w:rPr>
                <w:color w:val="000000" w:themeColor="text1"/>
                <w:sz w:val="20"/>
                <w:szCs w:val="20"/>
              </w:rPr>
              <w:t xml:space="preserve"> </w:t>
            </w:r>
            <w:r w:rsidRPr="005251FD">
              <w:rPr>
                <w:rFonts w:hint="eastAsia"/>
                <w:color w:val="000000" w:themeColor="text1"/>
                <w:sz w:val="20"/>
                <w:szCs w:val="20"/>
              </w:rPr>
              <w:t>출퇴근하여</w:t>
            </w:r>
            <w:r w:rsidRPr="005251FD">
              <w:rPr>
                <w:color w:val="000000" w:themeColor="text1"/>
                <w:sz w:val="20"/>
                <w:szCs w:val="20"/>
              </w:rPr>
              <w:t xml:space="preserve"> </w:t>
            </w:r>
            <w:r w:rsidRPr="005251FD">
              <w:rPr>
                <w:rFonts w:hint="eastAsia"/>
                <w:color w:val="000000" w:themeColor="text1"/>
                <w:sz w:val="20"/>
                <w:szCs w:val="20"/>
              </w:rPr>
              <w:t>근로시간</w:t>
            </w:r>
            <w:r w:rsidRPr="005251FD">
              <w:rPr>
                <w:color w:val="000000" w:themeColor="text1"/>
                <w:sz w:val="20"/>
                <w:szCs w:val="20"/>
              </w:rPr>
              <w:t xml:space="preserve"> </w:t>
            </w:r>
            <w:r w:rsidRPr="005251FD">
              <w:rPr>
                <w:rFonts w:hint="eastAsia"/>
                <w:color w:val="000000" w:themeColor="text1"/>
                <w:sz w:val="20"/>
                <w:szCs w:val="20"/>
              </w:rPr>
              <w:t>관리가</w:t>
            </w:r>
            <w:r w:rsidRPr="005251FD">
              <w:rPr>
                <w:color w:val="000000" w:themeColor="text1"/>
                <w:sz w:val="20"/>
                <w:szCs w:val="20"/>
              </w:rPr>
              <w:t xml:space="preserve"> </w:t>
            </w:r>
            <w:r w:rsidRPr="005251FD">
              <w:rPr>
                <w:rFonts w:hint="eastAsia"/>
                <w:color w:val="000000" w:themeColor="text1"/>
                <w:sz w:val="20"/>
                <w:szCs w:val="20"/>
              </w:rPr>
              <w:t>가능한</w:t>
            </w:r>
            <w:r w:rsidRPr="005251FD">
              <w:rPr>
                <w:color w:val="000000" w:themeColor="text1"/>
                <w:sz w:val="20"/>
                <w:szCs w:val="20"/>
              </w:rPr>
              <w:t xml:space="preserve"> </w:t>
            </w:r>
            <w:r w:rsidRPr="005251FD">
              <w:rPr>
                <w:rFonts w:hint="eastAsia"/>
                <w:color w:val="000000" w:themeColor="text1"/>
                <w:sz w:val="20"/>
                <w:szCs w:val="20"/>
              </w:rPr>
              <w:t>사무직의</w:t>
            </w:r>
            <w:r w:rsidRPr="005251FD">
              <w:rPr>
                <w:color w:val="000000" w:themeColor="text1"/>
                <w:sz w:val="20"/>
                <w:szCs w:val="20"/>
              </w:rPr>
              <w:t xml:space="preserve"> </w:t>
            </w:r>
            <w:r w:rsidRPr="005251FD">
              <w:rPr>
                <w:rFonts w:hint="eastAsia"/>
                <w:color w:val="000000" w:themeColor="text1"/>
                <w:sz w:val="20"/>
                <w:szCs w:val="20"/>
              </w:rPr>
              <w:t>경우</w:t>
            </w:r>
            <w:r w:rsidRPr="005251FD">
              <w:rPr>
                <w:color w:val="000000" w:themeColor="text1"/>
                <w:sz w:val="20"/>
                <w:szCs w:val="20"/>
              </w:rPr>
              <w:t xml:space="preserve"> </w:t>
            </w:r>
            <w:r w:rsidRPr="005251FD">
              <w:rPr>
                <w:rFonts w:hint="eastAsia"/>
                <w:color w:val="000000" w:themeColor="text1"/>
                <w:sz w:val="20"/>
                <w:szCs w:val="20"/>
              </w:rPr>
              <w:t>근로시간을</w:t>
            </w:r>
            <w:r w:rsidRPr="005251FD">
              <w:rPr>
                <w:color w:val="000000" w:themeColor="text1"/>
                <w:sz w:val="20"/>
                <w:szCs w:val="20"/>
              </w:rPr>
              <w:t xml:space="preserve"> </w:t>
            </w:r>
            <w:r w:rsidRPr="005251FD">
              <w:rPr>
                <w:rFonts w:hint="eastAsia"/>
                <w:color w:val="000000" w:themeColor="text1"/>
                <w:sz w:val="20"/>
                <w:szCs w:val="20"/>
              </w:rPr>
              <w:t>정확하게</w:t>
            </w:r>
            <w:r w:rsidRPr="005251FD">
              <w:rPr>
                <w:color w:val="000000" w:themeColor="text1"/>
                <w:sz w:val="20"/>
                <w:szCs w:val="20"/>
              </w:rPr>
              <w:t xml:space="preserve"> </w:t>
            </w:r>
            <w:r w:rsidRPr="005251FD">
              <w:rPr>
                <w:rFonts w:hint="eastAsia"/>
                <w:color w:val="000000" w:themeColor="text1"/>
                <w:sz w:val="20"/>
                <w:szCs w:val="20"/>
              </w:rPr>
              <w:t>산정하는</w:t>
            </w:r>
            <w:r w:rsidRPr="005251FD">
              <w:rPr>
                <w:color w:val="000000" w:themeColor="text1"/>
                <w:sz w:val="20"/>
                <w:szCs w:val="20"/>
              </w:rPr>
              <w:t xml:space="preserve"> </w:t>
            </w:r>
            <w:r w:rsidRPr="005251FD">
              <w:rPr>
                <w:rFonts w:hint="eastAsia"/>
                <w:color w:val="000000" w:themeColor="text1"/>
                <w:sz w:val="20"/>
                <w:szCs w:val="20"/>
              </w:rPr>
              <w:t>것이</w:t>
            </w:r>
            <w:r w:rsidRPr="005251FD">
              <w:rPr>
                <w:color w:val="000000" w:themeColor="text1"/>
                <w:sz w:val="20"/>
                <w:szCs w:val="20"/>
              </w:rPr>
              <w:t xml:space="preserve"> </w:t>
            </w:r>
            <w:r w:rsidRPr="005251FD">
              <w:rPr>
                <w:rFonts w:hint="eastAsia"/>
                <w:color w:val="000000" w:themeColor="text1"/>
                <w:sz w:val="20"/>
                <w:szCs w:val="20"/>
              </w:rPr>
              <w:t>곤란하다고</w:t>
            </w:r>
            <w:r w:rsidRPr="005251FD">
              <w:rPr>
                <w:color w:val="000000" w:themeColor="text1"/>
                <w:sz w:val="20"/>
                <w:szCs w:val="20"/>
              </w:rPr>
              <w:t xml:space="preserve"> </w:t>
            </w:r>
            <w:r w:rsidRPr="005251FD">
              <w:rPr>
                <w:rFonts w:hint="eastAsia"/>
                <w:color w:val="000000" w:themeColor="text1"/>
                <w:sz w:val="20"/>
                <w:szCs w:val="20"/>
              </w:rPr>
              <w:t>보기</w:t>
            </w:r>
            <w:r w:rsidRPr="005251FD">
              <w:rPr>
                <w:color w:val="000000" w:themeColor="text1"/>
                <w:sz w:val="20"/>
                <w:szCs w:val="20"/>
              </w:rPr>
              <w:t xml:space="preserve"> </w:t>
            </w:r>
            <w:r w:rsidRPr="005251FD">
              <w:rPr>
                <w:rFonts w:hint="eastAsia"/>
                <w:color w:val="000000" w:themeColor="text1"/>
                <w:sz w:val="20"/>
                <w:szCs w:val="20"/>
              </w:rPr>
              <w:t>어렵다는</w:t>
            </w:r>
            <w:r w:rsidRPr="005251FD">
              <w:rPr>
                <w:color w:val="000000" w:themeColor="text1"/>
                <w:sz w:val="20"/>
                <w:szCs w:val="20"/>
              </w:rPr>
              <w:t xml:space="preserve"> </w:t>
            </w:r>
            <w:r w:rsidRPr="005251FD">
              <w:rPr>
                <w:rFonts w:hint="eastAsia"/>
                <w:color w:val="000000" w:themeColor="text1"/>
                <w:sz w:val="20"/>
                <w:szCs w:val="20"/>
              </w:rPr>
              <w:t>점</w:t>
            </w:r>
            <w:r w:rsidRPr="005251FD">
              <w:rPr>
                <w:color w:val="000000" w:themeColor="text1"/>
                <w:sz w:val="20"/>
                <w:szCs w:val="20"/>
              </w:rPr>
              <w:t xml:space="preserve"> </w:t>
            </w:r>
            <w:r w:rsidRPr="005251FD">
              <w:rPr>
                <w:rFonts w:hint="eastAsia"/>
                <w:color w:val="000000" w:themeColor="text1"/>
                <w:sz w:val="20"/>
                <w:szCs w:val="20"/>
              </w:rPr>
              <w:t>때문에</w:t>
            </w:r>
            <w:r w:rsidRPr="005251FD">
              <w:rPr>
                <w:color w:val="000000" w:themeColor="text1"/>
                <w:sz w:val="20"/>
                <w:szCs w:val="20"/>
              </w:rPr>
              <w:t xml:space="preserve"> </w:t>
            </w:r>
            <w:r w:rsidRPr="005251FD">
              <w:rPr>
                <w:rFonts w:hint="eastAsia"/>
                <w:color w:val="000000" w:themeColor="text1"/>
                <w:sz w:val="20"/>
                <w:szCs w:val="20"/>
              </w:rPr>
              <w:t>대상회사의</w:t>
            </w:r>
            <w:r w:rsidRPr="005251FD">
              <w:rPr>
                <w:color w:val="000000" w:themeColor="text1"/>
                <w:sz w:val="20"/>
                <w:szCs w:val="20"/>
              </w:rPr>
              <w:t xml:space="preserve"> </w:t>
            </w:r>
            <w:r w:rsidRPr="005251FD">
              <w:rPr>
                <w:rFonts w:hint="eastAsia"/>
                <w:color w:val="000000" w:themeColor="text1"/>
                <w:sz w:val="20"/>
                <w:szCs w:val="20"/>
              </w:rPr>
              <w:t>포괄임금제는</w:t>
            </w:r>
            <w:r w:rsidRPr="005251FD">
              <w:rPr>
                <w:color w:val="000000" w:themeColor="text1"/>
                <w:sz w:val="20"/>
                <w:szCs w:val="20"/>
              </w:rPr>
              <w:t xml:space="preserve"> </w:t>
            </w:r>
            <w:r w:rsidRPr="005251FD">
              <w:rPr>
                <w:rFonts w:hint="eastAsia"/>
                <w:color w:val="000000" w:themeColor="text1"/>
                <w:sz w:val="20"/>
                <w:szCs w:val="20"/>
              </w:rPr>
              <w:t>무효로</w:t>
            </w:r>
            <w:r w:rsidRPr="005251FD">
              <w:rPr>
                <w:color w:val="000000" w:themeColor="text1"/>
                <w:sz w:val="20"/>
                <w:szCs w:val="20"/>
              </w:rPr>
              <w:t xml:space="preserve"> </w:t>
            </w:r>
            <w:r w:rsidRPr="005251FD">
              <w:rPr>
                <w:rFonts w:hint="eastAsia"/>
                <w:color w:val="000000" w:themeColor="text1"/>
                <w:sz w:val="20"/>
                <w:szCs w:val="20"/>
              </w:rPr>
              <w:t>판단될</w:t>
            </w:r>
            <w:r w:rsidRPr="005251FD">
              <w:rPr>
                <w:color w:val="000000" w:themeColor="text1"/>
                <w:sz w:val="20"/>
                <w:szCs w:val="20"/>
              </w:rPr>
              <w:t xml:space="preserve"> </w:t>
            </w:r>
            <w:r w:rsidRPr="005251FD">
              <w:rPr>
                <w:rFonts w:hint="eastAsia"/>
                <w:color w:val="000000" w:themeColor="text1"/>
                <w:sz w:val="20"/>
                <w:szCs w:val="20"/>
              </w:rPr>
              <w:t>가능성이</w:t>
            </w:r>
            <w:r w:rsidRPr="005251FD">
              <w:rPr>
                <w:color w:val="000000" w:themeColor="text1"/>
                <w:sz w:val="20"/>
                <w:szCs w:val="20"/>
              </w:rPr>
              <w:t xml:space="preserve"> </w:t>
            </w:r>
            <w:r w:rsidRPr="005251FD">
              <w:rPr>
                <w:rFonts w:hint="eastAsia"/>
                <w:color w:val="000000" w:themeColor="text1"/>
                <w:sz w:val="20"/>
                <w:szCs w:val="20"/>
              </w:rPr>
              <w:t>높음</w:t>
            </w:r>
            <w:r w:rsidRPr="005251FD">
              <w:rPr>
                <w:color w:val="000000" w:themeColor="text1"/>
                <w:sz w:val="20"/>
                <w:szCs w:val="20"/>
              </w:rPr>
              <w:t xml:space="preserve">. </w:t>
            </w:r>
            <w:r w:rsidR="009F2677">
              <w:rPr>
                <w:rFonts w:hint="eastAsia"/>
                <w:color w:val="000000" w:themeColor="text1"/>
                <w:sz w:val="20"/>
                <w:szCs w:val="20"/>
              </w:rPr>
              <w:t>단</w:t>
            </w:r>
            <w:r w:rsidRPr="005251FD">
              <w:rPr>
                <w:color w:val="000000" w:themeColor="text1"/>
                <w:sz w:val="20"/>
                <w:szCs w:val="20"/>
              </w:rPr>
              <w:t xml:space="preserve">, </w:t>
            </w:r>
            <w:r w:rsidRPr="005251FD">
              <w:rPr>
                <w:rFonts w:hint="eastAsia"/>
                <w:color w:val="000000" w:themeColor="text1"/>
                <w:sz w:val="20"/>
                <w:szCs w:val="20"/>
              </w:rPr>
              <w:t>회사의</w:t>
            </w:r>
            <w:r w:rsidRPr="005251FD">
              <w:rPr>
                <w:color w:val="000000" w:themeColor="text1"/>
                <w:sz w:val="20"/>
                <w:szCs w:val="20"/>
              </w:rPr>
              <w:t xml:space="preserve"> </w:t>
            </w:r>
            <w:r w:rsidRPr="005251FD">
              <w:rPr>
                <w:rFonts w:hint="eastAsia"/>
                <w:color w:val="000000" w:themeColor="text1"/>
                <w:sz w:val="20"/>
                <w:szCs w:val="20"/>
              </w:rPr>
              <w:t>포괄임금제가</w:t>
            </w:r>
            <w:r w:rsidRPr="005251FD">
              <w:rPr>
                <w:color w:val="000000" w:themeColor="text1"/>
                <w:sz w:val="20"/>
                <w:szCs w:val="20"/>
              </w:rPr>
              <w:t xml:space="preserve"> </w:t>
            </w:r>
            <w:r w:rsidRPr="005251FD">
              <w:rPr>
                <w:rFonts w:hint="eastAsia"/>
                <w:color w:val="000000" w:themeColor="text1"/>
                <w:sz w:val="20"/>
                <w:szCs w:val="20"/>
              </w:rPr>
              <w:t>무효로</w:t>
            </w:r>
            <w:r w:rsidRPr="005251FD">
              <w:rPr>
                <w:color w:val="000000" w:themeColor="text1"/>
                <w:sz w:val="20"/>
                <w:szCs w:val="20"/>
              </w:rPr>
              <w:t xml:space="preserve"> </w:t>
            </w:r>
            <w:r w:rsidRPr="005251FD">
              <w:rPr>
                <w:rFonts w:hint="eastAsia"/>
                <w:color w:val="000000" w:themeColor="text1"/>
                <w:sz w:val="20"/>
                <w:szCs w:val="20"/>
              </w:rPr>
              <w:t>판단되더라도</w:t>
            </w:r>
            <w:r w:rsidRPr="005251FD">
              <w:rPr>
                <w:color w:val="000000" w:themeColor="text1"/>
                <w:sz w:val="20"/>
                <w:szCs w:val="20"/>
              </w:rPr>
              <w:t xml:space="preserve"> </w:t>
            </w:r>
            <w:r w:rsidRPr="005251FD">
              <w:rPr>
                <w:rFonts w:hint="eastAsia"/>
                <w:color w:val="000000" w:themeColor="text1"/>
                <w:sz w:val="20"/>
                <w:szCs w:val="20"/>
              </w:rPr>
              <w:t>근로계약상</w:t>
            </w:r>
            <w:r w:rsidRPr="005251FD">
              <w:rPr>
                <w:color w:val="000000" w:themeColor="text1"/>
                <w:sz w:val="20"/>
                <w:szCs w:val="20"/>
              </w:rPr>
              <w:t xml:space="preserve"> </w:t>
            </w:r>
            <w:r w:rsidRPr="005251FD">
              <w:rPr>
                <w:rFonts w:hint="eastAsia"/>
                <w:color w:val="000000" w:themeColor="text1"/>
                <w:sz w:val="20"/>
                <w:szCs w:val="20"/>
              </w:rPr>
              <w:t>포괄산정된</w:t>
            </w:r>
            <w:r w:rsidRPr="005251FD">
              <w:rPr>
                <w:color w:val="000000" w:themeColor="text1"/>
                <w:sz w:val="20"/>
                <w:szCs w:val="20"/>
              </w:rPr>
              <w:t xml:space="preserve"> </w:t>
            </w:r>
            <w:r w:rsidRPr="005251FD">
              <w:rPr>
                <w:rFonts w:hint="eastAsia"/>
                <w:color w:val="000000" w:themeColor="text1"/>
                <w:sz w:val="20"/>
                <w:szCs w:val="20"/>
              </w:rPr>
              <w:t>시간을</w:t>
            </w:r>
            <w:r w:rsidRPr="005251FD">
              <w:rPr>
                <w:color w:val="000000" w:themeColor="text1"/>
                <w:sz w:val="20"/>
                <w:szCs w:val="20"/>
              </w:rPr>
              <w:t xml:space="preserve"> </w:t>
            </w:r>
            <w:r w:rsidRPr="005251FD">
              <w:rPr>
                <w:rFonts w:hint="eastAsia"/>
                <w:color w:val="000000" w:themeColor="text1"/>
                <w:sz w:val="20"/>
                <w:szCs w:val="20"/>
              </w:rPr>
              <w:t>초과한</w:t>
            </w:r>
            <w:r w:rsidRPr="005251FD">
              <w:rPr>
                <w:color w:val="000000" w:themeColor="text1"/>
                <w:sz w:val="20"/>
                <w:szCs w:val="20"/>
              </w:rPr>
              <w:t xml:space="preserve"> </w:t>
            </w:r>
            <w:r w:rsidRPr="005251FD">
              <w:rPr>
                <w:rFonts w:hint="eastAsia"/>
                <w:color w:val="000000" w:themeColor="text1"/>
                <w:sz w:val="20"/>
                <w:szCs w:val="20"/>
              </w:rPr>
              <w:t>연장근무가</w:t>
            </w:r>
            <w:r w:rsidRPr="005251FD">
              <w:rPr>
                <w:color w:val="000000" w:themeColor="text1"/>
                <w:sz w:val="20"/>
                <w:szCs w:val="20"/>
              </w:rPr>
              <w:t xml:space="preserve"> </w:t>
            </w:r>
            <w:r w:rsidRPr="005251FD">
              <w:rPr>
                <w:rFonts w:hint="eastAsia"/>
                <w:color w:val="000000" w:themeColor="text1"/>
                <w:sz w:val="20"/>
                <w:szCs w:val="20"/>
              </w:rPr>
              <w:t>이루어지는</w:t>
            </w:r>
            <w:r w:rsidRPr="005251FD">
              <w:rPr>
                <w:color w:val="000000" w:themeColor="text1"/>
                <w:sz w:val="20"/>
                <w:szCs w:val="20"/>
              </w:rPr>
              <w:t xml:space="preserve"> </w:t>
            </w:r>
            <w:r w:rsidRPr="005251FD">
              <w:rPr>
                <w:rFonts w:hint="eastAsia"/>
                <w:color w:val="000000" w:themeColor="text1"/>
                <w:sz w:val="20"/>
                <w:szCs w:val="20"/>
              </w:rPr>
              <w:t>경우</w:t>
            </w:r>
            <w:r w:rsidRPr="005251FD">
              <w:rPr>
                <w:color w:val="000000" w:themeColor="text1"/>
                <w:sz w:val="20"/>
                <w:szCs w:val="20"/>
              </w:rPr>
              <w:t xml:space="preserve"> </w:t>
            </w:r>
            <w:r w:rsidRPr="005251FD">
              <w:rPr>
                <w:rFonts w:hint="eastAsia"/>
                <w:color w:val="000000" w:themeColor="text1"/>
                <w:sz w:val="20"/>
                <w:szCs w:val="20"/>
              </w:rPr>
              <w:t>실제</w:t>
            </w:r>
            <w:r w:rsidRPr="005251FD">
              <w:rPr>
                <w:color w:val="000000" w:themeColor="text1"/>
                <w:sz w:val="20"/>
                <w:szCs w:val="20"/>
              </w:rPr>
              <w:t xml:space="preserve"> </w:t>
            </w:r>
            <w:r w:rsidRPr="005251FD">
              <w:rPr>
                <w:rFonts w:hint="eastAsia"/>
                <w:color w:val="000000" w:themeColor="text1"/>
                <w:sz w:val="20"/>
                <w:szCs w:val="20"/>
              </w:rPr>
              <w:t>연장근로시간에</w:t>
            </w:r>
            <w:r w:rsidRPr="005251FD">
              <w:rPr>
                <w:color w:val="000000" w:themeColor="text1"/>
                <w:sz w:val="20"/>
                <w:szCs w:val="20"/>
              </w:rPr>
              <w:t xml:space="preserve"> </w:t>
            </w:r>
            <w:r w:rsidRPr="005251FD">
              <w:rPr>
                <w:rFonts w:hint="eastAsia"/>
                <w:color w:val="000000" w:themeColor="text1"/>
                <w:sz w:val="20"/>
                <w:szCs w:val="20"/>
              </w:rPr>
              <w:t>대해</w:t>
            </w:r>
            <w:r w:rsidRPr="005251FD">
              <w:rPr>
                <w:color w:val="000000" w:themeColor="text1"/>
                <w:sz w:val="20"/>
                <w:szCs w:val="20"/>
              </w:rPr>
              <w:t xml:space="preserve"> </w:t>
            </w:r>
            <w:r w:rsidRPr="005251FD">
              <w:rPr>
                <w:rFonts w:hint="eastAsia"/>
                <w:color w:val="000000" w:themeColor="text1"/>
                <w:sz w:val="20"/>
                <w:szCs w:val="20"/>
              </w:rPr>
              <w:t>법정</w:t>
            </w:r>
            <w:r w:rsidRPr="005251FD">
              <w:rPr>
                <w:color w:val="000000" w:themeColor="text1"/>
                <w:sz w:val="20"/>
                <w:szCs w:val="20"/>
              </w:rPr>
              <w:t xml:space="preserve"> </w:t>
            </w:r>
            <w:r w:rsidRPr="005251FD">
              <w:rPr>
                <w:rFonts w:hint="eastAsia"/>
                <w:color w:val="000000" w:themeColor="text1"/>
                <w:sz w:val="20"/>
                <w:szCs w:val="20"/>
              </w:rPr>
              <w:t>기준으로</w:t>
            </w:r>
            <w:r w:rsidRPr="005251FD">
              <w:rPr>
                <w:color w:val="000000" w:themeColor="text1"/>
                <w:sz w:val="20"/>
                <w:szCs w:val="20"/>
              </w:rPr>
              <w:t xml:space="preserve"> </w:t>
            </w:r>
            <w:r w:rsidRPr="005251FD">
              <w:rPr>
                <w:rFonts w:hint="eastAsia"/>
                <w:color w:val="000000" w:themeColor="text1"/>
                <w:sz w:val="20"/>
                <w:szCs w:val="20"/>
              </w:rPr>
              <w:t>산정한</w:t>
            </w:r>
            <w:r w:rsidRPr="005251FD">
              <w:rPr>
                <w:color w:val="000000" w:themeColor="text1"/>
                <w:sz w:val="20"/>
                <w:szCs w:val="20"/>
              </w:rPr>
              <w:t xml:space="preserve"> </w:t>
            </w:r>
            <w:r w:rsidRPr="005251FD">
              <w:rPr>
                <w:rFonts w:hint="eastAsia"/>
                <w:color w:val="000000" w:themeColor="text1"/>
                <w:sz w:val="20"/>
                <w:szCs w:val="20"/>
              </w:rPr>
              <w:t>수당</w:t>
            </w:r>
            <w:r w:rsidR="004822E8">
              <w:rPr>
                <w:rFonts w:hint="eastAsia"/>
                <w:color w:val="000000" w:themeColor="text1"/>
                <w:sz w:val="20"/>
                <w:szCs w:val="20"/>
              </w:rPr>
              <w:t xml:space="preserve"> </w:t>
            </w:r>
            <w:r w:rsidR="004822E8">
              <w:rPr>
                <w:rFonts w:hint="eastAsia"/>
                <w:color w:val="000000" w:themeColor="text1"/>
                <w:sz w:val="20"/>
                <w:szCs w:val="20"/>
              </w:rPr>
              <w:t>또는</w:t>
            </w:r>
            <w:r w:rsidR="004822E8">
              <w:rPr>
                <w:rFonts w:hint="eastAsia"/>
                <w:color w:val="000000" w:themeColor="text1"/>
                <w:sz w:val="20"/>
                <w:szCs w:val="20"/>
              </w:rPr>
              <w:t xml:space="preserve"> </w:t>
            </w:r>
            <w:r w:rsidR="004822E8">
              <w:rPr>
                <w:rFonts w:hint="eastAsia"/>
                <w:color w:val="000000" w:themeColor="text1"/>
                <w:sz w:val="20"/>
                <w:szCs w:val="20"/>
              </w:rPr>
              <w:t>이에</w:t>
            </w:r>
            <w:r w:rsidR="004822E8">
              <w:rPr>
                <w:rFonts w:hint="eastAsia"/>
                <w:color w:val="000000" w:themeColor="text1"/>
                <w:sz w:val="20"/>
                <w:szCs w:val="20"/>
              </w:rPr>
              <w:t xml:space="preserve"> </w:t>
            </w:r>
            <w:r w:rsidR="004822E8">
              <w:rPr>
                <w:rFonts w:hint="eastAsia"/>
                <w:color w:val="000000" w:themeColor="text1"/>
                <w:sz w:val="20"/>
                <w:szCs w:val="20"/>
              </w:rPr>
              <w:t>갈음하는</w:t>
            </w:r>
            <w:r w:rsidR="004822E8">
              <w:rPr>
                <w:rFonts w:hint="eastAsia"/>
                <w:color w:val="000000" w:themeColor="text1"/>
                <w:sz w:val="20"/>
                <w:szCs w:val="20"/>
              </w:rPr>
              <w:t xml:space="preserve"> </w:t>
            </w:r>
            <w:r w:rsidR="004822E8">
              <w:rPr>
                <w:rFonts w:hint="eastAsia"/>
                <w:color w:val="000000" w:themeColor="text1"/>
                <w:sz w:val="20"/>
                <w:szCs w:val="20"/>
              </w:rPr>
              <w:t>연차를</w:t>
            </w:r>
            <w:r w:rsidRPr="005251FD">
              <w:rPr>
                <w:color w:val="000000" w:themeColor="text1"/>
                <w:sz w:val="20"/>
                <w:szCs w:val="20"/>
              </w:rPr>
              <w:t xml:space="preserve"> </w:t>
            </w:r>
            <w:r w:rsidRPr="005251FD">
              <w:rPr>
                <w:rFonts w:hint="eastAsia"/>
                <w:color w:val="000000" w:themeColor="text1"/>
                <w:sz w:val="20"/>
                <w:szCs w:val="20"/>
              </w:rPr>
              <w:t>지급하고</w:t>
            </w:r>
            <w:r w:rsidRPr="005251FD">
              <w:rPr>
                <w:color w:val="000000" w:themeColor="text1"/>
                <w:sz w:val="20"/>
                <w:szCs w:val="20"/>
              </w:rPr>
              <w:t xml:space="preserve"> </w:t>
            </w:r>
            <w:r w:rsidRPr="005251FD">
              <w:rPr>
                <w:rFonts w:hint="eastAsia"/>
                <w:color w:val="000000" w:themeColor="text1"/>
                <w:sz w:val="20"/>
                <w:szCs w:val="20"/>
              </w:rPr>
              <w:t>있다면</w:t>
            </w:r>
            <w:r w:rsidRPr="005251FD">
              <w:rPr>
                <w:color w:val="000000" w:themeColor="text1"/>
                <w:sz w:val="20"/>
                <w:szCs w:val="20"/>
              </w:rPr>
              <w:t xml:space="preserve"> </w:t>
            </w:r>
            <w:r w:rsidRPr="005251FD">
              <w:rPr>
                <w:rFonts w:hint="eastAsia"/>
                <w:color w:val="000000" w:themeColor="text1"/>
                <w:sz w:val="20"/>
                <w:szCs w:val="20"/>
              </w:rPr>
              <w:t>추가적인</w:t>
            </w:r>
            <w:r w:rsidRPr="005251FD">
              <w:rPr>
                <w:color w:val="000000" w:themeColor="text1"/>
                <w:sz w:val="20"/>
                <w:szCs w:val="20"/>
              </w:rPr>
              <w:t xml:space="preserve"> </w:t>
            </w:r>
            <w:r w:rsidRPr="005251FD">
              <w:rPr>
                <w:rFonts w:hint="eastAsia"/>
                <w:color w:val="000000" w:themeColor="text1"/>
                <w:sz w:val="20"/>
                <w:szCs w:val="20"/>
              </w:rPr>
              <w:t>수당을</w:t>
            </w:r>
            <w:r w:rsidRPr="005251FD">
              <w:rPr>
                <w:color w:val="000000" w:themeColor="text1"/>
                <w:sz w:val="20"/>
                <w:szCs w:val="20"/>
              </w:rPr>
              <w:t xml:space="preserve"> </w:t>
            </w:r>
            <w:r w:rsidRPr="005251FD">
              <w:rPr>
                <w:rFonts w:hint="eastAsia"/>
                <w:color w:val="000000" w:themeColor="text1"/>
                <w:sz w:val="20"/>
                <w:szCs w:val="20"/>
              </w:rPr>
              <w:t>지급할</w:t>
            </w:r>
            <w:r w:rsidRPr="005251FD">
              <w:rPr>
                <w:color w:val="000000" w:themeColor="text1"/>
                <w:sz w:val="20"/>
                <w:szCs w:val="20"/>
              </w:rPr>
              <w:t xml:space="preserve"> </w:t>
            </w:r>
            <w:r w:rsidRPr="005251FD">
              <w:rPr>
                <w:rFonts w:hint="eastAsia"/>
                <w:color w:val="000000" w:themeColor="text1"/>
                <w:sz w:val="20"/>
                <w:szCs w:val="20"/>
              </w:rPr>
              <w:t>가능성은</w:t>
            </w:r>
            <w:r w:rsidRPr="005251FD">
              <w:rPr>
                <w:color w:val="000000" w:themeColor="text1"/>
                <w:sz w:val="20"/>
                <w:szCs w:val="20"/>
              </w:rPr>
              <w:t xml:space="preserve"> </w:t>
            </w:r>
            <w:r w:rsidRPr="005251FD">
              <w:rPr>
                <w:rFonts w:hint="eastAsia"/>
                <w:color w:val="000000" w:themeColor="text1"/>
                <w:sz w:val="20"/>
                <w:szCs w:val="20"/>
              </w:rPr>
              <w:t>낮</w:t>
            </w:r>
            <w:r w:rsidR="009F2677">
              <w:rPr>
                <w:rFonts w:hint="eastAsia"/>
                <w:color w:val="000000" w:themeColor="text1"/>
                <w:sz w:val="20"/>
                <w:szCs w:val="20"/>
              </w:rPr>
              <w:t>음</w:t>
            </w:r>
            <w:r w:rsidR="009F2677">
              <w:rPr>
                <w:rFonts w:hint="eastAsia"/>
                <w:color w:val="000000" w:themeColor="text1"/>
                <w:sz w:val="20"/>
                <w:szCs w:val="20"/>
              </w:rPr>
              <w:t xml:space="preserve">. </w:t>
            </w:r>
          </w:p>
          <w:p w14:paraId="0486C21F" w14:textId="786414E2" w:rsidR="0056589A" w:rsidRPr="00C65EAA" w:rsidRDefault="00A37033" w:rsidP="007C4673">
            <w:pPr>
              <w:pStyle w:val="1"/>
              <w:rPr>
                <w:color w:val="000000" w:themeColor="text1"/>
                <w:sz w:val="20"/>
                <w:szCs w:val="20"/>
              </w:rPr>
            </w:pPr>
            <w:r>
              <w:rPr>
                <w:rFonts w:hint="eastAsia"/>
                <w:color w:val="000000" w:themeColor="text1"/>
                <w:sz w:val="20"/>
                <w:szCs w:val="20"/>
              </w:rPr>
              <w:t>그러나</w:t>
            </w:r>
            <w:r>
              <w:rPr>
                <w:rFonts w:hint="eastAsia"/>
                <w:color w:val="000000" w:themeColor="text1"/>
                <w:sz w:val="20"/>
                <w:szCs w:val="20"/>
              </w:rPr>
              <w:t xml:space="preserve">, </w:t>
            </w:r>
            <w:r w:rsidR="0056589A">
              <w:rPr>
                <w:rFonts w:hint="eastAsia"/>
                <w:color w:val="000000" w:themeColor="text1"/>
                <w:sz w:val="20"/>
                <w:szCs w:val="20"/>
              </w:rPr>
              <w:t>대상회사는</w:t>
            </w:r>
            <w:r w:rsidR="0056589A">
              <w:rPr>
                <w:rFonts w:hint="eastAsia"/>
                <w:color w:val="000000" w:themeColor="text1"/>
                <w:sz w:val="20"/>
                <w:szCs w:val="20"/>
              </w:rPr>
              <w:t xml:space="preserve"> </w:t>
            </w:r>
            <w:r w:rsidR="0056589A">
              <w:rPr>
                <w:rFonts w:hint="eastAsia"/>
                <w:color w:val="000000" w:themeColor="text1"/>
                <w:sz w:val="20"/>
                <w:szCs w:val="20"/>
              </w:rPr>
              <w:t>야간근</w:t>
            </w:r>
            <w:r w:rsidR="00075974">
              <w:rPr>
                <w:rFonts w:hint="eastAsia"/>
                <w:color w:val="000000" w:themeColor="text1"/>
                <w:sz w:val="20"/>
                <w:szCs w:val="20"/>
              </w:rPr>
              <w:t>로에</w:t>
            </w:r>
            <w:r w:rsidR="00075974">
              <w:rPr>
                <w:rFonts w:hint="eastAsia"/>
                <w:color w:val="000000" w:themeColor="text1"/>
                <w:sz w:val="20"/>
                <w:szCs w:val="20"/>
              </w:rPr>
              <w:t xml:space="preserve"> </w:t>
            </w:r>
            <w:r w:rsidR="00075974">
              <w:rPr>
                <w:rFonts w:hint="eastAsia"/>
                <w:color w:val="000000" w:themeColor="text1"/>
                <w:sz w:val="20"/>
                <w:szCs w:val="20"/>
              </w:rPr>
              <w:t>대하여는</w:t>
            </w:r>
            <w:r w:rsidR="00075974">
              <w:rPr>
                <w:rFonts w:hint="eastAsia"/>
                <w:color w:val="000000" w:themeColor="text1"/>
                <w:sz w:val="20"/>
                <w:szCs w:val="20"/>
              </w:rPr>
              <w:t xml:space="preserve"> </w:t>
            </w:r>
            <w:r w:rsidR="00075974">
              <w:rPr>
                <w:rFonts w:hint="eastAsia"/>
                <w:color w:val="000000" w:themeColor="text1"/>
                <w:sz w:val="20"/>
                <w:szCs w:val="20"/>
              </w:rPr>
              <w:t>현황</w:t>
            </w:r>
            <w:r w:rsidR="00075974">
              <w:rPr>
                <w:rFonts w:hint="eastAsia"/>
                <w:color w:val="000000" w:themeColor="text1"/>
                <w:sz w:val="20"/>
                <w:szCs w:val="20"/>
              </w:rPr>
              <w:t xml:space="preserve"> </w:t>
            </w:r>
            <w:r w:rsidR="00075974">
              <w:rPr>
                <w:rFonts w:hint="eastAsia"/>
                <w:color w:val="000000" w:themeColor="text1"/>
                <w:sz w:val="20"/>
                <w:szCs w:val="20"/>
              </w:rPr>
              <w:t>관리</w:t>
            </w:r>
            <w:r w:rsidR="00075974">
              <w:rPr>
                <w:rFonts w:hint="eastAsia"/>
                <w:color w:val="000000" w:themeColor="text1"/>
                <w:sz w:val="20"/>
                <w:szCs w:val="20"/>
              </w:rPr>
              <w:t xml:space="preserve"> </w:t>
            </w:r>
            <w:r w:rsidR="00075974">
              <w:rPr>
                <w:rFonts w:hint="eastAsia"/>
                <w:color w:val="000000" w:themeColor="text1"/>
                <w:sz w:val="20"/>
                <w:szCs w:val="20"/>
              </w:rPr>
              <w:t>내지</w:t>
            </w:r>
            <w:r w:rsidR="00075974">
              <w:rPr>
                <w:rFonts w:hint="eastAsia"/>
                <w:color w:val="000000" w:themeColor="text1"/>
                <w:sz w:val="20"/>
                <w:szCs w:val="20"/>
              </w:rPr>
              <w:t xml:space="preserve"> </w:t>
            </w:r>
            <w:r w:rsidR="00075974">
              <w:rPr>
                <w:rFonts w:hint="eastAsia"/>
                <w:color w:val="000000" w:themeColor="text1"/>
                <w:sz w:val="20"/>
                <w:szCs w:val="20"/>
              </w:rPr>
              <w:t>이에</w:t>
            </w:r>
            <w:r w:rsidR="00075974">
              <w:rPr>
                <w:rFonts w:hint="eastAsia"/>
                <w:color w:val="000000" w:themeColor="text1"/>
                <w:sz w:val="20"/>
                <w:szCs w:val="20"/>
              </w:rPr>
              <w:t xml:space="preserve"> </w:t>
            </w:r>
            <w:r w:rsidR="00075974">
              <w:rPr>
                <w:rFonts w:hint="eastAsia"/>
                <w:color w:val="000000" w:themeColor="text1"/>
                <w:sz w:val="20"/>
                <w:szCs w:val="20"/>
              </w:rPr>
              <w:t>대한</w:t>
            </w:r>
            <w:r w:rsidR="00075974">
              <w:rPr>
                <w:rFonts w:hint="eastAsia"/>
                <w:color w:val="000000" w:themeColor="text1"/>
                <w:sz w:val="20"/>
                <w:szCs w:val="20"/>
              </w:rPr>
              <w:t xml:space="preserve"> </w:t>
            </w:r>
            <w:r w:rsidR="00075974">
              <w:rPr>
                <w:rFonts w:hint="eastAsia"/>
                <w:color w:val="000000" w:themeColor="text1"/>
                <w:sz w:val="20"/>
                <w:szCs w:val="20"/>
              </w:rPr>
              <w:t>기록을</w:t>
            </w:r>
            <w:r w:rsidR="00075974">
              <w:rPr>
                <w:rFonts w:hint="eastAsia"/>
                <w:color w:val="000000" w:themeColor="text1"/>
                <w:sz w:val="20"/>
                <w:szCs w:val="20"/>
              </w:rPr>
              <w:t xml:space="preserve"> </w:t>
            </w:r>
            <w:r w:rsidR="00075974">
              <w:rPr>
                <w:rFonts w:hint="eastAsia"/>
                <w:color w:val="000000" w:themeColor="text1"/>
                <w:sz w:val="20"/>
                <w:szCs w:val="20"/>
              </w:rPr>
              <w:t>하지</w:t>
            </w:r>
            <w:r w:rsidR="00075974">
              <w:rPr>
                <w:rFonts w:hint="eastAsia"/>
                <w:color w:val="000000" w:themeColor="text1"/>
                <w:sz w:val="20"/>
                <w:szCs w:val="20"/>
              </w:rPr>
              <w:t xml:space="preserve"> </w:t>
            </w:r>
            <w:r w:rsidR="00075974">
              <w:rPr>
                <w:rFonts w:hint="eastAsia"/>
                <w:color w:val="000000" w:themeColor="text1"/>
                <w:sz w:val="20"/>
                <w:szCs w:val="20"/>
              </w:rPr>
              <w:t>않</w:t>
            </w:r>
            <w:r w:rsidR="00FB3367">
              <w:rPr>
                <w:rFonts w:hint="eastAsia"/>
                <w:color w:val="000000" w:themeColor="text1"/>
                <w:sz w:val="20"/>
                <w:szCs w:val="20"/>
              </w:rPr>
              <w:t>고</w:t>
            </w:r>
            <w:r w:rsidR="00FB3367">
              <w:rPr>
                <w:rFonts w:hint="eastAsia"/>
                <w:color w:val="000000" w:themeColor="text1"/>
                <w:sz w:val="20"/>
                <w:szCs w:val="20"/>
              </w:rPr>
              <w:t xml:space="preserve"> </w:t>
            </w:r>
            <w:r w:rsidR="00FB3367">
              <w:rPr>
                <w:rFonts w:hint="eastAsia"/>
                <w:color w:val="000000" w:themeColor="text1"/>
                <w:sz w:val="20"/>
                <w:szCs w:val="20"/>
              </w:rPr>
              <w:t>있으므로</w:t>
            </w:r>
            <w:r w:rsidR="00FB3367">
              <w:rPr>
                <w:rFonts w:hint="eastAsia"/>
                <w:color w:val="000000" w:themeColor="text1"/>
                <w:sz w:val="20"/>
                <w:szCs w:val="20"/>
              </w:rPr>
              <w:t>,</w:t>
            </w:r>
            <w:r w:rsidR="00C9543A">
              <w:rPr>
                <w:rFonts w:hint="eastAsia"/>
                <w:color w:val="000000" w:themeColor="text1"/>
                <w:sz w:val="20"/>
                <w:szCs w:val="20"/>
              </w:rPr>
              <w:t xml:space="preserve"> </w:t>
            </w:r>
            <w:r w:rsidR="00C9543A">
              <w:rPr>
                <w:rFonts w:hint="eastAsia"/>
                <w:color w:val="000000" w:themeColor="text1"/>
                <w:sz w:val="20"/>
                <w:szCs w:val="20"/>
              </w:rPr>
              <w:t>제공된</w:t>
            </w:r>
            <w:r w:rsidR="00C9543A">
              <w:rPr>
                <w:rFonts w:hint="eastAsia"/>
                <w:color w:val="000000" w:themeColor="text1"/>
                <w:sz w:val="20"/>
                <w:szCs w:val="20"/>
              </w:rPr>
              <w:t xml:space="preserve"> </w:t>
            </w:r>
            <w:r w:rsidR="00C9543A">
              <w:rPr>
                <w:rFonts w:hint="eastAsia"/>
                <w:color w:val="000000" w:themeColor="text1"/>
                <w:sz w:val="20"/>
                <w:szCs w:val="20"/>
              </w:rPr>
              <w:t>자료만으로는</w:t>
            </w:r>
            <w:r w:rsidR="00075974">
              <w:rPr>
                <w:rFonts w:hint="eastAsia"/>
                <w:color w:val="000000" w:themeColor="text1"/>
                <w:sz w:val="20"/>
                <w:szCs w:val="20"/>
              </w:rPr>
              <w:t xml:space="preserve"> </w:t>
            </w:r>
            <w:r w:rsidR="00075974">
              <w:rPr>
                <w:rFonts w:hint="eastAsia"/>
                <w:color w:val="000000" w:themeColor="text1"/>
                <w:sz w:val="20"/>
                <w:szCs w:val="20"/>
              </w:rPr>
              <w:t>추가</w:t>
            </w:r>
            <w:r w:rsidR="00075974">
              <w:rPr>
                <w:rFonts w:hint="eastAsia"/>
                <w:color w:val="000000" w:themeColor="text1"/>
                <w:sz w:val="20"/>
                <w:szCs w:val="20"/>
              </w:rPr>
              <w:t xml:space="preserve"> </w:t>
            </w:r>
            <w:r w:rsidR="00075974">
              <w:rPr>
                <w:rFonts w:hint="eastAsia"/>
                <w:color w:val="000000" w:themeColor="text1"/>
                <w:sz w:val="20"/>
                <w:szCs w:val="20"/>
              </w:rPr>
              <w:t>수당</w:t>
            </w:r>
            <w:r w:rsidR="00075974">
              <w:rPr>
                <w:rFonts w:hint="eastAsia"/>
                <w:color w:val="000000" w:themeColor="text1"/>
                <w:sz w:val="20"/>
                <w:szCs w:val="20"/>
              </w:rPr>
              <w:t xml:space="preserve"> </w:t>
            </w:r>
            <w:r w:rsidR="00075974">
              <w:rPr>
                <w:rFonts w:hint="eastAsia"/>
                <w:color w:val="000000" w:themeColor="text1"/>
                <w:sz w:val="20"/>
                <w:szCs w:val="20"/>
              </w:rPr>
              <w:t>부담</w:t>
            </w:r>
            <w:r w:rsidR="00426680">
              <w:rPr>
                <w:rFonts w:hint="eastAsia"/>
                <w:color w:val="000000" w:themeColor="text1"/>
                <w:sz w:val="20"/>
                <w:szCs w:val="20"/>
              </w:rPr>
              <w:t xml:space="preserve"> </w:t>
            </w:r>
            <w:r w:rsidR="00426680">
              <w:rPr>
                <w:rFonts w:hint="eastAsia"/>
                <w:color w:val="000000" w:themeColor="text1"/>
                <w:sz w:val="20"/>
                <w:szCs w:val="20"/>
              </w:rPr>
              <w:t>여부</w:t>
            </w:r>
            <w:r w:rsidR="00426680">
              <w:rPr>
                <w:rFonts w:hint="eastAsia"/>
                <w:color w:val="000000" w:themeColor="text1"/>
                <w:sz w:val="20"/>
                <w:szCs w:val="20"/>
              </w:rPr>
              <w:t xml:space="preserve"> </w:t>
            </w:r>
            <w:r w:rsidR="00426680">
              <w:rPr>
                <w:rFonts w:hint="eastAsia"/>
                <w:color w:val="000000" w:themeColor="text1"/>
                <w:sz w:val="20"/>
                <w:szCs w:val="20"/>
              </w:rPr>
              <w:t>및</w:t>
            </w:r>
            <w:r w:rsidR="00426680">
              <w:rPr>
                <w:rFonts w:hint="eastAsia"/>
                <w:color w:val="000000" w:themeColor="text1"/>
                <w:sz w:val="20"/>
                <w:szCs w:val="20"/>
              </w:rPr>
              <w:t xml:space="preserve"> </w:t>
            </w:r>
            <w:r w:rsidR="00426680">
              <w:rPr>
                <w:rFonts w:hint="eastAsia"/>
                <w:color w:val="000000" w:themeColor="text1"/>
                <w:sz w:val="20"/>
                <w:szCs w:val="20"/>
              </w:rPr>
              <w:t>구체적인</w:t>
            </w:r>
            <w:r w:rsidR="00426680">
              <w:rPr>
                <w:rFonts w:hint="eastAsia"/>
                <w:color w:val="000000" w:themeColor="text1"/>
                <w:sz w:val="20"/>
                <w:szCs w:val="20"/>
              </w:rPr>
              <w:t xml:space="preserve"> </w:t>
            </w:r>
            <w:r w:rsidR="00075974">
              <w:rPr>
                <w:rFonts w:hint="eastAsia"/>
                <w:color w:val="000000" w:themeColor="text1"/>
                <w:sz w:val="20"/>
                <w:szCs w:val="20"/>
              </w:rPr>
              <w:t>금액을</w:t>
            </w:r>
            <w:r w:rsidR="00075974">
              <w:rPr>
                <w:rFonts w:hint="eastAsia"/>
                <w:color w:val="000000" w:themeColor="text1"/>
                <w:sz w:val="20"/>
                <w:szCs w:val="20"/>
              </w:rPr>
              <w:t xml:space="preserve"> </w:t>
            </w:r>
            <w:r w:rsidR="00075974">
              <w:rPr>
                <w:rFonts w:hint="eastAsia"/>
                <w:color w:val="000000" w:themeColor="text1"/>
                <w:sz w:val="20"/>
                <w:szCs w:val="20"/>
              </w:rPr>
              <w:t>산정하기는</w:t>
            </w:r>
            <w:r w:rsidR="00075974">
              <w:rPr>
                <w:rFonts w:hint="eastAsia"/>
                <w:color w:val="000000" w:themeColor="text1"/>
                <w:sz w:val="20"/>
                <w:szCs w:val="20"/>
              </w:rPr>
              <w:t xml:space="preserve"> </w:t>
            </w:r>
            <w:r w:rsidR="00075974">
              <w:rPr>
                <w:rFonts w:hint="eastAsia"/>
                <w:color w:val="000000" w:themeColor="text1"/>
                <w:sz w:val="20"/>
                <w:szCs w:val="20"/>
              </w:rPr>
              <w:t>어려울</w:t>
            </w:r>
            <w:r w:rsidR="00075974">
              <w:rPr>
                <w:rFonts w:hint="eastAsia"/>
                <w:color w:val="000000" w:themeColor="text1"/>
                <w:sz w:val="20"/>
                <w:szCs w:val="20"/>
              </w:rPr>
              <w:t xml:space="preserve"> </w:t>
            </w:r>
            <w:r w:rsidR="00075974">
              <w:rPr>
                <w:rFonts w:hint="eastAsia"/>
                <w:color w:val="000000" w:themeColor="text1"/>
                <w:sz w:val="20"/>
                <w:szCs w:val="20"/>
              </w:rPr>
              <w:t>것으로</w:t>
            </w:r>
            <w:r w:rsidR="00075974">
              <w:rPr>
                <w:rFonts w:hint="eastAsia"/>
                <w:color w:val="000000" w:themeColor="text1"/>
                <w:sz w:val="20"/>
                <w:szCs w:val="20"/>
              </w:rPr>
              <w:t xml:space="preserve"> </w:t>
            </w:r>
            <w:r w:rsidR="00075974">
              <w:rPr>
                <w:rFonts w:hint="eastAsia"/>
                <w:color w:val="000000" w:themeColor="text1"/>
                <w:sz w:val="20"/>
                <w:szCs w:val="20"/>
              </w:rPr>
              <w:t>보임</w:t>
            </w:r>
            <w:r w:rsidR="00075974">
              <w:rPr>
                <w:rFonts w:hint="eastAsia"/>
                <w:color w:val="000000" w:themeColor="text1"/>
                <w:sz w:val="20"/>
                <w:szCs w:val="20"/>
              </w:rPr>
              <w:t xml:space="preserve">. </w:t>
            </w:r>
          </w:p>
        </w:tc>
      </w:tr>
      <w:tr w:rsidR="00DF7ED7" w:rsidRPr="00C65EAA" w14:paraId="142C1C2B" w14:textId="77777777" w:rsidTr="001D3938">
        <w:trPr>
          <w:trHeight w:val="20"/>
        </w:trPr>
        <w:tc>
          <w:tcPr>
            <w:tcW w:w="1418" w:type="dxa"/>
            <w:tcBorders>
              <w:top w:val="single" w:sz="12" w:space="0" w:color="0F243E"/>
              <w:bottom w:val="single" w:sz="12" w:space="0" w:color="0F243E"/>
            </w:tcBorders>
            <w:shd w:val="clear" w:color="auto" w:fill="auto"/>
          </w:tcPr>
          <w:p w14:paraId="40C872F8" w14:textId="6A51FDED" w:rsidR="00DF7ED7" w:rsidRPr="00C65EAA" w:rsidRDefault="00DF7ED7"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통상임금</w:t>
            </w:r>
            <w:r>
              <w:rPr>
                <w:rFonts w:eastAsia="바탕" w:hint="eastAsia"/>
                <w:b/>
                <w:color w:val="000000" w:themeColor="text1"/>
              </w:rPr>
              <w:t xml:space="preserve"> </w:t>
            </w:r>
            <w:r>
              <w:rPr>
                <w:rFonts w:eastAsia="바탕" w:hint="eastAsia"/>
                <w:b/>
                <w:color w:val="000000" w:themeColor="text1"/>
              </w:rPr>
              <w:t>및</w:t>
            </w:r>
            <w:r>
              <w:rPr>
                <w:rFonts w:eastAsia="바탕" w:hint="eastAsia"/>
                <w:b/>
                <w:color w:val="000000" w:themeColor="text1"/>
              </w:rPr>
              <w:t xml:space="preserve"> </w:t>
            </w:r>
            <w:r>
              <w:rPr>
                <w:rFonts w:eastAsia="바탕" w:hint="eastAsia"/>
                <w:b/>
                <w:color w:val="000000" w:themeColor="text1"/>
              </w:rPr>
              <w:t>평균임금</w:t>
            </w:r>
          </w:p>
        </w:tc>
        <w:tc>
          <w:tcPr>
            <w:tcW w:w="6946" w:type="dxa"/>
            <w:tcBorders>
              <w:top w:val="single" w:sz="12" w:space="0" w:color="0F243E"/>
              <w:bottom w:val="single" w:sz="12" w:space="0" w:color="0F243E"/>
            </w:tcBorders>
            <w:shd w:val="clear" w:color="auto" w:fill="auto"/>
          </w:tcPr>
          <w:p w14:paraId="5E5A684A" w14:textId="47ED1975" w:rsidR="00DF7ED7" w:rsidRDefault="00DF7ED7" w:rsidP="002F76A3">
            <w:pPr>
              <w:pStyle w:val="1"/>
              <w:rPr>
                <w:color w:val="000000" w:themeColor="text1"/>
                <w:sz w:val="20"/>
                <w:szCs w:val="20"/>
              </w:rPr>
            </w:pPr>
            <w:r w:rsidRPr="00C23F9C">
              <w:rPr>
                <w:rFonts w:hint="eastAsia"/>
                <w:color w:val="000000" w:themeColor="text1"/>
                <w:sz w:val="20"/>
                <w:szCs w:val="20"/>
              </w:rPr>
              <w:t>제공된</w:t>
            </w:r>
            <w:r w:rsidRPr="00C23F9C">
              <w:rPr>
                <w:rFonts w:hint="eastAsia"/>
                <w:color w:val="000000" w:themeColor="text1"/>
                <w:sz w:val="20"/>
                <w:szCs w:val="20"/>
              </w:rPr>
              <w:t xml:space="preserve"> </w:t>
            </w:r>
            <w:r w:rsidRPr="00C23F9C">
              <w:rPr>
                <w:rFonts w:hint="eastAsia"/>
                <w:color w:val="000000" w:themeColor="text1"/>
                <w:sz w:val="20"/>
                <w:szCs w:val="20"/>
              </w:rPr>
              <w:t>근로계약서</w:t>
            </w:r>
            <w:r w:rsidRPr="00C23F9C">
              <w:rPr>
                <w:rFonts w:hint="eastAsia"/>
                <w:color w:val="000000" w:themeColor="text1"/>
                <w:sz w:val="20"/>
                <w:szCs w:val="20"/>
              </w:rPr>
              <w:t xml:space="preserve">, </w:t>
            </w:r>
            <w:r w:rsidRPr="00C23F9C">
              <w:rPr>
                <w:rFonts w:hint="eastAsia"/>
                <w:color w:val="000000" w:themeColor="text1"/>
                <w:sz w:val="20"/>
                <w:szCs w:val="20"/>
              </w:rPr>
              <w:t>급여지급내역</w:t>
            </w:r>
            <w:r w:rsidRPr="00C23F9C">
              <w:rPr>
                <w:rFonts w:hint="eastAsia"/>
                <w:color w:val="000000" w:themeColor="text1"/>
                <w:sz w:val="20"/>
                <w:szCs w:val="20"/>
              </w:rPr>
              <w:t xml:space="preserve"> </w:t>
            </w:r>
            <w:r w:rsidRPr="00C23F9C">
              <w:rPr>
                <w:rFonts w:hint="eastAsia"/>
                <w:color w:val="000000" w:themeColor="text1"/>
                <w:sz w:val="20"/>
                <w:szCs w:val="20"/>
              </w:rPr>
              <w:t>및</w:t>
            </w:r>
            <w:r w:rsidRPr="00C23F9C">
              <w:rPr>
                <w:rFonts w:hint="eastAsia"/>
                <w:color w:val="000000" w:themeColor="text1"/>
                <w:sz w:val="20"/>
                <w:szCs w:val="20"/>
              </w:rPr>
              <w:t xml:space="preserve"> </w:t>
            </w:r>
            <w:r w:rsidRPr="00C23F9C">
              <w:rPr>
                <w:rFonts w:hint="eastAsia"/>
                <w:color w:val="000000" w:themeColor="text1"/>
                <w:sz w:val="20"/>
                <w:szCs w:val="20"/>
              </w:rPr>
              <w:t>취업규칙에</w:t>
            </w:r>
            <w:r w:rsidRPr="00C23F9C">
              <w:rPr>
                <w:rFonts w:hint="eastAsia"/>
                <w:color w:val="000000" w:themeColor="text1"/>
                <w:sz w:val="20"/>
                <w:szCs w:val="20"/>
              </w:rPr>
              <w:t xml:space="preserve"> </w:t>
            </w:r>
            <w:r w:rsidRPr="00C23F9C">
              <w:rPr>
                <w:rFonts w:hint="eastAsia"/>
                <w:color w:val="000000" w:themeColor="text1"/>
                <w:sz w:val="20"/>
                <w:szCs w:val="20"/>
              </w:rPr>
              <w:t>의하면</w:t>
            </w:r>
            <w:r w:rsidRPr="00C23F9C">
              <w:rPr>
                <w:rFonts w:hint="eastAsia"/>
                <w:color w:val="000000" w:themeColor="text1"/>
                <w:sz w:val="20"/>
                <w:szCs w:val="20"/>
              </w:rPr>
              <w:t xml:space="preserve">, </w:t>
            </w:r>
            <w:r w:rsidR="002F3D9D">
              <w:rPr>
                <w:rFonts w:hint="eastAsia"/>
                <w:color w:val="000000" w:themeColor="text1"/>
                <w:sz w:val="20"/>
                <w:szCs w:val="20"/>
              </w:rPr>
              <w:t>직원들에게</w:t>
            </w:r>
            <w:r w:rsidR="002F3D9D">
              <w:rPr>
                <w:rFonts w:hint="eastAsia"/>
                <w:color w:val="000000" w:themeColor="text1"/>
                <w:sz w:val="20"/>
                <w:szCs w:val="20"/>
              </w:rPr>
              <w:t xml:space="preserve"> </w:t>
            </w:r>
            <w:r w:rsidR="002F3D9D">
              <w:rPr>
                <w:rFonts w:hint="eastAsia"/>
                <w:color w:val="000000" w:themeColor="text1"/>
                <w:sz w:val="20"/>
                <w:szCs w:val="20"/>
              </w:rPr>
              <w:t>지급되는</w:t>
            </w:r>
            <w:r w:rsidR="002F3D9D">
              <w:rPr>
                <w:rFonts w:hint="eastAsia"/>
                <w:color w:val="000000" w:themeColor="text1"/>
                <w:sz w:val="20"/>
                <w:szCs w:val="20"/>
              </w:rPr>
              <w:t xml:space="preserve"> </w:t>
            </w:r>
            <w:r w:rsidR="002F3D9D">
              <w:rPr>
                <w:rFonts w:hint="eastAsia"/>
                <w:color w:val="000000" w:themeColor="text1"/>
                <w:sz w:val="20"/>
                <w:szCs w:val="20"/>
              </w:rPr>
              <w:t>수당항목으로</w:t>
            </w:r>
            <w:r w:rsidR="002F3D9D">
              <w:rPr>
                <w:rFonts w:hint="eastAsia"/>
                <w:color w:val="000000" w:themeColor="text1"/>
                <w:sz w:val="20"/>
                <w:szCs w:val="20"/>
              </w:rPr>
              <w:t xml:space="preserve"> </w:t>
            </w:r>
            <w:r w:rsidR="002F3D9D">
              <w:rPr>
                <w:rFonts w:hint="eastAsia"/>
                <w:color w:val="000000" w:themeColor="text1"/>
                <w:sz w:val="20"/>
                <w:szCs w:val="20"/>
              </w:rPr>
              <w:t>식대</w:t>
            </w:r>
            <w:r w:rsidR="002F3D9D">
              <w:rPr>
                <w:rFonts w:hint="eastAsia"/>
                <w:color w:val="000000" w:themeColor="text1"/>
                <w:sz w:val="20"/>
                <w:szCs w:val="20"/>
              </w:rPr>
              <w:t xml:space="preserve">, </w:t>
            </w:r>
            <w:r w:rsidR="002F3D9D">
              <w:rPr>
                <w:rFonts w:hint="eastAsia"/>
                <w:color w:val="000000" w:themeColor="text1"/>
                <w:sz w:val="20"/>
                <w:szCs w:val="20"/>
              </w:rPr>
              <w:t>연구활동비</w:t>
            </w:r>
            <w:r w:rsidR="002F3D9D">
              <w:rPr>
                <w:rFonts w:hint="eastAsia"/>
                <w:color w:val="000000" w:themeColor="text1"/>
                <w:sz w:val="20"/>
                <w:szCs w:val="20"/>
              </w:rPr>
              <w:t xml:space="preserve">, </w:t>
            </w:r>
            <w:r w:rsidR="002F3D9D">
              <w:rPr>
                <w:rFonts w:hint="eastAsia"/>
                <w:color w:val="000000" w:themeColor="text1"/>
                <w:sz w:val="20"/>
                <w:szCs w:val="20"/>
              </w:rPr>
              <w:t>자가운전보조금을</w:t>
            </w:r>
            <w:r w:rsidR="002F3D9D">
              <w:rPr>
                <w:rFonts w:hint="eastAsia"/>
                <w:color w:val="000000" w:themeColor="text1"/>
                <w:sz w:val="20"/>
                <w:szCs w:val="20"/>
              </w:rPr>
              <w:t xml:space="preserve"> </w:t>
            </w:r>
            <w:r w:rsidR="002F3D9D">
              <w:rPr>
                <w:rFonts w:hint="eastAsia"/>
                <w:color w:val="000000" w:themeColor="text1"/>
                <w:sz w:val="20"/>
                <w:szCs w:val="20"/>
              </w:rPr>
              <w:t>지급하고</w:t>
            </w:r>
            <w:r w:rsidR="002F3D9D">
              <w:rPr>
                <w:rFonts w:hint="eastAsia"/>
                <w:color w:val="000000" w:themeColor="text1"/>
                <w:sz w:val="20"/>
                <w:szCs w:val="20"/>
              </w:rPr>
              <w:t xml:space="preserve"> </w:t>
            </w:r>
            <w:r w:rsidR="002F3D9D">
              <w:rPr>
                <w:rFonts w:hint="eastAsia"/>
                <w:color w:val="000000" w:themeColor="text1"/>
                <w:sz w:val="20"/>
                <w:szCs w:val="20"/>
              </w:rPr>
              <w:t>있</w:t>
            </w:r>
            <w:r w:rsidR="001F0688">
              <w:rPr>
                <w:rFonts w:hint="eastAsia"/>
                <w:color w:val="000000" w:themeColor="text1"/>
                <w:sz w:val="20"/>
                <w:szCs w:val="20"/>
              </w:rPr>
              <w:t>으며</w:t>
            </w:r>
            <w:r w:rsidR="001F0688">
              <w:rPr>
                <w:rFonts w:hint="eastAsia"/>
                <w:color w:val="000000" w:themeColor="text1"/>
                <w:sz w:val="20"/>
                <w:szCs w:val="20"/>
              </w:rPr>
              <w:t xml:space="preserve">, </w:t>
            </w:r>
            <w:r w:rsidR="001F0688">
              <w:rPr>
                <w:rFonts w:hint="eastAsia"/>
                <w:color w:val="000000" w:themeColor="text1"/>
                <w:sz w:val="20"/>
                <w:szCs w:val="20"/>
              </w:rPr>
              <w:t>식대와</w:t>
            </w:r>
            <w:r w:rsidR="001F0688">
              <w:rPr>
                <w:rFonts w:hint="eastAsia"/>
                <w:color w:val="000000" w:themeColor="text1"/>
                <w:sz w:val="20"/>
                <w:szCs w:val="20"/>
              </w:rPr>
              <w:t xml:space="preserve"> </w:t>
            </w:r>
            <w:r w:rsidR="001F0688">
              <w:rPr>
                <w:rFonts w:hint="eastAsia"/>
                <w:color w:val="000000" w:themeColor="text1"/>
                <w:sz w:val="20"/>
                <w:szCs w:val="20"/>
              </w:rPr>
              <w:t>연구개발비는</w:t>
            </w:r>
            <w:r w:rsidR="001F0688">
              <w:rPr>
                <w:rFonts w:hint="eastAsia"/>
                <w:color w:val="000000" w:themeColor="text1"/>
                <w:sz w:val="20"/>
                <w:szCs w:val="20"/>
              </w:rPr>
              <w:t xml:space="preserve"> </w:t>
            </w:r>
            <w:r w:rsidR="001F0688">
              <w:rPr>
                <w:rFonts w:hint="eastAsia"/>
                <w:color w:val="000000" w:themeColor="text1"/>
                <w:sz w:val="20"/>
                <w:szCs w:val="20"/>
              </w:rPr>
              <w:t>직원</w:t>
            </w:r>
            <w:r w:rsidR="001F0688">
              <w:rPr>
                <w:rFonts w:hint="eastAsia"/>
                <w:color w:val="000000" w:themeColor="text1"/>
                <w:sz w:val="20"/>
                <w:szCs w:val="20"/>
              </w:rPr>
              <w:t xml:space="preserve"> </w:t>
            </w:r>
            <w:r w:rsidR="001F0688">
              <w:rPr>
                <w:rFonts w:hint="eastAsia"/>
                <w:color w:val="000000" w:themeColor="text1"/>
                <w:sz w:val="20"/>
                <w:szCs w:val="20"/>
              </w:rPr>
              <w:t>전원에게</w:t>
            </w:r>
            <w:r w:rsidR="001F0688">
              <w:rPr>
                <w:rFonts w:hint="eastAsia"/>
                <w:color w:val="000000" w:themeColor="text1"/>
                <w:sz w:val="20"/>
                <w:szCs w:val="20"/>
              </w:rPr>
              <w:t xml:space="preserve"> </w:t>
            </w:r>
            <w:r w:rsidR="001F0688">
              <w:rPr>
                <w:rFonts w:hint="eastAsia"/>
                <w:color w:val="000000" w:themeColor="text1"/>
                <w:sz w:val="20"/>
                <w:szCs w:val="20"/>
              </w:rPr>
              <w:t>지급되나</w:t>
            </w:r>
            <w:r w:rsidR="001F0688">
              <w:rPr>
                <w:rFonts w:hint="eastAsia"/>
                <w:color w:val="000000" w:themeColor="text1"/>
                <w:sz w:val="20"/>
                <w:szCs w:val="20"/>
              </w:rPr>
              <w:t xml:space="preserve"> </w:t>
            </w:r>
            <w:r w:rsidR="001F0688">
              <w:rPr>
                <w:rFonts w:hint="eastAsia"/>
                <w:color w:val="000000" w:themeColor="text1"/>
                <w:sz w:val="20"/>
                <w:szCs w:val="20"/>
              </w:rPr>
              <w:t>자가운전보조금은</w:t>
            </w:r>
            <w:r w:rsidR="001F0688">
              <w:rPr>
                <w:rFonts w:hint="eastAsia"/>
                <w:color w:val="000000" w:themeColor="text1"/>
                <w:sz w:val="20"/>
                <w:szCs w:val="20"/>
              </w:rPr>
              <w:t xml:space="preserve"> </w:t>
            </w:r>
            <w:r w:rsidR="001F0688">
              <w:rPr>
                <w:rFonts w:hint="eastAsia"/>
                <w:color w:val="000000" w:themeColor="text1"/>
                <w:sz w:val="20"/>
                <w:szCs w:val="20"/>
              </w:rPr>
              <w:t>외부</w:t>
            </w:r>
            <w:r w:rsidR="001F0688">
              <w:rPr>
                <w:rFonts w:hint="eastAsia"/>
                <w:color w:val="000000" w:themeColor="text1"/>
                <w:sz w:val="20"/>
                <w:szCs w:val="20"/>
              </w:rPr>
              <w:t xml:space="preserve"> </w:t>
            </w:r>
            <w:r w:rsidR="001F0688">
              <w:rPr>
                <w:rFonts w:hint="eastAsia"/>
                <w:color w:val="000000" w:themeColor="text1"/>
                <w:sz w:val="20"/>
                <w:szCs w:val="20"/>
              </w:rPr>
              <w:t>일정이</w:t>
            </w:r>
            <w:r w:rsidR="001F0688">
              <w:rPr>
                <w:rFonts w:hint="eastAsia"/>
                <w:color w:val="000000" w:themeColor="text1"/>
                <w:sz w:val="20"/>
                <w:szCs w:val="20"/>
              </w:rPr>
              <w:t xml:space="preserve"> </w:t>
            </w:r>
            <w:r w:rsidR="001F0688">
              <w:rPr>
                <w:rFonts w:hint="eastAsia"/>
                <w:color w:val="000000" w:themeColor="text1"/>
                <w:sz w:val="20"/>
                <w:szCs w:val="20"/>
              </w:rPr>
              <w:t>많은</w:t>
            </w:r>
            <w:r w:rsidR="001F0688">
              <w:rPr>
                <w:rFonts w:hint="eastAsia"/>
                <w:color w:val="000000" w:themeColor="text1"/>
                <w:sz w:val="20"/>
                <w:szCs w:val="20"/>
              </w:rPr>
              <w:t xml:space="preserve"> </w:t>
            </w:r>
            <w:r w:rsidR="001F0688">
              <w:rPr>
                <w:rFonts w:hint="eastAsia"/>
                <w:color w:val="000000" w:themeColor="text1"/>
                <w:sz w:val="20"/>
                <w:szCs w:val="20"/>
              </w:rPr>
              <w:t>일부</w:t>
            </w:r>
            <w:r w:rsidR="001F0688">
              <w:rPr>
                <w:rFonts w:hint="eastAsia"/>
                <w:color w:val="000000" w:themeColor="text1"/>
                <w:sz w:val="20"/>
                <w:szCs w:val="20"/>
              </w:rPr>
              <w:t xml:space="preserve"> </w:t>
            </w:r>
            <w:r w:rsidR="001F0688">
              <w:rPr>
                <w:rFonts w:hint="eastAsia"/>
                <w:color w:val="000000" w:themeColor="text1"/>
                <w:sz w:val="20"/>
                <w:szCs w:val="20"/>
              </w:rPr>
              <w:t>인원에게만</w:t>
            </w:r>
            <w:r w:rsidR="001F0688">
              <w:rPr>
                <w:rFonts w:hint="eastAsia"/>
                <w:color w:val="000000" w:themeColor="text1"/>
                <w:sz w:val="20"/>
                <w:szCs w:val="20"/>
              </w:rPr>
              <w:t xml:space="preserve"> </w:t>
            </w:r>
            <w:r w:rsidR="001F0688">
              <w:rPr>
                <w:rFonts w:hint="eastAsia"/>
                <w:color w:val="000000" w:themeColor="text1"/>
                <w:sz w:val="20"/>
                <w:szCs w:val="20"/>
              </w:rPr>
              <w:t>지급되고</w:t>
            </w:r>
            <w:r w:rsidR="001F0688">
              <w:rPr>
                <w:rFonts w:hint="eastAsia"/>
                <w:color w:val="000000" w:themeColor="text1"/>
                <w:sz w:val="20"/>
                <w:szCs w:val="20"/>
              </w:rPr>
              <w:t xml:space="preserve"> </w:t>
            </w:r>
            <w:r w:rsidR="001F0688">
              <w:rPr>
                <w:rFonts w:hint="eastAsia"/>
                <w:color w:val="000000" w:themeColor="text1"/>
                <w:sz w:val="20"/>
                <w:szCs w:val="20"/>
              </w:rPr>
              <w:t>있음</w:t>
            </w:r>
            <w:r w:rsidR="002F3D9D">
              <w:rPr>
                <w:rFonts w:hint="eastAsia"/>
                <w:color w:val="000000" w:themeColor="text1"/>
                <w:sz w:val="20"/>
                <w:szCs w:val="20"/>
              </w:rPr>
              <w:t>.</w:t>
            </w:r>
          </w:p>
          <w:p w14:paraId="64EF6CCF" w14:textId="69BC69BF" w:rsidR="002F3D9D" w:rsidRPr="00C23F9C" w:rsidRDefault="002F3D9D" w:rsidP="002F76A3">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ins w:id="36" w:author="SL Partners" w:date="2024-09-27T11:17:00Z" w16du:dateUtc="2024-09-27T02:17:00Z">
              <w:r w:rsidR="00701F20">
                <w:rPr>
                  <w:rFonts w:hint="eastAsia"/>
                  <w:color w:val="000000" w:themeColor="text1"/>
                  <w:sz w:val="20"/>
                  <w:szCs w:val="20"/>
                </w:rPr>
                <w:t>급여지급내역에</w:t>
              </w:r>
              <w:r w:rsidR="00701F20">
                <w:rPr>
                  <w:rFonts w:hint="eastAsia"/>
                  <w:color w:val="000000" w:themeColor="text1"/>
                  <w:sz w:val="20"/>
                  <w:szCs w:val="20"/>
                </w:rPr>
                <w:t xml:space="preserve"> </w:t>
              </w:r>
              <w:r w:rsidR="00701F20">
                <w:rPr>
                  <w:rFonts w:hint="eastAsia"/>
                  <w:color w:val="000000" w:themeColor="text1"/>
                  <w:sz w:val="20"/>
                  <w:szCs w:val="20"/>
                </w:rPr>
                <w:t>기재되어</w:t>
              </w:r>
              <w:r w:rsidR="00701F20">
                <w:rPr>
                  <w:rFonts w:hint="eastAsia"/>
                  <w:color w:val="000000" w:themeColor="text1"/>
                  <w:sz w:val="20"/>
                  <w:szCs w:val="20"/>
                </w:rPr>
                <w:t xml:space="preserve"> </w:t>
              </w:r>
              <w:r w:rsidR="00701F20">
                <w:rPr>
                  <w:rFonts w:hint="eastAsia"/>
                  <w:color w:val="000000" w:themeColor="text1"/>
                  <w:sz w:val="20"/>
                  <w:szCs w:val="20"/>
                </w:rPr>
                <w:t>있는</w:t>
              </w:r>
            </w:ins>
            <w:del w:id="37" w:author="SL Partners" w:date="2024-09-27T11:17:00Z" w16du:dateUtc="2024-09-27T02:17:00Z">
              <w:r w:rsidDel="00701F20">
                <w:rPr>
                  <w:rFonts w:hint="eastAsia"/>
                  <w:color w:val="000000" w:themeColor="text1"/>
                  <w:sz w:val="20"/>
                  <w:szCs w:val="20"/>
                </w:rPr>
                <w:delText>위</w:delText>
              </w:r>
            </w:del>
            <w:r>
              <w:rPr>
                <w:rFonts w:hint="eastAsia"/>
                <w:color w:val="000000" w:themeColor="text1"/>
                <w:sz w:val="20"/>
                <w:szCs w:val="20"/>
              </w:rPr>
              <w:t xml:space="preserve"> </w:t>
            </w:r>
            <w:r>
              <w:rPr>
                <w:rFonts w:hint="eastAsia"/>
                <w:color w:val="000000" w:themeColor="text1"/>
                <w:sz w:val="20"/>
                <w:szCs w:val="20"/>
              </w:rPr>
              <w:t>수당항목</w:t>
            </w:r>
            <w:r>
              <w:rPr>
                <w:rFonts w:hint="eastAsia"/>
                <w:color w:val="000000" w:themeColor="text1"/>
                <w:sz w:val="20"/>
                <w:szCs w:val="20"/>
              </w:rPr>
              <w:t xml:space="preserve"> </w:t>
            </w:r>
            <w:r>
              <w:rPr>
                <w:rFonts w:hint="eastAsia"/>
                <w:color w:val="000000" w:themeColor="text1"/>
                <w:sz w:val="20"/>
                <w:szCs w:val="20"/>
              </w:rPr>
              <w:t>외에는</w:t>
            </w:r>
            <w:r>
              <w:rPr>
                <w:rFonts w:hint="eastAsia"/>
                <w:color w:val="000000" w:themeColor="text1"/>
                <w:sz w:val="20"/>
                <w:szCs w:val="20"/>
              </w:rPr>
              <w:t xml:space="preserve"> </w:t>
            </w:r>
            <w:r>
              <w:rPr>
                <w:rFonts w:hint="eastAsia"/>
                <w:color w:val="000000" w:themeColor="text1"/>
                <w:sz w:val="20"/>
                <w:szCs w:val="20"/>
              </w:rPr>
              <w:t>직원들에게</w:t>
            </w:r>
            <w:r>
              <w:rPr>
                <w:rFonts w:hint="eastAsia"/>
                <w:color w:val="000000" w:themeColor="text1"/>
                <w:sz w:val="20"/>
                <w:szCs w:val="20"/>
              </w:rPr>
              <w:t xml:space="preserve"> </w:t>
            </w:r>
            <w:r>
              <w:rPr>
                <w:rFonts w:hint="eastAsia"/>
                <w:color w:val="000000" w:themeColor="text1"/>
                <w:sz w:val="20"/>
                <w:szCs w:val="20"/>
              </w:rPr>
              <w:t>별도로</w:t>
            </w:r>
            <w:r>
              <w:rPr>
                <w:rFonts w:hint="eastAsia"/>
                <w:color w:val="000000" w:themeColor="text1"/>
                <w:sz w:val="20"/>
                <w:szCs w:val="20"/>
              </w:rPr>
              <w:t xml:space="preserve"> </w:t>
            </w:r>
            <w:r>
              <w:rPr>
                <w:rFonts w:hint="eastAsia"/>
                <w:color w:val="000000" w:themeColor="text1"/>
                <w:sz w:val="20"/>
                <w:szCs w:val="20"/>
              </w:rPr>
              <w:t>지급되는</w:t>
            </w:r>
            <w:r>
              <w:rPr>
                <w:rFonts w:hint="eastAsia"/>
                <w:color w:val="000000" w:themeColor="text1"/>
                <w:sz w:val="20"/>
                <w:szCs w:val="20"/>
              </w:rPr>
              <w:t xml:space="preserve"> </w:t>
            </w:r>
            <w:r>
              <w:rPr>
                <w:rFonts w:hint="eastAsia"/>
                <w:color w:val="000000" w:themeColor="text1"/>
                <w:sz w:val="20"/>
                <w:szCs w:val="20"/>
              </w:rPr>
              <w:t>수당은</w:t>
            </w:r>
            <w:r>
              <w:rPr>
                <w:rFonts w:hint="eastAsia"/>
                <w:color w:val="000000" w:themeColor="text1"/>
                <w:sz w:val="20"/>
                <w:szCs w:val="20"/>
              </w:rPr>
              <w:t xml:space="preserve"> </w:t>
            </w:r>
            <w:r>
              <w:rPr>
                <w:rFonts w:hint="eastAsia"/>
                <w:color w:val="000000" w:themeColor="text1"/>
                <w:sz w:val="20"/>
                <w:szCs w:val="20"/>
              </w:rPr>
              <w:t>없</w:t>
            </w:r>
            <w:ins w:id="38" w:author="SL Partners" w:date="2024-09-27T11:11:00Z" w16du:dateUtc="2024-09-27T02:11:00Z">
              <w:r w:rsidR="00AA5F43">
                <w:rPr>
                  <w:rFonts w:hint="eastAsia"/>
                  <w:color w:val="000000" w:themeColor="text1"/>
                  <w:sz w:val="20"/>
                  <w:szCs w:val="20"/>
                </w:rPr>
                <w:t>으며</w:t>
              </w:r>
              <w:r w:rsidR="00AA5F43">
                <w:rPr>
                  <w:rFonts w:hint="eastAsia"/>
                  <w:color w:val="000000" w:themeColor="text1"/>
                  <w:sz w:val="20"/>
                  <w:szCs w:val="20"/>
                </w:rPr>
                <w:t xml:space="preserve">, </w:t>
              </w:r>
              <w:r w:rsidR="00AA5F43">
                <w:rPr>
                  <w:rFonts w:hint="eastAsia"/>
                  <w:color w:val="000000" w:themeColor="text1"/>
                  <w:sz w:val="20"/>
                  <w:szCs w:val="20"/>
                </w:rPr>
                <w:t>모두</w:t>
              </w:r>
              <w:r w:rsidR="00AA5F43">
                <w:rPr>
                  <w:rFonts w:hint="eastAsia"/>
                  <w:color w:val="000000" w:themeColor="text1"/>
                  <w:sz w:val="20"/>
                  <w:szCs w:val="20"/>
                </w:rPr>
                <w:t xml:space="preserve"> </w:t>
              </w:r>
              <w:r w:rsidR="00AA5F43">
                <w:rPr>
                  <w:rFonts w:hint="eastAsia"/>
                  <w:color w:val="000000" w:themeColor="text1"/>
                  <w:sz w:val="20"/>
                  <w:szCs w:val="20"/>
                </w:rPr>
                <w:t>통상임금</w:t>
              </w:r>
              <w:r w:rsidR="00AA5F43">
                <w:rPr>
                  <w:rFonts w:hint="eastAsia"/>
                  <w:color w:val="000000" w:themeColor="text1"/>
                  <w:sz w:val="20"/>
                  <w:szCs w:val="20"/>
                </w:rPr>
                <w:t xml:space="preserve"> </w:t>
              </w:r>
              <w:r w:rsidR="00AA5F43">
                <w:rPr>
                  <w:rFonts w:hint="eastAsia"/>
                  <w:color w:val="000000" w:themeColor="text1"/>
                  <w:sz w:val="20"/>
                  <w:szCs w:val="20"/>
                </w:rPr>
                <w:t>및</w:t>
              </w:r>
              <w:r w:rsidR="00AA5F43">
                <w:rPr>
                  <w:rFonts w:hint="eastAsia"/>
                  <w:color w:val="000000" w:themeColor="text1"/>
                  <w:sz w:val="20"/>
                  <w:szCs w:val="20"/>
                </w:rPr>
                <w:t xml:space="preserve"> </w:t>
              </w:r>
              <w:r w:rsidR="00AA5F43">
                <w:rPr>
                  <w:rFonts w:hint="eastAsia"/>
                  <w:color w:val="000000" w:themeColor="text1"/>
                  <w:sz w:val="20"/>
                  <w:szCs w:val="20"/>
                </w:rPr>
                <w:t>평균임금에</w:t>
              </w:r>
              <w:r w:rsidR="00AA5F43">
                <w:rPr>
                  <w:rFonts w:hint="eastAsia"/>
                  <w:color w:val="000000" w:themeColor="text1"/>
                  <w:sz w:val="20"/>
                  <w:szCs w:val="20"/>
                </w:rPr>
                <w:t xml:space="preserve"> </w:t>
              </w:r>
              <w:r w:rsidR="00AA5F43">
                <w:rPr>
                  <w:rFonts w:hint="eastAsia"/>
                  <w:color w:val="000000" w:themeColor="text1"/>
                  <w:sz w:val="20"/>
                  <w:szCs w:val="20"/>
                </w:rPr>
                <w:t>산입하고</w:t>
              </w:r>
              <w:r w:rsidR="00AA5F43">
                <w:rPr>
                  <w:rFonts w:hint="eastAsia"/>
                  <w:color w:val="000000" w:themeColor="text1"/>
                  <w:sz w:val="20"/>
                  <w:szCs w:val="20"/>
                </w:rPr>
                <w:t xml:space="preserve"> </w:t>
              </w:r>
              <w:r w:rsidR="00AA5F43">
                <w:rPr>
                  <w:rFonts w:hint="eastAsia"/>
                  <w:color w:val="000000" w:themeColor="text1"/>
                  <w:sz w:val="20"/>
                  <w:szCs w:val="20"/>
                </w:rPr>
                <w:t>있다고</w:t>
              </w:r>
              <w:r w:rsidR="00AA5F43">
                <w:rPr>
                  <w:rFonts w:hint="eastAsia"/>
                  <w:color w:val="000000" w:themeColor="text1"/>
                  <w:sz w:val="20"/>
                  <w:szCs w:val="20"/>
                </w:rPr>
                <w:t xml:space="preserve"> </w:t>
              </w:r>
              <w:r w:rsidR="00AA5F43">
                <w:rPr>
                  <w:rFonts w:hint="eastAsia"/>
                  <w:color w:val="000000" w:themeColor="text1"/>
                  <w:sz w:val="20"/>
                  <w:szCs w:val="20"/>
                </w:rPr>
                <w:t>함</w:t>
              </w:r>
              <w:r w:rsidR="00AA5F43">
                <w:rPr>
                  <w:rFonts w:hint="eastAsia"/>
                  <w:color w:val="000000" w:themeColor="text1"/>
                  <w:sz w:val="20"/>
                  <w:szCs w:val="20"/>
                </w:rPr>
                <w:t xml:space="preserve">. </w:t>
              </w:r>
            </w:ins>
            <w:del w:id="39" w:author="SL Partners" w:date="2024-09-27T11:11:00Z" w16du:dateUtc="2024-09-27T02:11:00Z">
              <w:r w:rsidDel="00AA5F43">
                <w:rPr>
                  <w:rFonts w:hint="eastAsia"/>
                  <w:color w:val="000000" w:themeColor="text1"/>
                  <w:sz w:val="20"/>
                  <w:szCs w:val="20"/>
                </w:rPr>
                <w:delText>음</w:delText>
              </w:r>
              <w:r w:rsidDel="00AA5F43">
                <w:rPr>
                  <w:rFonts w:hint="eastAsia"/>
                  <w:color w:val="000000" w:themeColor="text1"/>
                  <w:sz w:val="20"/>
                  <w:szCs w:val="20"/>
                </w:rPr>
                <w:delText xml:space="preserve">. </w:delText>
              </w:r>
            </w:del>
          </w:p>
        </w:tc>
        <w:tc>
          <w:tcPr>
            <w:tcW w:w="5640" w:type="dxa"/>
            <w:tcBorders>
              <w:top w:val="single" w:sz="12" w:space="0" w:color="0F243E"/>
              <w:bottom w:val="single" w:sz="12" w:space="0" w:color="0F243E"/>
            </w:tcBorders>
            <w:shd w:val="clear" w:color="auto" w:fill="auto"/>
          </w:tcPr>
          <w:p w14:paraId="1625EB9E" w14:textId="77777777" w:rsidR="00E91D8A" w:rsidRPr="00AD602C" w:rsidRDefault="00E91D8A" w:rsidP="00E91D8A">
            <w:pPr>
              <w:pStyle w:val="1"/>
              <w:rPr>
                <w:ins w:id="40" w:author="SL Partners" w:date="2024-09-27T11:12:00Z" w16du:dateUtc="2024-09-27T02:12:00Z"/>
                <w:color w:val="000000" w:themeColor="text1"/>
                <w:sz w:val="20"/>
                <w:szCs w:val="20"/>
              </w:rPr>
            </w:pPr>
            <w:ins w:id="41" w:author="SL Partners" w:date="2024-09-27T11:12:00Z" w16du:dateUtc="2024-09-27T02:12:00Z">
              <w:r w:rsidRPr="00AD602C">
                <w:rPr>
                  <w:color w:val="000000" w:themeColor="text1"/>
                  <w:sz w:val="20"/>
                  <w:szCs w:val="20"/>
                </w:rPr>
                <w:t>통상임금은</w:t>
              </w:r>
              <w:r w:rsidRPr="00AD602C">
                <w:rPr>
                  <w:color w:val="000000" w:themeColor="text1"/>
                  <w:sz w:val="20"/>
                  <w:szCs w:val="20"/>
                </w:rPr>
                <w:t xml:space="preserve"> </w:t>
              </w:r>
              <w:r w:rsidRPr="00AD602C">
                <w:rPr>
                  <w:color w:val="000000" w:themeColor="text1"/>
                  <w:sz w:val="20"/>
                  <w:szCs w:val="20"/>
                </w:rPr>
                <w:t>근로자들에</w:t>
              </w:r>
              <w:r w:rsidRPr="00AD602C">
                <w:rPr>
                  <w:color w:val="000000" w:themeColor="text1"/>
                  <w:sz w:val="20"/>
                  <w:szCs w:val="20"/>
                </w:rPr>
                <w:t xml:space="preserve"> </w:t>
              </w:r>
              <w:r w:rsidRPr="00AD602C">
                <w:rPr>
                  <w:color w:val="000000" w:themeColor="text1"/>
                  <w:sz w:val="20"/>
                  <w:szCs w:val="20"/>
                </w:rPr>
                <w:t>지급되는</w:t>
              </w:r>
              <w:r w:rsidRPr="00AD602C">
                <w:rPr>
                  <w:color w:val="000000" w:themeColor="text1"/>
                  <w:sz w:val="20"/>
                  <w:szCs w:val="20"/>
                </w:rPr>
                <w:t xml:space="preserve"> </w:t>
              </w:r>
              <w:r w:rsidRPr="00AD602C">
                <w:rPr>
                  <w:color w:val="000000" w:themeColor="text1"/>
                  <w:sz w:val="20"/>
                  <w:szCs w:val="20"/>
                </w:rPr>
                <w:t>임금</w:t>
              </w:r>
              <w:r w:rsidRPr="00AD602C">
                <w:rPr>
                  <w:color w:val="000000" w:themeColor="text1"/>
                  <w:sz w:val="20"/>
                  <w:szCs w:val="20"/>
                </w:rPr>
                <w:t xml:space="preserve"> </w:t>
              </w:r>
              <w:r w:rsidRPr="00AD602C">
                <w:rPr>
                  <w:color w:val="000000" w:themeColor="text1"/>
                  <w:sz w:val="20"/>
                  <w:szCs w:val="20"/>
                </w:rPr>
                <w:t>중에서</w:t>
              </w:r>
              <w:r w:rsidRPr="00AD602C">
                <w:rPr>
                  <w:color w:val="000000" w:themeColor="text1"/>
                  <w:sz w:val="20"/>
                  <w:szCs w:val="20"/>
                </w:rPr>
                <w:t xml:space="preserve"> </w:t>
              </w:r>
              <w:r w:rsidRPr="00AD602C">
                <w:rPr>
                  <w:color w:val="000000" w:themeColor="text1"/>
                  <w:sz w:val="20"/>
                  <w:szCs w:val="20"/>
                </w:rPr>
                <w:t>소정근로의</w:t>
              </w:r>
              <w:r w:rsidRPr="00AD602C">
                <w:rPr>
                  <w:color w:val="000000" w:themeColor="text1"/>
                  <w:sz w:val="20"/>
                  <w:szCs w:val="20"/>
                </w:rPr>
                <w:t xml:space="preserve"> </w:t>
              </w:r>
              <w:r w:rsidRPr="00AD602C">
                <w:rPr>
                  <w:color w:val="000000" w:themeColor="text1"/>
                  <w:sz w:val="20"/>
                  <w:szCs w:val="20"/>
                </w:rPr>
                <w:t>대가로서</w:t>
              </w:r>
              <w:r w:rsidRPr="00AD602C">
                <w:rPr>
                  <w:color w:val="000000" w:themeColor="text1"/>
                  <w:sz w:val="20"/>
                  <w:szCs w:val="20"/>
                </w:rPr>
                <w:t xml:space="preserve"> </w:t>
              </w:r>
              <w:r w:rsidRPr="00AD602C">
                <w:rPr>
                  <w:color w:val="000000" w:themeColor="text1"/>
                  <w:sz w:val="20"/>
                  <w:szCs w:val="20"/>
                </w:rPr>
                <w:t>정기적</w:t>
              </w:r>
              <w:r w:rsidRPr="00AD602C">
                <w:rPr>
                  <w:color w:val="000000" w:themeColor="text1"/>
                  <w:sz w:val="20"/>
                  <w:szCs w:val="20"/>
                </w:rPr>
                <w:t xml:space="preserve">, </w:t>
              </w:r>
              <w:r w:rsidRPr="00AD602C">
                <w:rPr>
                  <w:color w:val="000000" w:themeColor="text1"/>
                  <w:sz w:val="20"/>
                  <w:szCs w:val="20"/>
                </w:rPr>
                <w:t>일률적</w:t>
              </w:r>
              <w:r w:rsidRPr="00AD602C">
                <w:rPr>
                  <w:color w:val="000000" w:themeColor="text1"/>
                  <w:sz w:val="20"/>
                  <w:szCs w:val="20"/>
                </w:rPr>
                <w:t xml:space="preserve">, </w:t>
              </w:r>
              <w:r w:rsidRPr="00AD602C">
                <w:rPr>
                  <w:color w:val="000000" w:themeColor="text1"/>
                  <w:sz w:val="20"/>
                  <w:szCs w:val="20"/>
                </w:rPr>
                <w:t>고정적으로</w:t>
              </w:r>
              <w:r w:rsidRPr="00AD602C">
                <w:rPr>
                  <w:color w:val="000000" w:themeColor="text1"/>
                  <w:sz w:val="20"/>
                  <w:szCs w:val="20"/>
                </w:rPr>
                <w:t xml:space="preserve"> </w:t>
              </w:r>
              <w:r w:rsidRPr="00AD602C">
                <w:rPr>
                  <w:color w:val="000000" w:themeColor="text1"/>
                  <w:sz w:val="20"/>
                  <w:szCs w:val="20"/>
                </w:rPr>
                <w:t>지급하기로</w:t>
              </w:r>
              <w:r w:rsidRPr="00AD602C">
                <w:rPr>
                  <w:color w:val="000000" w:themeColor="text1"/>
                  <w:sz w:val="20"/>
                  <w:szCs w:val="20"/>
                </w:rPr>
                <w:t xml:space="preserve"> </w:t>
              </w:r>
              <w:r w:rsidRPr="00AD602C">
                <w:rPr>
                  <w:color w:val="000000" w:themeColor="text1"/>
                  <w:sz w:val="20"/>
                  <w:szCs w:val="20"/>
                </w:rPr>
                <w:t>정한</w:t>
              </w:r>
              <w:r w:rsidRPr="00AD602C">
                <w:rPr>
                  <w:color w:val="000000" w:themeColor="text1"/>
                  <w:sz w:val="20"/>
                  <w:szCs w:val="20"/>
                </w:rPr>
                <w:t xml:space="preserve"> </w:t>
              </w:r>
              <w:r w:rsidRPr="00AD602C">
                <w:rPr>
                  <w:color w:val="000000" w:themeColor="text1"/>
                  <w:sz w:val="20"/>
                  <w:szCs w:val="20"/>
                </w:rPr>
                <w:t>범위의</w:t>
              </w:r>
              <w:r w:rsidRPr="00AD602C">
                <w:rPr>
                  <w:color w:val="000000" w:themeColor="text1"/>
                  <w:sz w:val="20"/>
                  <w:szCs w:val="20"/>
                </w:rPr>
                <w:t xml:space="preserve"> </w:t>
              </w:r>
              <w:r w:rsidRPr="00AD602C">
                <w:rPr>
                  <w:color w:val="000000" w:themeColor="text1"/>
                  <w:sz w:val="20"/>
                  <w:szCs w:val="20"/>
                </w:rPr>
                <w:t>임금을</w:t>
              </w:r>
              <w:r w:rsidRPr="00AD602C">
                <w:rPr>
                  <w:color w:val="000000" w:themeColor="text1"/>
                  <w:sz w:val="20"/>
                  <w:szCs w:val="20"/>
                </w:rPr>
                <w:t xml:space="preserve"> </w:t>
              </w:r>
              <w:r w:rsidRPr="00AD602C">
                <w:rPr>
                  <w:color w:val="000000" w:themeColor="text1"/>
                  <w:sz w:val="20"/>
                  <w:szCs w:val="20"/>
                </w:rPr>
                <w:t>의미함</w:t>
              </w:r>
              <w:r w:rsidRPr="00AD602C">
                <w:rPr>
                  <w:color w:val="000000" w:themeColor="text1"/>
                  <w:sz w:val="20"/>
                  <w:szCs w:val="20"/>
                </w:rPr>
                <w:t xml:space="preserve">. </w:t>
              </w:r>
              <w:r w:rsidRPr="00AD602C">
                <w:rPr>
                  <w:color w:val="000000" w:themeColor="text1"/>
                  <w:sz w:val="20"/>
                  <w:szCs w:val="20"/>
                </w:rPr>
                <w:t>이는</w:t>
              </w:r>
              <w:r w:rsidRPr="00AD602C">
                <w:rPr>
                  <w:color w:val="000000" w:themeColor="text1"/>
                  <w:sz w:val="20"/>
                  <w:szCs w:val="20"/>
                </w:rPr>
                <w:t xml:space="preserve"> </w:t>
              </w:r>
              <w:r w:rsidRPr="00AD602C">
                <w:rPr>
                  <w:color w:val="000000" w:themeColor="text1"/>
                  <w:sz w:val="20"/>
                  <w:szCs w:val="20"/>
                </w:rPr>
                <w:t>연장</w:t>
              </w:r>
              <w:r w:rsidRPr="00AD602C">
                <w:rPr>
                  <w:color w:val="000000" w:themeColor="text1"/>
                  <w:sz w:val="20"/>
                  <w:szCs w:val="20"/>
                </w:rPr>
                <w:t xml:space="preserve">, </w:t>
              </w:r>
              <w:r w:rsidRPr="00AD602C">
                <w:rPr>
                  <w:color w:val="000000" w:themeColor="text1"/>
                  <w:sz w:val="20"/>
                  <w:szCs w:val="20"/>
                </w:rPr>
                <w:t>야간</w:t>
              </w:r>
              <w:r w:rsidRPr="00AD602C">
                <w:rPr>
                  <w:color w:val="000000" w:themeColor="text1"/>
                  <w:sz w:val="20"/>
                  <w:szCs w:val="20"/>
                </w:rPr>
                <w:t xml:space="preserve">, </w:t>
              </w:r>
              <w:r w:rsidRPr="00AD602C">
                <w:rPr>
                  <w:color w:val="000000" w:themeColor="text1"/>
                  <w:sz w:val="20"/>
                  <w:szCs w:val="20"/>
                </w:rPr>
                <w:t>휴일</w:t>
              </w:r>
              <w:r w:rsidRPr="00AD602C">
                <w:rPr>
                  <w:color w:val="000000" w:themeColor="text1"/>
                  <w:sz w:val="20"/>
                  <w:szCs w:val="20"/>
                </w:rPr>
                <w:t xml:space="preserve"> </w:t>
              </w:r>
              <w:r w:rsidRPr="00AD602C">
                <w:rPr>
                  <w:color w:val="000000" w:themeColor="text1"/>
                  <w:sz w:val="20"/>
                  <w:szCs w:val="20"/>
                </w:rPr>
                <w:t>근로수당</w:t>
              </w:r>
              <w:r w:rsidRPr="00AD602C">
                <w:rPr>
                  <w:color w:val="000000" w:themeColor="text1"/>
                  <w:sz w:val="20"/>
                  <w:szCs w:val="20"/>
                </w:rPr>
                <w:t xml:space="preserve">, </w:t>
              </w:r>
              <w:r w:rsidRPr="00AD602C">
                <w:rPr>
                  <w:color w:val="000000" w:themeColor="text1"/>
                  <w:sz w:val="20"/>
                  <w:szCs w:val="20"/>
                </w:rPr>
                <w:t>미사용</w:t>
              </w:r>
              <w:r w:rsidRPr="00AD602C">
                <w:rPr>
                  <w:color w:val="000000" w:themeColor="text1"/>
                  <w:sz w:val="20"/>
                  <w:szCs w:val="20"/>
                </w:rPr>
                <w:t xml:space="preserve"> </w:t>
              </w:r>
              <w:r w:rsidRPr="00AD602C">
                <w:rPr>
                  <w:color w:val="000000" w:themeColor="text1"/>
                  <w:sz w:val="20"/>
                  <w:szCs w:val="20"/>
                </w:rPr>
                <w:t>연차휴가수당</w:t>
              </w:r>
              <w:r w:rsidRPr="00AD602C">
                <w:rPr>
                  <w:color w:val="000000" w:themeColor="text1"/>
                  <w:sz w:val="20"/>
                  <w:szCs w:val="20"/>
                </w:rPr>
                <w:t xml:space="preserve"> </w:t>
              </w:r>
              <w:r w:rsidRPr="00AD602C">
                <w:rPr>
                  <w:color w:val="000000" w:themeColor="text1"/>
                  <w:sz w:val="20"/>
                  <w:szCs w:val="20"/>
                </w:rPr>
                <w:t>등</w:t>
              </w:r>
              <w:r w:rsidRPr="00AD602C">
                <w:rPr>
                  <w:color w:val="000000" w:themeColor="text1"/>
                  <w:sz w:val="20"/>
                  <w:szCs w:val="20"/>
                </w:rPr>
                <w:t xml:space="preserve"> </w:t>
              </w:r>
              <w:r w:rsidRPr="00AD602C">
                <w:rPr>
                  <w:color w:val="000000" w:themeColor="text1"/>
                  <w:sz w:val="20"/>
                  <w:szCs w:val="20"/>
                </w:rPr>
                <w:t>법정수당의</w:t>
              </w:r>
              <w:r w:rsidRPr="00AD602C">
                <w:rPr>
                  <w:color w:val="000000" w:themeColor="text1"/>
                  <w:sz w:val="20"/>
                  <w:szCs w:val="20"/>
                </w:rPr>
                <w:t xml:space="preserve"> </w:t>
              </w:r>
              <w:r w:rsidRPr="00AD602C">
                <w:rPr>
                  <w:color w:val="000000" w:themeColor="text1"/>
                  <w:sz w:val="20"/>
                  <w:szCs w:val="20"/>
                </w:rPr>
                <w:t>산정기초가</w:t>
              </w:r>
              <w:r w:rsidRPr="00AD602C">
                <w:rPr>
                  <w:color w:val="000000" w:themeColor="text1"/>
                  <w:sz w:val="20"/>
                  <w:szCs w:val="20"/>
                </w:rPr>
                <w:t xml:space="preserve"> </w:t>
              </w:r>
              <w:r w:rsidRPr="00AD602C">
                <w:rPr>
                  <w:color w:val="000000" w:themeColor="text1"/>
                  <w:sz w:val="20"/>
                  <w:szCs w:val="20"/>
                </w:rPr>
                <w:t>된다는</w:t>
              </w:r>
              <w:r w:rsidRPr="00AD602C">
                <w:rPr>
                  <w:color w:val="000000" w:themeColor="text1"/>
                  <w:sz w:val="20"/>
                  <w:szCs w:val="20"/>
                </w:rPr>
                <w:t xml:space="preserve"> </w:t>
              </w:r>
              <w:r w:rsidRPr="00AD602C">
                <w:rPr>
                  <w:color w:val="000000" w:themeColor="text1"/>
                  <w:sz w:val="20"/>
                  <w:szCs w:val="20"/>
                </w:rPr>
                <w:t>점에서</w:t>
              </w:r>
              <w:r w:rsidRPr="00AD602C">
                <w:rPr>
                  <w:color w:val="000000" w:themeColor="text1"/>
                  <w:sz w:val="20"/>
                  <w:szCs w:val="20"/>
                </w:rPr>
                <w:t xml:space="preserve"> </w:t>
              </w:r>
              <w:r w:rsidRPr="00AD602C">
                <w:rPr>
                  <w:color w:val="000000" w:themeColor="text1"/>
                  <w:sz w:val="20"/>
                  <w:szCs w:val="20"/>
                </w:rPr>
                <w:t>의미가</w:t>
              </w:r>
              <w:r w:rsidRPr="00AD602C">
                <w:rPr>
                  <w:color w:val="000000" w:themeColor="text1"/>
                  <w:sz w:val="20"/>
                  <w:szCs w:val="20"/>
                </w:rPr>
                <w:t xml:space="preserve"> </w:t>
              </w:r>
              <w:r w:rsidRPr="00AD602C">
                <w:rPr>
                  <w:color w:val="000000" w:themeColor="text1"/>
                  <w:sz w:val="20"/>
                  <w:szCs w:val="20"/>
                </w:rPr>
                <w:t>있음</w:t>
              </w:r>
              <w:r w:rsidRPr="00AD602C">
                <w:rPr>
                  <w:color w:val="000000" w:themeColor="text1"/>
                  <w:sz w:val="20"/>
                  <w:szCs w:val="20"/>
                </w:rPr>
                <w:t xml:space="preserve">. </w:t>
              </w:r>
              <w:r w:rsidRPr="00AD602C">
                <w:rPr>
                  <w:color w:val="000000" w:themeColor="text1"/>
                  <w:sz w:val="20"/>
                  <w:szCs w:val="20"/>
                </w:rPr>
                <w:t>만일</w:t>
              </w:r>
              <w:r w:rsidRPr="00AD602C">
                <w:rPr>
                  <w:color w:val="000000" w:themeColor="text1"/>
                  <w:sz w:val="20"/>
                  <w:szCs w:val="20"/>
                </w:rPr>
                <w:t xml:space="preserve"> </w:t>
              </w:r>
              <w:r w:rsidRPr="00AD602C">
                <w:rPr>
                  <w:color w:val="000000" w:themeColor="text1"/>
                  <w:sz w:val="20"/>
                  <w:szCs w:val="20"/>
                </w:rPr>
                <w:t>통상임금이</w:t>
              </w:r>
              <w:r w:rsidRPr="00AD602C">
                <w:rPr>
                  <w:color w:val="000000" w:themeColor="text1"/>
                  <w:sz w:val="20"/>
                  <w:szCs w:val="20"/>
                </w:rPr>
                <w:t xml:space="preserve"> </w:t>
              </w:r>
              <w:r w:rsidRPr="00AD602C">
                <w:rPr>
                  <w:color w:val="000000" w:themeColor="text1"/>
                  <w:sz w:val="20"/>
                  <w:szCs w:val="20"/>
                </w:rPr>
                <w:t>과소산정</w:t>
              </w:r>
              <w:r w:rsidRPr="00AD602C">
                <w:rPr>
                  <w:rFonts w:hint="eastAsia"/>
                  <w:color w:val="000000" w:themeColor="text1"/>
                  <w:sz w:val="20"/>
                  <w:szCs w:val="20"/>
                </w:rPr>
                <w:t xml:space="preserve"> </w:t>
              </w:r>
              <w:r w:rsidRPr="00AD602C">
                <w:rPr>
                  <w:color w:val="000000" w:themeColor="text1"/>
                  <w:sz w:val="20"/>
                  <w:szCs w:val="20"/>
                </w:rPr>
                <w:t>되었다면</w:t>
              </w:r>
              <w:r w:rsidRPr="00AD602C">
                <w:rPr>
                  <w:color w:val="000000" w:themeColor="text1"/>
                  <w:sz w:val="20"/>
                  <w:szCs w:val="20"/>
                </w:rPr>
                <w:t xml:space="preserve"> </w:t>
              </w:r>
              <w:r w:rsidRPr="00AD602C">
                <w:rPr>
                  <w:color w:val="000000" w:themeColor="text1"/>
                  <w:sz w:val="20"/>
                  <w:szCs w:val="20"/>
                </w:rPr>
                <w:t>추가</w:t>
              </w:r>
              <w:r w:rsidRPr="00AD602C">
                <w:rPr>
                  <w:color w:val="000000" w:themeColor="text1"/>
                  <w:sz w:val="20"/>
                  <w:szCs w:val="20"/>
                </w:rPr>
                <w:t xml:space="preserve"> </w:t>
              </w:r>
              <w:r w:rsidRPr="00AD602C">
                <w:rPr>
                  <w:color w:val="000000" w:themeColor="text1"/>
                  <w:sz w:val="20"/>
                  <w:szCs w:val="20"/>
                </w:rPr>
                <w:t>법정수당을</w:t>
              </w:r>
              <w:r w:rsidRPr="00AD602C">
                <w:rPr>
                  <w:color w:val="000000" w:themeColor="text1"/>
                  <w:sz w:val="20"/>
                  <w:szCs w:val="20"/>
                </w:rPr>
                <w:t xml:space="preserve"> </w:t>
              </w:r>
              <w:r w:rsidRPr="00AD602C">
                <w:rPr>
                  <w:color w:val="000000" w:themeColor="text1"/>
                  <w:sz w:val="20"/>
                  <w:szCs w:val="20"/>
                </w:rPr>
                <w:t>지급하여야</w:t>
              </w:r>
              <w:r w:rsidRPr="00AD602C">
                <w:rPr>
                  <w:color w:val="000000" w:themeColor="text1"/>
                  <w:sz w:val="20"/>
                  <w:szCs w:val="20"/>
                </w:rPr>
                <w:t xml:space="preserve"> </w:t>
              </w:r>
              <w:r w:rsidRPr="00AD602C">
                <w:rPr>
                  <w:color w:val="000000" w:themeColor="text1"/>
                  <w:sz w:val="20"/>
                  <w:szCs w:val="20"/>
                </w:rPr>
                <w:t>하고</w:t>
              </w:r>
              <w:r w:rsidRPr="00AD602C">
                <w:rPr>
                  <w:color w:val="000000" w:themeColor="text1"/>
                  <w:sz w:val="20"/>
                  <w:szCs w:val="20"/>
                </w:rPr>
                <w:t xml:space="preserve"> </w:t>
              </w:r>
              <w:r w:rsidRPr="00AD602C">
                <w:rPr>
                  <w:color w:val="000000" w:themeColor="text1"/>
                  <w:sz w:val="20"/>
                  <w:szCs w:val="20"/>
                </w:rPr>
                <w:t>그에</w:t>
              </w:r>
              <w:r w:rsidRPr="00AD602C">
                <w:rPr>
                  <w:color w:val="000000" w:themeColor="text1"/>
                  <w:sz w:val="20"/>
                  <w:szCs w:val="20"/>
                </w:rPr>
                <w:t xml:space="preserve"> </w:t>
              </w:r>
              <w:r w:rsidRPr="00AD602C">
                <w:rPr>
                  <w:color w:val="000000" w:themeColor="text1"/>
                  <w:sz w:val="20"/>
                  <w:szCs w:val="20"/>
                </w:rPr>
                <w:t>따라</w:t>
              </w:r>
              <w:r w:rsidRPr="00AD602C">
                <w:rPr>
                  <w:color w:val="000000" w:themeColor="text1"/>
                  <w:sz w:val="20"/>
                  <w:szCs w:val="20"/>
                </w:rPr>
                <w:t xml:space="preserve"> </w:t>
              </w:r>
              <w:r w:rsidRPr="00AD602C">
                <w:rPr>
                  <w:color w:val="000000" w:themeColor="text1"/>
                  <w:sz w:val="20"/>
                  <w:szCs w:val="20"/>
                </w:rPr>
                <w:t>퇴직급여</w:t>
              </w:r>
              <w:r w:rsidRPr="00AD602C">
                <w:rPr>
                  <w:color w:val="000000" w:themeColor="text1"/>
                  <w:sz w:val="20"/>
                  <w:szCs w:val="20"/>
                </w:rPr>
                <w:t xml:space="preserve"> </w:t>
              </w:r>
              <w:r w:rsidRPr="00AD602C">
                <w:rPr>
                  <w:color w:val="000000" w:themeColor="text1"/>
                  <w:sz w:val="20"/>
                  <w:szCs w:val="20"/>
                </w:rPr>
                <w:t>부담도</w:t>
              </w:r>
              <w:r w:rsidRPr="00AD602C">
                <w:rPr>
                  <w:color w:val="000000" w:themeColor="text1"/>
                  <w:sz w:val="20"/>
                  <w:szCs w:val="20"/>
                </w:rPr>
                <w:t xml:space="preserve"> </w:t>
              </w:r>
              <w:r w:rsidRPr="00AD602C">
                <w:rPr>
                  <w:color w:val="000000" w:themeColor="text1"/>
                  <w:sz w:val="20"/>
                  <w:szCs w:val="20"/>
                </w:rPr>
                <w:t>증가될</w:t>
              </w:r>
              <w:r w:rsidRPr="00AD602C">
                <w:rPr>
                  <w:color w:val="000000" w:themeColor="text1"/>
                  <w:sz w:val="20"/>
                  <w:szCs w:val="20"/>
                </w:rPr>
                <w:t xml:space="preserve"> </w:t>
              </w:r>
              <w:r w:rsidRPr="00AD602C">
                <w:rPr>
                  <w:color w:val="000000" w:themeColor="text1"/>
                  <w:sz w:val="20"/>
                  <w:szCs w:val="20"/>
                </w:rPr>
                <w:t>수</w:t>
              </w:r>
              <w:r w:rsidRPr="00AD602C">
                <w:rPr>
                  <w:color w:val="000000" w:themeColor="text1"/>
                  <w:sz w:val="20"/>
                  <w:szCs w:val="20"/>
                </w:rPr>
                <w:t xml:space="preserve"> </w:t>
              </w:r>
              <w:r w:rsidRPr="00AD602C">
                <w:rPr>
                  <w:color w:val="000000" w:themeColor="text1"/>
                  <w:sz w:val="20"/>
                  <w:szCs w:val="20"/>
                </w:rPr>
                <w:t>있음</w:t>
              </w:r>
              <w:r w:rsidRPr="00AD602C">
                <w:rPr>
                  <w:color w:val="000000" w:themeColor="text1"/>
                  <w:sz w:val="20"/>
                  <w:szCs w:val="20"/>
                </w:rPr>
                <w:t>.</w:t>
              </w:r>
            </w:ins>
          </w:p>
          <w:p w14:paraId="47CCD4DB" w14:textId="77777777" w:rsidR="00E91D8A" w:rsidRPr="00AD602C" w:rsidRDefault="00E91D8A" w:rsidP="00E91D8A">
            <w:pPr>
              <w:pStyle w:val="1"/>
              <w:rPr>
                <w:ins w:id="42" w:author="SL Partners" w:date="2024-09-27T11:12:00Z" w16du:dateUtc="2024-09-27T02:12:00Z"/>
                <w:color w:val="000000" w:themeColor="text1"/>
                <w:sz w:val="20"/>
                <w:szCs w:val="20"/>
              </w:rPr>
            </w:pPr>
            <w:ins w:id="43" w:author="SL Partners" w:date="2024-09-27T11:12:00Z" w16du:dateUtc="2024-09-27T02:12:00Z">
              <w:r w:rsidRPr="00AD602C">
                <w:rPr>
                  <w:rFonts w:hint="eastAsia"/>
                  <w:color w:val="000000" w:themeColor="text1"/>
                  <w:sz w:val="20"/>
                  <w:szCs w:val="20"/>
                </w:rPr>
                <w:t>평균임금은</w:t>
              </w:r>
              <w:r w:rsidRPr="00AD602C">
                <w:rPr>
                  <w:color w:val="000000" w:themeColor="text1"/>
                  <w:sz w:val="20"/>
                  <w:szCs w:val="20"/>
                </w:rPr>
                <w:t xml:space="preserve"> </w:t>
              </w:r>
              <w:r w:rsidRPr="00AD602C">
                <w:rPr>
                  <w:rFonts w:hint="eastAsia"/>
                  <w:color w:val="000000" w:themeColor="text1"/>
                  <w:sz w:val="20"/>
                  <w:szCs w:val="20"/>
                </w:rPr>
                <w:t>근로의</w:t>
              </w:r>
              <w:r w:rsidRPr="00AD602C">
                <w:rPr>
                  <w:color w:val="000000" w:themeColor="text1"/>
                  <w:sz w:val="20"/>
                  <w:szCs w:val="20"/>
                </w:rPr>
                <w:t xml:space="preserve"> </w:t>
              </w:r>
              <w:r w:rsidRPr="00AD602C">
                <w:rPr>
                  <w:rFonts w:hint="eastAsia"/>
                  <w:color w:val="000000" w:themeColor="text1"/>
                  <w:sz w:val="20"/>
                  <w:szCs w:val="20"/>
                </w:rPr>
                <w:t>대가로</w:t>
              </w:r>
              <w:r w:rsidRPr="00AD602C">
                <w:rPr>
                  <w:color w:val="000000" w:themeColor="text1"/>
                  <w:sz w:val="20"/>
                  <w:szCs w:val="20"/>
                </w:rPr>
                <w:t xml:space="preserve"> </w:t>
              </w:r>
              <w:r w:rsidRPr="00AD602C">
                <w:rPr>
                  <w:rFonts w:hint="eastAsia"/>
                  <w:color w:val="000000" w:themeColor="text1"/>
                  <w:sz w:val="20"/>
                  <w:szCs w:val="20"/>
                </w:rPr>
                <w:t>지급된</w:t>
              </w:r>
              <w:r w:rsidRPr="00AD602C">
                <w:rPr>
                  <w:color w:val="000000" w:themeColor="text1"/>
                  <w:sz w:val="20"/>
                  <w:szCs w:val="20"/>
                </w:rPr>
                <w:t xml:space="preserve"> </w:t>
              </w:r>
              <w:r w:rsidRPr="00AD602C">
                <w:rPr>
                  <w:rFonts w:hint="eastAsia"/>
                  <w:color w:val="000000" w:themeColor="text1"/>
                  <w:sz w:val="20"/>
                  <w:szCs w:val="20"/>
                </w:rPr>
                <w:t>것으로서</w:t>
              </w:r>
              <w:r w:rsidRPr="00AD602C">
                <w:rPr>
                  <w:color w:val="000000" w:themeColor="text1"/>
                  <w:sz w:val="20"/>
                  <w:szCs w:val="20"/>
                </w:rPr>
                <w:t xml:space="preserve"> </w:t>
              </w:r>
              <w:r w:rsidRPr="00AD602C">
                <w:rPr>
                  <w:rFonts w:hint="eastAsia"/>
                  <w:color w:val="000000" w:themeColor="text1"/>
                  <w:sz w:val="20"/>
                  <w:szCs w:val="20"/>
                </w:rPr>
                <w:t>계속적</w:t>
              </w:r>
              <w:r w:rsidRPr="00AD602C">
                <w:rPr>
                  <w:color w:val="000000" w:themeColor="text1"/>
                  <w:sz w:val="20"/>
                  <w:szCs w:val="20"/>
                </w:rPr>
                <w:t xml:space="preserve">, </w:t>
              </w:r>
              <w:r w:rsidRPr="00AD602C">
                <w:rPr>
                  <w:rFonts w:hint="eastAsia"/>
                  <w:color w:val="000000" w:themeColor="text1"/>
                  <w:sz w:val="20"/>
                  <w:szCs w:val="20"/>
                </w:rPr>
                <w:t>정기적으로</w:t>
              </w:r>
              <w:r w:rsidRPr="00AD602C">
                <w:rPr>
                  <w:color w:val="000000" w:themeColor="text1"/>
                  <w:sz w:val="20"/>
                  <w:szCs w:val="20"/>
                </w:rPr>
                <w:t xml:space="preserve"> </w:t>
              </w:r>
              <w:r w:rsidRPr="00AD602C">
                <w:rPr>
                  <w:rFonts w:hint="eastAsia"/>
                  <w:color w:val="000000" w:themeColor="text1"/>
                  <w:sz w:val="20"/>
                  <w:szCs w:val="20"/>
                </w:rPr>
                <w:t>지급되고</w:t>
              </w:r>
              <w:r w:rsidRPr="00AD602C">
                <w:rPr>
                  <w:color w:val="000000" w:themeColor="text1"/>
                  <w:sz w:val="20"/>
                  <w:szCs w:val="20"/>
                </w:rPr>
                <w:t xml:space="preserve"> </w:t>
              </w:r>
              <w:r w:rsidRPr="00AD602C">
                <w:rPr>
                  <w:rFonts w:hint="eastAsia"/>
                  <w:color w:val="000000" w:themeColor="text1"/>
                  <w:sz w:val="20"/>
                  <w:szCs w:val="20"/>
                </w:rPr>
                <w:t>단체협약</w:t>
              </w:r>
              <w:r w:rsidRPr="00AD602C">
                <w:rPr>
                  <w:color w:val="000000" w:themeColor="text1"/>
                  <w:sz w:val="20"/>
                  <w:szCs w:val="20"/>
                </w:rPr>
                <w:t xml:space="preserve"> </w:t>
              </w:r>
              <w:r w:rsidRPr="00AD602C">
                <w:rPr>
                  <w:rFonts w:hint="eastAsia"/>
                  <w:color w:val="000000" w:themeColor="text1"/>
                  <w:sz w:val="20"/>
                  <w:szCs w:val="20"/>
                </w:rPr>
                <w:t>및</w:t>
              </w:r>
              <w:r w:rsidRPr="00AD602C">
                <w:rPr>
                  <w:rFonts w:hint="eastAsia"/>
                  <w:color w:val="000000" w:themeColor="text1"/>
                  <w:sz w:val="20"/>
                  <w:szCs w:val="20"/>
                </w:rPr>
                <w:t xml:space="preserve"> </w:t>
              </w:r>
              <w:r w:rsidRPr="00AD602C">
                <w:rPr>
                  <w:rFonts w:hint="eastAsia"/>
                  <w:color w:val="000000" w:themeColor="text1"/>
                  <w:sz w:val="20"/>
                  <w:szCs w:val="20"/>
                </w:rPr>
                <w:t>취업규칙</w:t>
              </w:r>
              <w:r w:rsidRPr="00AD602C">
                <w:rPr>
                  <w:color w:val="000000" w:themeColor="text1"/>
                  <w:sz w:val="20"/>
                  <w:szCs w:val="20"/>
                </w:rPr>
                <w:t xml:space="preserve"> </w:t>
              </w:r>
              <w:r w:rsidRPr="00AD602C">
                <w:rPr>
                  <w:rFonts w:hint="eastAsia"/>
                  <w:color w:val="000000" w:themeColor="text1"/>
                  <w:sz w:val="20"/>
                  <w:szCs w:val="20"/>
                </w:rPr>
                <w:t>등에</w:t>
              </w:r>
              <w:r w:rsidRPr="00AD602C">
                <w:rPr>
                  <w:color w:val="000000" w:themeColor="text1"/>
                  <w:sz w:val="20"/>
                  <w:szCs w:val="20"/>
                </w:rPr>
                <w:t xml:space="preserve"> </w:t>
              </w:r>
              <w:r w:rsidRPr="00AD602C">
                <w:rPr>
                  <w:rFonts w:hint="eastAsia"/>
                  <w:color w:val="000000" w:themeColor="text1"/>
                  <w:sz w:val="20"/>
                  <w:szCs w:val="20"/>
                </w:rPr>
                <w:t>의하여</w:t>
              </w:r>
              <w:r w:rsidRPr="00AD602C">
                <w:rPr>
                  <w:color w:val="000000" w:themeColor="text1"/>
                  <w:sz w:val="20"/>
                  <w:szCs w:val="20"/>
                </w:rPr>
                <w:t xml:space="preserve"> </w:t>
              </w:r>
              <w:r w:rsidRPr="00AD602C">
                <w:rPr>
                  <w:rFonts w:hint="eastAsia"/>
                  <w:color w:val="000000" w:themeColor="text1"/>
                  <w:sz w:val="20"/>
                  <w:szCs w:val="20"/>
                </w:rPr>
                <w:t>사용자에게</w:t>
              </w:r>
              <w:r w:rsidRPr="00AD602C">
                <w:rPr>
                  <w:color w:val="000000" w:themeColor="text1"/>
                  <w:sz w:val="20"/>
                  <w:szCs w:val="20"/>
                </w:rPr>
                <w:t xml:space="preserve"> </w:t>
              </w:r>
              <w:r w:rsidRPr="00AD602C">
                <w:rPr>
                  <w:rFonts w:hint="eastAsia"/>
                  <w:color w:val="000000" w:themeColor="text1"/>
                  <w:sz w:val="20"/>
                  <w:szCs w:val="20"/>
                </w:rPr>
                <w:t>지급의무가</w:t>
              </w:r>
              <w:r w:rsidRPr="00AD602C">
                <w:rPr>
                  <w:color w:val="000000" w:themeColor="text1"/>
                  <w:sz w:val="20"/>
                  <w:szCs w:val="20"/>
                </w:rPr>
                <w:t xml:space="preserve"> </w:t>
              </w:r>
              <w:r w:rsidRPr="00AD602C">
                <w:rPr>
                  <w:rFonts w:hint="eastAsia"/>
                  <w:color w:val="000000" w:themeColor="text1"/>
                  <w:sz w:val="20"/>
                  <w:szCs w:val="20"/>
                </w:rPr>
                <w:t>지워져</w:t>
              </w:r>
              <w:r w:rsidRPr="00AD602C">
                <w:rPr>
                  <w:color w:val="000000" w:themeColor="text1"/>
                  <w:sz w:val="20"/>
                  <w:szCs w:val="20"/>
                </w:rPr>
                <w:t xml:space="preserve"> </w:t>
              </w:r>
              <w:r w:rsidRPr="00AD602C">
                <w:rPr>
                  <w:rFonts w:hint="eastAsia"/>
                  <w:color w:val="000000" w:themeColor="text1"/>
                  <w:sz w:val="20"/>
                  <w:szCs w:val="20"/>
                </w:rPr>
                <w:t>있는</w:t>
              </w:r>
              <w:r w:rsidRPr="00AD602C">
                <w:rPr>
                  <w:color w:val="000000" w:themeColor="text1"/>
                  <w:sz w:val="20"/>
                  <w:szCs w:val="20"/>
                </w:rPr>
                <w:t xml:space="preserve"> </w:t>
              </w:r>
              <w:r w:rsidRPr="00AD602C">
                <w:rPr>
                  <w:rFonts w:hint="eastAsia"/>
                  <w:color w:val="000000" w:themeColor="text1"/>
                  <w:sz w:val="20"/>
                  <w:szCs w:val="20"/>
                </w:rPr>
                <w:t>것을</w:t>
              </w:r>
              <w:r w:rsidRPr="00AD602C">
                <w:rPr>
                  <w:color w:val="000000" w:themeColor="text1"/>
                  <w:sz w:val="20"/>
                  <w:szCs w:val="20"/>
                </w:rPr>
                <w:t xml:space="preserve"> </w:t>
              </w:r>
              <w:r w:rsidRPr="00AD602C">
                <w:rPr>
                  <w:rFonts w:hint="eastAsia"/>
                  <w:color w:val="000000" w:themeColor="text1"/>
                  <w:sz w:val="20"/>
                  <w:szCs w:val="20"/>
                </w:rPr>
                <w:t>의미하는</w:t>
              </w:r>
              <w:r w:rsidRPr="00AD602C">
                <w:rPr>
                  <w:color w:val="000000" w:themeColor="text1"/>
                  <w:sz w:val="20"/>
                  <w:szCs w:val="20"/>
                </w:rPr>
                <w:t xml:space="preserve"> </w:t>
              </w:r>
              <w:r w:rsidRPr="00AD602C">
                <w:rPr>
                  <w:rFonts w:hint="eastAsia"/>
                  <w:color w:val="000000" w:themeColor="text1"/>
                  <w:sz w:val="20"/>
                  <w:szCs w:val="20"/>
                </w:rPr>
                <w:t>것으로</w:t>
              </w:r>
              <w:r w:rsidRPr="00AD602C">
                <w:rPr>
                  <w:color w:val="000000" w:themeColor="text1"/>
                  <w:sz w:val="20"/>
                  <w:szCs w:val="20"/>
                </w:rPr>
                <w:t>(</w:t>
              </w:r>
              <w:r w:rsidRPr="00AD602C">
                <w:rPr>
                  <w:rFonts w:hint="eastAsia"/>
                  <w:color w:val="000000" w:themeColor="text1"/>
                  <w:sz w:val="20"/>
                  <w:szCs w:val="20"/>
                </w:rPr>
                <w:t>대법원</w:t>
              </w:r>
              <w:r w:rsidRPr="00AD602C">
                <w:rPr>
                  <w:color w:val="000000" w:themeColor="text1"/>
                  <w:sz w:val="20"/>
                  <w:szCs w:val="20"/>
                </w:rPr>
                <w:t xml:space="preserve"> 1999. 9. 3. </w:t>
              </w:r>
              <w:r w:rsidRPr="00AD602C">
                <w:rPr>
                  <w:rFonts w:hint="eastAsia"/>
                  <w:color w:val="000000" w:themeColor="text1"/>
                  <w:sz w:val="20"/>
                  <w:szCs w:val="20"/>
                </w:rPr>
                <w:t>선고</w:t>
              </w:r>
              <w:r w:rsidRPr="00AD602C">
                <w:rPr>
                  <w:color w:val="000000" w:themeColor="text1"/>
                  <w:sz w:val="20"/>
                  <w:szCs w:val="20"/>
                </w:rPr>
                <w:t xml:space="preserve"> 98</w:t>
              </w:r>
              <w:r w:rsidRPr="00AD602C">
                <w:rPr>
                  <w:rFonts w:hint="eastAsia"/>
                  <w:color w:val="000000" w:themeColor="text1"/>
                  <w:sz w:val="20"/>
                  <w:szCs w:val="20"/>
                </w:rPr>
                <w:t>다</w:t>
              </w:r>
              <w:r w:rsidRPr="00AD602C">
                <w:rPr>
                  <w:color w:val="000000" w:themeColor="text1"/>
                  <w:sz w:val="20"/>
                  <w:szCs w:val="20"/>
                </w:rPr>
                <w:t>34393</w:t>
              </w:r>
              <w:r w:rsidRPr="00AD602C">
                <w:rPr>
                  <w:rFonts w:hint="eastAsia"/>
                  <w:color w:val="000000" w:themeColor="text1"/>
                  <w:sz w:val="20"/>
                  <w:szCs w:val="20"/>
                </w:rPr>
                <w:t>호</w:t>
              </w:r>
              <w:r w:rsidRPr="00AD602C">
                <w:rPr>
                  <w:color w:val="000000" w:themeColor="text1"/>
                  <w:sz w:val="20"/>
                  <w:szCs w:val="20"/>
                </w:rPr>
                <w:t xml:space="preserve"> </w:t>
              </w:r>
              <w:r w:rsidRPr="00AD602C">
                <w:rPr>
                  <w:rFonts w:hint="eastAsia"/>
                  <w:color w:val="000000" w:themeColor="text1"/>
                  <w:sz w:val="20"/>
                  <w:szCs w:val="20"/>
                </w:rPr>
                <w:t>판결</w:t>
              </w:r>
              <w:r w:rsidRPr="00AD602C">
                <w:rPr>
                  <w:color w:val="000000" w:themeColor="text1"/>
                  <w:sz w:val="20"/>
                  <w:szCs w:val="20"/>
                </w:rPr>
                <w:t xml:space="preserve">), </w:t>
              </w:r>
              <w:r w:rsidRPr="00AD602C">
                <w:rPr>
                  <w:rFonts w:hint="eastAsia"/>
                  <w:color w:val="000000" w:themeColor="text1"/>
                  <w:sz w:val="20"/>
                  <w:szCs w:val="20"/>
                </w:rPr>
                <w:t>퇴직금</w:t>
              </w:r>
              <w:r w:rsidRPr="00AD602C">
                <w:rPr>
                  <w:color w:val="000000" w:themeColor="text1"/>
                  <w:sz w:val="20"/>
                  <w:szCs w:val="20"/>
                </w:rPr>
                <w:t xml:space="preserve"> </w:t>
              </w:r>
              <w:r w:rsidRPr="00AD602C">
                <w:rPr>
                  <w:rFonts w:hint="eastAsia"/>
                  <w:color w:val="000000" w:themeColor="text1"/>
                  <w:sz w:val="20"/>
                  <w:szCs w:val="20"/>
                </w:rPr>
                <w:t>산정의</w:t>
              </w:r>
              <w:r w:rsidRPr="00AD602C">
                <w:rPr>
                  <w:color w:val="000000" w:themeColor="text1"/>
                  <w:sz w:val="20"/>
                  <w:szCs w:val="20"/>
                </w:rPr>
                <w:t xml:space="preserve"> </w:t>
              </w:r>
              <w:r w:rsidRPr="00AD602C">
                <w:rPr>
                  <w:rFonts w:hint="eastAsia"/>
                  <w:color w:val="000000" w:themeColor="text1"/>
                  <w:sz w:val="20"/>
                  <w:szCs w:val="20"/>
                </w:rPr>
                <w:t>기초가</w:t>
              </w:r>
              <w:r w:rsidRPr="00AD602C">
                <w:rPr>
                  <w:color w:val="000000" w:themeColor="text1"/>
                  <w:sz w:val="20"/>
                  <w:szCs w:val="20"/>
                </w:rPr>
                <w:t xml:space="preserve"> </w:t>
              </w:r>
              <w:r w:rsidRPr="00AD602C">
                <w:rPr>
                  <w:rFonts w:hint="eastAsia"/>
                  <w:color w:val="000000" w:themeColor="text1"/>
                  <w:sz w:val="20"/>
                  <w:szCs w:val="20"/>
                </w:rPr>
                <w:t>됨</w:t>
              </w:r>
              <w:r w:rsidRPr="00AD602C">
                <w:rPr>
                  <w:color w:val="000000" w:themeColor="text1"/>
                  <w:sz w:val="20"/>
                  <w:szCs w:val="20"/>
                </w:rPr>
                <w:t xml:space="preserve">. </w:t>
              </w:r>
              <w:r w:rsidRPr="00AD602C">
                <w:rPr>
                  <w:rFonts w:hint="eastAsia"/>
                  <w:color w:val="000000" w:themeColor="text1"/>
                  <w:sz w:val="20"/>
                  <w:szCs w:val="20"/>
                </w:rPr>
                <w:t>대상회사가</w:t>
              </w:r>
              <w:r w:rsidRPr="00AD602C">
                <w:rPr>
                  <w:color w:val="000000" w:themeColor="text1"/>
                  <w:sz w:val="20"/>
                  <w:szCs w:val="20"/>
                </w:rPr>
                <w:t xml:space="preserve"> </w:t>
              </w:r>
              <w:r w:rsidRPr="00AD602C">
                <w:rPr>
                  <w:rFonts w:hint="eastAsia"/>
                  <w:color w:val="000000" w:themeColor="text1"/>
                  <w:sz w:val="20"/>
                  <w:szCs w:val="20"/>
                </w:rPr>
                <w:t>평균임금에</w:t>
              </w:r>
              <w:r w:rsidRPr="00AD602C">
                <w:rPr>
                  <w:color w:val="000000" w:themeColor="text1"/>
                  <w:sz w:val="20"/>
                  <w:szCs w:val="20"/>
                </w:rPr>
                <w:t xml:space="preserve"> </w:t>
              </w:r>
              <w:r w:rsidRPr="00AD602C">
                <w:rPr>
                  <w:rFonts w:hint="eastAsia"/>
                  <w:color w:val="000000" w:themeColor="text1"/>
                  <w:sz w:val="20"/>
                  <w:szCs w:val="20"/>
                </w:rPr>
                <w:t>포함되어야</w:t>
              </w:r>
              <w:r w:rsidRPr="00AD602C">
                <w:rPr>
                  <w:color w:val="000000" w:themeColor="text1"/>
                  <w:sz w:val="20"/>
                  <w:szCs w:val="20"/>
                </w:rPr>
                <w:t xml:space="preserve"> </w:t>
              </w:r>
              <w:r w:rsidRPr="00AD602C">
                <w:rPr>
                  <w:rFonts w:hint="eastAsia"/>
                  <w:color w:val="000000" w:themeColor="text1"/>
                  <w:sz w:val="20"/>
                  <w:szCs w:val="20"/>
                </w:rPr>
                <w:t>할</w:t>
              </w:r>
              <w:r w:rsidRPr="00AD602C">
                <w:rPr>
                  <w:color w:val="000000" w:themeColor="text1"/>
                  <w:sz w:val="20"/>
                  <w:szCs w:val="20"/>
                </w:rPr>
                <w:t xml:space="preserve"> </w:t>
              </w:r>
              <w:r w:rsidRPr="00AD602C">
                <w:rPr>
                  <w:rFonts w:hint="eastAsia"/>
                  <w:color w:val="000000" w:themeColor="text1"/>
                  <w:sz w:val="20"/>
                  <w:szCs w:val="20"/>
                </w:rPr>
                <w:t>금액이</w:t>
              </w:r>
              <w:r w:rsidRPr="00AD602C">
                <w:rPr>
                  <w:color w:val="000000" w:themeColor="text1"/>
                  <w:sz w:val="20"/>
                  <w:szCs w:val="20"/>
                </w:rPr>
                <w:t xml:space="preserve"> </w:t>
              </w:r>
              <w:r w:rsidRPr="00AD602C">
                <w:rPr>
                  <w:rFonts w:hint="eastAsia"/>
                  <w:color w:val="000000" w:themeColor="text1"/>
                  <w:sz w:val="20"/>
                  <w:szCs w:val="20"/>
                </w:rPr>
                <w:t>제대로</w:t>
              </w:r>
              <w:r w:rsidRPr="00AD602C">
                <w:rPr>
                  <w:color w:val="000000" w:themeColor="text1"/>
                  <w:sz w:val="20"/>
                  <w:szCs w:val="20"/>
                </w:rPr>
                <w:t xml:space="preserve"> </w:t>
              </w:r>
              <w:r w:rsidRPr="00AD602C">
                <w:rPr>
                  <w:rFonts w:hint="eastAsia"/>
                  <w:color w:val="000000" w:themeColor="text1"/>
                  <w:sz w:val="20"/>
                  <w:szCs w:val="20"/>
                </w:rPr>
                <w:t>반영되지</w:t>
              </w:r>
              <w:r w:rsidRPr="00AD602C">
                <w:rPr>
                  <w:color w:val="000000" w:themeColor="text1"/>
                  <w:sz w:val="20"/>
                  <w:szCs w:val="20"/>
                </w:rPr>
                <w:t xml:space="preserve"> </w:t>
              </w:r>
              <w:r w:rsidRPr="00AD602C">
                <w:rPr>
                  <w:rFonts w:hint="eastAsia"/>
                  <w:color w:val="000000" w:themeColor="text1"/>
                  <w:sz w:val="20"/>
                  <w:szCs w:val="20"/>
                </w:rPr>
                <w:t>않은</w:t>
              </w:r>
              <w:r w:rsidRPr="00AD602C">
                <w:rPr>
                  <w:color w:val="000000" w:themeColor="text1"/>
                  <w:sz w:val="20"/>
                  <w:szCs w:val="20"/>
                </w:rPr>
                <w:t xml:space="preserve"> </w:t>
              </w:r>
              <w:r w:rsidRPr="00AD602C">
                <w:rPr>
                  <w:rFonts w:hint="eastAsia"/>
                  <w:color w:val="000000" w:themeColor="text1"/>
                  <w:sz w:val="20"/>
                  <w:szCs w:val="20"/>
                </w:rPr>
                <w:t>평균임금을</w:t>
              </w:r>
              <w:r w:rsidRPr="00AD602C">
                <w:rPr>
                  <w:color w:val="000000" w:themeColor="text1"/>
                  <w:sz w:val="20"/>
                  <w:szCs w:val="20"/>
                </w:rPr>
                <w:t xml:space="preserve"> </w:t>
              </w:r>
              <w:r w:rsidRPr="00AD602C">
                <w:rPr>
                  <w:rFonts w:hint="eastAsia"/>
                  <w:color w:val="000000" w:themeColor="text1"/>
                  <w:sz w:val="20"/>
                  <w:szCs w:val="20"/>
                </w:rPr>
                <w:t>기초로</w:t>
              </w:r>
              <w:r w:rsidRPr="00AD602C">
                <w:rPr>
                  <w:color w:val="000000" w:themeColor="text1"/>
                  <w:sz w:val="20"/>
                  <w:szCs w:val="20"/>
                </w:rPr>
                <w:t xml:space="preserve"> </w:t>
              </w:r>
              <w:r w:rsidRPr="00AD602C">
                <w:rPr>
                  <w:rFonts w:hint="eastAsia"/>
                  <w:color w:val="000000" w:themeColor="text1"/>
                  <w:sz w:val="20"/>
                  <w:szCs w:val="20"/>
                </w:rPr>
                <w:t>퇴직금을</w:t>
              </w:r>
              <w:r w:rsidRPr="00AD602C">
                <w:rPr>
                  <w:color w:val="000000" w:themeColor="text1"/>
                  <w:sz w:val="20"/>
                  <w:szCs w:val="20"/>
                </w:rPr>
                <w:t xml:space="preserve"> </w:t>
              </w:r>
              <w:r w:rsidRPr="00AD602C">
                <w:rPr>
                  <w:rFonts w:hint="eastAsia"/>
                  <w:color w:val="000000" w:themeColor="text1"/>
                  <w:sz w:val="20"/>
                  <w:szCs w:val="20"/>
                </w:rPr>
                <w:t>산정하여</w:t>
              </w:r>
              <w:r w:rsidRPr="00AD602C">
                <w:rPr>
                  <w:color w:val="000000" w:themeColor="text1"/>
                  <w:sz w:val="20"/>
                  <w:szCs w:val="20"/>
                </w:rPr>
                <w:t xml:space="preserve"> </w:t>
              </w:r>
              <w:r w:rsidRPr="00AD602C">
                <w:rPr>
                  <w:rFonts w:hint="eastAsia"/>
                  <w:color w:val="000000" w:themeColor="text1"/>
                  <w:sz w:val="20"/>
                  <w:szCs w:val="20"/>
                </w:rPr>
                <w:t>지급하는</w:t>
              </w:r>
              <w:r w:rsidRPr="00AD602C">
                <w:rPr>
                  <w:color w:val="000000" w:themeColor="text1"/>
                  <w:sz w:val="20"/>
                  <w:szCs w:val="20"/>
                </w:rPr>
                <w:t xml:space="preserve"> </w:t>
              </w:r>
              <w:r w:rsidRPr="00AD602C">
                <w:rPr>
                  <w:rFonts w:hint="eastAsia"/>
                  <w:color w:val="000000" w:themeColor="text1"/>
                  <w:sz w:val="20"/>
                  <w:szCs w:val="20"/>
                </w:rPr>
                <w:t>경우</w:t>
              </w:r>
              <w:r w:rsidRPr="00AD602C">
                <w:rPr>
                  <w:color w:val="000000" w:themeColor="text1"/>
                  <w:sz w:val="20"/>
                  <w:szCs w:val="20"/>
                </w:rPr>
                <w:t xml:space="preserve">, </w:t>
              </w:r>
              <w:r w:rsidRPr="00AD602C">
                <w:rPr>
                  <w:rFonts w:hint="eastAsia"/>
                  <w:color w:val="000000" w:themeColor="text1"/>
                  <w:sz w:val="20"/>
                  <w:szCs w:val="20"/>
                </w:rPr>
                <w:t>근로기준법의</w:t>
              </w:r>
              <w:r w:rsidRPr="00AD602C">
                <w:rPr>
                  <w:color w:val="000000" w:themeColor="text1"/>
                  <w:sz w:val="20"/>
                  <w:szCs w:val="20"/>
                </w:rPr>
                <w:t xml:space="preserve"> </w:t>
              </w:r>
              <w:r w:rsidRPr="00AD602C">
                <w:rPr>
                  <w:rFonts w:hint="eastAsia"/>
                  <w:color w:val="000000" w:themeColor="text1"/>
                  <w:sz w:val="20"/>
                  <w:szCs w:val="20"/>
                </w:rPr>
                <w:t>기준에</w:t>
              </w:r>
              <w:r w:rsidRPr="00AD602C">
                <w:rPr>
                  <w:color w:val="000000" w:themeColor="text1"/>
                  <w:sz w:val="20"/>
                  <w:szCs w:val="20"/>
                </w:rPr>
                <w:t xml:space="preserve"> </w:t>
              </w:r>
              <w:r w:rsidRPr="00AD602C">
                <w:rPr>
                  <w:rFonts w:hint="eastAsia"/>
                  <w:color w:val="000000" w:themeColor="text1"/>
                  <w:sz w:val="20"/>
                  <w:szCs w:val="20"/>
                </w:rPr>
                <w:t>따라</w:t>
              </w:r>
              <w:r w:rsidRPr="00AD602C">
                <w:rPr>
                  <w:color w:val="000000" w:themeColor="text1"/>
                  <w:sz w:val="20"/>
                  <w:szCs w:val="20"/>
                </w:rPr>
                <w:t xml:space="preserve"> </w:t>
              </w:r>
              <w:r w:rsidRPr="00AD602C">
                <w:rPr>
                  <w:rFonts w:hint="eastAsia"/>
                  <w:color w:val="000000" w:themeColor="text1"/>
                  <w:sz w:val="20"/>
                  <w:szCs w:val="20"/>
                </w:rPr>
                <w:t>산정된</w:t>
              </w:r>
              <w:r w:rsidRPr="00AD602C">
                <w:rPr>
                  <w:color w:val="000000" w:themeColor="text1"/>
                  <w:sz w:val="20"/>
                  <w:szCs w:val="20"/>
                </w:rPr>
                <w:t xml:space="preserve"> </w:t>
              </w:r>
              <w:r w:rsidRPr="00AD602C">
                <w:rPr>
                  <w:rFonts w:hint="eastAsia"/>
                  <w:color w:val="000000" w:themeColor="text1"/>
                  <w:sz w:val="20"/>
                  <w:szCs w:val="20"/>
                </w:rPr>
                <w:t>퇴직금과</w:t>
              </w:r>
              <w:r w:rsidRPr="00AD602C">
                <w:rPr>
                  <w:color w:val="000000" w:themeColor="text1"/>
                  <w:sz w:val="20"/>
                  <w:szCs w:val="20"/>
                </w:rPr>
                <w:t xml:space="preserve"> </w:t>
              </w:r>
              <w:r w:rsidRPr="00AD602C">
                <w:rPr>
                  <w:rFonts w:hint="eastAsia"/>
                  <w:color w:val="000000" w:themeColor="text1"/>
                  <w:sz w:val="20"/>
                  <w:szCs w:val="20"/>
                </w:rPr>
                <w:t>실제</w:t>
              </w:r>
              <w:r w:rsidRPr="00AD602C">
                <w:rPr>
                  <w:color w:val="000000" w:themeColor="text1"/>
                  <w:sz w:val="20"/>
                  <w:szCs w:val="20"/>
                </w:rPr>
                <w:t xml:space="preserve"> </w:t>
              </w:r>
              <w:r w:rsidRPr="00AD602C">
                <w:rPr>
                  <w:rFonts w:hint="eastAsia"/>
                  <w:color w:val="000000" w:themeColor="text1"/>
                  <w:sz w:val="20"/>
                  <w:szCs w:val="20"/>
                </w:rPr>
                <w:t>지급한</w:t>
              </w:r>
              <w:r w:rsidRPr="00AD602C">
                <w:rPr>
                  <w:color w:val="000000" w:themeColor="text1"/>
                  <w:sz w:val="20"/>
                  <w:szCs w:val="20"/>
                </w:rPr>
                <w:t xml:space="preserve"> </w:t>
              </w:r>
              <w:r w:rsidRPr="00AD602C">
                <w:rPr>
                  <w:rFonts w:hint="eastAsia"/>
                  <w:color w:val="000000" w:themeColor="text1"/>
                  <w:sz w:val="20"/>
                  <w:szCs w:val="20"/>
                </w:rPr>
                <w:t>퇴직금과의</w:t>
              </w:r>
              <w:r w:rsidRPr="00AD602C">
                <w:rPr>
                  <w:color w:val="000000" w:themeColor="text1"/>
                  <w:sz w:val="20"/>
                  <w:szCs w:val="20"/>
                </w:rPr>
                <w:t xml:space="preserve"> </w:t>
              </w:r>
              <w:r w:rsidRPr="00AD602C">
                <w:rPr>
                  <w:rFonts w:hint="eastAsia"/>
                  <w:color w:val="000000" w:themeColor="text1"/>
                  <w:sz w:val="20"/>
                  <w:szCs w:val="20"/>
                </w:rPr>
                <w:t>차액을</w:t>
              </w:r>
              <w:r w:rsidRPr="00AD602C">
                <w:rPr>
                  <w:color w:val="000000" w:themeColor="text1"/>
                  <w:sz w:val="20"/>
                  <w:szCs w:val="20"/>
                </w:rPr>
                <w:t xml:space="preserve"> </w:t>
              </w:r>
              <w:r w:rsidRPr="00AD602C">
                <w:rPr>
                  <w:rFonts w:hint="eastAsia"/>
                  <w:color w:val="000000" w:themeColor="text1"/>
                  <w:sz w:val="20"/>
                  <w:szCs w:val="20"/>
                </w:rPr>
                <w:t>추가로</w:t>
              </w:r>
              <w:r w:rsidRPr="00AD602C">
                <w:rPr>
                  <w:color w:val="000000" w:themeColor="text1"/>
                  <w:sz w:val="20"/>
                  <w:szCs w:val="20"/>
                </w:rPr>
                <w:t xml:space="preserve"> </w:t>
              </w:r>
              <w:r w:rsidRPr="00AD602C">
                <w:rPr>
                  <w:rFonts w:hint="eastAsia"/>
                  <w:color w:val="000000" w:themeColor="text1"/>
                  <w:sz w:val="20"/>
                  <w:szCs w:val="20"/>
                </w:rPr>
                <w:t>부담할</w:t>
              </w:r>
              <w:r w:rsidRPr="00AD602C">
                <w:rPr>
                  <w:color w:val="000000" w:themeColor="text1"/>
                  <w:sz w:val="20"/>
                  <w:szCs w:val="20"/>
                </w:rPr>
                <w:t xml:space="preserve"> </w:t>
              </w:r>
              <w:r w:rsidRPr="00AD602C">
                <w:rPr>
                  <w:rFonts w:hint="eastAsia"/>
                  <w:color w:val="000000" w:themeColor="text1"/>
                  <w:sz w:val="20"/>
                  <w:szCs w:val="20"/>
                </w:rPr>
                <w:t>수</w:t>
              </w:r>
              <w:r w:rsidRPr="00AD602C">
                <w:rPr>
                  <w:color w:val="000000" w:themeColor="text1"/>
                  <w:sz w:val="20"/>
                  <w:szCs w:val="20"/>
                </w:rPr>
                <w:t xml:space="preserve"> </w:t>
              </w:r>
              <w:r w:rsidRPr="00AD602C">
                <w:rPr>
                  <w:rFonts w:hint="eastAsia"/>
                  <w:color w:val="000000" w:themeColor="text1"/>
                  <w:sz w:val="20"/>
                  <w:szCs w:val="20"/>
                </w:rPr>
                <w:t>있음</w:t>
              </w:r>
              <w:r w:rsidRPr="00AD602C">
                <w:rPr>
                  <w:color w:val="000000" w:themeColor="text1"/>
                  <w:sz w:val="20"/>
                  <w:szCs w:val="20"/>
                </w:rPr>
                <w:t>.</w:t>
              </w:r>
            </w:ins>
          </w:p>
          <w:p w14:paraId="502E1D6F" w14:textId="1CA386BB" w:rsidR="00DF7ED7" w:rsidRPr="00C65EAA" w:rsidRDefault="001B33A1" w:rsidP="002F76A3">
            <w:pPr>
              <w:pStyle w:val="1"/>
              <w:rPr>
                <w:color w:val="000000" w:themeColor="text1"/>
                <w:sz w:val="20"/>
                <w:szCs w:val="20"/>
              </w:rPr>
            </w:pPr>
            <w:ins w:id="44" w:author="SL Partners" w:date="2024-09-27T11:12:00Z" w16du:dateUtc="2024-09-27T02:12:00Z">
              <w:r>
                <w:rPr>
                  <w:rFonts w:hint="eastAsia"/>
                  <w:color w:val="000000" w:themeColor="text1"/>
                  <w:sz w:val="20"/>
                  <w:szCs w:val="20"/>
                </w:rPr>
                <w:t>대상회사는</w:t>
              </w:r>
              <w:r>
                <w:rPr>
                  <w:rFonts w:hint="eastAsia"/>
                  <w:color w:val="000000" w:themeColor="text1"/>
                  <w:sz w:val="20"/>
                  <w:szCs w:val="20"/>
                </w:rPr>
                <w:t xml:space="preserve"> </w:t>
              </w:r>
              <w:r w:rsidR="00556958">
                <w:rPr>
                  <w:rFonts w:hint="eastAsia"/>
                  <w:color w:val="000000" w:themeColor="text1"/>
                  <w:sz w:val="20"/>
                  <w:szCs w:val="20"/>
                </w:rPr>
                <w:t>근로계약서</w:t>
              </w:r>
              <w:r w:rsidR="00556958">
                <w:rPr>
                  <w:rFonts w:hint="eastAsia"/>
                  <w:color w:val="000000" w:themeColor="text1"/>
                  <w:sz w:val="20"/>
                  <w:szCs w:val="20"/>
                </w:rPr>
                <w:t xml:space="preserve"> </w:t>
              </w:r>
              <w:r w:rsidR="00556958">
                <w:rPr>
                  <w:rFonts w:hint="eastAsia"/>
                  <w:color w:val="000000" w:themeColor="text1"/>
                  <w:sz w:val="20"/>
                  <w:szCs w:val="20"/>
                </w:rPr>
                <w:t>및</w:t>
              </w:r>
              <w:r w:rsidR="00556958">
                <w:rPr>
                  <w:rFonts w:hint="eastAsia"/>
                  <w:color w:val="000000" w:themeColor="text1"/>
                  <w:sz w:val="20"/>
                  <w:szCs w:val="20"/>
                </w:rPr>
                <w:t xml:space="preserve"> </w:t>
              </w:r>
              <w:r w:rsidR="00556958">
                <w:rPr>
                  <w:rFonts w:hint="eastAsia"/>
                  <w:color w:val="000000" w:themeColor="text1"/>
                  <w:sz w:val="20"/>
                  <w:szCs w:val="20"/>
                </w:rPr>
                <w:t>급여지급내역에</w:t>
              </w:r>
              <w:r w:rsidR="00556958">
                <w:rPr>
                  <w:rFonts w:hint="eastAsia"/>
                  <w:color w:val="000000" w:themeColor="text1"/>
                  <w:sz w:val="20"/>
                  <w:szCs w:val="20"/>
                </w:rPr>
                <w:t xml:space="preserve"> </w:t>
              </w:r>
              <w:r w:rsidR="00556958">
                <w:rPr>
                  <w:rFonts w:hint="eastAsia"/>
                  <w:color w:val="000000" w:themeColor="text1"/>
                  <w:sz w:val="20"/>
                  <w:szCs w:val="20"/>
                </w:rPr>
                <w:t>기재된</w:t>
              </w:r>
              <w:r w:rsidR="00556958">
                <w:rPr>
                  <w:rFonts w:hint="eastAsia"/>
                  <w:color w:val="000000" w:themeColor="text1"/>
                  <w:sz w:val="20"/>
                  <w:szCs w:val="20"/>
                </w:rPr>
                <w:t xml:space="preserve"> </w:t>
              </w:r>
              <w:r w:rsidR="00556958">
                <w:rPr>
                  <w:rFonts w:hint="eastAsia"/>
                  <w:color w:val="000000" w:themeColor="text1"/>
                  <w:sz w:val="20"/>
                  <w:szCs w:val="20"/>
                </w:rPr>
                <w:t>수당</w:t>
              </w:r>
            </w:ins>
            <w:ins w:id="45" w:author="SL Partners" w:date="2024-09-27T11:13:00Z" w16du:dateUtc="2024-09-27T02:13:00Z">
              <w:r w:rsidR="00207F6A">
                <w:rPr>
                  <w:rFonts w:hint="eastAsia"/>
                  <w:color w:val="000000" w:themeColor="text1"/>
                  <w:sz w:val="20"/>
                  <w:szCs w:val="20"/>
                </w:rPr>
                <w:t>은</w:t>
              </w:r>
              <w:r w:rsidR="00207F6A">
                <w:rPr>
                  <w:rFonts w:hint="eastAsia"/>
                  <w:color w:val="000000" w:themeColor="text1"/>
                  <w:sz w:val="20"/>
                  <w:szCs w:val="20"/>
                </w:rPr>
                <w:t xml:space="preserve"> </w:t>
              </w:r>
              <w:r w:rsidR="00207F6A">
                <w:rPr>
                  <w:rFonts w:hint="eastAsia"/>
                  <w:color w:val="000000" w:themeColor="text1"/>
                  <w:sz w:val="20"/>
                  <w:szCs w:val="20"/>
                </w:rPr>
                <w:t>모두</w:t>
              </w:r>
              <w:r w:rsidR="00207F6A">
                <w:rPr>
                  <w:rFonts w:hint="eastAsia"/>
                  <w:color w:val="000000" w:themeColor="text1"/>
                  <w:sz w:val="20"/>
                  <w:szCs w:val="20"/>
                </w:rPr>
                <w:t xml:space="preserve"> </w:t>
              </w:r>
              <w:r w:rsidR="00207F6A">
                <w:rPr>
                  <w:rFonts w:hint="eastAsia"/>
                  <w:color w:val="000000" w:themeColor="text1"/>
                  <w:sz w:val="20"/>
                  <w:szCs w:val="20"/>
                </w:rPr>
                <w:t>통상임금</w:t>
              </w:r>
              <w:r w:rsidR="00207F6A">
                <w:rPr>
                  <w:rFonts w:hint="eastAsia"/>
                  <w:color w:val="000000" w:themeColor="text1"/>
                  <w:sz w:val="20"/>
                  <w:szCs w:val="20"/>
                </w:rPr>
                <w:t xml:space="preserve"> </w:t>
              </w:r>
              <w:r w:rsidR="00207F6A">
                <w:rPr>
                  <w:rFonts w:hint="eastAsia"/>
                  <w:color w:val="000000" w:themeColor="text1"/>
                  <w:sz w:val="20"/>
                  <w:szCs w:val="20"/>
                </w:rPr>
                <w:t>및</w:t>
              </w:r>
              <w:r w:rsidR="00207F6A">
                <w:rPr>
                  <w:rFonts w:hint="eastAsia"/>
                  <w:color w:val="000000" w:themeColor="text1"/>
                  <w:sz w:val="20"/>
                  <w:szCs w:val="20"/>
                </w:rPr>
                <w:t xml:space="preserve"> </w:t>
              </w:r>
              <w:r w:rsidR="00207F6A">
                <w:rPr>
                  <w:rFonts w:hint="eastAsia"/>
                  <w:color w:val="000000" w:themeColor="text1"/>
                  <w:sz w:val="20"/>
                  <w:szCs w:val="20"/>
                </w:rPr>
                <w:t>평균임금에</w:t>
              </w:r>
              <w:r w:rsidR="00207F6A">
                <w:rPr>
                  <w:rFonts w:hint="eastAsia"/>
                  <w:color w:val="000000" w:themeColor="text1"/>
                  <w:sz w:val="20"/>
                  <w:szCs w:val="20"/>
                </w:rPr>
                <w:t xml:space="preserve"> </w:t>
              </w:r>
              <w:r w:rsidR="00207F6A">
                <w:rPr>
                  <w:rFonts w:hint="eastAsia"/>
                  <w:color w:val="000000" w:themeColor="text1"/>
                  <w:sz w:val="20"/>
                  <w:szCs w:val="20"/>
                </w:rPr>
                <w:t>산입하고</w:t>
              </w:r>
              <w:r w:rsidR="00207F6A">
                <w:rPr>
                  <w:rFonts w:hint="eastAsia"/>
                  <w:color w:val="000000" w:themeColor="text1"/>
                  <w:sz w:val="20"/>
                  <w:szCs w:val="20"/>
                </w:rPr>
                <w:t xml:space="preserve"> </w:t>
              </w:r>
              <w:r w:rsidR="00207F6A">
                <w:rPr>
                  <w:rFonts w:hint="eastAsia"/>
                  <w:color w:val="000000" w:themeColor="text1"/>
                  <w:sz w:val="20"/>
                  <w:szCs w:val="20"/>
                </w:rPr>
                <w:t>있고</w:t>
              </w:r>
              <w:r w:rsidR="00207F6A">
                <w:rPr>
                  <w:rFonts w:hint="eastAsia"/>
                  <w:color w:val="000000" w:themeColor="text1"/>
                  <w:sz w:val="20"/>
                  <w:szCs w:val="20"/>
                </w:rPr>
                <w:t xml:space="preserve">, </w:t>
              </w:r>
              <w:r w:rsidR="00207F6A">
                <w:rPr>
                  <w:rFonts w:hint="eastAsia"/>
                  <w:color w:val="000000" w:themeColor="text1"/>
                  <w:sz w:val="20"/>
                  <w:szCs w:val="20"/>
                </w:rPr>
                <w:t>그</w:t>
              </w:r>
            </w:ins>
            <w:ins w:id="46" w:author="SL Partners" w:date="2024-09-27T11:12:00Z" w16du:dateUtc="2024-09-27T02:12:00Z">
              <w:r w:rsidR="00556958">
                <w:rPr>
                  <w:rFonts w:hint="eastAsia"/>
                  <w:color w:val="000000" w:themeColor="text1"/>
                  <w:sz w:val="20"/>
                  <w:szCs w:val="20"/>
                </w:rPr>
                <w:t xml:space="preserve"> </w:t>
              </w:r>
              <w:r w:rsidR="00556958">
                <w:rPr>
                  <w:rFonts w:hint="eastAsia"/>
                  <w:color w:val="000000" w:themeColor="text1"/>
                  <w:sz w:val="20"/>
                  <w:szCs w:val="20"/>
                </w:rPr>
                <w:t>외에는</w:t>
              </w:r>
              <w:r w:rsidR="00556958">
                <w:rPr>
                  <w:rFonts w:hint="eastAsia"/>
                  <w:color w:val="000000" w:themeColor="text1"/>
                  <w:sz w:val="20"/>
                  <w:szCs w:val="20"/>
                </w:rPr>
                <w:t xml:space="preserve"> </w:t>
              </w:r>
              <w:r w:rsidR="00556958">
                <w:rPr>
                  <w:rFonts w:hint="eastAsia"/>
                  <w:color w:val="000000" w:themeColor="text1"/>
                  <w:sz w:val="20"/>
                  <w:szCs w:val="20"/>
                </w:rPr>
                <w:t>근로자들에게</w:t>
              </w:r>
              <w:r w:rsidR="00556958">
                <w:rPr>
                  <w:rFonts w:hint="eastAsia"/>
                  <w:color w:val="000000" w:themeColor="text1"/>
                  <w:sz w:val="20"/>
                  <w:szCs w:val="20"/>
                </w:rPr>
                <w:t xml:space="preserve"> </w:t>
              </w:r>
              <w:r w:rsidR="00556958">
                <w:rPr>
                  <w:rFonts w:hint="eastAsia"/>
                  <w:color w:val="000000" w:themeColor="text1"/>
                  <w:sz w:val="20"/>
                  <w:szCs w:val="20"/>
                </w:rPr>
                <w:t>추가로</w:t>
              </w:r>
              <w:r w:rsidR="00556958">
                <w:rPr>
                  <w:rFonts w:hint="eastAsia"/>
                  <w:color w:val="000000" w:themeColor="text1"/>
                  <w:sz w:val="20"/>
                  <w:szCs w:val="20"/>
                </w:rPr>
                <w:t xml:space="preserve"> </w:t>
              </w:r>
              <w:r w:rsidR="00556958">
                <w:rPr>
                  <w:rFonts w:hint="eastAsia"/>
                  <w:color w:val="000000" w:themeColor="text1"/>
                  <w:sz w:val="20"/>
                  <w:szCs w:val="20"/>
                </w:rPr>
                <w:t>지급되는</w:t>
              </w:r>
              <w:r w:rsidR="00556958">
                <w:rPr>
                  <w:rFonts w:hint="eastAsia"/>
                  <w:color w:val="000000" w:themeColor="text1"/>
                  <w:sz w:val="20"/>
                  <w:szCs w:val="20"/>
                </w:rPr>
                <w:t xml:space="preserve"> </w:t>
              </w:r>
              <w:r w:rsidR="00556958">
                <w:rPr>
                  <w:rFonts w:hint="eastAsia"/>
                  <w:color w:val="000000" w:themeColor="text1"/>
                  <w:sz w:val="20"/>
                  <w:szCs w:val="20"/>
                </w:rPr>
                <w:t>수당</w:t>
              </w:r>
              <w:r w:rsidR="00556958">
                <w:rPr>
                  <w:rFonts w:hint="eastAsia"/>
                  <w:color w:val="000000" w:themeColor="text1"/>
                  <w:sz w:val="20"/>
                  <w:szCs w:val="20"/>
                </w:rPr>
                <w:t xml:space="preserve"> </w:t>
              </w:r>
              <w:r w:rsidR="00556958">
                <w:rPr>
                  <w:rFonts w:hint="eastAsia"/>
                  <w:color w:val="000000" w:themeColor="text1"/>
                  <w:sz w:val="20"/>
                  <w:szCs w:val="20"/>
                </w:rPr>
                <w:t>항목이</w:t>
              </w:r>
              <w:r w:rsidR="00556958">
                <w:rPr>
                  <w:rFonts w:hint="eastAsia"/>
                  <w:color w:val="000000" w:themeColor="text1"/>
                  <w:sz w:val="20"/>
                  <w:szCs w:val="20"/>
                </w:rPr>
                <w:t xml:space="preserve"> </w:t>
              </w:r>
              <w:r w:rsidR="00556958">
                <w:rPr>
                  <w:rFonts w:hint="eastAsia"/>
                  <w:color w:val="000000" w:themeColor="text1"/>
                  <w:sz w:val="20"/>
                  <w:szCs w:val="20"/>
                </w:rPr>
                <w:t>없</w:t>
              </w:r>
            </w:ins>
            <w:ins w:id="47" w:author="SL Partners" w:date="2024-09-27T11:13:00Z" w16du:dateUtc="2024-09-27T02:13:00Z">
              <w:r w:rsidR="00AD602C">
                <w:rPr>
                  <w:rFonts w:hint="eastAsia"/>
                  <w:color w:val="000000" w:themeColor="text1"/>
                  <w:sz w:val="20"/>
                  <w:szCs w:val="20"/>
                </w:rPr>
                <w:t>다고</w:t>
              </w:r>
              <w:r w:rsidR="00AD602C">
                <w:rPr>
                  <w:rFonts w:hint="eastAsia"/>
                  <w:color w:val="000000" w:themeColor="text1"/>
                  <w:sz w:val="20"/>
                  <w:szCs w:val="20"/>
                </w:rPr>
                <w:t xml:space="preserve"> </w:t>
              </w:r>
              <w:r w:rsidR="00AD602C">
                <w:rPr>
                  <w:rFonts w:hint="eastAsia"/>
                  <w:color w:val="000000" w:themeColor="text1"/>
                  <w:sz w:val="20"/>
                  <w:szCs w:val="20"/>
                </w:rPr>
                <w:t>하므로</w:t>
              </w:r>
              <w:r w:rsidR="00AD602C">
                <w:rPr>
                  <w:rFonts w:hint="eastAsia"/>
                  <w:color w:val="000000" w:themeColor="text1"/>
                  <w:sz w:val="20"/>
                  <w:szCs w:val="20"/>
                </w:rPr>
                <w:t xml:space="preserve"> </w:t>
              </w:r>
            </w:ins>
            <w:ins w:id="48" w:author="SL Partners" w:date="2024-09-27T11:16:00Z" w16du:dateUtc="2024-09-27T02:16:00Z">
              <w:r w:rsidR="00C0585C">
                <w:rPr>
                  <w:rFonts w:hint="eastAsia"/>
                  <w:color w:val="000000" w:themeColor="text1"/>
                  <w:sz w:val="20"/>
                  <w:szCs w:val="20"/>
                </w:rPr>
                <w:t>통상임금</w:t>
              </w:r>
              <w:r w:rsidR="00C0585C">
                <w:rPr>
                  <w:rFonts w:hint="eastAsia"/>
                  <w:color w:val="000000" w:themeColor="text1"/>
                  <w:sz w:val="20"/>
                  <w:szCs w:val="20"/>
                </w:rPr>
                <w:t xml:space="preserve"> </w:t>
              </w:r>
              <w:r w:rsidR="00C0585C">
                <w:rPr>
                  <w:rFonts w:hint="eastAsia"/>
                  <w:color w:val="000000" w:themeColor="text1"/>
                  <w:sz w:val="20"/>
                  <w:szCs w:val="20"/>
                </w:rPr>
                <w:t>및</w:t>
              </w:r>
              <w:r w:rsidR="00C0585C">
                <w:rPr>
                  <w:rFonts w:hint="eastAsia"/>
                  <w:color w:val="000000" w:themeColor="text1"/>
                  <w:sz w:val="20"/>
                  <w:szCs w:val="20"/>
                </w:rPr>
                <w:t xml:space="preserve"> </w:t>
              </w:r>
              <w:r w:rsidR="00C0585C">
                <w:rPr>
                  <w:rFonts w:hint="eastAsia"/>
                  <w:color w:val="000000" w:themeColor="text1"/>
                  <w:sz w:val="20"/>
                  <w:szCs w:val="20"/>
                </w:rPr>
                <w:t>평균임금</w:t>
              </w:r>
              <w:r w:rsidR="00C0585C">
                <w:rPr>
                  <w:rFonts w:hint="eastAsia"/>
                  <w:color w:val="000000" w:themeColor="text1"/>
                  <w:sz w:val="20"/>
                  <w:szCs w:val="20"/>
                </w:rPr>
                <w:t xml:space="preserve"> </w:t>
              </w:r>
              <w:r w:rsidR="00C0585C">
                <w:rPr>
                  <w:rFonts w:hint="eastAsia"/>
                  <w:color w:val="000000" w:themeColor="text1"/>
                  <w:sz w:val="20"/>
                  <w:szCs w:val="20"/>
                </w:rPr>
                <w:t>과소산정으로</w:t>
              </w:r>
              <w:r w:rsidR="00C0585C">
                <w:rPr>
                  <w:rFonts w:hint="eastAsia"/>
                  <w:color w:val="000000" w:themeColor="text1"/>
                  <w:sz w:val="20"/>
                  <w:szCs w:val="20"/>
                </w:rPr>
                <w:t xml:space="preserve"> </w:t>
              </w:r>
              <w:r w:rsidR="00C0585C">
                <w:rPr>
                  <w:rFonts w:hint="eastAsia"/>
                  <w:color w:val="000000" w:themeColor="text1"/>
                  <w:sz w:val="20"/>
                  <w:szCs w:val="20"/>
                </w:rPr>
                <w:t>인한</w:t>
              </w:r>
              <w:r w:rsidR="00C0585C">
                <w:rPr>
                  <w:rFonts w:hint="eastAsia"/>
                  <w:color w:val="000000" w:themeColor="text1"/>
                  <w:sz w:val="20"/>
                  <w:szCs w:val="20"/>
                </w:rPr>
                <w:t xml:space="preserve"> </w:t>
              </w:r>
              <w:r w:rsidR="00C0585C">
                <w:rPr>
                  <w:rFonts w:hint="eastAsia"/>
                  <w:color w:val="000000" w:themeColor="text1"/>
                  <w:sz w:val="20"/>
                  <w:szCs w:val="20"/>
                </w:rPr>
                <w:t>퇴직급여</w:t>
              </w:r>
              <w:r w:rsidR="00C0585C">
                <w:rPr>
                  <w:rFonts w:hint="eastAsia"/>
                  <w:color w:val="000000" w:themeColor="text1"/>
                  <w:sz w:val="20"/>
                  <w:szCs w:val="20"/>
                </w:rPr>
                <w:t xml:space="preserve"> </w:t>
              </w:r>
              <w:r w:rsidR="00C0585C">
                <w:rPr>
                  <w:rFonts w:hint="eastAsia"/>
                  <w:color w:val="000000" w:themeColor="text1"/>
                  <w:sz w:val="20"/>
                  <w:szCs w:val="20"/>
                </w:rPr>
                <w:t>추가부담</w:t>
              </w:r>
              <w:r w:rsidR="00C0585C">
                <w:rPr>
                  <w:rFonts w:hint="eastAsia"/>
                  <w:color w:val="000000" w:themeColor="text1"/>
                  <w:sz w:val="20"/>
                  <w:szCs w:val="20"/>
                </w:rPr>
                <w:t xml:space="preserve"> </w:t>
              </w:r>
              <w:r w:rsidR="00C0585C">
                <w:rPr>
                  <w:rFonts w:hint="eastAsia"/>
                  <w:color w:val="000000" w:themeColor="text1"/>
                  <w:sz w:val="20"/>
                  <w:szCs w:val="20"/>
                </w:rPr>
                <w:t>가능성은</w:t>
              </w:r>
              <w:r w:rsidR="00C0585C">
                <w:rPr>
                  <w:rFonts w:hint="eastAsia"/>
                  <w:color w:val="000000" w:themeColor="text1"/>
                  <w:sz w:val="20"/>
                  <w:szCs w:val="20"/>
                </w:rPr>
                <w:t xml:space="preserve"> </w:t>
              </w:r>
            </w:ins>
            <w:ins w:id="49" w:author="SL Partners" w:date="2024-09-27T11:17:00Z" w16du:dateUtc="2024-09-27T02:17:00Z">
              <w:r w:rsidR="00C0585C">
                <w:rPr>
                  <w:rFonts w:hint="eastAsia"/>
                  <w:color w:val="000000" w:themeColor="text1"/>
                  <w:sz w:val="20"/>
                  <w:szCs w:val="20"/>
                </w:rPr>
                <w:t>높지</w:t>
              </w:r>
              <w:r w:rsidR="00C0585C">
                <w:rPr>
                  <w:rFonts w:hint="eastAsia"/>
                  <w:color w:val="000000" w:themeColor="text1"/>
                  <w:sz w:val="20"/>
                  <w:szCs w:val="20"/>
                </w:rPr>
                <w:t xml:space="preserve"> </w:t>
              </w:r>
              <w:r w:rsidR="00C0585C">
                <w:rPr>
                  <w:rFonts w:hint="eastAsia"/>
                  <w:color w:val="000000" w:themeColor="text1"/>
                  <w:sz w:val="20"/>
                  <w:szCs w:val="20"/>
                </w:rPr>
                <w:t>않을</w:t>
              </w:r>
              <w:r w:rsidR="00C0585C">
                <w:rPr>
                  <w:rFonts w:hint="eastAsia"/>
                  <w:color w:val="000000" w:themeColor="text1"/>
                  <w:sz w:val="20"/>
                  <w:szCs w:val="20"/>
                </w:rPr>
                <w:t xml:space="preserve"> </w:t>
              </w:r>
              <w:r w:rsidR="00C0585C">
                <w:rPr>
                  <w:rFonts w:hint="eastAsia"/>
                  <w:color w:val="000000" w:themeColor="text1"/>
                  <w:sz w:val="20"/>
                  <w:szCs w:val="20"/>
                </w:rPr>
                <w:t>것으로</w:t>
              </w:r>
              <w:r w:rsidR="00C0585C">
                <w:rPr>
                  <w:rFonts w:hint="eastAsia"/>
                  <w:color w:val="000000" w:themeColor="text1"/>
                  <w:sz w:val="20"/>
                  <w:szCs w:val="20"/>
                </w:rPr>
                <w:t xml:space="preserve"> </w:t>
              </w:r>
              <w:r w:rsidR="00C0585C">
                <w:rPr>
                  <w:rFonts w:hint="eastAsia"/>
                  <w:color w:val="000000" w:themeColor="text1"/>
                  <w:sz w:val="20"/>
                  <w:szCs w:val="20"/>
                </w:rPr>
                <w:t>보임</w:t>
              </w:r>
              <w:r w:rsidR="00C0585C">
                <w:rPr>
                  <w:rFonts w:hint="eastAsia"/>
                  <w:color w:val="000000" w:themeColor="text1"/>
                  <w:sz w:val="20"/>
                  <w:szCs w:val="20"/>
                </w:rPr>
                <w:t xml:space="preserve">. </w:t>
              </w:r>
            </w:ins>
            <w:del w:id="50" w:author="SL Partners" w:date="2024-09-27T11:12:00Z" w16du:dateUtc="2024-09-27T02:12:00Z">
              <w:r w:rsidR="005A7896" w:rsidDel="00427F66">
                <w:rPr>
                  <w:rFonts w:hint="eastAsia"/>
                  <w:color w:val="000000" w:themeColor="text1"/>
                  <w:sz w:val="20"/>
                  <w:szCs w:val="20"/>
                </w:rPr>
                <w:delText>대상회사</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담당자에</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의하면</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각</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수당의</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통상임금</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평균임금</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산입</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여부와</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관련하여</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회계법인을</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통하여</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확인하여</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준다고</w:delText>
              </w:r>
              <w:r w:rsidR="005A7896" w:rsidDel="00427F66">
                <w:rPr>
                  <w:rFonts w:hint="eastAsia"/>
                  <w:color w:val="000000" w:themeColor="text1"/>
                  <w:sz w:val="20"/>
                  <w:szCs w:val="20"/>
                </w:rPr>
                <w:delText xml:space="preserve"> </w:delText>
              </w:r>
              <w:r w:rsidR="005A7896" w:rsidDel="00427F66">
                <w:rPr>
                  <w:rFonts w:hint="eastAsia"/>
                  <w:color w:val="000000" w:themeColor="text1"/>
                  <w:sz w:val="20"/>
                  <w:szCs w:val="20"/>
                </w:rPr>
                <w:delText>하므로</w:delText>
              </w:r>
              <w:r w:rsidR="005A7896" w:rsidDel="00427F66">
                <w:rPr>
                  <w:rFonts w:hint="eastAsia"/>
                  <w:color w:val="000000" w:themeColor="text1"/>
                  <w:sz w:val="20"/>
                  <w:szCs w:val="20"/>
                </w:rPr>
                <w:delText xml:space="preserve">, </w:delText>
              </w:r>
              <w:r w:rsidR="00AA4F17" w:rsidRPr="00AD602C" w:rsidDel="00427F66">
                <w:rPr>
                  <w:rFonts w:hint="eastAsia"/>
                  <w:color w:val="000000" w:themeColor="text1"/>
                  <w:sz w:val="20"/>
                  <w:szCs w:val="20"/>
                </w:rPr>
                <w:delText>추가</w:delText>
              </w:r>
              <w:r w:rsidR="00AA4F17" w:rsidRPr="00AD602C" w:rsidDel="00427F66">
                <w:rPr>
                  <w:rFonts w:hint="eastAsia"/>
                  <w:color w:val="000000" w:themeColor="text1"/>
                  <w:sz w:val="20"/>
                  <w:szCs w:val="20"/>
                </w:rPr>
                <w:delText xml:space="preserve"> </w:delText>
              </w:r>
              <w:r w:rsidR="005A7896" w:rsidRPr="00AD602C" w:rsidDel="00427F66">
                <w:rPr>
                  <w:rFonts w:hint="eastAsia"/>
                  <w:color w:val="000000" w:themeColor="text1"/>
                  <w:sz w:val="20"/>
                  <w:szCs w:val="20"/>
                </w:rPr>
                <w:delText>자료가</w:delText>
              </w:r>
              <w:r w:rsidR="005A7896" w:rsidRPr="00AD602C" w:rsidDel="00427F66">
                <w:rPr>
                  <w:rFonts w:hint="eastAsia"/>
                  <w:color w:val="000000" w:themeColor="text1"/>
                  <w:sz w:val="20"/>
                  <w:szCs w:val="20"/>
                </w:rPr>
                <w:delText xml:space="preserve"> </w:delText>
              </w:r>
              <w:r w:rsidR="005A7896" w:rsidRPr="00AD602C" w:rsidDel="00427F66">
                <w:rPr>
                  <w:rFonts w:hint="eastAsia"/>
                  <w:color w:val="000000" w:themeColor="text1"/>
                  <w:sz w:val="20"/>
                  <w:szCs w:val="20"/>
                </w:rPr>
                <w:delText>제공되는</w:delText>
              </w:r>
              <w:r w:rsidR="005A7896" w:rsidRPr="00AD602C" w:rsidDel="00427F66">
                <w:rPr>
                  <w:rFonts w:hint="eastAsia"/>
                  <w:color w:val="000000" w:themeColor="text1"/>
                  <w:sz w:val="20"/>
                  <w:szCs w:val="20"/>
                </w:rPr>
                <w:delText xml:space="preserve"> </w:delText>
              </w:r>
              <w:r w:rsidR="005A7896" w:rsidRPr="00AD602C" w:rsidDel="00427F66">
                <w:rPr>
                  <w:rFonts w:hint="eastAsia"/>
                  <w:color w:val="000000" w:themeColor="text1"/>
                  <w:sz w:val="20"/>
                  <w:szCs w:val="20"/>
                </w:rPr>
                <w:delText>대로</w:delText>
              </w:r>
              <w:r w:rsidR="005A7896" w:rsidRPr="00AD602C" w:rsidDel="00427F66">
                <w:rPr>
                  <w:rFonts w:hint="eastAsia"/>
                  <w:color w:val="000000" w:themeColor="text1"/>
                  <w:sz w:val="20"/>
                  <w:szCs w:val="20"/>
                </w:rPr>
                <w:delText xml:space="preserve"> </w:delText>
              </w:r>
              <w:r w:rsidR="005A7896" w:rsidRPr="00AD602C" w:rsidDel="00427F66">
                <w:rPr>
                  <w:rFonts w:hint="eastAsia"/>
                  <w:color w:val="000000" w:themeColor="text1"/>
                  <w:sz w:val="20"/>
                  <w:szCs w:val="20"/>
                </w:rPr>
                <w:delText>추가</w:delText>
              </w:r>
              <w:r w:rsidR="005A7896" w:rsidRPr="00AD602C" w:rsidDel="00427F66">
                <w:rPr>
                  <w:rFonts w:hint="eastAsia"/>
                  <w:color w:val="000000" w:themeColor="text1"/>
                  <w:sz w:val="20"/>
                  <w:szCs w:val="20"/>
                </w:rPr>
                <w:delText xml:space="preserve"> </w:delText>
              </w:r>
              <w:r w:rsidR="005A7896" w:rsidRPr="00AD602C" w:rsidDel="00427F66">
                <w:rPr>
                  <w:rFonts w:hint="eastAsia"/>
                  <w:color w:val="000000" w:themeColor="text1"/>
                  <w:sz w:val="20"/>
                  <w:szCs w:val="20"/>
                </w:rPr>
                <w:delText>검토할</w:delText>
              </w:r>
              <w:r w:rsidR="005A7896" w:rsidRPr="00AD602C" w:rsidDel="00427F66">
                <w:rPr>
                  <w:rFonts w:hint="eastAsia"/>
                  <w:color w:val="000000" w:themeColor="text1"/>
                  <w:sz w:val="20"/>
                  <w:szCs w:val="20"/>
                </w:rPr>
                <w:delText xml:space="preserve"> </w:delText>
              </w:r>
              <w:r w:rsidR="005A7896" w:rsidRPr="00AD602C" w:rsidDel="00427F66">
                <w:rPr>
                  <w:rFonts w:hint="eastAsia"/>
                  <w:color w:val="000000" w:themeColor="text1"/>
                  <w:sz w:val="20"/>
                  <w:szCs w:val="20"/>
                </w:rPr>
                <w:delText>예정임</w:delText>
              </w:r>
              <w:r w:rsidR="005A7896" w:rsidRPr="00AD602C" w:rsidDel="00427F66">
                <w:rPr>
                  <w:rFonts w:hint="eastAsia"/>
                  <w:color w:val="000000" w:themeColor="text1"/>
                  <w:sz w:val="20"/>
                  <w:szCs w:val="20"/>
                </w:rPr>
                <w:delText>.</w:delText>
              </w:r>
              <w:r w:rsidR="005A7896" w:rsidDel="00427F66">
                <w:rPr>
                  <w:rFonts w:hint="eastAsia"/>
                  <w:color w:val="000000" w:themeColor="text1"/>
                  <w:sz w:val="20"/>
                  <w:szCs w:val="20"/>
                </w:rPr>
                <w:delText xml:space="preserve"> </w:delText>
              </w:r>
            </w:del>
          </w:p>
        </w:tc>
      </w:tr>
      <w:tr w:rsidR="00DF7ED7" w:rsidRPr="00C65EAA" w14:paraId="01BD55C0" w14:textId="77777777" w:rsidTr="001D3938">
        <w:trPr>
          <w:trHeight w:val="20"/>
        </w:trPr>
        <w:tc>
          <w:tcPr>
            <w:tcW w:w="1418" w:type="dxa"/>
            <w:tcBorders>
              <w:top w:val="single" w:sz="12" w:space="0" w:color="0F243E"/>
              <w:bottom w:val="single" w:sz="12" w:space="0" w:color="0F243E"/>
            </w:tcBorders>
            <w:shd w:val="clear" w:color="auto" w:fill="auto"/>
          </w:tcPr>
          <w:p w14:paraId="45F019F9" w14:textId="24B632FC" w:rsidR="00DF7ED7" w:rsidRPr="00C65EAA" w:rsidRDefault="00DF7ED7"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연차휴가사용촉진제도</w:t>
            </w:r>
            <w:r>
              <w:rPr>
                <w:rFonts w:eastAsia="바탕" w:hint="eastAsia"/>
                <w:b/>
                <w:color w:val="000000" w:themeColor="text1"/>
              </w:rPr>
              <w:t xml:space="preserve"> </w:t>
            </w:r>
            <w:r>
              <w:rPr>
                <w:rFonts w:eastAsia="바탕" w:hint="eastAsia"/>
                <w:b/>
                <w:color w:val="000000" w:themeColor="text1"/>
              </w:rPr>
              <w:t>운영</w:t>
            </w:r>
          </w:p>
        </w:tc>
        <w:tc>
          <w:tcPr>
            <w:tcW w:w="6946" w:type="dxa"/>
            <w:tcBorders>
              <w:top w:val="single" w:sz="12" w:space="0" w:color="0F243E"/>
              <w:bottom w:val="single" w:sz="12" w:space="0" w:color="0F243E"/>
            </w:tcBorders>
            <w:shd w:val="clear" w:color="auto" w:fill="auto"/>
          </w:tcPr>
          <w:p w14:paraId="3D00D602" w14:textId="452590F9" w:rsidR="00FE1C97" w:rsidRDefault="00D772B3" w:rsidP="00DA0213">
            <w:pPr>
              <w:pStyle w:val="1"/>
              <w:rPr>
                <w:color w:val="000000" w:themeColor="text1"/>
                <w:sz w:val="20"/>
                <w:szCs w:val="20"/>
              </w:rPr>
            </w:pPr>
            <w:r>
              <w:rPr>
                <w:rFonts w:hint="eastAsia"/>
                <w:color w:val="000000" w:themeColor="text1"/>
                <w:sz w:val="20"/>
                <w:szCs w:val="20"/>
              </w:rPr>
              <w:t>대상회사</w:t>
            </w:r>
            <w:r>
              <w:rPr>
                <w:rFonts w:hint="eastAsia"/>
                <w:color w:val="000000" w:themeColor="text1"/>
                <w:sz w:val="20"/>
                <w:szCs w:val="20"/>
              </w:rPr>
              <w:t xml:space="preserve"> </w:t>
            </w:r>
            <w:r w:rsidR="002B6B64" w:rsidRPr="00DA0213">
              <w:rPr>
                <w:rFonts w:hint="eastAsia"/>
                <w:color w:val="000000" w:themeColor="text1"/>
                <w:sz w:val="20"/>
                <w:szCs w:val="20"/>
              </w:rPr>
              <w:t>취업규칙</w:t>
            </w:r>
            <w:r w:rsidR="00C94FE6">
              <w:rPr>
                <w:rFonts w:hint="eastAsia"/>
                <w:color w:val="000000" w:themeColor="text1"/>
                <w:sz w:val="20"/>
                <w:szCs w:val="20"/>
              </w:rPr>
              <w:t xml:space="preserve"> </w:t>
            </w:r>
            <w:r w:rsidR="00C94FE6">
              <w:rPr>
                <w:rFonts w:hint="eastAsia"/>
                <w:color w:val="000000" w:themeColor="text1"/>
                <w:sz w:val="20"/>
                <w:szCs w:val="20"/>
              </w:rPr>
              <w:t>제</w:t>
            </w:r>
            <w:r w:rsidR="00C94FE6">
              <w:rPr>
                <w:rFonts w:hint="eastAsia"/>
                <w:color w:val="000000" w:themeColor="text1"/>
                <w:sz w:val="20"/>
                <w:szCs w:val="20"/>
              </w:rPr>
              <w:t>36</w:t>
            </w:r>
            <w:r w:rsidR="00C94FE6">
              <w:rPr>
                <w:rFonts w:hint="eastAsia"/>
                <w:color w:val="000000" w:themeColor="text1"/>
                <w:sz w:val="20"/>
                <w:szCs w:val="20"/>
              </w:rPr>
              <w:t>조에</w:t>
            </w:r>
            <w:r w:rsidR="00C94FE6">
              <w:rPr>
                <w:rFonts w:hint="eastAsia"/>
                <w:color w:val="000000" w:themeColor="text1"/>
                <w:sz w:val="20"/>
                <w:szCs w:val="20"/>
              </w:rPr>
              <w:t xml:space="preserve"> </w:t>
            </w:r>
            <w:r w:rsidR="00C94FE6">
              <w:rPr>
                <w:rFonts w:hint="eastAsia"/>
                <w:color w:val="000000" w:themeColor="text1"/>
                <w:sz w:val="20"/>
                <w:szCs w:val="20"/>
              </w:rPr>
              <w:t>의하면</w:t>
            </w:r>
            <w:r w:rsidR="00C94FE6">
              <w:rPr>
                <w:rFonts w:hint="eastAsia"/>
                <w:color w:val="000000" w:themeColor="text1"/>
                <w:sz w:val="20"/>
                <w:szCs w:val="20"/>
              </w:rPr>
              <w:t>,</w:t>
            </w:r>
            <w:r w:rsidR="00244BB6" w:rsidRPr="00DA0213">
              <w:rPr>
                <w:rFonts w:hint="eastAsia"/>
                <w:color w:val="000000" w:themeColor="text1"/>
                <w:sz w:val="20"/>
                <w:szCs w:val="20"/>
              </w:rPr>
              <w:t xml:space="preserve"> </w:t>
            </w:r>
            <w:r w:rsidR="002B6B64" w:rsidRPr="00DA0213">
              <w:rPr>
                <w:rFonts w:hint="eastAsia"/>
                <w:color w:val="000000" w:themeColor="text1"/>
                <w:sz w:val="20"/>
                <w:szCs w:val="20"/>
              </w:rPr>
              <w:t>연차휴가사용촉진제도</w:t>
            </w:r>
            <w:r w:rsidR="002B6B64" w:rsidRPr="00DA0213">
              <w:rPr>
                <w:rFonts w:hint="eastAsia"/>
                <w:color w:val="000000" w:themeColor="text1"/>
                <w:sz w:val="20"/>
                <w:szCs w:val="20"/>
              </w:rPr>
              <w:t xml:space="preserve"> </w:t>
            </w:r>
            <w:r w:rsidR="002B6B64" w:rsidRPr="00DA0213">
              <w:rPr>
                <w:rFonts w:hint="eastAsia"/>
                <w:color w:val="000000" w:themeColor="text1"/>
                <w:sz w:val="20"/>
                <w:szCs w:val="20"/>
              </w:rPr>
              <w:t>운영</w:t>
            </w:r>
            <w:r w:rsidR="002B6B64" w:rsidRPr="00DA0213">
              <w:rPr>
                <w:rFonts w:hint="eastAsia"/>
                <w:color w:val="000000" w:themeColor="text1"/>
                <w:sz w:val="20"/>
                <w:szCs w:val="20"/>
              </w:rPr>
              <w:t xml:space="preserve"> </w:t>
            </w:r>
            <w:r w:rsidR="002B6B64" w:rsidRPr="00DA0213">
              <w:rPr>
                <w:rFonts w:hint="eastAsia"/>
                <w:color w:val="000000" w:themeColor="text1"/>
                <w:sz w:val="20"/>
                <w:szCs w:val="20"/>
              </w:rPr>
              <w:t>근거</w:t>
            </w:r>
            <w:r w:rsidR="0093402C">
              <w:rPr>
                <w:rFonts w:hint="eastAsia"/>
                <w:color w:val="000000" w:themeColor="text1"/>
                <w:sz w:val="20"/>
                <w:szCs w:val="20"/>
              </w:rPr>
              <w:t>를</w:t>
            </w:r>
            <w:r w:rsidR="0093402C">
              <w:rPr>
                <w:rFonts w:hint="eastAsia"/>
                <w:color w:val="000000" w:themeColor="text1"/>
                <w:sz w:val="20"/>
                <w:szCs w:val="20"/>
              </w:rPr>
              <w:t xml:space="preserve"> </w:t>
            </w:r>
            <w:r w:rsidR="0093402C">
              <w:rPr>
                <w:rFonts w:hint="eastAsia"/>
                <w:color w:val="000000" w:themeColor="text1"/>
                <w:sz w:val="20"/>
                <w:szCs w:val="20"/>
              </w:rPr>
              <w:t>마련해두고</w:t>
            </w:r>
            <w:r w:rsidR="0093402C">
              <w:rPr>
                <w:rFonts w:hint="eastAsia"/>
                <w:color w:val="000000" w:themeColor="text1"/>
                <w:sz w:val="20"/>
                <w:szCs w:val="20"/>
              </w:rPr>
              <w:t xml:space="preserve"> </w:t>
            </w:r>
            <w:r w:rsidR="0093402C">
              <w:rPr>
                <w:rFonts w:hint="eastAsia"/>
                <w:color w:val="000000" w:themeColor="text1"/>
                <w:sz w:val="20"/>
                <w:szCs w:val="20"/>
              </w:rPr>
              <w:t>있으며</w:t>
            </w:r>
            <w:r w:rsidR="0093402C">
              <w:rPr>
                <w:rFonts w:hint="eastAsia"/>
                <w:color w:val="000000" w:themeColor="text1"/>
                <w:sz w:val="20"/>
                <w:szCs w:val="20"/>
              </w:rPr>
              <w:t xml:space="preserve">, </w:t>
            </w:r>
            <w:r w:rsidR="0093402C">
              <w:rPr>
                <w:rFonts w:hint="eastAsia"/>
                <w:color w:val="000000" w:themeColor="text1"/>
                <w:sz w:val="20"/>
                <w:szCs w:val="20"/>
              </w:rPr>
              <w:t>다음과</w:t>
            </w:r>
            <w:r w:rsidR="0093402C">
              <w:rPr>
                <w:rFonts w:hint="eastAsia"/>
                <w:color w:val="000000" w:themeColor="text1"/>
                <w:sz w:val="20"/>
                <w:szCs w:val="20"/>
              </w:rPr>
              <w:t xml:space="preserve"> </w:t>
            </w:r>
            <w:r w:rsidR="0093402C">
              <w:rPr>
                <w:rFonts w:hint="eastAsia"/>
                <w:color w:val="000000" w:themeColor="text1"/>
                <w:sz w:val="20"/>
                <w:szCs w:val="20"/>
              </w:rPr>
              <w:t>같은</w:t>
            </w:r>
            <w:r w:rsidR="0093402C">
              <w:rPr>
                <w:rFonts w:hint="eastAsia"/>
                <w:color w:val="000000" w:themeColor="text1"/>
                <w:sz w:val="20"/>
                <w:szCs w:val="20"/>
              </w:rPr>
              <w:t xml:space="preserve"> </w:t>
            </w:r>
            <w:r w:rsidR="0093402C">
              <w:rPr>
                <w:rFonts w:hint="eastAsia"/>
                <w:color w:val="000000" w:themeColor="text1"/>
                <w:sz w:val="20"/>
                <w:szCs w:val="20"/>
              </w:rPr>
              <w:t>절차로</w:t>
            </w:r>
            <w:r w:rsidR="0093402C">
              <w:rPr>
                <w:rFonts w:hint="eastAsia"/>
                <w:color w:val="000000" w:themeColor="text1"/>
                <w:sz w:val="20"/>
                <w:szCs w:val="20"/>
              </w:rPr>
              <w:t xml:space="preserve"> </w:t>
            </w:r>
            <w:r w:rsidR="0093402C">
              <w:rPr>
                <w:rFonts w:hint="eastAsia"/>
                <w:color w:val="000000" w:themeColor="text1"/>
                <w:sz w:val="20"/>
                <w:szCs w:val="20"/>
              </w:rPr>
              <w:t>진행하도록</w:t>
            </w:r>
            <w:r w:rsidR="0093402C">
              <w:rPr>
                <w:rFonts w:hint="eastAsia"/>
                <w:color w:val="000000" w:themeColor="text1"/>
                <w:sz w:val="20"/>
                <w:szCs w:val="20"/>
              </w:rPr>
              <w:t xml:space="preserve"> </w:t>
            </w:r>
            <w:r w:rsidR="0093402C">
              <w:rPr>
                <w:rFonts w:hint="eastAsia"/>
                <w:color w:val="000000" w:themeColor="text1"/>
                <w:sz w:val="20"/>
                <w:szCs w:val="20"/>
              </w:rPr>
              <w:t>규정되어</w:t>
            </w:r>
            <w:r w:rsidR="0093402C">
              <w:rPr>
                <w:rFonts w:hint="eastAsia"/>
                <w:color w:val="000000" w:themeColor="text1"/>
                <w:sz w:val="20"/>
                <w:szCs w:val="20"/>
              </w:rPr>
              <w:t xml:space="preserve"> </w:t>
            </w:r>
            <w:r w:rsidR="0093402C">
              <w:rPr>
                <w:rFonts w:hint="eastAsia"/>
                <w:color w:val="000000" w:themeColor="text1"/>
                <w:sz w:val="20"/>
                <w:szCs w:val="20"/>
              </w:rPr>
              <w:t>있음</w:t>
            </w:r>
            <w:r w:rsidR="0093402C">
              <w:rPr>
                <w:rFonts w:hint="eastAsia"/>
                <w:color w:val="000000" w:themeColor="text1"/>
                <w:sz w:val="20"/>
                <w:szCs w:val="20"/>
              </w:rPr>
              <w:t xml:space="preserve">. </w:t>
            </w:r>
          </w:p>
          <w:tbl>
            <w:tblPr>
              <w:tblW w:w="0" w:type="auto"/>
              <w:tblInd w:w="459"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ayout w:type="fixed"/>
              <w:tblLook w:val="04A0" w:firstRow="1" w:lastRow="0" w:firstColumn="1" w:lastColumn="0" w:noHBand="0" w:noVBand="1"/>
            </w:tblPr>
            <w:tblGrid>
              <w:gridCol w:w="702"/>
              <w:gridCol w:w="5508"/>
            </w:tblGrid>
            <w:tr w:rsidR="00BE29B4" w:rsidRPr="00B6193E" w14:paraId="7B2F8E48" w14:textId="77777777" w:rsidTr="0073086E">
              <w:trPr>
                <w:trHeight w:val="367"/>
              </w:trPr>
              <w:tc>
                <w:tcPr>
                  <w:tcW w:w="702" w:type="dxa"/>
                  <w:shd w:val="clear" w:color="auto" w:fill="D9D9D9"/>
                  <w:vAlign w:val="center"/>
                </w:tcPr>
                <w:p w14:paraId="3DFABB10" w14:textId="6BA046FB" w:rsidR="00BE29B4" w:rsidRPr="00EE4AE1" w:rsidRDefault="00BE29B4" w:rsidP="00EE4AE1">
                  <w:pPr>
                    <w:widowControl w:val="0"/>
                    <w:wordWrap w:val="0"/>
                    <w:autoSpaceDE w:val="0"/>
                    <w:autoSpaceDN w:val="0"/>
                    <w:snapToGrid w:val="0"/>
                    <w:spacing w:line="320" w:lineRule="exact"/>
                    <w:ind w:rightChars="55" w:right="110"/>
                    <w:rPr>
                      <w:rFonts w:eastAsia="바탕"/>
                      <w:b/>
                      <w:kern w:val="2"/>
                      <w:sz w:val="18"/>
                      <w:szCs w:val="18"/>
                    </w:rPr>
                  </w:pPr>
                  <w:r w:rsidRPr="00EE4AE1">
                    <w:rPr>
                      <w:rFonts w:eastAsia="바탕" w:hint="eastAsia"/>
                      <w:b/>
                      <w:kern w:val="2"/>
                      <w:sz w:val="18"/>
                      <w:szCs w:val="18"/>
                    </w:rPr>
                    <w:t>순번</w:t>
                  </w:r>
                </w:p>
              </w:tc>
              <w:tc>
                <w:tcPr>
                  <w:tcW w:w="5508" w:type="dxa"/>
                  <w:shd w:val="clear" w:color="auto" w:fill="D9D9D9"/>
                  <w:vAlign w:val="center"/>
                </w:tcPr>
                <w:p w14:paraId="56E71C25" w14:textId="11BA8C30" w:rsidR="00BE29B4" w:rsidRPr="00EE4AE1" w:rsidRDefault="00BE29B4" w:rsidP="00EE4AE1">
                  <w:pPr>
                    <w:widowControl w:val="0"/>
                    <w:wordWrap w:val="0"/>
                    <w:autoSpaceDE w:val="0"/>
                    <w:autoSpaceDN w:val="0"/>
                    <w:snapToGrid w:val="0"/>
                    <w:spacing w:line="320" w:lineRule="exact"/>
                    <w:ind w:rightChars="55" w:right="110"/>
                    <w:rPr>
                      <w:rFonts w:eastAsia="바탕"/>
                      <w:b/>
                      <w:kern w:val="2"/>
                      <w:sz w:val="18"/>
                      <w:szCs w:val="18"/>
                    </w:rPr>
                  </w:pPr>
                  <w:r w:rsidRPr="00EE4AE1">
                    <w:rPr>
                      <w:rFonts w:eastAsia="바탕" w:hint="eastAsia"/>
                      <w:b/>
                      <w:kern w:val="2"/>
                      <w:sz w:val="18"/>
                      <w:szCs w:val="18"/>
                    </w:rPr>
                    <w:t>절차</w:t>
                  </w:r>
                </w:p>
              </w:tc>
            </w:tr>
            <w:tr w:rsidR="00BE29B4" w:rsidRPr="00B6193E" w14:paraId="020C89A4" w14:textId="77777777" w:rsidTr="0073086E">
              <w:trPr>
                <w:trHeight w:val="288"/>
              </w:trPr>
              <w:tc>
                <w:tcPr>
                  <w:tcW w:w="702" w:type="dxa"/>
                  <w:shd w:val="clear" w:color="auto" w:fill="auto"/>
                  <w:vAlign w:val="center"/>
                </w:tcPr>
                <w:p w14:paraId="6A724E00" w14:textId="20BAFDF4" w:rsidR="00BE29B4" w:rsidRPr="00EE4AE1" w:rsidRDefault="00EE4AE1" w:rsidP="00EE4AE1">
                  <w:pPr>
                    <w:widowControl w:val="0"/>
                    <w:wordWrap w:val="0"/>
                    <w:autoSpaceDE w:val="0"/>
                    <w:autoSpaceDN w:val="0"/>
                    <w:snapToGrid w:val="0"/>
                    <w:spacing w:line="320" w:lineRule="exact"/>
                    <w:ind w:rightChars="55" w:right="110"/>
                    <w:jc w:val="center"/>
                    <w:rPr>
                      <w:rFonts w:eastAsia="바탕"/>
                      <w:kern w:val="2"/>
                      <w:sz w:val="18"/>
                      <w:szCs w:val="18"/>
                    </w:rPr>
                  </w:pPr>
                  <w:r w:rsidRPr="00EE4AE1">
                    <w:rPr>
                      <w:rFonts w:ascii="바탕" w:eastAsia="바탕" w:hAnsi="바탕" w:hint="eastAsia"/>
                      <w:kern w:val="2"/>
                      <w:sz w:val="18"/>
                      <w:szCs w:val="18"/>
                    </w:rPr>
                    <w:t>①</w:t>
                  </w:r>
                </w:p>
              </w:tc>
              <w:tc>
                <w:tcPr>
                  <w:tcW w:w="5508" w:type="dxa"/>
                  <w:shd w:val="clear" w:color="auto" w:fill="auto"/>
                  <w:vAlign w:val="center"/>
                </w:tcPr>
                <w:p w14:paraId="3E273AEE" w14:textId="6F24D4C7" w:rsidR="00BE29B4" w:rsidRPr="00EE4AE1" w:rsidRDefault="00EE4AE1" w:rsidP="00EE4AE1">
                  <w:pPr>
                    <w:widowControl w:val="0"/>
                    <w:wordWrap w:val="0"/>
                    <w:autoSpaceDE w:val="0"/>
                    <w:autoSpaceDN w:val="0"/>
                    <w:snapToGrid w:val="0"/>
                    <w:spacing w:line="320" w:lineRule="exact"/>
                    <w:ind w:rightChars="55" w:right="110"/>
                    <w:rPr>
                      <w:rFonts w:eastAsia="바탕"/>
                      <w:kern w:val="2"/>
                      <w:sz w:val="18"/>
                      <w:szCs w:val="18"/>
                    </w:rPr>
                  </w:pPr>
                  <w:r w:rsidRPr="00EE4AE1">
                    <w:rPr>
                      <w:rFonts w:hint="eastAsia"/>
                      <w:color w:val="000000" w:themeColor="text1"/>
                      <w:sz w:val="18"/>
                      <w:szCs w:val="18"/>
                    </w:rPr>
                    <w:t>연차유급휴가</w:t>
                  </w:r>
                  <w:r w:rsidRPr="00EE4AE1">
                    <w:rPr>
                      <w:rFonts w:hint="eastAsia"/>
                      <w:color w:val="000000" w:themeColor="text1"/>
                      <w:sz w:val="18"/>
                      <w:szCs w:val="18"/>
                    </w:rPr>
                    <w:t xml:space="preserve"> </w:t>
                  </w:r>
                  <w:r w:rsidRPr="00EE4AE1">
                    <w:rPr>
                      <w:rFonts w:hint="eastAsia"/>
                      <w:color w:val="000000" w:themeColor="text1"/>
                      <w:sz w:val="18"/>
                      <w:szCs w:val="18"/>
                    </w:rPr>
                    <w:t>청구권</w:t>
                  </w:r>
                  <w:r w:rsidRPr="00EE4AE1">
                    <w:rPr>
                      <w:rFonts w:hint="eastAsia"/>
                      <w:color w:val="000000" w:themeColor="text1"/>
                      <w:sz w:val="18"/>
                      <w:szCs w:val="18"/>
                    </w:rPr>
                    <w:t xml:space="preserve"> </w:t>
                  </w:r>
                  <w:r w:rsidRPr="00EE4AE1">
                    <w:rPr>
                      <w:rFonts w:hint="eastAsia"/>
                      <w:color w:val="000000" w:themeColor="text1"/>
                      <w:sz w:val="18"/>
                      <w:szCs w:val="18"/>
                    </w:rPr>
                    <w:t>소멸</w:t>
                  </w:r>
                  <w:r w:rsidRPr="00EE4AE1">
                    <w:rPr>
                      <w:rFonts w:hint="eastAsia"/>
                      <w:color w:val="000000" w:themeColor="text1"/>
                      <w:sz w:val="18"/>
                      <w:szCs w:val="18"/>
                    </w:rPr>
                    <w:t xml:space="preserve"> 6</w:t>
                  </w:r>
                  <w:r w:rsidRPr="00EE4AE1">
                    <w:rPr>
                      <w:rFonts w:hint="eastAsia"/>
                      <w:color w:val="000000" w:themeColor="text1"/>
                      <w:sz w:val="18"/>
                      <w:szCs w:val="18"/>
                    </w:rPr>
                    <w:t>개월</w:t>
                  </w:r>
                  <w:r w:rsidRPr="00EE4AE1">
                    <w:rPr>
                      <w:rFonts w:hint="eastAsia"/>
                      <w:color w:val="000000" w:themeColor="text1"/>
                      <w:sz w:val="18"/>
                      <w:szCs w:val="18"/>
                    </w:rPr>
                    <w:t xml:space="preserve"> </w:t>
                  </w:r>
                  <w:r w:rsidRPr="00EE4AE1">
                    <w:rPr>
                      <w:rFonts w:hint="eastAsia"/>
                      <w:color w:val="000000" w:themeColor="text1"/>
                      <w:sz w:val="18"/>
                      <w:szCs w:val="18"/>
                    </w:rPr>
                    <w:t>전을</w:t>
                  </w:r>
                  <w:r w:rsidRPr="00EE4AE1">
                    <w:rPr>
                      <w:rFonts w:hint="eastAsia"/>
                      <w:color w:val="000000" w:themeColor="text1"/>
                      <w:sz w:val="18"/>
                      <w:szCs w:val="18"/>
                    </w:rPr>
                    <w:t xml:space="preserve"> </w:t>
                  </w:r>
                  <w:r w:rsidRPr="00EE4AE1">
                    <w:rPr>
                      <w:rFonts w:hint="eastAsia"/>
                      <w:color w:val="000000" w:themeColor="text1"/>
                      <w:sz w:val="18"/>
                      <w:szCs w:val="18"/>
                    </w:rPr>
                    <w:t>기준으로</w:t>
                  </w:r>
                  <w:r w:rsidRPr="00EE4AE1">
                    <w:rPr>
                      <w:rFonts w:hint="eastAsia"/>
                      <w:color w:val="000000" w:themeColor="text1"/>
                      <w:sz w:val="18"/>
                      <w:szCs w:val="18"/>
                    </w:rPr>
                    <w:t xml:space="preserve"> 10</w:t>
                  </w:r>
                  <w:r w:rsidRPr="00EE4AE1">
                    <w:rPr>
                      <w:rFonts w:hint="eastAsia"/>
                      <w:color w:val="000000" w:themeColor="text1"/>
                      <w:sz w:val="18"/>
                      <w:szCs w:val="18"/>
                    </w:rPr>
                    <w:t>일</w:t>
                  </w:r>
                  <w:r w:rsidRPr="00EE4AE1">
                    <w:rPr>
                      <w:rFonts w:hint="eastAsia"/>
                      <w:color w:val="000000" w:themeColor="text1"/>
                      <w:sz w:val="18"/>
                      <w:szCs w:val="18"/>
                    </w:rPr>
                    <w:t xml:space="preserve"> </w:t>
                  </w:r>
                  <w:r w:rsidRPr="00EE4AE1">
                    <w:rPr>
                      <w:rFonts w:hint="eastAsia"/>
                      <w:color w:val="000000" w:themeColor="text1"/>
                      <w:sz w:val="18"/>
                      <w:szCs w:val="18"/>
                    </w:rPr>
                    <w:t>이내에</w:t>
                  </w:r>
                  <w:r w:rsidRPr="00EE4AE1">
                    <w:rPr>
                      <w:rFonts w:hint="eastAsia"/>
                      <w:color w:val="000000" w:themeColor="text1"/>
                      <w:sz w:val="18"/>
                      <w:szCs w:val="18"/>
                    </w:rPr>
                    <w:t xml:space="preserve"> </w:t>
                  </w:r>
                  <w:r w:rsidRPr="00EE4AE1">
                    <w:rPr>
                      <w:rFonts w:hint="eastAsia"/>
                      <w:color w:val="000000" w:themeColor="text1"/>
                      <w:sz w:val="18"/>
                      <w:szCs w:val="18"/>
                    </w:rPr>
                    <w:t>사원이</w:t>
                  </w:r>
                  <w:r w:rsidRPr="00EE4AE1">
                    <w:rPr>
                      <w:rFonts w:hint="eastAsia"/>
                      <w:color w:val="000000" w:themeColor="text1"/>
                      <w:sz w:val="18"/>
                      <w:szCs w:val="18"/>
                    </w:rPr>
                    <w:t xml:space="preserve"> </w:t>
                  </w:r>
                  <w:r w:rsidRPr="00EE4AE1">
                    <w:rPr>
                      <w:rFonts w:hint="eastAsia"/>
                      <w:color w:val="000000" w:themeColor="text1"/>
                      <w:sz w:val="18"/>
                      <w:szCs w:val="18"/>
                    </w:rPr>
                    <w:t>사용하지</w:t>
                  </w:r>
                  <w:r w:rsidRPr="00EE4AE1">
                    <w:rPr>
                      <w:rFonts w:hint="eastAsia"/>
                      <w:color w:val="000000" w:themeColor="text1"/>
                      <w:sz w:val="18"/>
                      <w:szCs w:val="18"/>
                    </w:rPr>
                    <w:t xml:space="preserve"> </w:t>
                  </w:r>
                  <w:r w:rsidRPr="00EE4AE1">
                    <w:rPr>
                      <w:rFonts w:hint="eastAsia"/>
                      <w:color w:val="000000" w:themeColor="text1"/>
                      <w:sz w:val="18"/>
                      <w:szCs w:val="18"/>
                    </w:rPr>
                    <w:t>아니한</w:t>
                  </w:r>
                  <w:r w:rsidRPr="00EE4AE1">
                    <w:rPr>
                      <w:rFonts w:hint="eastAsia"/>
                      <w:color w:val="000000" w:themeColor="text1"/>
                      <w:sz w:val="18"/>
                      <w:szCs w:val="18"/>
                    </w:rPr>
                    <w:t xml:space="preserve"> </w:t>
                  </w:r>
                  <w:r w:rsidRPr="00EE4AE1">
                    <w:rPr>
                      <w:rFonts w:hint="eastAsia"/>
                      <w:color w:val="000000" w:themeColor="text1"/>
                      <w:sz w:val="18"/>
                      <w:szCs w:val="18"/>
                    </w:rPr>
                    <w:t>휴가일수를</w:t>
                  </w:r>
                  <w:r w:rsidRPr="00EE4AE1">
                    <w:rPr>
                      <w:rFonts w:hint="eastAsia"/>
                      <w:color w:val="000000" w:themeColor="text1"/>
                      <w:sz w:val="18"/>
                      <w:szCs w:val="18"/>
                    </w:rPr>
                    <w:t xml:space="preserve"> </w:t>
                  </w:r>
                  <w:r w:rsidRPr="00EE4AE1">
                    <w:rPr>
                      <w:rFonts w:hint="eastAsia"/>
                      <w:color w:val="000000" w:themeColor="text1"/>
                      <w:sz w:val="18"/>
                      <w:szCs w:val="18"/>
                    </w:rPr>
                    <w:t>명시하고</w:t>
                  </w:r>
                  <w:r w:rsidRPr="00EE4AE1">
                    <w:rPr>
                      <w:rFonts w:hint="eastAsia"/>
                      <w:color w:val="000000" w:themeColor="text1"/>
                      <w:sz w:val="18"/>
                      <w:szCs w:val="18"/>
                    </w:rPr>
                    <w:t xml:space="preserve">, </w:t>
                  </w:r>
                  <w:r w:rsidRPr="00EE4AE1">
                    <w:rPr>
                      <w:rFonts w:hint="eastAsia"/>
                      <w:color w:val="000000" w:themeColor="text1"/>
                      <w:sz w:val="18"/>
                      <w:szCs w:val="18"/>
                    </w:rPr>
                    <w:t>그</w:t>
                  </w:r>
                  <w:r w:rsidRPr="00EE4AE1">
                    <w:rPr>
                      <w:rFonts w:hint="eastAsia"/>
                      <w:color w:val="000000" w:themeColor="text1"/>
                      <w:sz w:val="18"/>
                      <w:szCs w:val="18"/>
                    </w:rPr>
                    <w:t xml:space="preserve"> </w:t>
                  </w:r>
                  <w:r w:rsidRPr="00EE4AE1">
                    <w:rPr>
                      <w:rFonts w:hint="eastAsia"/>
                      <w:color w:val="000000" w:themeColor="text1"/>
                      <w:sz w:val="18"/>
                      <w:szCs w:val="18"/>
                    </w:rPr>
                    <w:t>사용</w:t>
                  </w:r>
                  <w:r w:rsidRPr="00EE4AE1">
                    <w:rPr>
                      <w:rFonts w:hint="eastAsia"/>
                      <w:color w:val="000000" w:themeColor="text1"/>
                      <w:sz w:val="18"/>
                      <w:szCs w:val="18"/>
                    </w:rPr>
                    <w:t xml:space="preserve"> </w:t>
                  </w:r>
                  <w:r w:rsidRPr="00EE4AE1">
                    <w:rPr>
                      <w:rFonts w:hint="eastAsia"/>
                      <w:color w:val="000000" w:themeColor="text1"/>
                      <w:sz w:val="18"/>
                      <w:szCs w:val="18"/>
                    </w:rPr>
                    <w:t>시기를</w:t>
                  </w:r>
                  <w:r w:rsidRPr="00EE4AE1">
                    <w:rPr>
                      <w:rFonts w:hint="eastAsia"/>
                      <w:color w:val="000000" w:themeColor="text1"/>
                      <w:sz w:val="18"/>
                      <w:szCs w:val="18"/>
                    </w:rPr>
                    <w:t xml:space="preserve"> </w:t>
                  </w:r>
                  <w:r w:rsidRPr="00EE4AE1">
                    <w:rPr>
                      <w:rFonts w:hint="eastAsia"/>
                      <w:color w:val="000000" w:themeColor="text1"/>
                      <w:sz w:val="18"/>
                      <w:szCs w:val="18"/>
                    </w:rPr>
                    <w:t>정하여</w:t>
                  </w:r>
                  <w:r w:rsidRPr="00EE4AE1">
                    <w:rPr>
                      <w:rFonts w:hint="eastAsia"/>
                      <w:color w:val="000000" w:themeColor="text1"/>
                      <w:sz w:val="18"/>
                      <w:szCs w:val="18"/>
                    </w:rPr>
                    <w:t xml:space="preserve"> </w:t>
                  </w:r>
                  <w:r w:rsidRPr="00EE4AE1">
                    <w:rPr>
                      <w:rFonts w:hint="eastAsia"/>
                      <w:color w:val="000000" w:themeColor="text1"/>
                      <w:sz w:val="18"/>
                      <w:szCs w:val="18"/>
                    </w:rPr>
                    <w:t>회사에게</w:t>
                  </w:r>
                  <w:r w:rsidRPr="00EE4AE1">
                    <w:rPr>
                      <w:rFonts w:hint="eastAsia"/>
                      <w:color w:val="000000" w:themeColor="text1"/>
                      <w:sz w:val="18"/>
                      <w:szCs w:val="18"/>
                    </w:rPr>
                    <w:t xml:space="preserve"> </w:t>
                  </w:r>
                  <w:r w:rsidRPr="00EE4AE1">
                    <w:rPr>
                      <w:rFonts w:hint="eastAsia"/>
                      <w:color w:val="000000" w:themeColor="text1"/>
                      <w:sz w:val="18"/>
                      <w:szCs w:val="18"/>
                    </w:rPr>
                    <w:t>통보하도록</w:t>
                  </w:r>
                  <w:r w:rsidRPr="00EE4AE1">
                    <w:rPr>
                      <w:rFonts w:hint="eastAsia"/>
                      <w:color w:val="000000" w:themeColor="text1"/>
                      <w:sz w:val="18"/>
                      <w:szCs w:val="18"/>
                    </w:rPr>
                    <w:t xml:space="preserve"> </w:t>
                  </w:r>
                  <w:r w:rsidRPr="00EE4AE1">
                    <w:rPr>
                      <w:rFonts w:hint="eastAsia"/>
                      <w:color w:val="000000" w:themeColor="text1"/>
                      <w:sz w:val="18"/>
                      <w:szCs w:val="18"/>
                    </w:rPr>
                    <w:t>서면으로</w:t>
                  </w:r>
                  <w:r w:rsidRPr="00EE4AE1">
                    <w:rPr>
                      <w:rFonts w:hint="eastAsia"/>
                      <w:color w:val="000000" w:themeColor="text1"/>
                      <w:sz w:val="18"/>
                      <w:szCs w:val="18"/>
                    </w:rPr>
                    <w:t xml:space="preserve"> </w:t>
                  </w:r>
                  <w:r w:rsidRPr="00EE4AE1">
                    <w:rPr>
                      <w:rFonts w:hint="eastAsia"/>
                      <w:color w:val="000000" w:themeColor="text1"/>
                      <w:sz w:val="18"/>
                      <w:szCs w:val="18"/>
                    </w:rPr>
                    <w:t>촉구함</w:t>
                  </w:r>
                  <w:r w:rsidRPr="00EE4AE1">
                    <w:rPr>
                      <w:rFonts w:hint="eastAsia"/>
                      <w:color w:val="000000" w:themeColor="text1"/>
                      <w:sz w:val="18"/>
                      <w:szCs w:val="18"/>
                    </w:rPr>
                    <w:t>.</w:t>
                  </w:r>
                </w:p>
              </w:tc>
            </w:tr>
            <w:tr w:rsidR="00BE29B4" w:rsidRPr="00B6193E" w14:paraId="05EE77D8" w14:textId="77777777" w:rsidTr="0073086E">
              <w:trPr>
                <w:trHeight w:val="89"/>
              </w:trPr>
              <w:tc>
                <w:tcPr>
                  <w:tcW w:w="702" w:type="dxa"/>
                  <w:shd w:val="clear" w:color="auto" w:fill="auto"/>
                  <w:vAlign w:val="center"/>
                </w:tcPr>
                <w:p w14:paraId="36090F80" w14:textId="40AD4D30" w:rsidR="00BE29B4" w:rsidRPr="00EE4AE1" w:rsidRDefault="00EE4AE1" w:rsidP="00EE4AE1">
                  <w:pPr>
                    <w:widowControl w:val="0"/>
                    <w:wordWrap w:val="0"/>
                    <w:autoSpaceDE w:val="0"/>
                    <w:autoSpaceDN w:val="0"/>
                    <w:snapToGrid w:val="0"/>
                    <w:spacing w:line="320" w:lineRule="exact"/>
                    <w:ind w:rightChars="55" w:right="110"/>
                    <w:jc w:val="center"/>
                    <w:rPr>
                      <w:rFonts w:eastAsia="바탕"/>
                      <w:kern w:val="2"/>
                      <w:sz w:val="18"/>
                      <w:szCs w:val="18"/>
                    </w:rPr>
                  </w:pPr>
                  <w:r w:rsidRPr="00EE4AE1">
                    <w:rPr>
                      <w:rFonts w:ascii="바탕" w:eastAsia="바탕" w:hAnsi="바탕" w:hint="eastAsia"/>
                      <w:kern w:val="2"/>
                      <w:sz w:val="18"/>
                      <w:szCs w:val="18"/>
                    </w:rPr>
                    <w:t>②</w:t>
                  </w:r>
                </w:p>
              </w:tc>
              <w:tc>
                <w:tcPr>
                  <w:tcW w:w="5508" w:type="dxa"/>
                  <w:shd w:val="clear" w:color="auto" w:fill="auto"/>
                  <w:vAlign w:val="center"/>
                </w:tcPr>
                <w:p w14:paraId="14A480D0" w14:textId="586B2017" w:rsidR="00BE29B4" w:rsidRPr="00EE4AE1" w:rsidRDefault="00EE4AE1" w:rsidP="00EE4AE1">
                  <w:pPr>
                    <w:widowControl w:val="0"/>
                    <w:wordWrap w:val="0"/>
                    <w:autoSpaceDE w:val="0"/>
                    <w:autoSpaceDN w:val="0"/>
                    <w:snapToGrid w:val="0"/>
                    <w:spacing w:line="320" w:lineRule="exact"/>
                    <w:ind w:rightChars="55" w:right="110"/>
                    <w:rPr>
                      <w:rFonts w:eastAsia="바탕"/>
                      <w:kern w:val="2"/>
                      <w:sz w:val="18"/>
                      <w:szCs w:val="18"/>
                    </w:rPr>
                  </w:pPr>
                  <w:r w:rsidRPr="00EE4AE1">
                    <w:rPr>
                      <w:rFonts w:hint="eastAsia"/>
                      <w:color w:val="000000" w:themeColor="text1"/>
                      <w:sz w:val="18"/>
                      <w:szCs w:val="18"/>
                    </w:rPr>
                    <w:t>통보</w:t>
                  </w:r>
                  <w:r w:rsidRPr="00EE4AE1">
                    <w:rPr>
                      <w:rFonts w:hint="eastAsia"/>
                      <w:color w:val="000000" w:themeColor="text1"/>
                      <w:sz w:val="18"/>
                      <w:szCs w:val="18"/>
                    </w:rPr>
                    <w:t xml:space="preserve"> </w:t>
                  </w:r>
                  <w:r w:rsidRPr="00EE4AE1">
                    <w:rPr>
                      <w:rFonts w:hint="eastAsia"/>
                      <w:color w:val="000000" w:themeColor="text1"/>
                      <w:sz w:val="18"/>
                      <w:szCs w:val="18"/>
                    </w:rPr>
                    <w:t>받은</w:t>
                  </w:r>
                  <w:r w:rsidRPr="00EE4AE1">
                    <w:rPr>
                      <w:rFonts w:hint="eastAsia"/>
                      <w:color w:val="000000" w:themeColor="text1"/>
                      <w:sz w:val="18"/>
                      <w:szCs w:val="18"/>
                    </w:rPr>
                    <w:t xml:space="preserve"> </w:t>
                  </w:r>
                  <w:r w:rsidRPr="00EE4AE1">
                    <w:rPr>
                      <w:rFonts w:hint="eastAsia"/>
                      <w:color w:val="000000" w:themeColor="text1"/>
                      <w:sz w:val="18"/>
                      <w:szCs w:val="18"/>
                    </w:rPr>
                    <w:t>사원이</w:t>
                  </w:r>
                  <w:r w:rsidRPr="00EE4AE1">
                    <w:rPr>
                      <w:rFonts w:hint="eastAsia"/>
                      <w:color w:val="000000" w:themeColor="text1"/>
                      <w:sz w:val="18"/>
                      <w:szCs w:val="18"/>
                    </w:rPr>
                    <w:t xml:space="preserve"> 10</w:t>
                  </w:r>
                  <w:r w:rsidRPr="00EE4AE1">
                    <w:rPr>
                      <w:rFonts w:hint="eastAsia"/>
                      <w:color w:val="000000" w:themeColor="text1"/>
                      <w:sz w:val="18"/>
                      <w:szCs w:val="18"/>
                    </w:rPr>
                    <w:t>일</w:t>
                  </w:r>
                  <w:r w:rsidRPr="00EE4AE1">
                    <w:rPr>
                      <w:rFonts w:hint="eastAsia"/>
                      <w:color w:val="000000" w:themeColor="text1"/>
                      <w:sz w:val="18"/>
                      <w:szCs w:val="18"/>
                    </w:rPr>
                    <w:t xml:space="preserve"> </w:t>
                  </w:r>
                  <w:r w:rsidRPr="00EE4AE1">
                    <w:rPr>
                      <w:rFonts w:hint="eastAsia"/>
                      <w:color w:val="000000" w:themeColor="text1"/>
                      <w:sz w:val="18"/>
                      <w:szCs w:val="18"/>
                    </w:rPr>
                    <w:t>이내에</w:t>
                  </w:r>
                  <w:r w:rsidRPr="00EE4AE1">
                    <w:rPr>
                      <w:rFonts w:hint="eastAsia"/>
                      <w:color w:val="000000" w:themeColor="text1"/>
                      <w:sz w:val="18"/>
                      <w:szCs w:val="18"/>
                    </w:rPr>
                    <w:t xml:space="preserve"> </w:t>
                  </w:r>
                  <w:r w:rsidRPr="00EE4AE1">
                    <w:rPr>
                      <w:rFonts w:hint="eastAsia"/>
                      <w:color w:val="000000" w:themeColor="text1"/>
                      <w:sz w:val="18"/>
                      <w:szCs w:val="18"/>
                    </w:rPr>
                    <w:t>제</w:t>
                  </w:r>
                  <w:r w:rsidRPr="00EE4AE1">
                    <w:rPr>
                      <w:rFonts w:hint="eastAsia"/>
                      <w:color w:val="000000" w:themeColor="text1"/>
                      <w:sz w:val="18"/>
                      <w:szCs w:val="18"/>
                    </w:rPr>
                    <w:t>1</w:t>
                  </w:r>
                  <w:r w:rsidRPr="00EE4AE1">
                    <w:rPr>
                      <w:rFonts w:hint="eastAsia"/>
                      <w:color w:val="000000" w:themeColor="text1"/>
                      <w:sz w:val="18"/>
                      <w:szCs w:val="18"/>
                    </w:rPr>
                    <w:t>호에</w:t>
                  </w:r>
                  <w:r w:rsidRPr="00EE4AE1">
                    <w:rPr>
                      <w:rFonts w:hint="eastAsia"/>
                      <w:color w:val="000000" w:themeColor="text1"/>
                      <w:sz w:val="18"/>
                      <w:szCs w:val="18"/>
                    </w:rPr>
                    <w:t xml:space="preserve"> </w:t>
                  </w:r>
                  <w:r w:rsidRPr="00EE4AE1">
                    <w:rPr>
                      <w:rFonts w:hint="eastAsia"/>
                      <w:color w:val="000000" w:themeColor="text1"/>
                      <w:sz w:val="18"/>
                      <w:szCs w:val="18"/>
                    </w:rPr>
                    <w:t>응하지</w:t>
                  </w:r>
                  <w:r w:rsidRPr="00EE4AE1">
                    <w:rPr>
                      <w:rFonts w:hint="eastAsia"/>
                      <w:color w:val="000000" w:themeColor="text1"/>
                      <w:sz w:val="18"/>
                      <w:szCs w:val="18"/>
                    </w:rPr>
                    <w:t xml:space="preserve"> </w:t>
                  </w:r>
                  <w:r w:rsidRPr="00EE4AE1">
                    <w:rPr>
                      <w:rFonts w:hint="eastAsia"/>
                      <w:color w:val="000000" w:themeColor="text1"/>
                      <w:sz w:val="18"/>
                      <w:szCs w:val="18"/>
                    </w:rPr>
                    <w:t>않을</w:t>
                  </w:r>
                  <w:r w:rsidRPr="00EE4AE1">
                    <w:rPr>
                      <w:rFonts w:hint="eastAsia"/>
                      <w:color w:val="000000" w:themeColor="text1"/>
                      <w:sz w:val="18"/>
                      <w:szCs w:val="18"/>
                    </w:rPr>
                    <w:t xml:space="preserve"> </w:t>
                  </w:r>
                  <w:r w:rsidRPr="00EE4AE1">
                    <w:rPr>
                      <w:rFonts w:hint="eastAsia"/>
                      <w:color w:val="000000" w:themeColor="text1"/>
                      <w:sz w:val="18"/>
                      <w:szCs w:val="18"/>
                    </w:rPr>
                    <w:t>경우</w:t>
                  </w:r>
                  <w:r w:rsidRPr="00EE4AE1">
                    <w:rPr>
                      <w:rFonts w:hint="eastAsia"/>
                      <w:color w:val="000000" w:themeColor="text1"/>
                      <w:sz w:val="18"/>
                      <w:szCs w:val="18"/>
                    </w:rPr>
                    <w:t xml:space="preserve">, </w:t>
                  </w:r>
                  <w:r w:rsidRPr="00EE4AE1">
                    <w:rPr>
                      <w:rFonts w:hint="eastAsia"/>
                      <w:color w:val="000000" w:themeColor="text1"/>
                      <w:sz w:val="18"/>
                      <w:szCs w:val="18"/>
                    </w:rPr>
                    <w:t>연차유급휴가</w:t>
                  </w:r>
                  <w:r w:rsidRPr="00EE4AE1">
                    <w:rPr>
                      <w:rFonts w:hint="eastAsia"/>
                      <w:color w:val="000000" w:themeColor="text1"/>
                      <w:sz w:val="18"/>
                      <w:szCs w:val="18"/>
                    </w:rPr>
                    <w:t xml:space="preserve"> </w:t>
                  </w:r>
                  <w:r w:rsidRPr="00EE4AE1">
                    <w:rPr>
                      <w:rFonts w:hint="eastAsia"/>
                      <w:color w:val="000000" w:themeColor="text1"/>
                      <w:sz w:val="18"/>
                      <w:szCs w:val="18"/>
                    </w:rPr>
                    <w:t>청구권</w:t>
                  </w:r>
                  <w:r w:rsidRPr="00EE4AE1">
                    <w:rPr>
                      <w:rFonts w:hint="eastAsia"/>
                      <w:color w:val="000000" w:themeColor="text1"/>
                      <w:sz w:val="18"/>
                      <w:szCs w:val="18"/>
                    </w:rPr>
                    <w:t xml:space="preserve"> </w:t>
                  </w:r>
                  <w:r w:rsidRPr="00EE4AE1">
                    <w:rPr>
                      <w:rFonts w:hint="eastAsia"/>
                      <w:color w:val="000000" w:themeColor="text1"/>
                      <w:sz w:val="18"/>
                      <w:szCs w:val="18"/>
                    </w:rPr>
                    <w:t>소멸</w:t>
                  </w:r>
                  <w:r w:rsidRPr="00EE4AE1">
                    <w:rPr>
                      <w:rFonts w:hint="eastAsia"/>
                      <w:color w:val="000000" w:themeColor="text1"/>
                      <w:sz w:val="18"/>
                      <w:szCs w:val="18"/>
                    </w:rPr>
                    <w:t xml:space="preserve"> 2</w:t>
                  </w:r>
                  <w:r w:rsidRPr="00EE4AE1">
                    <w:rPr>
                      <w:rFonts w:hint="eastAsia"/>
                      <w:color w:val="000000" w:themeColor="text1"/>
                      <w:sz w:val="18"/>
                      <w:szCs w:val="18"/>
                    </w:rPr>
                    <w:t>개월</w:t>
                  </w:r>
                  <w:r w:rsidRPr="00EE4AE1">
                    <w:rPr>
                      <w:rFonts w:hint="eastAsia"/>
                      <w:color w:val="000000" w:themeColor="text1"/>
                      <w:sz w:val="18"/>
                      <w:szCs w:val="18"/>
                    </w:rPr>
                    <w:t xml:space="preserve"> </w:t>
                  </w:r>
                  <w:r w:rsidRPr="00EE4AE1">
                    <w:rPr>
                      <w:rFonts w:hint="eastAsia"/>
                      <w:color w:val="000000" w:themeColor="text1"/>
                      <w:sz w:val="18"/>
                      <w:szCs w:val="18"/>
                    </w:rPr>
                    <w:t>전까지</w:t>
                  </w:r>
                  <w:r w:rsidRPr="00EE4AE1">
                    <w:rPr>
                      <w:rFonts w:hint="eastAsia"/>
                      <w:color w:val="000000" w:themeColor="text1"/>
                      <w:sz w:val="18"/>
                      <w:szCs w:val="18"/>
                    </w:rPr>
                    <w:t xml:space="preserve"> </w:t>
                  </w:r>
                  <w:r w:rsidRPr="00EE4AE1">
                    <w:rPr>
                      <w:rFonts w:hint="eastAsia"/>
                      <w:color w:val="000000" w:themeColor="text1"/>
                      <w:sz w:val="18"/>
                      <w:szCs w:val="18"/>
                    </w:rPr>
                    <w:t>회사에서</w:t>
                  </w:r>
                  <w:r w:rsidRPr="00EE4AE1">
                    <w:rPr>
                      <w:rFonts w:hint="eastAsia"/>
                      <w:color w:val="000000" w:themeColor="text1"/>
                      <w:sz w:val="18"/>
                      <w:szCs w:val="18"/>
                    </w:rPr>
                    <w:t xml:space="preserve"> </w:t>
                  </w:r>
                  <w:r w:rsidRPr="00EE4AE1">
                    <w:rPr>
                      <w:rFonts w:hint="eastAsia"/>
                      <w:color w:val="000000" w:themeColor="text1"/>
                      <w:sz w:val="18"/>
                      <w:szCs w:val="18"/>
                    </w:rPr>
                    <w:t>그</w:t>
                  </w:r>
                  <w:r w:rsidRPr="00EE4AE1">
                    <w:rPr>
                      <w:rFonts w:hint="eastAsia"/>
                      <w:color w:val="000000" w:themeColor="text1"/>
                      <w:sz w:val="18"/>
                      <w:szCs w:val="18"/>
                    </w:rPr>
                    <w:t xml:space="preserve"> </w:t>
                  </w:r>
                  <w:r w:rsidRPr="00EE4AE1">
                    <w:rPr>
                      <w:rFonts w:hint="eastAsia"/>
                      <w:color w:val="000000" w:themeColor="text1"/>
                      <w:sz w:val="18"/>
                      <w:szCs w:val="18"/>
                    </w:rPr>
                    <w:t>사원이</w:t>
                  </w:r>
                  <w:r w:rsidRPr="00EE4AE1">
                    <w:rPr>
                      <w:rFonts w:hint="eastAsia"/>
                      <w:color w:val="000000" w:themeColor="text1"/>
                      <w:sz w:val="18"/>
                      <w:szCs w:val="18"/>
                    </w:rPr>
                    <w:t xml:space="preserve"> </w:t>
                  </w:r>
                  <w:r w:rsidRPr="00EE4AE1">
                    <w:rPr>
                      <w:rFonts w:hint="eastAsia"/>
                      <w:color w:val="000000" w:themeColor="text1"/>
                      <w:sz w:val="18"/>
                      <w:szCs w:val="18"/>
                    </w:rPr>
                    <w:t>사용하지</w:t>
                  </w:r>
                  <w:r w:rsidRPr="00EE4AE1">
                    <w:rPr>
                      <w:rFonts w:hint="eastAsia"/>
                      <w:color w:val="000000" w:themeColor="text1"/>
                      <w:sz w:val="18"/>
                      <w:szCs w:val="18"/>
                    </w:rPr>
                    <w:t xml:space="preserve"> </w:t>
                  </w:r>
                  <w:r w:rsidRPr="00EE4AE1">
                    <w:rPr>
                      <w:rFonts w:hint="eastAsia"/>
                      <w:color w:val="000000" w:themeColor="text1"/>
                      <w:sz w:val="18"/>
                      <w:szCs w:val="18"/>
                    </w:rPr>
                    <w:t>아니한</w:t>
                  </w:r>
                  <w:r w:rsidRPr="00EE4AE1">
                    <w:rPr>
                      <w:rFonts w:hint="eastAsia"/>
                      <w:color w:val="000000" w:themeColor="text1"/>
                      <w:sz w:val="18"/>
                      <w:szCs w:val="18"/>
                    </w:rPr>
                    <w:t xml:space="preserve"> </w:t>
                  </w:r>
                  <w:r w:rsidRPr="00EE4AE1">
                    <w:rPr>
                      <w:rFonts w:hint="eastAsia"/>
                      <w:color w:val="000000" w:themeColor="text1"/>
                      <w:sz w:val="18"/>
                      <w:szCs w:val="18"/>
                    </w:rPr>
                    <w:t>휴가의</w:t>
                  </w:r>
                  <w:r w:rsidRPr="00EE4AE1">
                    <w:rPr>
                      <w:rFonts w:hint="eastAsia"/>
                      <w:color w:val="000000" w:themeColor="text1"/>
                      <w:sz w:val="18"/>
                      <w:szCs w:val="18"/>
                    </w:rPr>
                    <w:t xml:space="preserve"> </w:t>
                  </w:r>
                  <w:r w:rsidRPr="00EE4AE1">
                    <w:rPr>
                      <w:rFonts w:hint="eastAsia"/>
                      <w:color w:val="000000" w:themeColor="text1"/>
                      <w:sz w:val="18"/>
                      <w:szCs w:val="18"/>
                    </w:rPr>
                    <w:t>사용</w:t>
                  </w:r>
                  <w:r w:rsidRPr="00EE4AE1">
                    <w:rPr>
                      <w:rFonts w:hint="eastAsia"/>
                      <w:color w:val="000000" w:themeColor="text1"/>
                      <w:sz w:val="18"/>
                      <w:szCs w:val="18"/>
                    </w:rPr>
                    <w:t xml:space="preserve"> </w:t>
                  </w:r>
                  <w:r w:rsidRPr="00EE4AE1">
                    <w:rPr>
                      <w:rFonts w:hint="eastAsia"/>
                      <w:color w:val="000000" w:themeColor="text1"/>
                      <w:sz w:val="18"/>
                      <w:szCs w:val="18"/>
                    </w:rPr>
                    <w:t>시기를</w:t>
                  </w:r>
                  <w:r w:rsidRPr="00EE4AE1">
                    <w:rPr>
                      <w:rFonts w:hint="eastAsia"/>
                      <w:color w:val="000000" w:themeColor="text1"/>
                      <w:sz w:val="18"/>
                      <w:szCs w:val="18"/>
                    </w:rPr>
                    <w:t xml:space="preserve"> </w:t>
                  </w:r>
                  <w:r w:rsidRPr="00EE4AE1">
                    <w:rPr>
                      <w:rFonts w:hint="eastAsia"/>
                      <w:color w:val="000000" w:themeColor="text1"/>
                      <w:sz w:val="18"/>
                      <w:szCs w:val="18"/>
                    </w:rPr>
                    <w:t>정하여</w:t>
                  </w:r>
                  <w:r w:rsidRPr="00EE4AE1">
                    <w:rPr>
                      <w:rFonts w:hint="eastAsia"/>
                      <w:color w:val="000000" w:themeColor="text1"/>
                      <w:sz w:val="18"/>
                      <w:szCs w:val="18"/>
                    </w:rPr>
                    <w:t xml:space="preserve"> </w:t>
                  </w:r>
                  <w:r w:rsidRPr="00EE4AE1">
                    <w:rPr>
                      <w:rFonts w:hint="eastAsia"/>
                      <w:color w:val="000000" w:themeColor="text1"/>
                      <w:sz w:val="18"/>
                      <w:szCs w:val="18"/>
                    </w:rPr>
                    <w:t>사원에게</w:t>
                  </w:r>
                  <w:r w:rsidRPr="00EE4AE1">
                    <w:rPr>
                      <w:rFonts w:hint="eastAsia"/>
                      <w:color w:val="000000" w:themeColor="text1"/>
                      <w:sz w:val="18"/>
                      <w:szCs w:val="18"/>
                    </w:rPr>
                    <w:t xml:space="preserve"> </w:t>
                  </w:r>
                  <w:r w:rsidRPr="00EE4AE1">
                    <w:rPr>
                      <w:rFonts w:hint="eastAsia"/>
                      <w:color w:val="000000" w:themeColor="text1"/>
                      <w:sz w:val="18"/>
                      <w:szCs w:val="18"/>
                    </w:rPr>
                    <w:t>서면으로</w:t>
                  </w:r>
                  <w:r w:rsidRPr="00EE4AE1">
                    <w:rPr>
                      <w:rFonts w:hint="eastAsia"/>
                      <w:color w:val="000000" w:themeColor="text1"/>
                      <w:sz w:val="18"/>
                      <w:szCs w:val="18"/>
                    </w:rPr>
                    <w:t xml:space="preserve"> </w:t>
                  </w:r>
                  <w:r w:rsidRPr="00EE4AE1">
                    <w:rPr>
                      <w:rFonts w:hint="eastAsia"/>
                      <w:color w:val="000000" w:themeColor="text1"/>
                      <w:sz w:val="18"/>
                      <w:szCs w:val="18"/>
                    </w:rPr>
                    <w:t>통보함</w:t>
                  </w:r>
                  <w:r w:rsidRPr="00EE4AE1">
                    <w:rPr>
                      <w:rFonts w:hint="eastAsia"/>
                      <w:color w:val="000000" w:themeColor="text1"/>
                      <w:sz w:val="18"/>
                      <w:szCs w:val="18"/>
                    </w:rPr>
                    <w:t>.</w:t>
                  </w:r>
                </w:p>
              </w:tc>
            </w:tr>
          </w:tbl>
          <w:p w14:paraId="272139AE" w14:textId="5465CCC5" w:rsidR="00806ABA" w:rsidRPr="00C23F9C" w:rsidRDefault="001C45A3" w:rsidP="0093402C">
            <w:pPr>
              <w:pStyle w:val="1"/>
              <w:rPr>
                <w:color w:val="000000" w:themeColor="text1"/>
                <w:sz w:val="20"/>
                <w:szCs w:val="20"/>
              </w:rPr>
            </w:pPr>
            <w:r w:rsidRPr="00DA0213">
              <w:rPr>
                <w:rFonts w:hint="eastAsia"/>
                <w:color w:val="000000" w:themeColor="text1"/>
                <w:sz w:val="20"/>
                <w:szCs w:val="20"/>
              </w:rPr>
              <w:t>제공된</w:t>
            </w:r>
            <w:r w:rsidRPr="00DA0213">
              <w:rPr>
                <w:rFonts w:hint="eastAsia"/>
                <w:color w:val="000000" w:themeColor="text1"/>
                <w:sz w:val="20"/>
                <w:szCs w:val="20"/>
              </w:rPr>
              <w:t xml:space="preserve"> </w:t>
            </w:r>
            <w:r w:rsidRPr="00DA0213">
              <w:rPr>
                <w:rFonts w:hint="eastAsia"/>
                <w:color w:val="000000" w:themeColor="text1"/>
                <w:sz w:val="20"/>
                <w:szCs w:val="20"/>
              </w:rPr>
              <w:t>답변에</w:t>
            </w:r>
            <w:r w:rsidRPr="00DA0213">
              <w:rPr>
                <w:rFonts w:hint="eastAsia"/>
                <w:color w:val="000000" w:themeColor="text1"/>
                <w:sz w:val="20"/>
                <w:szCs w:val="20"/>
              </w:rPr>
              <w:t xml:space="preserve"> </w:t>
            </w:r>
            <w:r w:rsidRPr="00DA0213">
              <w:rPr>
                <w:rFonts w:hint="eastAsia"/>
                <w:color w:val="000000" w:themeColor="text1"/>
                <w:sz w:val="20"/>
                <w:szCs w:val="20"/>
              </w:rPr>
              <w:t>의하면</w:t>
            </w:r>
            <w:r w:rsidRPr="00DA0213">
              <w:rPr>
                <w:rFonts w:hint="eastAsia"/>
                <w:color w:val="000000" w:themeColor="text1"/>
                <w:sz w:val="20"/>
                <w:szCs w:val="20"/>
              </w:rPr>
              <w:t xml:space="preserve">, </w:t>
            </w:r>
            <w:r w:rsidR="00443FE8">
              <w:rPr>
                <w:rFonts w:hint="eastAsia"/>
                <w:color w:val="000000" w:themeColor="text1"/>
                <w:sz w:val="20"/>
                <w:szCs w:val="20"/>
              </w:rPr>
              <w:t>대상회사는</w:t>
            </w:r>
            <w:r w:rsidR="00443FE8">
              <w:rPr>
                <w:rFonts w:hint="eastAsia"/>
                <w:color w:val="000000" w:themeColor="text1"/>
                <w:sz w:val="20"/>
                <w:szCs w:val="20"/>
              </w:rPr>
              <w:t xml:space="preserve"> </w:t>
            </w:r>
            <w:r w:rsidR="000E3CDF" w:rsidRPr="00DA0213">
              <w:rPr>
                <w:rFonts w:hint="eastAsia"/>
                <w:color w:val="000000" w:themeColor="text1"/>
                <w:sz w:val="20"/>
                <w:szCs w:val="20"/>
              </w:rPr>
              <w:t>실제로</w:t>
            </w:r>
            <w:r w:rsidR="000E3CDF" w:rsidRPr="00DA0213">
              <w:rPr>
                <w:rFonts w:hint="eastAsia"/>
                <w:color w:val="000000" w:themeColor="text1"/>
                <w:sz w:val="20"/>
                <w:szCs w:val="20"/>
              </w:rPr>
              <w:t xml:space="preserve"> </w:t>
            </w:r>
            <w:r w:rsidR="00C94FE6">
              <w:rPr>
                <w:rFonts w:hint="eastAsia"/>
                <w:color w:val="000000" w:themeColor="text1"/>
                <w:sz w:val="20"/>
                <w:szCs w:val="20"/>
              </w:rPr>
              <w:t>위</w:t>
            </w:r>
            <w:r w:rsidR="00C94FE6">
              <w:rPr>
                <w:rFonts w:hint="eastAsia"/>
                <w:color w:val="000000" w:themeColor="text1"/>
                <w:sz w:val="20"/>
                <w:szCs w:val="20"/>
              </w:rPr>
              <w:t xml:space="preserve"> </w:t>
            </w:r>
            <w:r w:rsidR="00443FE8">
              <w:rPr>
                <w:rFonts w:hint="eastAsia"/>
                <w:color w:val="000000" w:themeColor="text1"/>
                <w:sz w:val="20"/>
                <w:szCs w:val="20"/>
              </w:rPr>
              <w:t>취업규칙</w:t>
            </w:r>
            <w:r w:rsidR="00912760">
              <w:rPr>
                <w:rFonts w:hint="eastAsia"/>
                <w:color w:val="000000" w:themeColor="text1"/>
                <w:sz w:val="20"/>
                <w:szCs w:val="20"/>
              </w:rPr>
              <w:t xml:space="preserve"> </w:t>
            </w:r>
            <w:r w:rsidR="00912760">
              <w:rPr>
                <w:rFonts w:hint="eastAsia"/>
                <w:color w:val="000000" w:themeColor="text1"/>
                <w:sz w:val="20"/>
                <w:szCs w:val="20"/>
              </w:rPr>
              <w:t>제</w:t>
            </w:r>
            <w:r w:rsidR="00912760">
              <w:rPr>
                <w:rFonts w:hint="eastAsia"/>
                <w:color w:val="000000" w:themeColor="text1"/>
                <w:sz w:val="20"/>
                <w:szCs w:val="20"/>
              </w:rPr>
              <w:t>36</w:t>
            </w:r>
            <w:r w:rsidR="00912760">
              <w:rPr>
                <w:rFonts w:hint="eastAsia"/>
                <w:color w:val="000000" w:themeColor="text1"/>
                <w:sz w:val="20"/>
                <w:szCs w:val="20"/>
              </w:rPr>
              <w:t>조</w:t>
            </w:r>
            <w:r w:rsidR="00443FE8">
              <w:rPr>
                <w:rFonts w:hint="eastAsia"/>
                <w:color w:val="000000" w:themeColor="text1"/>
                <w:sz w:val="20"/>
                <w:szCs w:val="20"/>
              </w:rPr>
              <w:t>에</w:t>
            </w:r>
            <w:r w:rsidR="00443FE8">
              <w:rPr>
                <w:rFonts w:hint="eastAsia"/>
                <w:color w:val="000000" w:themeColor="text1"/>
                <w:sz w:val="20"/>
                <w:szCs w:val="20"/>
              </w:rPr>
              <w:t xml:space="preserve"> </w:t>
            </w:r>
            <w:r w:rsidR="00443FE8">
              <w:rPr>
                <w:rFonts w:hint="eastAsia"/>
                <w:color w:val="000000" w:themeColor="text1"/>
                <w:sz w:val="20"/>
                <w:szCs w:val="20"/>
              </w:rPr>
              <w:t>따라</w:t>
            </w:r>
            <w:r w:rsidR="00443FE8">
              <w:rPr>
                <w:rFonts w:hint="eastAsia"/>
                <w:color w:val="000000" w:themeColor="text1"/>
                <w:sz w:val="20"/>
                <w:szCs w:val="20"/>
              </w:rPr>
              <w:t xml:space="preserve"> </w:t>
            </w:r>
            <w:r w:rsidR="000E3CDF" w:rsidRPr="00DA0213">
              <w:rPr>
                <w:rFonts w:hint="eastAsia"/>
                <w:color w:val="000000" w:themeColor="text1"/>
                <w:sz w:val="20"/>
                <w:szCs w:val="20"/>
              </w:rPr>
              <w:t>연차휴가사용촉진제도를</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운영하고</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있지</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않다고</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하며</w:t>
            </w:r>
            <w:r w:rsidR="000E3CDF" w:rsidRPr="00DA0213">
              <w:rPr>
                <w:rFonts w:hint="eastAsia"/>
                <w:color w:val="000000" w:themeColor="text1"/>
                <w:sz w:val="20"/>
                <w:szCs w:val="20"/>
              </w:rPr>
              <w:t xml:space="preserve">, </w:t>
            </w:r>
            <w:r w:rsidR="00116075">
              <w:rPr>
                <w:rFonts w:hint="eastAsia"/>
                <w:color w:val="000000" w:themeColor="text1"/>
                <w:sz w:val="20"/>
                <w:szCs w:val="20"/>
              </w:rPr>
              <w:t>별도로</w:t>
            </w:r>
            <w:r w:rsidR="00116075">
              <w:rPr>
                <w:rFonts w:hint="eastAsia"/>
                <w:color w:val="000000" w:themeColor="text1"/>
                <w:sz w:val="20"/>
                <w:szCs w:val="20"/>
              </w:rPr>
              <w:t xml:space="preserve"> </w:t>
            </w:r>
            <w:r w:rsidR="00116075">
              <w:rPr>
                <w:rFonts w:hint="eastAsia"/>
                <w:color w:val="000000" w:themeColor="text1"/>
                <w:sz w:val="20"/>
                <w:szCs w:val="20"/>
              </w:rPr>
              <w:t>연차휴가의</w:t>
            </w:r>
            <w:r w:rsidR="00116075">
              <w:rPr>
                <w:rFonts w:hint="eastAsia"/>
                <w:color w:val="000000" w:themeColor="text1"/>
                <w:sz w:val="20"/>
                <w:szCs w:val="20"/>
              </w:rPr>
              <w:t xml:space="preserve"> </w:t>
            </w:r>
            <w:r w:rsidR="00116075">
              <w:rPr>
                <w:rFonts w:hint="eastAsia"/>
                <w:color w:val="000000" w:themeColor="text1"/>
                <w:sz w:val="20"/>
                <w:szCs w:val="20"/>
              </w:rPr>
              <w:t>사용을</w:t>
            </w:r>
            <w:r w:rsidR="00116075">
              <w:rPr>
                <w:rFonts w:hint="eastAsia"/>
                <w:color w:val="000000" w:themeColor="text1"/>
                <w:sz w:val="20"/>
                <w:szCs w:val="20"/>
              </w:rPr>
              <w:t xml:space="preserve"> </w:t>
            </w:r>
            <w:r w:rsidR="00116075">
              <w:rPr>
                <w:rFonts w:hint="eastAsia"/>
                <w:color w:val="000000" w:themeColor="text1"/>
                <w:sz w:val="20"/>
                <w:szCs w:val="20"/>
              </w:rPr>
              <w:t>촉구하는</w:t>
            </w:r>
            <w:r w:rsidR="00116075">
              <w:rPr>
                <w:rFonts w:hint="eastAsia"/>
                <w:color w:val="000000" w:themeColor="text1"/>
                <w:sz w:val="20"/>
                <w:szCs w:val="20"/>
              </w:rPr>
              <w:t xml:space="preserve"> </w:t>
            </w:r>
            <w:r w:rsidR="00116075">
              <w:rPr>
                <w:rFonts w:hint="eastAsia"/>
                <w:color w:val="000000" w:themeColor="text1"/>
                <w:sz w:val="20"/>
                <w:szCs w:val="20"/>
              </w:rPr>
              <w:t>절차를</w:t>
            </w:r>
            <w:r w:rsidR="00116075">
              <w:rPr>
                <w:rFonts w:hint="eastAsia"/>
                <w:color w:val="000000" w:themeColor="text1"/>
                <w:sz w:val="20"/>
                <w:szCs w:val="20"/>
              </w:rPr>
              <w:t xml:space="preserve"> </w:t>
            </w:r>
            <w:r w:rsidR="00116075">
              <w:rPr>
                <w:rFonts w:hint="eastAsia"/>
                <w:color w:val="000000" w:themeColor="text1"/>
                <w:sz w:val="20"/>
                <w:szCs w:val="20"/>
              </w:rPr>
              <w:t>거치지</w:t>
            </w:r>
            <w:r w:rsidR="00116075">
              <w:rPr>
                <w:rFonts w:hint="eastAsia"/>
                <w:color w:val="000000" w:themeColor="text1"/>
                <w:sz w:val="20"/>
                <w:szCs w:val="20"/>
              </w:rPr>
              <w:t xml:space="preserve"> </w:t>
            </w:r>
            <w:r w:rsidR="00116075">
              <w:rPr>
                <w:rFonts w:hint="eastAsia"/>
                <w:color w:val="000000" w:themeColor="text1"/>
                <w:sz w:val="20"/>
                <w:szCs w:val="20"/>
              </w:rPr>
              <w:t>아니하고</w:t>
            </w:r>
            <w:r w:rsidR="00116075">
              <w:rPr>
                <w:rFonts w:hint="eastAsia"/>
                <w:color w:val="000000" w:themeColor="text1"/>
                <w:sz w:val="20"/>
                <w:szCs w:val="20"/>
              </w:rPr>
              <w:t xml:space="preserve"> </w:t>
            </w:r>
            <w:r w:rsidR="003B083F" w:rsidRPr="00DA0213">
              <w:rPr>
                <w:rFonts w:hint="eastAsia"/>
                <w:color w:val="000000" w:themeColor="text1"/>
                <w:sz w:val="20"/>
                <w:szCs w:val="20"/>
              </w:rPr>
              <w:t>연차휴가</w:t>
            </w:r>
            <w:r w:rsidR="001C14BF">
              <w:rPr>
                <w:rFonts w:hint="eastAsia"/>
                <w:color w:val="000000" w:themeColor="text1"/>
                <w:sz w:val="20"/>
                <w:szCs w:val="20"/>
              </w:rPr>
              <w:t>를</w:t>
            </w:r>
            <w:r w:rsidR="001C14BF">
              <w:rPr>
                <w:rFonts w:hint="eastAsia"/>
                <w:color w:val="000000" w:themeColor="text1"/>
                <w:sz w:val="20"/>
                <w:szCs w:val="20"/>
              </w:rPr>
              <w:t xml:space="preserve"> 1</w:t>
            </w:r>
            <w:r w:rsidR="001C14BF">
              <w:rPr>
                <w:rFonts w:hint="eastAsia"/>
                <w:color w:val="000000" w:themeColor="text1"/>
                <w:sz w:val="20"/>
                <w:szCs w:val="20"/>
              </w:rPr>
              <w:t>년간</w:t>
            </w:r>
            <w:r w:rsidR="001C14BF">
              <w:rPr>
                <w:rFonts w:hint="eastAsia"/>
                <w:color w:val="000000" w:themeColor="text1"/>
                <w:sz w:val="20"/>
                <w:szCs w:val="20"/>
              </w:rPr>
              <w:t xml:space="preserve"> </w:t>
            </w:r>
            <w:r w:rsidR="001C14BF">
              <w:rPr>
                <w:rFonts w:hint="eastAsia"/>
                <w:color w:val="000000" w:themeColor="text1"/>
                <w:sz w:val="20"/>
                <w:szCs w:val="20"/>
              </w:rPr>
              <w:t>사용하지</w:t>
            </w:r>
            <w:r w:rsidR="001C14BF">
              <w:rPr>
                <w:rFonts w:hint="eastAsia"/>
                <w:color w:val="000000" w:themeColor="text1"/>
                <w:sz w:val="20"/>
                <w:szCs w:val="20"/>
              </w:rPr>
              <w:t xml:space="preserve"> </w:t>
            </w:r>
            <w:r w:rsidR="001C14BF">
              <w:rPr>
                <w:rFonts w:hint="eastAsia"/>
                <w:color w:val="000000" w:themeColor="text1"/>
                <w:sz w:val="20"/>
                <w:szCs w:val="20"/>
              </w:rPr>
              <w:t>아니할</w:t>
            </w:r>
            <w:r w:rsidR="001C14BF">
              <w:rPr>
                <w:rFonts w:hint="eastAsia"/>
                <w:color w:val="000000" w:themeColor="text1"/>
                <w:sz w:val="20"/>
                <w:szCs w:val="20"/>
              </w:rPr>
              <w:t xml:space="preserve"> </w:t>
            </w:r>
            <w:r w:rsidR="001C14BF">
              <w:rPr>
                <w:rFonts w:hint="eastAsia"/>
                <w:color w:val="000000" w:themeColor="text1"/>
                <w:sz w:val="20"/>
                <w:szCs w:val="20"/>
              </w:rPr>
              <w:t>경우</w:t>
            </w:r>
            <w:r w:rsidR="001C14BF">
              <w:rPr>
                <w:rFonts w:hint="eastAsia"/>
                <w:color w:val="000000" w:themeColor="text1"/>
                <w:sz w:val="20"/>
                <w:szCs w:val="20"/>
              </w:rPr>
              <w:t xml:space="preserve"> </w:t>
            </w:r>
            <w:r w:rsidRPr="00DA0213">
              <w:rPr>
                <w:rFonts w:hint="eastAsia"/>
                <w:color w:val="000000" w:themeColor="text1"/>
                <w:sz w:val="20"/>
                <w:szCs w:val="20"/>
              </w:rPr>
              <w:t>해당</w:t>
            </w:r>
            <w:r w:rsidRPr="00DA0213">
              <w:rPr>
                <w:rFonts w:hint="eastAsia"/>
                <w:color w:val="000000" w:themeColor="text1"/>
                <w:sz w:val="20"/>
                <w:szCs w:val="20"/>
              </w:rPr>
              <w:t xml:space="preserve"> </w:t>
            </w:r>
            <w:r w:rsidRPr="00DA0213">
              <w:rPr>
                <w:rFonts w:hint="eastAsia"/>
                <w:color w:val="000000" w:themeColor="text1"/>
                <w:sz w:val="20"/>
                <w:szCs w:val="20"/>
              </w:rPr>
              <w:t>연차</w:t>
            </w:r>
            <w:r w:rsidR="001C14BF">
              <w:rPr>
                <w:rFonts w:hint="eastAsia"/>
                <w:color w:val="000000" w:themeColor="text1"/>
                <w:sz w:val="20"/>
                <w:szCs w:val="20"/>
              </w:rPr>
              <w:t>의</w:t>
            </w:r>
            <w:r w:rsidR="001C14BF">
              <w:rPr>
                <w:rFonts w:hint="eastAsia"/>
                <w:color w:val="000000" w:themeColor="text1"/>
                <w:sz w:val="20"/>
                <w:szCs w:val="20"/>
              </w:rPr>
              <w:t xml:space="preserve"> </w:t>
            </w:r>
            <w:r w:rsidR="001C14BF">
              <w:rPr>
                <w:rFonts w:hint="eastAsia"/>
                <w:color w:val="000000" w:themeColor="text1"/>
                <w:sz w:val="20"/>
                <w:szCs w:val="20"/>
              </w:rPr>
              <w:t>사용</w:t>
            </w:r>
            <w:r w:rsidR="001C14BF">
              <w:rPr>
                <w:rFonts w:hint="eastAsia"/>
                <w:color w:val="000000" w:themeColor="text1"/>
                <w:sz w:val="20"/>
                <w:szCs w:val="20"/>
              </w:rPr>
              <w:t xml:space="preserve"> </w:t>
            </w:r>
            <w:r w:rsidR="001C14BF">
              <w:rPr>
                <w:rFonts w:hint="eastAsia"/>
                <w:color w:val="000000" w:themeColor="text1"/>
                <w:sz w:val="20"/>
                <w:szCs w:val="20"/>
              </w:rPr>
              <w:t>기한을</w:t>
            </w:r>
            <w:r w:rsidR="001C14BF">
              <w:rPr>
                <w:rFonts w:hint="eastAsia"/>
                <w:color w:val="000000" w:themeColor="text1"/>
                <w:sz w:val="20"/>
                <w:szCs w:val="20"/>
              </w:rPr>
              <w:t xml:space="preserve"> </w:t>
            </w:r>
            <w:r w:rsidR="003B083F" w:rsidRPr="00DA0213">
              <w:rPr>
                <w:rFonts w:hint="eastAsia"/>
                <w:color w:val="000000" w:themeColor="text1"/>
                <w:sz w:val="20"/>
                <w:szCs w:val="20"/>
              </w:rPr>
              <w:t>6</w:t>
            </w:r>
            <w:r w:rsidR="003B083F" w:rsidRPr="00DA0213">
              <w:rPr>
                <w:rFonts w:hint="eastAsia"/>
                <w:color w:val="000000" w:themeColor="text1"/>
                <w:sz w:val="20"/>
                <w:szCs w:val="20"/>
              </w:rPr>
              <w:t>개월</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연장하고</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있</w:t>
            </w:r>
            <w:r w:rsidR="000C303B">
              <w:rPr>
                <w:rFonts w:hint="eastAsia"/>
                <w:color w:val="000000" w:themeColor="text1"/>
                <w:sz w:val="20"/>
                <w:szCs w:val="20"/>
              </w:rPr>
              <w:t>고</w:t>
            </w:r>
            <w:r w:rsidRPr="00DA0213">
              <w:rPr>
                <w:rFonts w:hint="eastAsia"/>
                <w:color w:val="000000" w:themeColor="text1"/>
                <w:sz w:val="20"/>
                <w:szCs w:val="20"/>
              </w:rPr>
              <w:t>,</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해당</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기한</w:t>
            </w:r>
            <w:r w:rsidR="001C14BF">
              <w:rPr>
                <w:rFonts w:hint="eastAsia"/>
                <w:color w:val="000000" w:themeColor="text1"/>
                <w:sz w:val="20"/>
                <w:szCs w:val="20"/>
              </w:rPr>
              <w:t>도</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경과한</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미사용</w:t>
            </w:r>
            <w:r w:rsidRPr="00DA0213">
              <w:rPr>
                <w:rFonts w:hint="eastAsia"/>
                <w:color w:val="000000" w:themeColor="text1"/>
                <w:sz w:val="20"/>
                <w:szCs w:val="20"/>
              </w:rPr>
              <w:t xml:space="preserve"> </w:t>
            </w:r>
            <w:r w:rsidR="003B083F" w:rsidRPr="00DA0213">
              <w:rPr>
                <w:rFonts w:hint="eastAsia"/>
                <w:color w:val="000000" w:themeColor="text1"/>
                <w:sz w:val="20"/>
                <w:szCs w:val="20"/>
              </w:rPr>
              <w:t>연차는</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자동적으로</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소멸</w:t>
            </w:r>
            <w:r w:rsidR="00172663" w:rsidRPr="00DA0213">
              <w:rPr>
                <w:rFonts w:hint="eastAsia"/>
                <w:color w:val="000000" w:themeColor="text1"/>
                <w:sz w:val="20"/>
                <w:szCs w:val="20"/>
              </w:rPr>
              <w:t>되</w:t>
            </w:r>
            <w:r w:rsidR="003B083F" w:rsidRPr="00DA0213">
              <w:rPr>
                <w:rFonts w:hint="eastAsia"/>
                <w:color w:val="000000" w:themeColor="text1"/>
                <w:sz w:val="20"/>
                <w:szCs w:val="20"/>
              </w:rPr>
              <w:t>도록</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처리하고</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있</w:t>
            </w:r>
            <w:r w:rsidR="00151A2E">
              <w:rPr>
                <w:rFonts w:hint="eastAsia"/>
                <w:color w:val="000000" w:themeColor="text1"/>
                <w:sz w:val="20"/>
                <w:szCs w:val="20"/>
              </w:rPr>
              <w:t>음</w:t>
            </w:r>
            <w:r w:rsidR="00151A2E">
              <w:rPr>
                <w:rFonts w:hint="eastAsia"/>
                <w:color w:val="000000" w:themeColor="text1"/>
                <w:sz w:val="20"/>
                <w:szCs w:val="20"/>
              </w:rPr>
              <w:t xml:space="preserve">. </w:t>
            </w:r>
            <w:r w:rsidR="00B77E23">
              <w:rPr>
                <w:rFonts w:hint="eastAsia"/>
                <w:color w:val="000000" w:themeColor="text1"/>
                <w:sz w:val="20"/>
                <w:szCs w:val="20"/>
              </w:rPr>
              <w:t>대상회사는</w:t>
            </w:r>
            <w:r w:rsidR="00B77E23">
              <w:rPr>
                <w:rFonts w:hint="eastAsia"/>
                <w:color w:val="000000" w:themeColor="text1"/>
                <w:sz w:val="20"/>
                <w:szCs w:val="20"/>
              </w:rPr>
              <w:t xml:space="preserve"> </w:t>
            </w:r>
            <w:r w:rsidR="00151A2E">
              <w:rPr>
                <w:rFonts w:hint="eastAsia"/>
                <w:color w:val="000000" w:themeColor="text1"/>
                <w:sz w:val="20"/>
                <w:szCs w:val="20"/>
              </w:rPr>
              <w:t>별도의</w:t>
            </w:r>
            <w:r w:rsidR="00151A2E">
              <w:rPr>
                <w:rFonts w:hint="eastAsia"/>
                <w:color w:val="000000" w:themeColor="text1"/>
                <w:sz w:val="20"/>
                <w:szCs w:val="20"/>
              </w:rPr>
              <w:t xml:space="preserve"> </w:t>
            </w:r>
            <w:r w:rsidR="00151A2E">
              <w:rPr>
                <w:rFonts w:hint="eastAsia"/>
                <w:color w:val="000000" w:themeColor="text1"/>
                <w:sz w:val="20"/>
                <w:szCs w:val="20"/>
              </w:rPr>
              <w:t>연차보상금은</w:t>
            </w:r>
            <w:r w:rsidR="00151A2E">
              <w:rPr>
                <w:rFonts w:hint="eastAsia"/>
                <w:color w:val="000000" w:themeColor="text1"/>
                <w:sz w:val="20"/>
                <w:szCs w:val="20"/>
              </w:rPr>
              <w:t xml:space="preserve"> </w:t>
            </w:r>
            <w:r w:rsidR="00151A2E">
              <w:rPr>
                <w:rFonts w:hint="eastAsia"/>
                <w:color w:val="000000" w:themeColor="text1"/>
                <w:sz w:val="20"/>
                <w:szCs w:val="20"/>
              </w:rPr>
              <w:t>지급하지</w:t>
            </w:r>
            <w:r w:rsidR="00151A2E">
              <w:rPr>
                <w:rFonts w:hint="eastAsia"/>
                <w:color w:val="000000" w:themeColor="text1"/>
                <w:sz w:val="20"/>
                <w:szCs w:val="20"/>
              </w:rPr>
              <w:t xml:space="preserve"> </w:t>
            </w:r>
            <w:r w:rsidR="00151A2E">
              <w:rPr>
                <w:rFonts w:hint="eastAsia"/>
                <w:color w:val="000000" w:themeColor="text1"/>
                <w:sz w:val="20"/>
                <w:szCs w:val="20"/>
              </w:rPr>
              <w:t>않고</w:t>
            </w:r>
            <w:r w:rsidR="00151A2E">
              <w:rPr>
                <w:rFonts w:hint="eastAsia"/>
                <w:color w:val="000000" w:themeColor="text1"/>
                <w:sz w:val="20"/>
                <w:szCs w:val="20"/>
              </w:rPr>
              <w:t xml:space="preserve"> </w:t>
            </w:r>
            <w:r w:rsidR="00151A2E">
              <w:rPr>
                <w:rFonts w:hint="eastAsia"/>
                <w:color w:val="000000" w:themeColor="text1"/>
                <w:sz w:val="20"/>
                <w:szCs w:val="20"/>
              </w:rPr>
              <w:t>있</w:t>
            </w:r>
            <w:ins w:id="51" w:author="SL Partners" w:date="2024-09-27T11:11:00Z" w16du:dateUtc="2024-09-27T02:11:00Z">
              <w:r w:rsidR="0013149E">
                <w:rPr>
                  <w:rFonts w:hint="eastAsia"/>
                  <w:color w:val="000000" w:themeColor="text1"/>
                  <w:sz w:val="20"/>
                  <w:szCs w:val="20"/>
                </w:rPr>
                <w:t>고</w:t>
              </w:r>
              <w:r w:rsidR="0013149E">
                <w:rPr>
                  <w:rFonts w:hint="eastAsia"/>
                  <w:color w:val="000000" w:themeColor="text1"/>
                  <w:sz w:val="20"/>
                  <w:szCs w:val="20"/>
                </w:rPr>
                <w:t xml:space="preserve"> </w:t>
              </w:r>
              <w:r w:rsidR="0013149E">
                <w:rPr>
                  <w:rFonts w:hint="eastAsia"/>
                  <w:color w:val="000000" w:themeColor="text1"/>
                  <w:sz w:val="20"/>
                  <w:szCs w:val="20"/>
                </w:rPr>
                <w:t>퇴사시</w:t>
              </w:r>
              <w:r w:rsidR="0013149E">
                <w:rPr>
                  <w:rFonts w:hint="eastAsia"/>
                  <w:color w:val="000000" w:themeColor="text1"/>
                  <w:sz w:val="20"/>
                  <w:szCs w:val="20"/>
                </w:rPr>
                <w:t xml:space="preserve"> </w:t>
              </w:r>
              <w:r w:rsidR="0013149E">
                <w:rPr>
                  <w:rFonts w:hint="eastAsia"/>
                  <w:color w:val="000000" w:themeColor="text1"/>
                  <w:sz w:val="20"/>
                  <w:szCs w:val="20"/>
                </w:rPr>
                <w:t>연차수당으로</w:t>
              </w:r>
              <w:r w:rsidR="0013149E">
                <w:rPr>
                  <w:rFonts w:hint="eastAsia"/>
                  <w:color w:val="000000" w:themeColor="text1"/>
                  <w:sz w:val="20"/>
                  <w:szCs w:val="20"/>
                </w:rPr>
                <w:t xml:space="preserve"> </w:t>
              </w:r>
              <w:r w:rsidR="0013149E">
                <w:rPr>
                  <w:rFonts w:hint="eastAsia"/>
                  <w:color w:val="000000" w:themeColor="text1"/>
                  <w:sz w:val="20"/>
                  <w:szCs w:val="20"/>
                </w:rPr>
                <w:t>지급하고</w:t>
              </w:r>
              <w:r w:rsidR="0013149E">
                <w:rPr>
                  <w:rFonts w:hint="eastAsia"/>
                  <w:color w:val="000000" w:themeColor="text1"/>
                  <w:sz w:val="20"/>
                  <w:szCs w:val="20"/>
                </w:rPr>
                <w:t xml:space="preserve"> </w:t>
              </w:r>
              <w:r w:rsidR="0013149E">
                <w:rPr>
                  <w:rFonts w:hint="eastAsia"/>
                  <w:color w:val="000000" w:themeColor="text1"/>
                  <w:sz w:val="20"/>
                  <w:szCs w:val="20"/>
                </w:rPr>
                <w:t>있다고</w:t>
              </w:r>
              <w:r w:rsidR="0013149E">
                <w:rPr>
                  <w:rFonts w:hint="eastAsia"/>
                  <w:color w:val="000000" w:themeColor="text1"/>
                  <w:sz w:val="20"/>
                  <w:szCs w:val="20"/>
                </w:rPr>
                <w:t xml:space="preserve"> </w:t>
              </w:r>
              <w:r w:rsidR="0013149E">
                <w:rPr>
                  <w:rFonts w:hint="eastAsia"/>
                  <w:color w:val="000000" w:themeColor="text1"/>
                  <w:sz w:val="20"/>
                  <w:szCs w:val="20"/>
                </w:rPr>
                <w:t>함</w:t>
              </w:r>
              <w:r w:rsidR="0013149E">
                <w:rPr>
                  <w:rFonts w:hint="eastAsia"/>
                  <w:color w:val="000000" w:themeColor="text1"/>
                  <w:sz w:val="20"/>
                  <w:szCs w:val="20"/>
                </w:rPr>
                <w:t xml:space="preserve">. </w:t>
              </w:r>
            </w:ins>
            <w:del w:id="52" w:author="SL Partners" w:date="2024-09-27T11:11:00Z" w16du:dateUtc="2024-09-27T02:11:00Z">
              <w:r w:rsidR="00151A2E" w:rsidDel="0013149E">
                <w:rPr>
                  <w:rFonts w:hint="eastAsia"/>
                  <w:color w:val="000000" w:themeColor="text1"/>
                  <w:sz w:val="20"/>
                  <w:szCs w:val="20"/>
                </w:rPr>
                <w:delText>음</w:delText>
              </w:r>
              <w:r w:rsidR="00151A2E" w:rsidDel="0013149E">
                <w:rPr>
                  <w:rFonts w:hint="eastAsia"/>
                  <w:color w:val="000000" w:themeColor="text1"/>
                  <w:sz w:val="20"/>
                  <w:szCs w:val="20"/>
                </w:rPr>
                <w:delText xml:space="preserve">. </w:delText>
              </w:r>
            </w:del>
          </w:p>
        </w:tc>
        <w:tc>
          <w:tcPr>
            <w:tcW w:w="5640" w:type="dxa"/>
            <w:tcBorders>
              <w:top w:val="single" w:sz="12" w:space="0" w:color="0F243E"/>
              <w:bottom w:val="single" w:sz="12" w:space="0" w:color="0F243E"/>
            </w:tcBorders>
            <w:shd w:val="clear" w:color="auto" w:fill="auto"/>
          </w:tcPr>
          <w:p w14:paraId="280486C2" w14:textId="77777777" w:rsidR="00B05382" w:rsidRDefault="00B05382" w:rsidP="00B05382">
            <w:pPr>
              <w:pStyle w:val="1"/>
              <w:rPr>
                <w:color w:val="000000" w:themeColor="text1"/>
                <w:sz w:val="20"/>
                <w:szCs w:val="20"/>
              </w:rPr>
            </w:pPr>
            <w:r w:rsidRPr="00B05382">
              <w:rPr>
                <w:rFonts w:hint="eastAsia"/>
                <w:color w:val="000000" w:themeColor="text1"/>
                <w:sz w:val="20"/>
                <w:szCs w:val="20"/>
              </w:rPr>
              <w:t>근로기준법</w:t>
            </w:r>
            <w:r w:rsidRPr="00B05382">
              <w:rPr>
                <w:rFonts w:hint="eastAsia"/>
                <w:color w:val="000000" w:themeColor="text1"/>
                <w:sz w:val="20"/>
                <w:szCs w:val="20"/>
              </w:rPr>
              <w:t xml:space="preserve"> </w:t>
            </w:r>
            <w:r w:rsidRPr="00B05382">
              <w:rPr>
                <w:rFonts w:hint="eastAsia"/>
                <w:color w:val="000000" w:themeColor="text1"/>
                <w:sz w:val="20"/>
                <w:szCs w:val="20"/>
              </w:rPr>
              <w:t>제</w:t>
            </w:r>
            <w:r w:rsidRPr="00B05382">
              <w:rPr>
                <w:rFonts w:hint="eastAsia"/>
                <w:color w:val="000000" w:themeColor="text1"/>
                <w:sz w:val="20"/>
                <w:szCs w:val="20"/>
              </w:rPr>
              <w:t>60</w:t>
            </w:r>
            <w:r w:rsidRPr="00B05382">
              <w:rPr>
                <w:rFonts w:hint="eastAsia"/>
                <w:color w:val="000000" w:themeColor="text1"/>
                <w:sz w:val="20"/>
                <w:szCs w:val="20"/>
              </w:rPr>
              <w:t>조에</w:t>
            </w:r>
            <w:r w:rsidRPr="00B05382">
              <w:rPr>
                <w:rFonts w:hint="eastAsia"/>
                <w:color w:val="000000" w:themeColor="text1"/>
                <w:sz w:val="20"/>
                <w:szCs w:val="20"/>
              </w:rPr>
              <w:t xml:space="preserve"> </w:t>
            </w:r>
            <w:r w:rsidRPr="00B05382">
              <w:rPr>
                <w:rFonts w:hint="eastAsia"/>
                <w:color w:val="000000" w:themeColor="text1"/>
                <w:sz w:val="20"/>
                <w:szCs w:val="20"/>
              </w:rPr>
              <w:t>따른</w:t>
            </w:r>
            <w:r w:rsidRPr="00B05382">
              <w:rPr>
                <w:rFonts w:hint="eastAsia"/>
                <w:color w:val="000000" w:themeColor="text1"/>
                <w:sz w:val="20"/>
                <w:szCs w:val="20"/>
              </w:rPr>
              <w:t xml:space="preserve"> </w:t>
            </w:r>
            <w:r w:rsidRPr="00B05382">
              <w:rPr>
                <w:rFonts w:hint="eastAsia"/>
                <w:color w:val="000000" w:themeColor="text1"/>
                <w:sz w:val="20"/>
                <w:szCs w:val="20"/>
              </w:rPr>
              <w:t>연차휴가는</w:t>
            </w:r>
            <w:r w:rsidRPr="00B05382">
              <w:rPr>
                <w:rFonts w:hint="eastAsia"/>
                <w:color w:val="000000" w:themeColor="text1"/>
                <w:sz w:val="20"/>
                <w:szCs w:val="20"/>
              </w:rPr>
              <w:t xml:space="preserve"> </w:t>
            </w:r>
            <w:r w:rsidRPr="00B05382">
              <w:rPr>
                <w:rFonts w:hint="eastAsia"/>
                <w:color w:val="000000" w:themeColor="text1"/>
                <w:sz w:val="20"/>
                <w:szCs w:val="20"/>
              </w:rPr>
              <w:t>사용기간</w:t>
            </w:r>
            <w:r w:rsidRPr="00B05382">
              <w:rPr>
                <w:rFonts w:hint="eastAsia"/>
                <w:color w:val="000000" w:themeColor="text1"/>
                <w:sz w:val="20"/>
                <w:szCs w:val="20"/>
              </w:rPr>
              <w:t xml:space="preserve"> </w:t>
            </w:r>
            <w:r w:rsidRPr="00B05382">
              <w:rPr>
                <w:rFonts w:hint="eastAsia"/>
                <w:color w:val="000000" w:themeColor="text1"/>
                <w:sz w:val="20"/>
                <w:szCs w:val="20"/>
              </w:rPr>
              <w:t>내</w:t>
            </w:r>
            <w:r w:rsidRPr="00B05382">
              <w:rPr>
                <w:rFonts w:hint="eastAsia"/>
                <w:color w:val="000000" w:themeColor="text1"/>
                <w:sz w:val="20"/>
                <w:szCs w:val="20"/>
              </w:rPr>
              <w:t xml:space="preserve"> </w:t>
            </w:r>
            <w:r w:rsidRPr="00B05382">
              <w:rPr>
                <w:rFonts w:hint="eastAsia"/>
                <w:color w:val="000000" w:themeColor="text1"/>
                <w:sz w:val="20"/>
                <w:szCs w:val="20"/>
              </w:rPr>
              <w:t>미사용하고</w:t>
            </w:r>
            <w:r w:rsidRPr="00B05382">
              <w:rPr>
                <w:rFonts w:hint="eastAsia"/>
                <w:color w:val="000000" w:themeColor="text1"/>
                <w:sz w:val="20"/>
                <w:szCs w:val="20"/>
              </w:rPr>
              <w:t xml:space="preserve"> </w:t>
            </w:r>
            <w:r w:rsidRPr="00B05382">
              <w:rPr>
                <w:rFonts w:hint="eastAsia"/>
                <w:color w:val="000000" w:themeColor="text1"/>
                <w:sz w:val="20"/>
                <w:szCs w:val="20"/>
              </w:rPr>
              <w:t>소멸할</w:t>
            </w:r>
            <w:r w:rsidRPr="00B05382">
              <w:rPr>
                <w:rFonts w:hint="eastAsia"/>
                <w:color w:val="000000" w:themeColor="text1"/>
                <w:sz w:val="20"/>
                <w:szCs w:val="20"/>
              </w:rPr>
              <w:t xml:space="preserve"> </w:t>
            </w:r>
            <w:r w:rsidRPr="00B05382">
              <w:rPr>
                <w:rFonts w:hint="eastAsia"/>
                <w:color w:val="000000" w:themeColor="text1"/>
                <w:sz w:val="20"/>
                <w:szCs w:val="20"/>
              </w:rPr>
              <w:t>경우</w:t>
            </w:r>
            <w:r w:rsidRPr="00B05382">
              <w:rPr>
                <w:rFonts w:hint="eastAsia"/>
                <w:color w:val="000000" w:themeColor="text1"/>
                <w:sz w:val="20"/>
                <w:szCs w:val="20"/>
              </w:rPr>
              <w:t xml:space="preserve"> </w:t>
            </w:r>
            <w:r w:rsidRPr="00B05382">
              <w:rPr>
                <w:rFonts w:hint="eastAsia"/>
                <w:color w:val="000000" w:themeColor="text1"/>
                <w:sz w:val="20"/>
                <w:szCs w:val="20"/>
              </w:rPr>
              <w:t>금전으로</w:t>
            </w:r>
            <w:r w:rsidRPr="00B05382">
              <w:rPr>
                <w:rFonts w:hint="eastAsia"/>
                <w:color w:val="000000" w:themeColor="text1"/>
                <w:sz w:val="20"/>
                <w:szCs w:val="20"/>
              </w:rPr>
              <w:t xml:space="preserve"> </w:t>
            </w:r>
            <w:r w:rsidRPr="00B05382">
              <w:rPr>
                <w:rFonts w:hint="eastAsia"/>
                <w:color w:val="000000" w:themeColor="text1"/>
                <w:sz w:val="20"/>
                <w:szCs w:val="20"/>
              </w:rPr>
              <w:t>보상하여야</w:t>
            </w:r>
            <w:r w:rsidRPr="00B05382">
              <w:rPr>
                <w:rFonts w:hint="eastAsia"/>
                <w:color w:val="000000" w:themeColor="text1"/>
                <w:sz w:val="20"/>
                <w:szCs w:val="20"/>
              </w:rPr>
              <w:t xml:space="preserve"> </w:t>
            </w:r>
            <w:r w:rsidRPr="00B05382">
              <w:rPr>
                <w:rFonts w:hint="eastAsia"/>
                <w:color w:val="000000" w:themeColor="text1"/>
                <w:sz w:val="20"/>
                <w:szCs w:val="20"/>
              </w:rPr>
              <w:t>함</w:t>
            </w:r>
            <w:r w:rsidRPr="00B05382">
              <w:rPr>
                <w:rFonts w:hint="eastAsia"/>
                <w:color w:val="000000" w:themeColor="text1"/>
                <w:sz w:val="20"/>
                <w:szCs w:val="20"/>
              </w:rPr>
              <w:t xml:space="preserve">. </w:t>
            </w:r>
            <w:r w:rsidRPr="00B05382">
              <w:rPr>
                <w:rFonts w:hint="eastAsia"/>
                <w:color w:val="000000" w:themeColor="text1"/>
                <w:sz w:val="20"/>
                <w:szCs w:val="20"/>
              </w:rPr>
              <w:t>다만</w:t>
            </w:r>
            <w:r w:rsidRPr="00B05382">
              <w:rPr>
                <w:rFonts w:hint="eastAsia"/>
                <w:color w:val="000000" w:themeColor="text1"/>
                <w:sz w:val="20"/>
                <w:szCs w:val="20"/>
              </w:rPr>
              <w:t xml:space="preserve">, </w:t>
            </w:r>
            <w:r w:rsidRPr="00B05382">
              <w:rPr>
                <w:rFonts w:hint="eastAsia"/>
                <w:color w:val="000000" w:themeColor="text1"/>
                <w:sz w:val="20"/>
                <w:szCs w:val="20"/>
              </w:rPr>
              <w:t>근로기준법</w:t>
            </w:r>
            <w:r w:rsidRPr="00B05382">
              <w:rPr>
                <w:rFonts w:hint="eastAsia"/>
                <w:color w:val="000000" w:themeColor="text1"/>
                <w:sz w:val="20"/>
                <w:szCs w:val="20"/>
              </w:rPr>
              <w:t xml:space="preserve"> </w:t>
            </w:r>
            <w:r w:rsidRPr="00B05382">
              <w:rPr>
                <w:rFonts w:hint="eastAsia"/>
                <w:color w:val="000000" w:themeColor="text1"/>
                <w:sz w:val="20"/>
                <w:szCs w:val="20"/>
              </w:rPr>
              <w:t>제</w:t>
            </w:r>
            <w:r w:rsidRPr="00B05382">
              <w:rPr>
                <w:rFonts w:hint="eastAsia"/>
                <w:color w:val="000000" w:themeColor="text1"/>
                <w:sz w:val="20"/>
                <w:szCs w:val="20"/>
              </w:rPr>
              <w:t>61</w:t>
            </w:r>
            <w:r w:rsidRPr="00B05382">
              <w:rPr>
                <w:rFonts w:hint="eastAsia"/>
                <w:color w:val="000000" w:themeColor="text1"/>
                <w:sz w:val="20"/>
                <w:szCs w:val="20"/>
              </w:rPr>
              <w:t>조에서</w:t>
            </w:r>
            <w:r w:rsidRPr="00B05382">
              <w:rPr>
                <w:rFonts w:hint="eastAsia"/>
                <w:color w:val="000000" w:themeColor="text1"/>
                <w:sz w:val="20"/>
                <w:szCs w:val="20"/>
              </w:rPr>
              <w:t xml:space="preserve"> </w:t>
            </w:r>
            <w:r w:rsidRPr="00B05382">
              <w:rPr>
                <w:rFonts w:hint="eastAsia"/>
                <w:color w:val="000000" w:themeColor="text1"/>
                <w:sz w:val="20"/>
                <w:szCs w:val="20"/>
              </w:rPr>
              <w:t>정한</w:t>
            </w:r>
            <w:r w:rsidRPr="00B05382">
              <w:rPr>
                <w:rFonts w:hint="eastAsia"/>
                <w:color w:val="000000" w:themeColor="text1"/>
                <w:sz w:val="20"/>
                <w:szCs w:val="20"/>
              </w:rPr>
              <w:t xml:space="preserve"> </w:t>
            </w:r>
            <w:r w:rsidRPr="00B05382">
              <w:rPr>
                <w:rFonts w:hint="eastAsia"/>
                <w:color w:val="000000" w:themeColor="text1"/>
                <w:sz w:val="20"/>
                <w:szCs w:val="20"/>
              </w:rPr>
              <w:t>구체적</w:t>
            </w:r>
            <w:r w:rsidRPr="00B05382">
              <w:rPr>
                <w:rFonts w:hint="eastAsia"/>
                <w:color w:val="000000" w:themeColor="text1"/>
                <w:sz w:val="20"/>
                <w:szCs w:val="20"/>
              </w:rPr>
              <w:t xml:space="preserve"> </w:t>
            </w:r>
            <w:r w:rsidRPr="00B05382">
              <w:rPr>
                <w:rFonts w:hint="eastAsia"/>
                <w:color w:val="000000" w:themeColor="text1"/>
                <w:sz w:val="20"/>
                <w:szCs w:val="20"/>
              </w:rPr>
              <w:t>절차를</w:t>
            </w:r>
            <w:r w:rsidRPr="00B05382">
              <w:rPr>
                <w:rFonts w:hint="eastAsia"/>
                <w:color w:val="000000" w:themeColor="text1"/>
                <w:sz w:val="20"/>
                <w:szCs w:val="20"/>
              </w:rPr>
              <w:t xml:space="preserve"> </w:t>
            </w:r>
            <w:r w:rsidRPr="00B05382">
              <w:rPr>
                <w:rFonts w:hint="eastAsia"/>
                <w:color w:val="000000" w:themeColor="text1"/>
                <w:sz w:val="20"/>
                <w:szCs w:val="20"/>
              </w:rPr>
              <w:t>모두</w:t>
            </w:r>
            <w:r w:rsidRPr="00B05382">
              <w:rPr>
                <w:rFonts w:hint="eastAsia"/>
                <w:color w:val="000000" w:themeColor="text1"/>
                <w:sz w:val="20"/>
                <w:szCs w:val="20"/>
              </w:rPr>
              <w:t xml:space="preserve"> </w:t>
            </w:r>
            <w:r w:rsidRPr="00B05382">
              <w:rPr>
                <w:rFonts w:hint="eastAsia"/>
                <w:color w:val="000000" w:themeColor="text1"/>
                <w:sz w:val="20"/>
                <w:szCs w:val="20"/>
              </w:rPr>
              <w:t>거쳐</w:t>
            </w:r>
            <w:r w:rsidRPr="00B05382">
              <w:rPr>
                <w:rFonts w:hint="eastAsia"/>
                <w:color w:val="000000" w:themeColor="text1"/>
                <w:sz w:val="20"/>
                <w:szCs w:val="20"/>
              </w:rPr>
              <w:t xml:space="preserve"> </w:t>
            </w:r>
            <w:r w:rsidRPr="00B05382">
              <w:rPr>
                <w:rFonts w:hint="eastAsia"/>
                <w:color w:val="000000" w:themeColor="text1"/>
                <w:sz w:val="20"/>
                <w:szCs w:val="20"/>
              </w:rPr>
              <w:t>연차휴가사용을</w:t>
            </w:r>
            <w:r w:rsidRPr="00B05382">
              <w:rPr>
                <w:rFonts w:hint="eastAsia"/>
                <w:color w:val="000000" w:themeColor="text1"/>
                <w:sz w:val="20"/>
                <w:szCs w:val="20"/>
              </w:rPr>
              <w:t xml:space="preserve"> </w:t>
            </w:r>
            <w:r w:rsidRPr="00B05382">
              <w:rPr>
                <w:rFonts w:hint="eastAsia"/>
                <w:color w:val="000000" w:themeColor="text1"/>
                <w:sz w:val="20"/>
                <w:szCs w:val="20"/>
              </w:rPr>
              <w:t>촉구하였음에도</w:t>
            </w:r>
            <w:r w:rsidRPr="00B05382">
              <w:rPr>
                <w:rFonts w:hint="eastAsia"/>
                <w:color w:val="000000" w:themeColor="text1"/>
                <w:sz w:val="20"/>
                <w:szCs w:val="20"/>
              </w:rPr>
              <w:t xml:space="preserve"> </w:t>
            </w:r>
            <w:r w:rsidRPr="00B05382">
              <w:rPr>
                <w:rFonts w:hint="eastAsia"/>
                <w:color w:val="000000" w:themeColor="text1"/>
                <w:sz w:val="20"/>
                <w:szCs w:val="20"/>
              </w:rPr>
              <w:t>직원이</w:t>
            </w:r>
            <w:r w:rsidRPr="00B05382">
              <w:rPr>
                <w:rFonts w:hint="eastAsia"/>
                <w:color w:val="000000" w:themeColor="text1"/>
                <w:sz w:val="20"/>
                <w:szCs w:val="20"/>
              </w:rPr>
              <w:t xml:space="preserve"> </w:t>
            </w:r>
            <w:r w:rsidRPr="00B05382">
              <w:rPr>
                <w:rFonts w:hint="eastAsia"/>
                <w:color w:val="000000" w:themeColor="text1"/>
                <w:sz w:val="20"/>
                <w:szCs w:val="20"/>
              </w:rPr>
              <w:t>사용하지</w:t>
            </w:r>
            <w:r w:rsidRPr="00B05382">
              <w:rPr>
                <w:rFonts w:hint="eastAsia"/>
                <w:color w:val="000000" w:themeColor="text1"/>
                <w:sz w:val="20"/>
                <w:szCs w:val="20"/>
              </w:rPr>
              <w:t xml:space="preserve"> </w:t>
            </w:r>
            <w:r w:rsidRPr="00B05382">
              <w:rPr>
                <w:rFonts w:hint="eastAsia"/>
                <w:color w:val="000000" w:themeColor="text1"/>
                <w:sz w:val="20"/>
                <w:szCs w:val="20"/>
              </w:rPr>
              <w:t>아니한</w:t>
            </w:r>
            <w:r w:rsidRPr="00B05382">
              <w:rPr>
                <w:rFonts w:hint="eastAsia"/>
                <w:color w:val="000000" w:themeColor="text1"/>
                <w:sz w:val="20"/>
                <w:szCs w:val="20"/>
              </w:rPr>
              <w:t xml:space="preserve"> </w:t>
            </w:r>
            <w:r w:rsidRPr="00B05382">
              <w:rPr>
                <w:rFonts w:hint="eastAsia"/>
                <w:color w:val="000000" w:themeColor="text1"/>
                <w:sz w:val="20"/>
                <w:szCs w:val="20"/>
              </w:rPr>
              <w:t>연차휴가에</w:t>
            </w:r>
            <w:r w:rsidRPr="00B05382">
              <w:rPr>
                <w:rFonts w:hint="eastAsia"/>
                <w:color w:val="000000" w:themeColor="text1"/>
                <w:sz w:val="20"/>
                <w:szCs w:val="20"/>
              </w:rPr>
              <w:t xml:space="preserve"> </w:t>
            </w:r>
            <w:r w:rsidRPr="00B05382">
              <w:rPr>
                <w:rFonts w:hint="eastAsia"/>
                <w:color w:val="000000" w:themeColor="text1"/>
                <w:sz w:val="20"/>
                <w:szCs w:val="20"/>
              </w:rPr>
              <w:t>대해서는</w:t>
            </w:r>
            <w:r w:rsidRPr="00B05382">
              <w:rPr>
                <w:rFonts w:hint="eastAsia"/>
                <w:color w:val="000000" w:themeColor="text1"/>
                <w:sz w:val="20"/>
                <w:szCs w:val="20"/>
              </w:rPr>
              <w:t xml:space="preserve"> </w:t>
            </w:r>
            <w:r w:rsidRPr="00B05382">
              <w:rPr>
                <w:rFonts w:hint="eastAsia"/>
                <w:color w:val="000000" w:themeColor="text1"/>
                <w:sz w:val="20"/>
                <w:szCs w:val="20"/>
              </w:rPr>
              <w:t>회사가</w:t>
            </w:r>
            <w:r w:rsidRPr="00B05382">
              <w:rPr>
                <w:rFonts w:hint="eastAsia"/>
                <w:color w:val="000000" w:themeColor="text1"/>
                <w:sz w:val="20"/>
                <w:szCs w:val="20"/>
              </w:rPr>
              <w:t xml:space="preserve"> </w:t>
            </w:r>
            <w:r w:rsidRPr="00B05382">
              <w:rPr>
                <w:rFonts w:hint="eastAsia"/>
                <w:color w:val="000000" w:themeColor="text1"/>
                <w:sz w:val="20"/>
                <w:szCs w:val="20"/>
              </w:rPr>
              <w:t>법적으로</w:t>
            </w:r>
            <w:r w:rsidRPr="00B05382">
              <w:rPr>
                <w:rFonts w:hint="eastAsia"/>
                <w:color w:val="000000" w:themeColor="text1"/>
                <w:sz w:val="20"/>
                <w:szCs w:val="20"/>
              </w:rPr>
              <w:t xml:space="preserve"> </w:t>
            </w:r>
            <w:r w:rsidRPr="00B05382">
              <w:rPr>
                <w:rFonts w:hint="eastAsia"/>
                <w:color w:val="000000" w:themeColor="text1"/>
                <w:sz w:val="20"/>
                <w:szCs w:val="20"/>
              </w:rPr>
              <w:t>보상할</w:t>
            </w:r>
            <w:r w:rsidRPr="00B05382">
              <w:rPr>
                <w:rFonts w:hint="eastAsia"/>
                <w:color w:val="000000" w:themeColor="text1"/>
                <w:sz w:val="20"/>
                <w:szCs w:val="20"/>
              </w:rPr>
              <w:t xml:space="preserve"> </w:t>
            </w:r>
            <w:r w:rsidRPr="00B05382">
              <w:rPr>
                <w:rFonts w:hint="eastAsia"/>
                <w:color w:val="000000" w:themeColor="text1"/>
                <w:sz w:val="20"/>
                <w:szCs w:val="20"/>
              </w:rPr>
              <w:t>의무가</w:t>
            </w:r>
            <w:r w:rsidRPr="00B05382">
              <w:rPr>
                <w:rFonts w:hint="eastAsia"/>
                <w:color w:val="000000" w:themeColor="text1"/>
                <w:sz w:val="20"/>
                <w:szCs w:val="20"/>
              </w:rPr>
              <w:t xml:space="preserve"> </w:t>
            </w:r>
            <w:r w:rsidRPr="00B05382">
              <w:rPr>
                <w:rFonts w:hint="eastAsia"/>
                <w:color w:val="000000" w:themeColor="text1"/>
                <w:sz w:val="20"/>
                <w:szCs w:val="20"/>
              </w:rPr>
              <w:t>없어짐</w:t>
            </w:r>
            <w:r w:rsidRPr="00B05382">
              <w:rPr>
                <w:rFonts w:hint="eastAsia"/>
                <w:color w:val="000000" w:themeColor="text1"/>
                <w:sz w:val="20"/>
                <w:szCs w:val="20"/>
              </w:rPr>
              <w:t xml:space="preserve">. </w:t>
            </w:r>
            <w:r w:rsidRPr="00B05382">
              <w:rPr>
                <w:rFonts w:hint="eastAsia"/>
                <w:color w:val="000000" w:themeColor="text1"/>
                <w:sz w:val="20"/>
                <w:szCs w:val="20"/>
              </w:rPr>
              <w:t>그러나</w:t>
            </w:r>
            <w:r w:rsidRPr="00B05382">
              <w:rPr>
                <w:rFonts w:hint="eastAsia"/>
                <w:color w:val="000000" w:themeColor="text1"/>
                <w:sz w:val="20"/>
                <w:szCs w:val="20"/>
              </w:rPr>
              <w:t xml:space="preserve"> </w:t>
            </w:r>
            <w:r w:rsidRPr="00B05382">
              <w:rPr>
                <w:rFonts w:hint="eastAsia"/>
                <w:color w:val="000000" w:themeColor="text1"/>
                <w:sz w:val="20"/>
                <w:szCs w:val="20"/>
              </w:rPr>
              <w:t>연차휴가사용촉진제도는</w:t>
            </w:r>
            <w:r w:rsidRPr="00B05382">
              <w:rPr>
                <w:rFonts w:hint="eastAsia"/>
                <w:color w:val="000000" w:themeColor="text1"/>
                <w:sz w:val="20"/>
                <w:szCs w:val="20"/>
              </w:rPr>
              <w:t xml:space="preserve"> </w:t>
            </w:r>
            <w:r w:rsidRPr="00B05382">
              <w:rPr>
                <w:rFonts w:hint="eastAsia"/>
                <w:color w:val="000000" w:themeColor="text1"/>
                <w:sz w:val="20"/>
                <w:szCs w:val="20"/>
              </w:rPr>
              <w:t>서면으로</w:t>
            </w:r>
            <w:r w:rsidRPr="00B05382">
              <w:rPr>
                <w:rFonts w:hint="eastAsia"/>
                <w:color w:val="000000" w:themeColor="text1"/>
                <w:sz w:val="20"/>
                <w:szCs w:val="20"/>
              </w:rPr>
              <w:t xml:space="preserve"> </w:t>
            </w:r>
            <w:r w:rsidRPr="00B05382">
              <w:rPr>
                <w:rFonts w:hint="eastAsia"/>
                <w:color w:val="000000" w:themeColor="text1"/>
                <w:sz w:val="20"/>
                <w:szCs w:val="20"/>
              </w:rPr>
              <w:t>실시하되</w:t>
            </w:r>
            <w:r w:rsidRPr="00B05382">
              <w:rPr>
                <w:rFonts w:hint="eastAsia"/>
                <w:color w:val="000000" w:themeColor="text1"/>
                <w:sz w:val="20"/>
                <w:szCs w:val="20"/>
              </w:rPr>
              <w:t xml:space="preserve"> </w:t>
            </w:r>
            <w:r w:rsidRPr="00B05382">
              <w:rPr>
                <w:rFonts w:hint="eastAsia"/>
                <w:color w:val="000000" w:themeColor="text1"/>
                <w:sz w:val="20"/>
                <w:szCs w:val="20"/>
              </w:rPr>
              <w:t>법상</w:t>
            </w:r>
            <w:r w:rsidRPr="00B05382">
              <w:rPr>
                <w:rFonts w:hint="eastAsia"/>
                <w:color w:val="000000" w:themeColor="text1"/>
                <w:sz w:val="20"/>
                <w:szCs w:val="20"/>
              </w:rPr>
              <w:t xml:space="preserve"> </w:t>
            </w:r>
            <w:r w:rsidRPr="00B05382">
              <w:rPr>
                <w:rFonts w:hint="eastAsia"/>
                <w:color w:val="000000" w:themeColor="text1"/>
                <w:sz w:val="20"/>
                <w:szCs w:val="20"/>
              </w:rPr>
              <w:t>절차에</w:t>
            </w:r>
            <w:r w:rsidRPr="00B05382">
              <w:rPr>
                <w:rFonts w:hint="eastAsia"/>
                <w:color w:val="000000" w:themeColor="text1"/>
                <w:sz w:val="20"/>
                <w:szCs w:val="20"/>
              </w:rPr>
              <w:t xml:space="preserve"> </w:t>
            </w:r>
            <w:r w:rsidRPr="00B05382">
              <w:rPr>
                <w:rFonts w:hint="eastAsia"/>
                <w:color w:val="000000" w:themeColor="text1"/>
                <w:sz w:val="20"/>
                <w:szCs w:val="20"/>
              </w:rPr>
              <w:t>따라</w:t>
            </w:r>
            <w:r w:rsidRPr="00B05382">
              <w:rPr>
                <w:rFonts w:hint="eastAsia"/>
                <w:color w:val="000000" w:themeColor="text1"/>
                <w:sz w:val="20"/>
                <w:szCs w:val="20"/>
              </w:rPr>
              <w:t xml:space="preserve"> </w:t>
            </w:r>
            <w:r w:rsidRPr="00B05382">
              <w:rPr>
                <w:rFonts w:hint="eastAsia"/>
                <w:color w:val="000000" w:themeColor="text1"/>
                <w:sz w:val="20"/>
                <w:szCs w:val="20"/>
              </w:rPr>
              <w:t>엄격하게</w:t>
            </w:r>
            <w:r w:rsidRPr="00B05382">
              <w:rPr>
                <w:rFonts w:hint="eastAsia"/>
                <w:color w:val="000000" w:themeColor="text1"/>
                <w:sz w:val="20"/>
                <w:szCs w:val="20"/>
              </w:rPr>
              <w:t xml:space="preserve"> </w:t>
            </w:r>
            <w:r w:rsidRPr="00B05382">
              <w:rPr>
                <w:rFonts w:hint="eastAsia"/>
                <w:color w:val="000000" w:themeColor="text1"/>
                <w:sz w:val="20"/>
                <w:szCs w:val="20"/>
              </w:rPr>
              <w:t>운영되어야</w:t>
            </w:r>
            <w:r w:rsidRPr="00B05382">
              <w:rPr>
                <w:rFonts w:hint="eastAsia"/>
                <w:color w:val="000000" w:themeColor="text1"/>
                <w:sz w:val="20"/>
                <w:szCs w:val="20"/>
              </w:rPr>
              <w:t xml:space="preserve"> </w:t>
            </w:r>
            <w:r w:rsidRPr="00B05382">
              <w:rPr>
                <w:rFonts w:hint="eastAsia"/>
                <w:color w:val="000000" w:themeColor="text1"/>
                <w:sz w:val="20"/>
                <w:szCs w:val="20"/>
              </w:rPr>
              <w:t>하며</w:t>
            </w:r>
            <w:r w:rsidRPr="00B05382">
              <w:rPr>
                <w:rFonts w:hint="eastAsia"/>
                <w:color w:val="000000" w:themeColor="text1"/>
                <w:sz w:val="20"/>
                <w:szCs w:val="20"/>
              </w:rPr>
              <w:t xml:space="preserve">, </w:t>
            </w:r>
            <w:r w:rsidRPr="00B05382">
              <w:rPr>
                <w:rFonts w:hint="eastAsia"/>
                <w:color w:val="000000" w:themeColor="text1"/>
                <w:sz w:val="20"/>
                <w:szCs w:val="20"/>
              </w:rPr>
              <w:t>위반</w:t>
            </w:r>
            <w:r w:rsidRPr="00B05382">
              <w:rPr>
                <w:rFonts w:hint="eastAsia"/>
                <w:color w:val="000000" w:themeColor="text1"/>
                <w:sz w:val="20"/>
                <w:szCs w:val="20"/>
              </w:rPr>
              <w:t xml:space="preserve"> </w:t>
            </w:r>
            <w:r w:rsidRPr="00B05382">
              <w:rPr>
                <w:rFonts w:hint="eastAsia"/>
                <w:color w:val="000000" w:themeColor="text1"/>
                <w:sz w:val="20"/>
                <w:szCs w:val="20"/>
              </w:rPr>
              <w:t>시</w:t>
            </w:r>
            <w:r w:rsidRPr="00B05382">
              <w:rPr>
                <w:rFonts w:hint="eastAsia"/>
                <w:color w:val="000000" w:themeColor="text1"/>
                <w:sz w:val="20"/>
                <w:szCs w:val="20"/>
              </w:rPr>
              <w:t xml:space="preserve"> </w:t>
            </w:r>
            <w:r w:rsidRPr="00B05382">
              <w:rPr>
                <w:rFonts w:hint="eastAsia"/>
                <w:color w:val="000000" w:themeColor="text1"/>
                <w:sz w:val="20"/>
                <w:szCs w:val="20"/>
              </w:rPr>
              <w:t>연차휴가사용촉진제도는</w:t>
            </w:r>
            <w:r w:rsidRPr="00B05382">
              <w:rPr>
                <w:rFonts w:hint="eastAsia"/>
                <w:color w:val="000000" w:themeColor="text1"/>
                <w:sz w:val="20"/>
                <w:szCs w:val="20"/>
              </w:rPr>
              <w:t xml:space="preserve"> </w:t>
            </w:r>
            <w:r w:rsidRPr="00B05382">
              <w:rPr>
                <w:rFonts w:hint="eastAsia"/>
                <w:color w:val="000000" w:themeColor="text1"/>
                <w:sz w:val="20"/>
                <w:szCs w:val="20"/>
              </w:rPr>
              <w:t>무효가</w:t>
            </w:r>
            <w:r w:rsidRPr="00B05382">
              <w:rPr>
                <w:rFonts w:hint="eastAsia"/>
                <w:color w:val="000000" w:themeColor="text1"/>
                <w:sz w:val="20"/>
                <w:szCs w:val="20"/>
              </w:rPr>
              <w:t xml:space="preserve"> </w:t>
            </w:r>
            <w:r w:rsidRPr="00B05382">
              <w:rPr>
                <w:rFonts w:hint="eastAsia"/>
                <w:color w:val="000000" w:themeColor="text1"/>
                <w:sz w:val="20"/>
                <w:szCs w:val="20"/>
              </w:rPr>
              <w:t>되고</w:t>
            </w:r>
            <w:r w:rsidRPr="00B05382">
              <w:rPr>
                <w:rFonts w:hint="eastAsia"/>
                <w:color w:val="000000" w:themeColor="text1"/>
                <w:sz w:val="20"/>
                <w:szCs w:val="20"/>
              </w:rPr>
              <w:t xml:space="preserve"> </w:t>
            </w:r>
            <w:r w:rsidRPr="00B05382">
              <w:rPr>
                <w:rFonts w:hint="eastAsia"/>
                <w:color w:val="000000" w:themeColor="text1"/>
                <w:sz w:val="20"/>
                <w:szCs w:val="20"/>
              </w:rPr>
              <w:t>사용하지</w:t>
            </w:r>
            <w:r w:rsidRPr="00B05382">
              <w:rPr>
                <w:rFonts w:hint="eastAsia"/>
                <w:color w:val="000000" w:themeColor="text1"/>
                <w:sz w:val="20"/>
                <w:szCs w:val="20"/>
              </w:rPr>
              <w:t xml:space="preserve"> </w:t>
            </w:r>
            <w:r w:rsidRPr="00B05382">
              <w:rPr>
                <w:rFonts w:hint="eastAsia"/>
                <w:color w:val="000000" w:themeColor="text1"/>
                <w:sz w:val="20"/>
                <w:szCs w:val="20"/>
              </w:rPr>
              <w:t>않은</w:t>
            </w:r>
            <w:r w:rsidRPr="00B05382">
              <w:rPr>
                <w:rFonts w:hint="eastAsia"/>
                <w:color w:val="000000" w:themeColor="text1"/>
                <w:sz w:val="20"/>
                <w:szCs w:val="20"/>
              </w:rPr>
              <w:t xml:space="preserve"> </w:t>
            </w:r>
            <w:r w:rsidRPr="00B05382">
              <w:rPr>
                <w:rFonts w:hint="eastAsia"/>
                <w:color w:val="000000" w:themeColor="text1"/>
                <w:sz w:val="20"/>
                <w:szCs w:val="20"/>
              </w:rPr>
              <w:t>연차휴가는</w:t>
            </w:r>
            <w:r w:rsidRPr="00B05382">
              <w:rPr>
                <w:rFonts w:hint="eastAsia"/>
                <w:color w:val="000000" w:themeColor="text1"/>
                <w:sz w:val="20"/>
                <w:szCs w:val="20"/>
              </w:rPr>
              <w:t xml:space="preserve"> </w:t>
            </w:r>
            <w:r w:rsidRPr="00B05382">
              <w:rPr>
                <w:rFonts w:hint="eastAsia"/>
                <w:color w:val="000000" w:themeColor="text1"/>
                <w:sz w:val="20"/>
                <w:szCs w:val="20"/>
              </w:rPr>
              <w:t>금전으로</w:t>
            </w:r>
            <w:r w:rsidRPr="00B05382">
              <w:rPr>
                <w:rFonts w:hint="eastAsia"/>
                <w:color w:val="000000" w:themeColor="text1"/>
                <w:sz w:val="20"/>
                <w:szCs w:val="20"/>
              </w:rPr>
              <w:t xml:space="preserve"> </w:t>
            </w:r>
            <w:r w:rsidRPr="00B05382">
              <w:rPr>
                <w:rFonts w:hint="eastAsia"/>
                <w:color w:val="000000" w:themeColor="text1"/>
                <w:sz w:val="20"/>
                <w:szCs w:val="20"/>
              </w:rPr>
              <w:t>보상하여야</w:t>
            </w:r>
            <w:r w:rsidRPr="00B05382">
              <w:rPr>
                <w:rFonts w:hint="eastAsia"/>
                <w:color w:val="000000" w:themeColor="text1"/>
                <w:sz w:val="20"/>
                <w:szCs w:val="20"/>
              </w:rPr>
              <w:t xml:space="preserve"> </w:t>
            </w:r>
            <w:r w:rsidRPr="00B05382">
              <w:rPr>
                <w:rFonts w:hint="eastAsia"/>
                <w:color w:val="000000" w:themeColor="text1"/>
                <w:sz w:val="20"/>
                <w:szCs w:val="20"/>
              </w:rPr>
              <w:t>함</w:t>
            </w:r>
            <w:r w:rsidRPr="00B05382">
              <w:rPr>
                <w:rFonts w:hint="eastAsia"/>
                <w:color w:val="000000" w:themeColor="text1"/>
                <w:sz w:val="20"/>
                <w:szCs w:val="20"/>
              </w:rPr>
              <w:t xml:space="preserve">. </w:t>
            </w:r>
          </w:p>
          <w:p w14:paraId="38290E03" w14:textId="5D5B0198" w:rsidR="00F32943" w:rsidRDefault="00F32943" w:rsidP="00B05382">
            <w:pPr>
              <w:pStyle w:val="1"/>
              <w:rPr>
                <w:color w:val="000000" w:themeColor="text1"/>
                <w:sz w:val="20"/>
                <w:szCs w:val="20"/>
              </w:rPr>
            </w:pPr>
            <w:r>
              <w:rPr>
                <w:rFonts w:hint="eastAsia"/>
                <w:color w:val="000000" w:themeColor="text1"/>
                <w:sz w:val="20"/>
                <w:szCs w:val="20"/>
              </w:rPr>
              <w:t>다만</w:t>
            </w:r>
            <w:r>
              <w:rPr>
                <w:rFonts w:hint="eastAsia"/>
                <w:color w:val="000000" w:themeColor="text1"/>
                <w:sz w:val="20"/>
                <w:szCs w:val="20"/>
              </w:rPr>
              <w:t xml:space="preserve">, </w:t>
            </w:r>
            <w:r>
              <w:rPr>
                <w:rFonts w:hint="eastAsia"/>
                <w:color w:val="000000" w:themeColor="text1"/>
                <w:sz w:val="20"/>
                <w:szCs w:val="20"/>
              </w:rPr>
              <w:t>미사용</w:t>
            </w:r>
            <w:r>
              <w:rPr>
                <w:rFonts w:hint="eastAsia"/>
                <w:color w:val="000000" w:themeColor="text1"/>
                <w:sz w:val="20"/>
                <w:szCs w:val="20"/>
              </w:rPr>
              <w:t xml:space="preserve"> </w:t>
            </w:r>
            <w:r>
              <w:rPr>
                <w:rFonts w:hint="eastAsia"/>
                <w:color w:val="000000" w:themeColor="text1"/>
                <w:sz w:val="20"/>
                <w:szCs w:val="20"/>
              </w:rPr>
              <w:t>연차의</w:t>
            </w:r>
            <w:r>
              <w:rPr>
                <w:rFonts w:hint="eastAsia"/>
                <w:color w:val="000000" w:themeColor="text1"/>
                <w:sz w:val="20"/>
                <w:szCs w:val="20"/>
              </w:rPr>
              <w:t xml:space="preserve"> </w:t>
            </w:r>
            <w:r>
              <w:rPr>
                <w:rFonts w:hint="eastAsia"/>
                <w:color w:val="000000" w:themeColor="text1"/>
                <w:sz w:val="20"/>
                <w:szCs w:val="20"/>
              </w:rPr>
              <w:t>사용기간을</w:t>
            </w:r>
            <w:r>
              <w:rPr>
                <w:rFonts w:hint="eastAsia"/>
                <w:color w:val="000000" w:themeColor="text1"/>
                <w:sz w:val="20"/>
                <w:szCs w:val="20"/>
              </w:rPr>
              <w:t xml:space="preserve"> </w:t>
            </w:r>
            <w:r>
              <w:rPr>
                <w:rFonts w:hint="eastAsia"/>
                <w:color w:val="000000" w:themeColor="text1"/>
                <w:sz w:val="20"/>
                <w:szCs w:val="20"/>
              </w:rPr>
              <w:t>연장하는</w:t>
            </w:r>
            <w:r>
              <w:rPr>
                <w:rFonts w:hint="eastAsia"/>
                <w:color w:val="000000" w:themeColor="text1"/>
                <w:sz w:val="20"/>
                <w:szCs w:val="20"/>
              </w:rPr>
              <w:t xml:space="preserve"> </w:t>
            </w:r>
            <w:r>
              <w:rPr>
                <w:rFonts w:hint="eastAsia"/>
                <w:color w:val="000000" w:themeColor="text1"/>
                <w:sz w:val="20"/>
                <w:szCs w:val="20"/>
              </w:rPr>
              <w:t>것</w:t>
            </w:r>
            <w:r w:rsidR="00FA2202">
              <w:rPr>
                <w:rFonts w:hint="eastAsia"/>
                <w:color w:val="000000" w:themeColor="text1"/>
                <w:sz w:val="20"/>
                <w:szCs w:val="20"/>
              </w:rPr>
              <w:t>(</w:t>
            </w:r>
            <w:r w:rsidR="0093402C">
              <w:rPr>
                <w:color w:val="000000" w:themeColor="text1"/>
                <w:sz w:val="20"/>
                <w:szCs w:val="20"/>
              </w:rPr>
              <w:t>“</w:t>
            </w:r>
            <w:r w:rsidR="00FA2202">
              <w:rPr>
                <w:rFonts w:hint="eastAsia"/>
                <w:color w:val="000000" w:themeColor="text1"/>
                <w:sz w:val="20"/>
                <w:szCs w:val="20"/>
              </w:rPr>
              <w:t>연차유급휴가</w:t>
            </w:r>
            <w:r w:rsidR="00FA2202">
              <w:rPr>
                <w:rFonts w:hint="eastAsia"/>
                <w:color w:val="000000" w:themeColor="text1"/>
                <w:sz w:val="20"/>
                <w:szCs w:val="20"/>
              </w:rPr>
              <w:t xml:space="preserve"> </w:t>
            </w:r>
            <w:r w:rsidR="00FA2202">
              <w:rPr>
                <w:rFonts w:hint="eastAsia"/>
                <w:color w:val="000000" w:themeColor="text1"/>
                <w:sz w:val="20"/>
                <w:szCs w:val="20"/>
              </w:rPr>
              <w:t>이월사용</w:t>
            </w:r>
            <w:r w:rsidR="0093402C">
              <w:rPr>
                <w:color w:val="000000" w:themeColor="text1"/>
                <w:sz w:val="20"/>
                <w:szCs w:val="20"/>
              </w:rPr>
              <w:t>”</w:t>
            </w:r>
            <w:r w:rsidR="00FA2202">
              <w:rPr>
                <w:rFonts w:hint="eastAsia"/>
                <w:color w:val="000000" w:themeColor="text1"/>
                <w:sz w:val="20"/>
                <w:szCs w:val="20"/>
              </w:rPr>
              <w:t>)</w:t>
            </w:r>
            <w:r>
              <w:rPr>
                <w:rFonts w:hint="eastAsia"/>
                <w:color w:val="000000" w:themeColor="text1"/>
                <w:sz w:val="20"/>
                <w:szCs w:val="20"/>
              </w:rPr>
              <w:t>도</w:t>
            </w:r>
            <w:r>
              <w:rPr>
                <w:rFonts w:hint="eastAsia"/>
                <w:color w:val="000000" w:themeColor="text1"/>
                <w:sz w:val="20"/>
                <w:szCs w:val="20"/>
              </w:rPr>
              <w:t xml:space="preserve"> </w:t>
            </w:r>
            <w:r>
              <w:rPr>
                <w:rFonts w:hint="eastAsia"/>
                <w:color w:val="000000" w:themeColor="text1"/>
                <w:sz w:val="20"/>
                <w:szCs w:val="20"/>
              </w:rPr>
              <w:t>근로자의</w:t>
            </w:r>
            <w:r>
              <w:rPr>
                <w:rFonts w:hint="eastAsia"/>
                <w:color w:val="000000" w:themeColor="text1"/>
                <w:sz w:val="20"/>
                <w:szCs w:val="20"/>
              </w:rPr>
              <w:t xml:space="preserve"> </w:t>
            </w:r>
            <w:r>
              <w:rPr>
                <w:rFonts w:hint="eastAsia"/>
                <w:color w:val="000000" w:themeColor="text1"/>
                <w:sz w:val="20"/>
                <w:szCs w:val="20"/>
              </w:rPr>
              <w:t>의사에</w:t>
            </w:r>
            <w:r>
              <w:rPr>
                <w:rFonts w:hint="eastAsia"/>
                <w:color w:val="000000" w:themeColor="text1"/>
                <w:sz w:val="20"/>
                <w:szCs w:val="20"/>
              </w:rPr>
              <w:t xml:space="preserve"> </w:t>
            </w:r>
            <w:r>
              <w:rPr>
                <w:rFonts w:hint="eastAsia"/>
                <w:color w:val="000000" w:themeColor="text1"/>
                <w:sz w:val="20"/>
                <w:szCs w:val="20"/>
              </w:rPr>
              <w:t>반해</w:t>
            </w:r>
            <w:r>
              <w:rPr>
                <w:rFonts w:hint="eastAsia"/>
                <w:color w:val="000000" w:themeColor="text1"/>
                <w:sz w:val="20"/>
                <w:szCs w:val="20"/>
              </w:rPr>
              <w:t xml:space="preserve"> </w:t>
            </w:r>
            <w:r>
              <w:rPr>
                <w:rFonts w:hint="eastAsia"/>
                <w:color w:val="000000" w:themeColor="text1"/>
                <w:sz w:val="20"/>
                <w:szCs w:val="20"/>
              </w:rPr>
              <w:t>사용자가</w:t>
            </w:r>
            <w:r>
              <w:rPr>
                <w:rFonts w:hint="eastAsia"/>
                <w:color w:val="000000" w:themeColor="text1"/>
                <w:sz w:val="20"/>
                <w:szCs w:val="20"/>
              </w:rPr>
              <w:t xml:space="preserve"> </w:t>
            </w:r>
            <w:r>
              <w:rPr>
                <w:rFonts w:hint="eastAsia"/>
                <w:color w:val="000000" w:themeColor="text1"/>
                <w:sz w:val="20"/>
                <w:szCs w:val="20"/>
              </w:rPr>
              <w:t>일방적으로</w:t>
            </w:r>
            <w:r>
              <w:rPr>
                <w:rFonts w:hint="eastAsia"/>
                <w:color w:val="000000" w:themeColor="text1"/>
                <w:sz w:val="20"/>
                <w:szCs w:val="20"/>
              </w:rPr>
              <w:t xml:space="preserve"> </w:t>
            </w:r>
            <w:r>
              <w:rPr>
                <w:rFonts w:hint="eastAsia"/>
                <w:color w:val="000000" w:themeColor="text1"/>
                <w:sz w:val="20"/>
                <w:szCs w:val="20"/>
              </w:rPr>
              <w:t>강제한</w:t>
            </w:r>
            <w:r>
              <w:rPr>
                <w:rFonts w:hint="eastAsia"/>
                <w:color w:val="000000" w:themeColor="text1"/>
                <w:sz w:val="20"/>
                <w:szCs w:val="20"/>
              </w:rPr>
              <w:t xml:space="preserve"> </w:t>
            </w:r>
            <w:r>
              <w:rPr>
                <w:rFonts w:hint="eastAsia"/>
                <w:color w:val="000000" w:themeColor="text1"/>
                <w:sz w:val="20"/>
                <w:szCs w:val="20"/>
              </w:rPr>
              <w:t>것이</w:t>
            </w:r>
            <w:r>
              <w:rPr>
                <w:rFonts w:hint="eastAsia"/>
                <w:color w:val="000000" w:themeColor="text1"/>
                <w:sz w:val="20"/>
                <w:szCs w:val="20"/>
              </w:rPr>
              <w:t xml:space="preserve"> </w:t>
            </w:r>
            <w:r>
              <w:rPr>
                <w:rFonts w:hint="eastAsia"/>
                <w:color w:val="000000" w:themeColor="text1"/>
                <w:sz w:val="20"/>
                <w:szCs w:val="20"/>
              </w:rPr>
              <w:t>아니고</w:t>
            </w:r>
            <w:r>
              <w:rPr>
                <w:rFonts w:hint="eastAsia"/>
                <w:color w:val="000000" w:themeColor="text1"/>
                <w:sz w:val="20"/>
                <w:szCs w:val="20"/>
              </w:rPr>
              <w:t xml:space="preserve"> </w:t>
            </w:r>
            <w:r>
              <w:rPr>
                <w:rFonts w:hint="eastAsia"/>
                <w:color w:val="000000" w:themeColor="text1"/>
                <w:sz w:val="20"/>
                <w:szCs w:val="20"/>
              </w:rPr>
              <w:t>근로자의</w:t>
            </w:r>
            <w:r>
              <w:rPr>
                <w:rFonts w:hint="eastAsia"/>
                <w:color w:val="000000" w:themeColor="text1"/>
                <w:sz w:val="20"/>
                <w:szCs w:val="20"/>
              </w:rPr>
              <w:t xml:space="preserve"> </w:t>
            </w:r>
            <w:r>
              <w:rPr>
                <w:rFonts w:hint="eastAsia"/>
                <w:color w:val="000000" w:themeColor="text1"/>
                <w:sz w:val="20"/>
                <w:szCs w:val="20"/>
              </w:rPr>
              <w:t>개별적</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받았다면</w:t>
            </w:r>
            <w:r>
              <w:rPr>
                <w:rFonts w:hint="eastAsia"/>
                <w:color w:val="000000" w:themeColor="text1"/>
                <w:sz w:val="20"/>
                <w:szCs w:val="20"/>
              </w:rPr>
              <w:t xml:space="preserve">, </w:t>
            </w:r>
            <w:r>
              <w:rPr>
                <w:rFonts w:hint="eastAsia"/>
                <w:color w:val="000000" w:themeColor="text1"/>
                <w:sz w:val="20"/>
                <w:szCs w:val="20"/>
              </w:rPr>
              <w:t>적법하다는</w:t>
            </w:r>
            <w:r>
              <w:rPr>
                <w:rFonts w:hint="eastAsia"/>
                <w:color w:val="000000" w:themeColor="text1"/>
                <w:sz w:val="20"/>
                <w:szCs w:val="20"/>
              </w:rPr>
              <w:t xml:space="preserve"> </w:t>
            </w:r>
            <w:r>
              <w:rPr>
                <w:rFonts w:hint="eastAsia"/>
                <w:color w:val="000000" w:themeColor="text1"/>
                <w:sz w:val="20"/>
                <w:szCs w:val="20"/>
              </w:rPr>
              <w:t>것이</w:t>
            </w:r>
            <w:r>
              <w:rPr>
                <w:rFonts w:hint="eastAsia"/>
                <w:color w:val="000000" w:themeColor="text1"/>
                <w:sz w:val="20"/>
                <w:szCs w:val="20"/>
              </w:rPr>
              <w:t xml:space="preserve"> </w:t>
            </w:r>
            <w:r>
              <w:rPr>
                <w:rFonts w:hint="eastAsia"/>
                <w:color w:val="000000" w:themeColor="text1"/>
                <w:sz w:val="20"/>
                <w:szCs w:val="20"/>
              </w:rPr>
              <w:t>고용노동부</w:t>
            </w:r>
            <w:r>
              <w:rPr>
                <w:rFonts w:hint="eastAsia"/>
                <w:color w:val="000000" w:themeColor="text1"/>
                <w:sz w:val="20"/>
                <w:szCs w:val="20"/>
              </w:rPr>
              <w:t xml:space="preserve"> </w:t>
            </w:r>
            <w:r>
              <w:rPr>
                <w:rFonts w:hint="eastAsia"/>
                <w:color w:val="000000" w:themeColor="text1"/>
                <w:sz w:val="20"/>
                <w:szCs w:val="20"/>
              </w:rPr>
              <w:t>입장임</w:t>
            </w:r>
            <w:r>
              <w:rPr>
                <w:rFonts w:hint="eastAsia"/>
                <w:color w:val="000000" w:themeColor="text1"/>
                <w:sz w:val="20"/>
                <w:szCs w:val="20"/>
              </w:rPr>
              <w:t>(</w:t>
            </w:r>
            <w:r>
              <w:rPr>
                <w:rFonts w:hint="eastAsia"/>
                <w:color w:val="000000" w:themeColor="text1"/>
                <w:sz w:val="20"/>
                <w:szCs w:val="20"/>
              </w:rPr>
              <w:t>고용노동부</w:t>
            </w:r>
            <w:r>
              <w:rPr>
                <w:rFonts w:hint="eastAsia"/>
                <w:color w:val="000000" w:themeColor="text1"/>
                <w:sz w:val="20"/>
                <w:szCs w:val="20"/>
              </w:rPr>
              <w:t xml:space="preserve"> 2009. 2. 20. </w:t>
            </w:r>
            <w:r>
              <w:rPr>
                <w:rFonts w:hint="eastAsia"/>
                <w:color w:val="000000" w:themeColor="text1"/>
                <w:sz w:val="20"/>
                <w:szCs w:val="20"/>
              </w:rPr>
              <w:t>근로</w:t>
            </w:r>
            <w:r>
              <w:rPr>
                <w:rFonts w:hint="eastAsia"/>
                <w:color w:val="000000" w:themeColor="text1"/>
                <w:sz w:val="20"/>
                <w:szCs w:val="20"/>
              </w:rPr>
              <w:t xml:space="preserve"> </w:t>
            </w:r>
            <w:r>
              <w:rPr>
                <w:rFonts w:hint="eastAsia"/>
                <w:color w:val="000000" w:themeColor="text1"/>
                <w:sz w:val="20"/>
                <w:szCs w:val="20"/>
              </w:rPr>
              <w:t>조건지도과</w:t>
            </w:r>
            <w:r>
              <w:rPr>
                <w:rFonts w:hint="eastAsia"/>
                <w:color w:val="000000" w:themeColor="text1"/>
                <w:sz w:val="20"/>
                <w:szCs w:val="20"/>
              </w:rPr>
              <w:t>-1046).</w:t>
            </w:r>
          </w:p>
          <w:p w14:paraId="0772A4C2" w14:textId="41D41D45" w:rsidR="00B60C6D" w:rsidRPr="00B05382" w:rsidRDefault="00B60C6D" w:rsidP="00343CB3">
            <w:pPr>
              <w:pStyle w:val="1"/>
              <w:numPr>
                <w:ilvl w:val="0"/>
                <w:numId w:val="9"/>
              </w:numPr>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운영</w:t>
            </w:r>
            <w:r>
              <w:rPr>
                <w:rFonts w:hint="eastAsia"/>
                <w:color w:val="000000" w:themeColor="text1"/>
                <w:sz w:val="20"/>
                <w:szCs w:val="20"/>
              </w:rPr>
              <w:t xml:space="preserve"> </w:t>
            </w:r>
            <w:r>
              <w:rPr>
                <w:rFonts w:hint="eastAsia"/>
                <w:color w:val="000000" w:themeColor="text1"/>
                <w:sz w:val="20"/>
                <w:szCs w:val="20"/>
              </w:rPr>
              <w:t>중인</w:t>
            </w:r>
            <w:r>
              <w:rPr>
                <w:rFonts w:hint="eastAsia"/>
                <w:color w:val="000000" w:themeColor="text1"/>
                <w:sz w:val="20"/>
                <w:szCs w:val="20"/>
              </w:rPr>
              <w:t xml:space="preserve"> </w:t>
            </w:r>
            <w:r>
              <w:rPr>
                <w:rFonts w:hint="eastAsia"/>
                <w:color w:val="000000" w:themeColor="text1"/>
                <w:sz w:val="20"/>
                <w:szCs w:val="20"/>
              </w:rPr>
              <w:t>연차유급휴가</w:t>
            </w:r>
            <w:r>
              <w:rPr>
                <w:rFonts w:hint="eastAsia"/>
                <w:color w:val="000000" w:themeColor="text1"/>
                <w:sz w:val="20"/>
                <w:szCs w:val="20"/>
              </w:rPr>
              <w:t xml:space="preserve"> </w:t>
            </w:r>
            <w:r>
              <w:rPr>
                <w:rFonts w:hint="eastAsia"/>
                <w:color w:val="000000" w:themeColor="text1"/>
                <w:sz w:val="20"/>
                <w:szCs w:val="20"/>
              </w:rPr>
              <w:t>이월사용은</w:t>
            </w:r>
            <w:r>
              <w:rPr>
                <w:rFonts w:hint="eastAsia"/>
                <w:color w:val="000000" w:themeColor="text1"/>
                <w:sz w:val="20"/>
                <w:szCs w:val="20"/>
              </w:rPr>
              <w:t xml:space="preserve"> </w:t>
            </w:r>
            <w:r>
              <w:rPr>
                <w:rFonts w:hint="eastAsia"/>
                <w:color w:val="000000" w:themeColor="text1"/>
                <w:sz w:val="20"/>
                <w:szCs w:val="20"/>
              </w:rPr>
              <w:t>취업규칙에</w:t>
            </w:r>
            <w:r>
              <w:rPr>
                <w:rFonts w:hint="eastAsia"/>
                <w:color w:val="000000" w:themeColor="text1"/>
                <w:sz w:val="20"/>
                <w:szCs w:val="20"/>
              </w:rPr>
              <w:t xml:space="preserve"> </w:t>
            </w:r>
            <w:r>
              <w:rPr>
                <w:rFonts w:hint="eastAsia"/>
                <w:color w:val="000000" w:themeColor="text1"/>
                <w:sz w:val="20"/>
                <w:szCs w:val="20"/>
              </w:rPr>
              <w:t>반영되어</w:t>
            </w:r>
            <w:r>
              <w:rPr>
                <w:rFonts w:hint="eastAsia"/>
                <w:color w:val="000000" w:themeColor="text1"/>
                <w:sz w:val="20"/>
                <w:szCs w:val="20"/>
              </w:rPr>
              <w:t xml:space="preserve"> </w:t>
            </w:r>
            <w:r>
              <w:rPr>
                <w:rFonts w:hint="eastAsia"/>
                <w:color w:val="000000" w:themeColor="text1"/>
                <w:sz w:val="20"/>
                <w:szCs w:val="20"/>
              </w:rPr>
              <w:t>있지</w:t>
            </w:r>
            <w:r>
              <w:rPr>
                <w:rFonts w:hint="eastAsia"/>
                <w:color w:val="000000" w:themeColor="text1"/>
                <w:sz w:val="20"/>
                <w:szCs w:val="20"/>
              </w:rPr>
              <w:t xml:space="preserve"> </w:t>
            </w:r>
            <w:r>
              <w:rPr>
                <w:rFonts w:hint="eastAsia"/>
                <w:color w:val="000000" w:themeColor="text1"/>
                <w:sz w:val="20"/>
                <w:szCs w:val="20"/>
              </w:rPr>
              <w:t>않고</w:t>
            </w:r>
            <w:r>
              <w:rPr>
                <w:rFonts w:hint="eastAsia"/>
                <w:color w:val="000000" w:themeColor="text1"/>
                <w:sz w:val="20"/>
                <w:szCs w:val="20"/>
              </w:rPr>
              <w:t xml:space="preserve">, </w:t>
            </w:r>
            <w:r>
              <w:rPr>
                <w:rFonts w:hint="eastAsia"/>
                <w:color w:val="000000" w:themeColor="text1"/>
                <w:sz w:val="20"/>
                <w:szCs w:val="20"/>
              </w:rPr>
              <w:t>근로자의</w:t>
            </w:r>
            <w:r>
              <w:rPr>
                <w:rFonts w:hint="eastAsia"/>
                <w:color w:val="000000" w:themeColor="text1"/>
                <w:sz w:val="20"/>
                <w:szCs w:val="20"/>
              </w:rPr>
              <w:t xml:space="preserve"> </w:t>
            </w:r>
            <w:r>
              <w:rPr>
                <w:rFonts w:hint="eastAsia"/>
                <w:color w:val="000000" w:themeColor="text1"/>
                <w:sz w:val="20"/>
                <w:szCs w:val="20"/>
              </w:rPr>
              <w:t>개별적</w:t>
            </w:r>
            <w:r>
              <w:rPr>
                <w:rFonts w:hint="eastAsia"/>
                <w:color w:val="000000" w:themeColor="text1"/>
                <w:sz w:val="20"/>
                <w:szCs w:val="20"/>
              </w:rPr>
              <w:t xml:space="preserve"> </w:t>
            </w:r>
            <w:r>
              <w:rPr>
                <w:rFonts w:hint="eastAsia"/>
                <w:color w:val="000000" w:themeColor="text1"/>
                <w:sz w:val="20"/>
                <w:szCs w:val="20"/>
              </w:rPr>
              <w:t>동의</w:t>
            </w:r>
            <w:r w:rsidR="00184BF9">
              <w:rPr>
                <w:rFonts w:hint="eastAsia"/>
                <w:color w:val="000000" w:themeColor="text1"/>
                <w:sz w:val="20"/>
                <w:szCs w:val="20"/>
              </w:rPr>
              <w:t>도</w:t>
            </w:r>
            <w:r>
              <w:rPr>
                <w:rFonts w:hint="eastAsia"/>
                <w:color w:val="000000" w:themeColor="text1"/>
                <w:sz w:val="20"/>
                <w:szCs w:val="20"/>
              </w:rPr>
              <w:t xml:space="preserve"> </w:t>
            </w:r>
            <w:r>
              <w:rPr>
                <w:rFonts w:hint="eastAsia"/>
                <w:color w:val="000000" w:themeColor="text1"/>
                <w:sz w:val="20"/>
                <w:szCs w:val="20"/>
              </w:rPr>
              <w:t>받지</w:t>
            </w:r>
            <w:r>
              <w:rPr>
                <w:rFonts w:hint="eastAsia"/>
                <w:color w:val="000000" w:themeColor="text1"/>
                <w:sz w:val="20"/>
                <w:szCs w:val="20"/>
              </w:rPr>
              <w:t xml:space="preserve"> </w:t>
            </w:r>
            <w:r>
              <w:rPr>
                <w:rFonts w:hint="eastAsia"/>
                <w:color w:val="000000" w:themeColor="text1"/>
                <w:sz w:val="20"/>
                <w:szCs w:val="20"/>
              </w:rPr>
              <w:t>않은</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 xml:space="preserve">. </w:t>
            </w:r>
          </w:p>
          <w:p w14:paraId="40AE81FB" w14:textId="0474F9CF" w:rsidR="00DF7ED7" w:rsidRPr="00C65EAA" w:rsidRDefault="00B05382" w:rsidP="00874E42">
            <w:pPr>
              <w:pStyle w:val="1"/>
              <w:rPr>
                <w:color w:val="000000" w:themeColor="text1"/>
                <w:sz w:val="20"/>
                <w:szCs w:val="20"/>
              </w:rPr>
            </w:pPr>
            <w:r w:rsidRPr="00B05382">
              <w:rPr>
                <w:rFonts w:hint="eastAsia"/>
                <w:color w:val="000000" w:themeColor="text1"/>
                <w:sz w:val="20"/>
                <w:szCs w:val="20"/>
              </w:rPr>
              <w:t>연차휴가사용촉진제도를</w:t>
            </w:r>
            <w:r w:rsidRPr="00B05382">
              <w:rPr>
                <w:rFonts w:hint="eastAsia"/>
                <w:color w:val="000000" w:themeColor="text1"/>
                <w:sz w:val="20"/>
                <w:szCs w:val="20"/>
              </w:rPr>
              <w:t xml:space="preserve"> </w:t>
            </w:r>
            <w:r w:rsidRPr="00B05382">
              <w:rPr>
                <w:rFonts w:hint="eastAsia"/>
                <w:color w:val="000000" w:themeColor="text1"/>
                <w:sz w:val="20"/>
                <w:szCs w:val="20"/>
              </w:rPr>
              <w:t>제대로</w:t>
            </w:r>
            <w:r w:rsidRPr="00B05382">
              <w:rPr>
                <w:rFonts w:hint="eastAsia"/>
                <w:color w:val="000000" w:themeColor="text1"/>
                <w:sz w:val="20"/>
                <w:szCs w:val="20"/>
              </w:rPr>
              <w:t xml:space="preserve"> </w:t>
            </w:r>
            <w:r w:rsidRPr="00B05382">
              <w:rPr>
                <w:rFonts w:hint="eastAsia"/>
                <w:color w:val="000000" w:themeColor="text1"/>
                <w:sz w:val="20"/>
                <w:szCs w:val="20"/>
              </w:rPr>
              <w:t>운영하지</w:t>
            </w:r>
            <w:r w:rsidRPr="00B05382">
              <w:rPr>
                <w:rFonts w:hint="eastAsia"/>
                <w:color w:val="000000" w:themeColor="text1"/>
                <w:sz w:val="20"/>
                <w:szCs w:val="20"/>
              </w:rPr>
              <w:t xml:space="preserve"> </w:t>
            </w:r>
            <w:r w:rsidRPr="00B05382">
              <w:rPr>
                <w:rFonts w:hint="eastAsia"/>
                <w:color w:val="000000" w:themeColor="text1"/>
                <w:sz w:val="20"/>
                <w:szCs w:val="20"/>
              </w:rPr>
              <w:t>않았음에도</w:t>
            </w:r>
            <w:r w:rsidRPr="00B05382">
              <w:rPr>
                <w:rFonts w:hint="eastAsia"/>
                <w:color w:val="000000" w:themeColor="text1"/>
                <w:sz w:val="20"/>
                <w:szCs w:val="20"/>
              </w:rPr>
              <w:t xml:space="preserve"> </w:t>
            </w:r>
            <w:r w:rsidRPr="00B05382">
              <w:rPr>
                <w:rFonts w:hint="eastAsia"/>
                <w:color w:val="000000" w:themeColor="text1"/>
                <w:sz w:val="20"/>
                <w:szCs w:val="20"/>
              </w:rPr>
              <w:t>연차휴가미사용에</w:t>
            </w:r>
            <w:r w:rsidRPr="00B05382">
              <w:rPr>
                <w:rFonts w:hint="eastAsia"/>
                <w:color w:val="000000" w:themeColor="text1"/>
                <w:sz w:val="20"/>
                <w:szCs w:val="20"/>
              </w:rPr>
              <w:t xml:space="preserve"> </w:t>
            </w:r>
            <w:r w:rsidRPr="00B05382">
              <w:rPr>
                <w:rFonts w:hint="eastAsia"/>
                <w:color w:val="000000" w:themeColor="text1"/>
                <w:sz w:val="20"/>
                <w:szCs w:val="20"/>
              </w:rPr>
              <w:t>대해</w:t>
            </w:r>
            <w:r w:rsidRPr="00B05382">
              <w:rPr>
                <w:rFonts w:hint="eastAsia"/>
                <w:color w:val="000000" w:themeColor="text1"/>
                <w:sz w:val="20"/>
                <w:szCs w:val="20"/>
              </w:rPr>
              <w:t xml:space="preserve"> </w:t>
            </w:r>
            <w:r w:rsidRPr="00B05382">
              <w:rPr>
                <w:rFonts w:hint="eastAsia"/>
                <w:color w:val="000000" w:themeColor="text1"/>
                <w:sz w:val="20"/>
                <w:szCs w:val="20"/>
              </w:rPr>
              <w:t>수당을</w:t>
            </w:r>
            <w:r w:rsidRPr="00B05382">
              <w:rPr>
                <w:rFonts w:hint="eastAsia"/>
                <w:color w:val="000000" w:themeColor="text1"/>
                <w:sz w:val="20"/>
                <w:szCs w:val="20"/>
              </w:rPr>
              <w:t xml:space="preserve"> </w:t>
            </w:r>
            <w:r w:rsidRPr="00B05382">
              <w:rPr>
                <w:rFonts w:hint="eastAsia"/>
                <w:color w:val="000000" w:themeColor="text1"/>
                <w:sz w:val="20"/>
                <w:szCs w:val="20"/>
              </w:rPr>
              <w:t>지급하지</w:t>
            </w:r>
            <w:r w:rsidRPr="00B05382">
              <w:rPr>
                <w:rFonts w:hint="eastAsia"/>
                <w:color w:val="000000" w:themeColor="text1"/>
                <w:sz w:val="20"/>
                <w:szCs w:val="20"/>
              </w:rPr>
              <w:t xml:space="preserve"> </w:t>
            </w:r>
            <w:r w:rsidRPr="00B05382">
              <w:rPr>
                <w:rFonts w:hint="eastAsia"/>
                <w:color w:val="000000" w:themeColor="text1"/>
                <w:sz w:val="20"/>
                <w:szCs w:val="20"/>
              </w:rPr>
              <w:t>않을</w:t>
            </w:r>
            <w:r w:rsidRPr="00B05382">
              <w:rPr>
                <w:rFonts w:hint="eastAsia"/>
                <w:color w:val="000000" w:themeColor="text1"/>
                <w:sz w:val="20"/>
                <w:szCs w:val="20"/>
              </w:rPr>
              <w:t xml:space="preserve"> </w:t>
            </w:r>
            <w:r w:rsidRPr="00B05382">
              <w:rPr>
                <w:rFonts w:hint="eastAsia"/>
                <w:color w:val="000000" w:themeColor="text1"/>
                <w:sz w:val="20"/>
                <w:szCs w:val="20"/>
              </w:rPr>
              <w:t>경우</w:t>
            </w:r>
            <w:r w:rsidRPr="00B05382">
              <w:rPr>
                <w:rFonts w:hint="eastAsia"/>
                <w:color w:val="000000" w:themeColor="text1"/>
                <w:sz w:val="20"/>
                <w:szCs w:val="20"/>
              </w:rPr>
              <w:t xml:space="preserve"> </w:t>
            </w:r>
            <w:r w:rsidRPr="00B05382">
              <w:rPr>
                <w:rFonts w:hint="eastAsia"/>
                <w:color w:val="000000" w:themeColor="text1"/>
                <w:sz w:val="20"/>
                <w:szCs w:val="20"/>
              </w:rPr>
              <w:t>임금체불에</w:t>
            </w:r>
            <w:r w:rsidRPr="00B05382">
              <w:rPr>
                <w:rFonts w:hint="eastAsia"/>
                <w:color w:val="000000" w:themeColor="text1"/>
                <w:sz w:val="20"/>
                <w:szCs w:val="20"/>
              </w:rPr>
              <w:t xml:space="preserve"> </w:t>
            </w:r>
            <w:r w:rsidRPr="00B05382">
              <w:rPr>
                <w:rFonts w:hint="eastAsia"/>
                <w:color w:val="000000" w:themeColor="text1"/>
                <w:sz w:val="20"/>
                <w:szCs w:val="20"/>
              </w:rPr>
              <w:t>해당될</w:t>
            </w:r>
            <w:r w:rsidRPr="00B05382">
              <w:rPr>
                <w:rFonts w:hint="eastAsia"/>
                <w:color w:val="000000" w:themeColor="text1"/>
                <w:sz w:val="20"/>
                <w:szCs w:val="20"/>
              </w:rPr>
              <w:t xml:space="preserve"> </w:t>
            </w:r>
            <w:r w:rsidRPr="00B05382">
              <w:rPr>
                <w:rFonts w:hint="eastAsia"/>
                <w:color w:val="000000" w:themeColor="text1"/>
                <w:sz w:val="20"/>
                <w:szCs w:val="20"/>
              </w:rPr>
              <w:t>수</w:t>
            </w:r>
            <w:r w:rsidRPr="00B05382">
              <w:rPr>
                <w:rFonts w:hint="eastAsia"/>
                <w:color w:val="000000" w:themeColor="text1"/>
                <w:sz w:val="20"/>
                <w:szCs w:val="20"/>
              </w:rPr>
              <w:t xml:space="preserve"> </w:t>
            </w:r>
            <w:r w:rsidRPr="00B05382">
              <w:rPr>
                <w:rFonts w:hint="eastAsia"/>
                <w:color w:val="000000" w:themeColor="text1"/>
                <w:sz w:val="20"/>
                <w:szCs w:val="20"/>
              </w:rPr>
              <w:t>있으며</w:t>
            </w:r>
            <w:r w:rsidRPr="00B05382">
              <w:rPr>
                <w:rFonts w:hint="eastAsia"/>
                <w:color w:val="000000" w:themeColor="text1"/>
                <w:sz w:val="20"/>
                <w:szCs w:val="20"/>
              </w:rPr>
              <w:t>, 3</w:t>
            </w:r>
            <w:r w:rsidRPr="00B05382">
              <w:rPr>
                <w:rFonts w:hint="eastAsia"/>
                <w:color w:val="000000" w:themeColor="text1"/>
                <w:sz w:val="20"/>
                <w:szCs w:val="20"/>
              </w:rPr>
              <w:t>년</w:t>
            </w:r>
            <w:r w:rsidRPr="00B05382">
              <w:rPr>
                <w:rFonts w:hint="eastAsia"/>
                <w:color w:val="000000" w:themeColor="text1"/>
                <w:sz w:val="20"/>
                <w:szCs w:val="20"/>
              </w:rPr>
              <w:t xml:space="preserve"> </w:t>
            </w:r>
            <w:r w:rsidRPr="00B05382">
              <w:rPr>
                <w:rFonts w:hint="eastAsia"/>
                <w:color w:val="000000" w:themeColor="text1"/>
                <w:sz w:val="20"/>
                <w:szCs w:val="20"/>
              </w:rPr>
              <w:t>이하의</w:t>
            </w:r>
            <w:r w:rsidRPr="00B05382">
              <w:rPr>
                <w:rFonts w:hint="eastAsia"/>
                <w:color w:val="000000" w:themeColor="text1"/>
                <w:sz w:val="20"/>
                <w:szCs w:val="20"/>
              </w:rPr>
              <w:t xml:space="preserve"> </w:t>
            </w:r>
            <w:r w:rsidRPr="00B05382">
              <w:rPr>
                <w:rFonts w:hint="eastAsia"/>
                <w:color w:val="000000" w:themeColor="text1"/>
                <w:sz w:val="20"/>
                <w:szCs w:val="20"/>
              </w:rPr>
              <w:t>징역</w:t>
            </w:r>
            <w:r w:rsidRPr="00B05382">
              <w:rPr>
                <w:rFonts w:hint="eastAsia"/>
                <w:color w:val="000000" w:themeColor="text1"/>
                <w:sz w:val="20"/>
                <w:szCs w:val="20"/>
              </w:rPr>
              <w:t xml:space="preserve"> </w:t>
            </w:r>
            <w:r w:rsidRPr="00B05382">
              <w:rPr>
                <w:rFonts w:hint="eastAsia"/>
                <w:color w:val="000000" w:themeColor="text1"/>
                <w:sz w:val="20"/>
                <w:szCs w:val="20"/>
              </w:rPr>
              <w:t>또는</w:t>
            </w:r>
            <w:r w:rsidRPr="00B05382">
              <w:rPr>
                <w:rFonts w:hint="eastAsia"/>
                <w:color w:val="000000" w:themeColor="text1"/>
                <w:sz w:val="20"/>
                <w:szCs w:val="20"/>
              </w:rPr>
              <w:t xml:space="preserve"> 3</w:t>
            </w:r>
            <w:r w:rsidRPr="00B05382">
              <w:rPr>
                <w:rFonts w:hint="eastAsia"/>
                <w:color w:val="000000" w:themeColor="text1"/>
                <w:sz w:val="20"/>
                <w:szCs w:val="20"/>
              </w:rPr>
              <w:t>천</w:t>
            </w:r>
            <w:r w:rsidRPr="00B05382">
              <w:rPr>
                <w:rFonts w:hint="eastAsia"/>
                <w:color w:val="000000" w:themeColor="text1"/>
                <w:sz w:val="20"/>
                <w:szCs w:val="20"/>
              </w:rPr>
              <w:t xml:space="preserve"> </w:t>
            </w:r>
            <w:r w:rsidRPr="00B05382">
              <w:rPr>
                <w:rFonts w:hint="eastAsia"/>
                <w:color w:val="000000" w:themeColor="text1"/>
                <w:sz w:val="20"/>
                <w:szCs w:val="20"/>
              </w:rPr>
              <w:t>만원</w:t>
            </w:r>
            <w:r w:rsidRPr="00B05382">
              <w:rPr>
                <w:rFonts w:hint="eastAsia"/>
                <w:color w:val="000000" w:themeColor="text1"/>
                <w:sz w:val="20"/>
                <w:szCs w:val="20"/>
              </w:rPr>
              <w:t xml:space="preserve"> </w:t>
            </w:r>
            <w:r w:rsidRPr="00B05382">
              <w:rPr>
                <w:rFonts w:hint="eastAsia"/>
                <w:color w:val="000000" w:themeColor="text1"/>
                <w:sz w:val="20"/>
                <w:szCs w:val="20"/>
              </w:rPr>
              <w:t>이하의</w:t>
            </w:r>
            <w:r w:rsidRPr="00B05382">
              <w:rPr>
                <w:rFonts w:hint="eastAsia"/>
                <w:color w:val="000000" w:themeColor="text1"/>
                <w:sz w:val="20"/>
                <w:szCs w:val="20"/>
              </w:rPr>
              <w:t xml:space="preserve"> </w:t>
            </w:r>
            <w:r w:rsidRPr="00B05382">
              <w:rPr>
                <w:rFonts w:hint="eastAsia"/>
                <w:color w:val="000000" w:themeColor="text1"/>
                <w:sz w:val="20"/>
                <w:szCs w:val="20"/>
              </w:rPr>
              <w:t>벌금에</w:t>
            </w:r>
            <w:r w:rsidRPr="00B05382">
              <w:rPr>
                <w:rFonts w:hint="eastAsia"/>
                <w:color w:val="000000" w:themeColor="text1"/>
                <w:sz w:val="20"/>
                <w:szCs w:val="20"/>
              </w:rPr>
              <w:t xml:space="preserve"> </w:t>
            </w:r>
            <w:r w:rsidRPr="00B05382">
              <w:rPr>
                <w:rFonts w:hint="eastAsia"/>
                <w:color w:val="000000" w:themeColor="text1"/>
                <w:sz w:val="20"/>
                <w:szCs w:val="20"/>
              </w:rPr>
              <w:t>처할</w:t>
            </w:r>
            <w:r w:rsidRPr="00B05382">
              <w:rPr>
                <w:rFonts w:hint="eastAsia"/>
                <w:color w:val="000000" w:themeColor="text1"/>
                <w:sz w:val="20"/>
                <w:szCs w:val="20"/>
              </w:rPr>
              <w:t xml:space="preserve"> </w:t>
            </w:r>
            <w:r w:rsidRPr="00B05382">
              <w:rPr>
                <w:rFonts w:hint="eastAsia"/>
                <w:color w:val="000000" w:themeColor="text1"/>
                <w:sz w:val="20"/>
                <w:szCs w:val="20"/>
              </w:rPr>
              <w:t>수</w:t>
            </w:r>
            <w:r w:rsidRPr="00B05382">
              <w:rPr>
                <w:rFonts w:hint="eastAsia"/>
                <w:color w:val="000000" w:themeColor="text1"/>
                <w:sz w:val="20"/>
                <w:szCs w:val="20"/>
              </w:rPr>
              <w:t xml:space="preserve"> </w:t>
            </w:r>
            <w:r w:rsidRPr="00B05382">
              <w:rPr>
                <w:rFonts w:hint="eastAsia"/>
                <w:color w:val="000000" w:themeColor="text1"/>
                <w:sz w:val="20"/>
                <w:szCs w:val="20"/>
              </w:rPr>
              <w:t>있음</w:t>
            </w:r>
            <w:r w:rsidRPr="00B05382">
              <w:rPr>
                <w:rFonts w:hint="eastAsia"/>
                <w:color w:val="000000" w:themeColor="text1"/>
                <w:sz w:val="20"/>
                <w:szCs w:val="20"/>
              </w:rPr>
              <w:t>.</w:t>
            </w:r>
          </w:p>
        </w:tc>
      </w:tr>
      <w:tr w:rsidR="005144F6" w:rsidRPr="00C65EAA" w14:paraId="658B5B82" w14:textId="77777777" w:rsidTr="001D3938">
        <w:trPr>
          <w:trHeight w:val="20"/>
        </w:trPr>
        <w:tc>
          <w:tcPr>
            <w:tcW w:w="1418" w:type="dxa"/>
            <w:tcBorders>
              <w:top w:val="single" w:sz="12" w:space="0" w:color="0F243E"/>
              <w:bottom w:val="single" w:sz="12" w:space="0" w:color="0F243E"/>
            </w:tcBorders>
            <w:shd w:val="clear" w:color="auto" w:fill="auto"/>
          </w:tcPr>
          <w:p w14:paraId="108A9F17" w14:textId="77777777" w:rsidR="005144F6" w:rsidRDefault="005144F6"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임금명세서</w:t>
            </w:r>
            <w:r>
              <w:rPr>
                <w:rFonts w:eastAsia="바탕" w:hint="eastAsia"/>
                <w:b/>
                <w:color w:val="000000" w:themeColor="text1"/>
              </w:rPr>
              <w:t xml:space="preserve"> </w:t>
            </w:r>
          </w:p>
          <w:p w14:paraId="697CAC90" w14:textId="5688B9F1" w:rsidR="005144F6" w:rsidRDefault="005144F6"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교부</w:t>
            </w:r>
          </w:p>
        </w:tc>
        <w:tc>
          <w:tcPr>
            <w:tcW w:w="6946" w:type="dxa"/>
            <w:tcBorders>
              <w:top w:val="single" w:sz="12" w:space="0" w:color="0F243E"/>
              <w:bottom w:val="single" w:sz="12" w:space="0" w:color="0F243E"/>
            </w:tcBorders>
            <w:shd w:val="clear" w:color="auto" w:fill="auto"/>
          </w:tcPr>
          <w:p w14:paraId="032082EF" w14:textId="77777777" w:rsidR="00347045" w:rsidRDefault="00536760" w:rsidP="002F76A3">
            <w:pPr>
              <w:pStyle w:val="1"/>
              <w:rPr>
                <w:color w:val="000000" w:themeColor="text1"/>
                <w:sz w:val="20"/>
                <w:szCs w:val="20"/>
              </w:rPr>
            </w:pPr>
            <w:r w:rsidRPr="00616A04">
              <w:rPr>
                <w:rFonts w:hint="eastAsia"/>
                <w:color w:val="000000" w:themeColor="text1"/>
                <w:sz w:val="20"/>
                <w:szCs w:val="20"/>
              </w:rPr>
              <w:t>제공된</w:t>
            </w:r>
            <w:r w:rsidRPr="00616A04">
              <w:rPr>
                <w:color w:val="000000" w:themeColor="text1"/>
                <w:sz w:val="20"/>
                <w:szCs w:val="20"/>
              </w:rPr>
              <w:t xml:space="preserve"> </w:t>
            </w:r>
            <w:r w:rsidR="00A809E0">
              <w:rPr>
                <w:rFonts w:hint="eastAsia"/>
                <w:color w:val="000000" w:themeColor="text1"/>
                <w:sz w:val="20"/>
                <w:szCs w:val="20"/>
              </w:rPr>
              <w:t>답변</w:t>
            </w:r>
            <w:r w:rsidRPr="00616A04">
              <w:rPr>
                <w:rFonts w:hint="eastAsia"/>
                <w:color w:val="000000" w:themeColor="text1"/>
                <w:sz w:val="20"/>
                <w:szCs w:val="20"/>
              </w:rPr>
              <w:t>에</w:t>
            </w:r>
            <w:r w:rsidRPr="00616A04">
              <w:rPr>
                <w:color w:val="000000" w:themeColor="text1"/>
                <w:sz w:val="20"/>
                <w:szCs w:val="20"/>
              </w:rPr>
              <w:t xml:space="preserve"> </w:t>
            </w:r>
            <w:r w:rsidRPr="00616A04">
              <w:rPr>
                <w:rFonts w:hint="eastAsia"/>
                <w:color w:val="000000" w:themeColor="text1"/>
                <w:sz w:val="20"/>
                <w:szCs w:val="20"/>
              </w:rPr>
              <w:t>의하면</w:t>
            </w:r>
            <w:r w:rsidRPr="00616A04">
              <w:rPr>
                <w:color w:val="000000" w:themeColor="text1"/>
                <w:sz w:val="20"/>
                <w:szCs w:val="20"/>
              </w:rPr>
              <w:t xml:space="preserve">, </w:t>
            </w:r>
            <w:r w:rsidRPr="00616A04">
              <w:rPr>
                <w:rFonts w:hint="eastAsia"/>
                <w:color w:val="000000" w:themeColor="text1"/>
                <w:sz w:val="20"/>
                <w:szCs w:val="20"/>
              </w:rPr>
              <w:t>대상회사는</w:t>
            </w:r>
            <w:r w:rsidRPr="00616A04">
              <w:rPr>
                <w:color w:val="000000" w:themeColor="text1"/>
                <w:sz w:val="20"/>
                <w:szCs w:val="20"/>
              </w:rPr>
              <w:t xml:space="preserve"> </w:t>
            </w:r>
            <w:r w:rsidRPr="00616A04">
              <w:rPr>
                <w:rFonts w:hint="eastAsia"/>
                <w:color w:val="000000" w:themeColor="text1"/>
                <w:sz w:val="20"/>
                <w:szCs w:val="20"/>
              </w:rPr>
              <w:t>직원들에게</w:t>
            </w:r>
            <w:r w:rsidRPr="00616A04">
              <w:rPr>
                <w:color w:val="000000" w:themeColor="text1"/>
                <w:sz w:val="20"/>
                <w:szCs w:val="20"/>
              </w:rPr>
              <w:t xml:space="preserve"> </w:t>
            </w:r>
            <w:r w:rsidRPr="00616A04">
              <w:rPr>
                <w:rFonts w:hint="eastAsia"/>
                <w:color w:val="000000" w:themeColor="text1"/>
                <w:sz w:val="20"/>
                <w:szCs w:val="20"/>
              </w:rPr>
              <w:t>매달</w:t>
            </w:r>
            <w:r w:rsidRPr="00616A04">
              <w:rPr>
                <w:color w:val="000000" w:themeColor="text1"/>
                <w:sz w:val="20"/>
                <w:szCs w:val="20"/>
              </w:rPr>
              <w:t xml:space="preserve"> </w:t>
            </w:r>
            <w:r w:rsidR="006324ED">
              <w:rPr>
                <w:rFonts w:hint="eastAsia"/>
                <w:color w:val="000000" w:themeColor="text1"/>
                <w:sz w:val="20"/>
                <w:szCs w:val="20"/>
              </w:rPr>
              <w:t>급여</w:t>
            </w:r>
            <w:r w:rsidR="006324ED">
              <w:rPr>
                <w:rFonts w:hint="eastAsia"/>
                <w:color w:val="000000" w:themeColor="text1"/>
                <w:sz w:val="20"/>
                <w:szCs w:val="20"/>
              </w:rPr>
              <w:t xml:space="preserve"> </w:t>
            </w:r>
            <w:r w:rsidR="006324ED">
              <w:rPr>
                <w:rFonts w:hint="eastAsia"/>
                <w:color w:val="000000" w:themeColor="text1"/>
                <w:sz w:val="20"/>
                <w:szCs w:val="20"/>
              </w:rPr>
              <w:t>지급</w:t>
            </w:r>
            <w:r w:rsidR="006324ED">
              <w:rPr>
                <w:rFonts w:hint="eastAsia"/>
                <w:color w:val="000000" w:themeColor="text1"/>
                <w:sz w:val="20"/>
                <w:szCs w:val="20"/>
              </w:rPr>
              <w:t xml:space="preserve"> </w:t>
            </w:r>
            <w:r w:rsidR="006324ED">
              <w:rPr>
                <w:rFonts w:hint="eastAsia"/>
                <w:color w:val="000000" w:themeColor="text1"/>
                <w:sz w:val="20"/>
                <w:szCs w:val="20"/>
              </w:rPr>
              <w:t>후</w:t>
            </w:r>
            <w:r w:rsidR="006324ED">
              <w:rPr>
                <w:rFonts w:hint="eastAsia"/>
                <w:color w:val="000000" w:themeColor="text1"/>
                <w:sz w:val="20"/>
                <w:szCs w:val="20"/>
              </w:rPr>
              <w:t xml:space="preserve"> </w:t>
            </w:r>
            <w:r w:rsidRPr="00616A04">
              <w:rPr>
                <w:rFonts w:hint="eastAsia"/>
                <w:color w:val="000000" w:themeColor="text1"/>
                <w:sz w:val="20"/>
                <w:szCs w:val="20"/>
              </w:rPr>
              <w:t>임금명세서를</w:t>
            </w:r>
            <w:r w:rsidRPr="00616A04">
              <w:rPr>
                <w:color w:val="000000" w:themeColor="text1"/>
                <w:sz w:val="20"/>
                <w:szCs w:val="20"/>
              </w:rPr>
              <w:t xml:space="preserve"> </w:t>
            </w:r>
            <w:r w:rsidRPr="00616A04">
              <w:rPr>
                <w:rFonts w:hint="eastAsia"/>
                <w:color w:val="000000" w:themeColor="text1"/>
                <w:sz w:val="20"/>
                <w:szCs w:val="20"/>
              </w:rPr>
              <w:t>전자메일로</w:t>
            </w:r>
            <w:r w:rsidRPr="00616A04">
              <w:rPr>
                <w:color w:val="000000" w:themeColor="text1"/>
                <w:sz w:val="20"/>
                <w:szCs w:val="20"/>
              </w:rPr>
              <w:t xml:space="preserve"> </w:t>
            </w:r>
            <w:r w:rsidRPr="00616A04">
              <w:rPr>
                <w:rFonts w:hint="eastAsia"/>
                <w:color w:val="000000" w:themeColor="text1"/>
                <w:sz w:val="20"/>
                <w:szCs w:val="20"/>
              </w:rPr>
              <w:t>교부하고</w:t>
            </w:r>
            <w:r w:rsidRPr="00616A04">
              <w:rPr>
                <w:color w:val="000000" w:themeColor="text1"/>
                <w:sz w:val="20"/>
                <w:szCs w:val="20"/>
              </w:rPr>
              <w:t xml:space="preserve"> </w:t>
            </w:r>
            <w:r w:rsidRPr="00616A04">
              <w:rPr>
                <w:rFonts w:hint="eastAsia"/>
                <w:color w:val="000000" w:themeColor="text1"/>
                <w:sz w:val="20"/>
                <w:szCs w:val="20"/>
              </w:rPr>
              <w:t>있음</w:t>
            </w:r>
            <w:r w:rsidRPr="00616A04">
              <w:rPr>
                <w:color w:val="000000" w:themeColor="text1"/>
                <w:sz w:val="20"/>
                <w:szCs w:val="20"/>
              </w:rPr>
              <w:t xml:space="preserve">. </w:t>
            </w:r>
          </w:p>
          <w:p w14:paraId="6EF50D24" w14:textId="3E1D0EA6" w:rsidR="005144F6" w:rsidRPr="00616A04" w:rsidRDefault="00B93130" w:rsidP="00DA013A">
            <w:pPr>
              <w:pStyle w:val="1"/>
              <w:rPr>
                <w:color w:val="000000" w:themeColor="text1"/>
                <w:sz w:val="20"/>
                <w:szCs w:val="20"/>
              </w:rPr>
            </w:pPr>
            <w:r w:rsidRPr="00DA013A">
              <w:rPr>
                <w:rFonts w:hint="eastAsia"/>
                <w:color w:val="000000" w:themeColor="text1"/>
                <w:sz w:val="20"/>
                <w:szCs w:val="20"/>
              </w:rPr>
              <w:t>대상회사가</w:t>
            </w:r>
            <w:r w:rsidRPr="00DA013A">
              <w:rPr>
                <w:rFonts w:hint="eastAsia"/>
                <w:color w:val="000000" w:themeColor="text1"/>
                <w:sz w:val="20"/>
                <w:szCs w:val="20"/>
              </w:rPr>
              <w:t xml:space="preserve"> </w:t>
            </w:r>
            <w:r w:rsidRPr="00DA013A">
              <w:rPr>
                <w:rFonts w:hint="eastAsia"/>
                <w:color w:val="000000" w:themeColor="text1"/>
                <w:sz w:val="20"/>
                <w:szCs w:val="20"/>
              </w:rPr>
              <w:t>직원들에게</w:t>
            </w:r>
            <w:r w:rsidRPr="00DA013A">
              <w:rPr>
                <w:rFonts w:hint="eastAsia"/>
                <w:color w:val="000000" w:themeColor="text1"/>
                <w:sz w:val="20"/>
                <w:szCs w:val="20"/>
              </w:rPr>
              <w:t xml:space="preserve"> </w:t>
            </w:r>
            <w:r w:rsidRPr="00DA013A">
              <w:rPr>
                <w:rFonts w:hint="eastAsia"/>
                <w:color w:val="000000" w:themeColor="text1"/>
                <w:sz w:val="20"/>
                <w:szCs w:val="20"/>
              </w:rPr>
              <w:t>교부하는</w:t>
            </w:r>
            <w:r w:rsidRPr="00DA013A">
              <w:rPr>
                <w:rFonts w:hint="eastAsia"/>
                <w:color w:val="000000" w:themeColor="text1"/>
                <w:sz w:val="20"/>
                <w:szCs w:val="20"/>
              </w:rPr>
              <w:t xml:space="preserve"> </w:t>
            </w:r>
            <w:r w:rsidRPr="00DA013A">
              <w:rPr>
                <w:rFonts w:hint="eastAsia"/>
                <w:color w:val="000000" w:themeColor="text1"/>
                <w:sz w:val="20"/>
                <w:szCs w:val="20"/>
              </w:rPr>
              <w:t>임금명세서에</w:t>
            </w:r>
            <w:del w:id="53" w:author="SL Partners" w:date="2024-09-27T10:49:00Z" w16du:dateUtc="2024-09-27T01:49:00Z">
              <w:r w:rsidRPr="00DA013A" w:rsidDel="00DA013A">
                <w:rPr>
                  <w:rFonts w:hint="eastAsia"/>
                  <w:color w:val="000000" w:themeColor="text1"/>
                  <w:sz w:val="20"/>
                  <w:szCs w:val="20"/>
                </w:rPr>
                <w:delText xml:space="preserve"> </w:delText>
              </w:r>
            </w:del>
            <w:ins w:id="54" w:author="SL Partners" w:date="2024-09-27T10:49:00Z" w16du:dateUtc="2024-09-27T01:49:00Z">
              <w:r w:rsidR="00DA013A" w:rsidRPr="00DA013A">
                <w:rPr>
                  <w:rFonts w:hint="eastAsia"/>
                  <w:color w:val="000000" w:themeColor="text1"/>
                  <w:sz w:val="20"/>
                  <w:szCs w:val="20"/>
                </w:rPr>
                <w:t>는</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①</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임금</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지급일</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②</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임금</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총액</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③</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기본급</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각종</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수당</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상여금</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성과금</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그</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밖의</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임금의</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구성항목별</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금액</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④</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임금의</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구성항목별</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금액이</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출근일수ㆍ시간</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등에</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따라</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달라지는</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경우에는</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임금의</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구성항목별</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금액의</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계산방법</w:t>
              </w:r>
            </w:ins>
            <w:ins w:id="55" w:author="SL Partners" w:date="2024-09-27T10:50:00Z" w16du:dateUtc="2024-09-27T01:50:00Z">
              <w:r w:rsidR="00DA013A">
                <w:rPr>
                  <w:rFonts w:hint="eastAsia"/>
                  <w:color w:val="000000" w:themeColor="text1"/>
                  <w:sz w:val="20"/>
                  <w:szCs w:val="20"/>
                </w:rPr>
                <w:t xml:space="preserve">, </w:t>
              </w:r>
              <w:r w:rsidR="00DA013A" w:rsidRPr="00DA013A">
                <w:rPr>
                  <w:rFonts w:hint="eastAsia"/>
                  <w:color w:val="000000" w:themeColor="text1"/>
                  <w:sz w:val="20"/>
                  <w:szCs w:val="20"/>
                </w:rPr>
                <w:t>⑤</w:t>
              </w:r>
              <w:r w:rsidR="00DA013A">
                <w:rPr>
                  <w:rFonts w:hint="eastAsia"/>
                  <w:color w:val="000000" w:themeColor="text1"/>
                  <w:sz w:val="20"/>
                  <w:szCs w:val="20"/>
                </w:rPr>
                <w:t xml:space="preserve"> </w:t>
              </w:r>
            </w:ins>
            <w:ins w:id="56" w:author="SL Partners" w:date="2024-09-27T10:49:00Z" w16du:dateUtc="2024-09-27T01:49:00Z">
              <w:r w:rsidR="00DA013A" w:rsidRPr="00DA013A">
                <w:rPr>
                  <w:rFonts w:hint="eastAsia"/>
                  <w:color w:val="000000" w:themeColor="text1"/>
                  <w:sz w:val="20"/>
                  <w:szCs w:val="20"/>
                </w:rPr>
                <w:t>임금</w:t>
              </w:r>
              <w:r w:rsidR="00DA013A" w:rsidRPr="00DA013A">
                <w:rPr>
                  <w:rFonts w:hint="eastAsia"/>
                  <w:color w:val="000000" w:themeColor="text1"/>
                  <w:sz w:val="20"/>
                  <w:szCs w:val="20"/>
                </w:rPr>
                <w:t xml:space="preserve"> </w:t>
              </w:r>
              <w:r w:rsidR="00DA013A" w:rsidRPr="00DA013A">
                <w:rPr>
                  <w:rFonts w:hint="eastAsia"/>
                  <w:color w:val="000000" w:themeColor="text1"/>
                  <w:sz w:val="20"/>
                  <w:szCs w:val="20"/>
                </w:rPr>
                <w:t>공제</w:t>
              </w:r>
            </w:ins>
            <w:ins w:id="57" w:author="SL Partners" w:date="2024-09-27T10:50:00Z" w16du:dateUtc="2024-09-27T01:50:00Z">
              <w:r w:rsidR="00DA013A">
                <w:rPr>
                  <w:rFonts w:hint="eastAsia"/>
                  <w:color w:val="000000" w:themeColor="text1"/>
                  <w:sz w:val="20"/>
                  <w:szCs w:val="20"/>
                </w:rPr>
                <w:t>액</w:t>
              </w:r>
              <w:r w:rsidR="0051225E">
                <w:rPr>
                  <w:rFonts w:hint="eastAsia"/>
                  <w:color w:val="000000" w:themeColor="text1"/>
                  <w:sz w:val="20"/>
                  <w:szCs w:val="20"/>
                </w:rPr>
                <w:t>이</w:t>
              </w:r>
              <w:r w:rsidR="0051225E">
                <w:rPr>
                  <w:rFonts w:hint="eastAsia"/>
                  <w:color w:val="000000" w:themeColor="text1"/>
                  <w:sz w:val="20"/>
                  <w:szCs w:val="20"/>
                </w:rPr>
                <w:t xml:space="preserve"> </w:t>
              </w:r>
              <w:r w:rsidR="0051225E">
                <w:rPr>
                  <w:rFonts w:hint="eastAsia"/>
                  <w:color w:val="000000" w:themeColor="text1"/>
                  <w:sz w:val="20"/>
                  <w:szCs w:val="20"/>
                </w:rPr>
                <w:t>각</w:t>
              </w:r>
              <w:r w:rsidR="0051225E">
                <w:rPr>
                  <w:rFonts w:hint="eastAsia"/>
                  <w:color w:val="000000" w:themeColor="text1"/>
                  <w:sz w:val="20"/>
                  <w:szCs w:val="20"/>
                </w:rPr>
                <w:t xml:space="preserve"> </w:t>
              </w:r>
              <w:r w:rsidR="0051225E">
                <w:rPr>
                  <w:rFonts w:hint="eastAsia"/>
                  <w:color w:val="000000" w:themeColor="text1"/>
                  <w:sz w:val="20"/>
                  <w:szCs w:val="20"/>
                </w:rPr>
                <w:t>기재되어</w:t>
              </w:r>
              <w:r w:rsidR="0051225E">
                <w:rPr>
                  <w:rFonts w:hint="eastAsia"/>
                  <w:color w:val="000000" w:themeColor="text1"/>
                  <w:sz w:val="20"/>
                  <w:szCs w:val="20"/>
                </w:rPr>
                <w:t xml:space="preserve"> </w:t>
              </w:r>
              <w:r w:rsidR="0051225E">
                <w:rPr>
                  <w:rFonts w:hint="eastAsia"/>
                  <w:color w:val="000000" w:themeColor="text1"/>
                  <w:sz w:val="20"/>
                  <w:szCs w:val="20"/>
                </w:rPr>
                <w:t>있음</w:t>
              </w:r>
              <w:r w:rsidR="0051225E">
                <w:rPr>
                  <w:rFonts w:hint="eastAsia"/>
                  <w:color w:val="000000" w:themeColor="text1"/>
                  <w:sz w:val="20"/>
                  <w:szCs w:val="20"/>
                </w:rPr>
                <w:t>.</w:t>
              </w:r>
            </w:ins>
            <w:del w:id="58" w:author="SL Partners" w:date="2024-09-27T10:45:00Z" w16du:dateUtc="2024-09-27T01:45:00Z">
              <w:r w:rsidRPr="003331DB" w:rsidDel="003B7D9B">
                <w:rPr>
                  <w:rFonts w:hint="eastAsia"/>
                  <w:b/>
                  <w:bCs/>
                  <w:color w:val="000000" w:themeColor="text1"/>
                  <w:sz w:val="20"/>
                  <w:szCs w:val="20"/>
                  <w:u w:val="single"/>
                </w:rPr>
                <w:delText>근로기준법상</w:delText>
              </w:r>
              <w:r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필수</w:delText>
              </w:r>
              <w:r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기재사항이</w:delText>
              </w:r>
              <w:r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기재되어</w:delText>
              </w:r>
              <w:r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있는지</w:delText>
              </w:r>
              <w:r w:rsidRPr="003331DB" w:rsidDel="003B7D9B">
                <w:rPr>
                  <w:rFonts w:hint="eastAsia"/>
                  <w:b/>
                  <w:bCs/>
                  <w:color w:val="000000" w:themeColor="text1"/>
                  <w:sz w:val="20"/>
                  <w:szCs w:val="20"/>
                  <w:u w:val="single"/>
                </w:rPr>
                <w:delText xml:space="preserve"> </w:delText>
              </w:r>
              <w:r w:rsidR="00347045" w:rsidRPr="003331DB" w:rsidDel="003B7D9B">
                <w:rPr>
                  <w:rFonts w:hint="eastAsia"/>
                  <w:b/>
                  <w:bCs/>
                  <w:color w:val="000000" w:themeColor="text1"/>
                  <w:sz w:val="20"/>
                  <w:szCs w:val="20"/>
                  <w:u w:val="single"/>
                </w:rPr>
                <w:delText>관련</w:delText>
              </w:r>
              <w:r w:rsidR="00347045" w:rsidRPr="003331DB" w:rsidDel="003B7D9B">
                <w:rPr>
                  <w:rFonts w:hint="eastAsia"/>
                  <w:b/>
                  <w:bCs/>
                  <w:color w:val="000000" w:themeColor="text1"/>
                  <w:sz w:val="20"/>
                  <w:szCs w:val="20"/>
                  <w:u w:val="single"/>
                </w:rPr>
                <w:delText xml:space="preserve"> </w:delText>
              </w:r>
              <w:r w:rsidR="00347045" w:rsidRPr="003331DB" w:rsidDel="003B7D9B">
                <w:rPr>
                  <w:rFonts w:hint="eastAsia"/>
                  <w:b/>
                  <w:bCs/>
                  <w:color w:val="000000" w:themeColor="text1"/>
                  <w:sz w:val="20"/>
                  <w:szCs w:val="20"/>
                  <w:u w:val="single"/>
                </w:rPr>
                <w:delText>자료를</w:delText>
              </w:r>
              <w:r w:rsidR="00347045" w:rsidRPr="003331DB" w:rsidDel="003B7D9B">
                <w:rPr>
                  <w:rFonts w:hint="eastAsia"/>
                  <w:b/>
                  <w:bCs/>
                  <w:color w:val="000000" w:themeColor="text1"/>
                  <w:sz w:val="20"/>
                  <w:szCs w:val="20"/>
                  <w:u w:val="single"/>
                </w:rPr>
                <w:delText xml:space="preserve"> </w:delText>
              </w:r>
              <w:r w:rsidR="00347045" w:rsidRPr="003331DB" w:rsidDel="003B7D9B">
                <w:rPr>
                  <w:rFonts w:hint="eastAsia"/>
                  <w:b/>
                  <w:bCs/>
                  <w:color w:val="000000" w:themeColor="text1"/>
                  <w:sz w:val="20"/>
                  <w:szCs w:val="20"/>
                  <w:u w:val="single"/>
                </w:rPr>
                <w:delText>제공받아</w:delText>
              </w:r>
              <w:r w:rsidR="00347045"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추가</w:delText>
              </w:r>
              <w:r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검토할</w:delText>
              </w:r>
              <w:r w:rsidRPr="003331DB" w:rsidDel="003B7D9B">
                <w:rPr>
                  <w:rFonts w:hint="eastAsia"/>
                  <w:b/>
                  <w:bCs/>
                  <w:color w:val="000000" w:themeColor="text1"/>
                  <w:sz w:val="20"/>
                  <w:szCs w:val="20"/>
                  <w:u w:val="single"/>
                </w:rPr>
                <w:delText xml:space="preserve"> </w:delText>
              </w:r>
              <w:r w:rsidRPr="003331DB" w:rsidDel="003B7D9B">
                <w:rPr>
                  <w:rFonts w:hint="eastAsia"/>
                  <w:b/>
                  <w:bCs/>
                  <w:color w:val="000000" w:themeColor="text1"/>
                  <w:sz w:val="20"/>
                  <w:szCs w:val="20"/>
                  <w:u w:val="single"/>
                </w:rPr>
                <w:delText>예정임</w:delText>
              </w:r>
              <w:r w:rsidRPr="003331DB" w:rsidDel="003B7D9B">
                <w:rPr>
                  <w:rFonts w:hint="eastAsia"/>
                  <w:b/>
                  <w:bCs/>
                  <w:color w:val="000000" w:themeColor="text1"/>
                  <w:sz w:val="20"/>
                  <w:szCs w:val="20"/>
                  <w:u w:val="single"/>
                </w:rPr>
                <w:delText>.</w:delText>
              </w:r>
              <w:r w:rsidDel="003B7D9B">
                <w:rPr>
                  <w:rFonts w:hint="eastAsia"/>
                  <w:color w:val="000000" w:themeColor="text1"/>
                  <w:sz w:val="20"/>
                  <w:szCs w:val="20"/>
                </w:rPr>
                <w:delText xml:space="preserve"> </w:delText>
              </w:r>
            </w:del>
          </w:p>
        </w:tc>
        <w:tc>
          <w:tcPr>
            <w:tcW w:w="5640" w:type="dxa"/>
            <w:tcBorders>
              <w:top w:val="single" w:sz="12" w:space="0" w:color="0F243E"/>
              <w:bottom w:val="single" w:sz="12" w:space="0" w:color="0F243E"/>
            </w:tcBorders>
            <w:shd w:val="clear" w:color="auto" w:fill="auto"/>
          </w:tcPr>
          <w:p w14:paraId="27BC76ED" w14:textId="77777777" w:rsidR="005144F6" w:rsidRPr="00616A04" w:rsidRDefault="005144F6" w:rsidP="005144F6">
            <w:pPr>
              <w:pStyle w:val="1"/>
              <w:rPr>
                <w:sz w:val="20"/>
                <w:szCs w:val="20"/>
              </w:rPr>
            </w:pPr>
            <w:r w:rsidRPr="00616A04">
              <w:rPr>
                <w:sz w:val="20"/>
                <w:szCs w:val="20"/>
              </w:rPr>
              <w:t>2021. 11. 19.</w:t>
            </w:r>
            <w:r w:rsidRPr="00616A04">
              <w:rPr>
                <w:rFonts w:hint="eastAsia"/>
                <w:sz w:val="20"/>
                <w:szCs w:val="20"/>
              </w:rPr>
              <w:t>부터</w:t>
            </w:r>
            <w:r w:rsidRPr="00616A04">
              <w:rPr>
                <w:rFonts w:hint="eastAsia"/>
                <w:sz w:val="20"/>
                <w:szCs w:val="20"/>
              </w:rPr>
              <w:t xml:space="preserve"> </w:t>
            </w:r>
            <w:r w:rsidRPr="00616A04">
              <w:rPr>
                <w:rFonts w:hint="eastAsia"/>
                <w:sz w:val="20"/>
                <w:szCs w:val="20"/>
              </w:rPr>
              <w:t>시행된</w:t>
            </w:r>
            <w:r w:rsidRPr="00616A04">
              <w:rPr>
                <w:rFonts w:hint="eastAsia"/>
                <w:sz w:val="20"/>
                <w:szCs w:val="20"/>
              </w:rPr>
              <w:t xml:space="preserve"> </w:t>
            </w:r>
            <w:r w:rsidRPr="00616A04">
              <w:rPr>
                <w:rFonts w:hint="eastAsia"/>
                <w:sz w:val="20"/>
                <w:szCs w:val="20"/>
              </w:rPr>
              <w:t>개정</w:t>
            </w:r>
            <w:r w:rsidRPr="00616A04">
              <w:rPr>
                <w:rFonts w:hint="eastAsia"/>
                <w:sz w:val="20"/>
                <w:szCs w:val="20"/>
              </w:rPr>
              <w:t xml:space="preserve"> </w:t>
            </w:r>
            <w:r w:rsidRPr="00616A04">
              <w:rPr>
                <w:rFonts w:hint="eastAsia"/>
                <w:sz w:val="20"/>
                <w:szCs w:val="20"/>
              </w:rPr>
              <w:t>근로기준법상</w:t>
            </w:r>
            <w:r w:rsidRPr="00616A04">
              <w:rPr>
                <w:rFonts w:hint="eastAsia"/>
                <w:sz w:val="20"/>
                <w:szCs w:val="20"/>
              </w:rPr>
              <w:t xml:space="preserve"> </w:t>
            </w:r>
            <w:r w:rsidRPr="00616A04">
              <w:rPr>
                <w:rFonts w:hint="eastAsia"/>
                <w:sz w:val="20"/>
                <w:szCs w:val="20"/>
              </w:rPr>
              <w:t>임금을</w:t>
            </w:r>
            <w:r w:rsidRPr="00616A04">
              <w:rPr>
                <w:rFonts w:hint="eastAsia"/>
                <w:sz w:val="20"/>
                <w:szCs w:val="20"/>
              </w:rPr>
              <w:t xml:space="preserve"> </w:t>
            </w:r>
            <w:r w:rsidRPr="00616A04">
              <w:rPr>
                <w:rFonts w:hint="eastAsia"/>
                <w:sz w:val="20"/>
                <w:szCs w:val="20"/>
              </w:rPr>
              <w:t>지급하는</w:t>
            </w:r>
            <w:r w:rsidRPr="00616A04">
              <w:rPr>
                <w:rFonts w:hint="eastAsia"/>
                <w:sz w:val="20"/>
                <w:szCs w:val="20"/>
              </w:rPr>
              <w:t xml:space="preserve"> </w:t>
            </w:r>
            <w:r w:rsidRPr="00616A04">
              <w:rPr>
                <w:rFonts w:hint="eastAsia"/>
                <w:sz w:val="20"/>
                <w:szCs w:val="20"/>
              </w:rPr>
              <w:t>때에는</w:t>
            </w:r>
            <w:r w:rsidRPr="00616A04">
              <w:rPr>
                <w:rFonts w:hint="eastAsia"/>
                <w:sz w:val="20"/>
                <w:szCs w:val="20"/>
              </w:rPr>
              <w:t xml:space="preserve"> </w:t>
            </w:r>
            <w:r w:rsidRPr="00616A04">
              <w:rPr>
                <w:rFonts w:hint="eastAsia"/>
                <w:sz w:val="20"/>
                <w:szCs w:val="20"/>
              </w:rPr>
              <w:t>근로자에게</w:t>
            </w:r>
            <w:r w:rsidRPr="00616A04">
              <w:rPr>
                <w:rFonts w:hint="eastAsia"/>
                <w:sz w:val="20"/>
                <w:szCs w:val="20"/>
              </w:rPr>
              <w:t xml:space="preserve"> </w:t>
            </w:r>
            <w:r w:rsidRPr="00616A04">
              <w:rPr>
                <w:rFonts w:hint="eastAsia"/>
                <w:sz w:val="20"/>
                <w:szCs w:val="20"/>
              </w:rPr>
              <w:t>임금의</w:t>
            </w:r>
            <w:r w:rsidRPr="00616A04">
              <w:rPr>
                <w:rFonts w:hint="eastAsia"/>
                <w:sz w:val="20"/>
                <w:szCs w:val="20"/>
              </w:rPr>
              <w:t xml:space="preserve"> </w:t>
            </w:r>
            <w:r w:rsidRPr="00616A04">
              <w:rPr>
                <w:rFonts w:hint="eastAsia"/>
                <w:sz w:val="20"/>
                <w:szCs w:val="20"/>
              </w:rPr>
              <w:t>구성항목·계산방법</w:t>
            </w:r>
            <w:r w:rsidRPr="00616A04">
              <w:rPr>
                <w:rFonts w:hint="eastAsia"/>
                <w:sz w:val="20"/>
                <w:szCs w:val="20"/>
              </w:rPr>
              <w:t xml:space="preserve">, </w:t>
            </w:r>
            <w:r w:rsidRPr="00616A04">
              <w:rPr>
                <w:rFonts w:hint="eastAsia"/>
                <w:sz w:val="20"/>
                <w:szCs w:val="20"/>
              </w:rPr>
              <w:t>임금의</w:t>
            </w:r>
            <w:r w:rsidRPr="00616A04">
              <w:rPr>
                <w:rFonts w:hint="eastAsia"/>
                <w:sz w:val="20"/>
                <w:szCs w:val="20"/>
              </w:rPr>
              <w:t xml:space="preserve"> </w:t>
            </w:r>
            <w:r w:rsidRPr="00616A04">
              <w:rPr>
                <w:rFonts w:hint="eastAsia"/>
                <w:sz w:val="20"/>
                <w:szCs w:val="20"/>
              </w:rPr>
              <w:t>일부를</w:t>
            </w:r>
            <w:r w:rsidRPr="00616A04">
              <w:rPr>
                <w:rFonts w:hint="eastAsia"/>
                <w:sz w:val="20"/>
                <w:szCs w:val="20"/>
              </w:rPr>
              <w:t xml:space="preserve"> </w:t>
            </w:r>
            <w:r w:rsidRPr="00616A04">
              <w:rPr>
                <w:rFonts w:hint="eastAsia"/>
                <w:sz w:val="20"/>
                <w:szCs w:val="20"/>
              </w:rPr>
              <w:t>공제한</w:t>
            </w:r>
            <w:r w:rsidRPr="00616A04">
              <w:rPr>
                <w:rFonts w:hint="eastAsia"/>
                <w:sz w:val="20"/>
                <w:szCs w:val="20"/>
              </w:rPr>
              <w:t xml:space="preserve"> </w:t>
            </w:r>
            <w:r w:rsidRPr="00616A04">
              <w:rPr>
                <w:rFonts w:hint="eastAsia"/>
                <w:sz w:val="20"/>
                <w:szCs w:val="20"/>
              </w:rPr>
              <w:t>경우의</w:t>
            </w:r>
            <w:r w:rsidRPr="00616A04">
              <w:rPr>
                <w:rFonts w:hint="eastAsia"/>
                <w:sz w:val="20"/>
                <w:szCs w:val="20"/>
              </w:rPr>
              <w:t xml:space="preserve"> </w:t>
            </w:r>
            <w:r w:rsidRPr="00616A04">
              <w:rPr>
                <w:rFonts w:hint="eastAsia"/>
                <w:sz w:val="20"/>
                <w:szCs w:val="20"/>
              </w:rPr>
              <w:t>내역</w:t>
            </w:r>
            <w:r w:rsidRPr="00616A04">
              <w:rPr>
                <w:rFonts w:hint="eastAsia"/>
                <w:sz w:val="20"/>
                <w:szCs w:val="20"/>
              </w:rPr>
              <w:t xml:space="preserve"> </w:t>
            </w:r>
            <w:r w:rsidRPr="00616A04">
              <w:rPr>
                <w:rFonts w:hint="eastAsia"/>
                <w:sz w:val="20"/>
                <w:szCs w:val="20"/>
              </w:rPr>
              <w:t>등</w:t>
            </w:r>
            <w:r w:rsidRPr="00616A04">
              <w:rPr>
                <w:rFonts w:hint="eastAsia"/>
                <w:sz w:val="20"/>
                <w:szCs w:val="20"/>
              </w:rPr>
              <w:t xml:space="preserve"> </w:t>
            </w:r>
            <w:r w:rsidRPr="00616A04">
              <w:rPr>
                <w:rFonts w:hint="eastAsia"/>
                <w:sz w:val="20"/>
                <w:szCs w:val="20"/>
              </w:rPr>
              <w:t>대통령령으로</w:t>
            </w:r>
            <w:r w:rsidRPr="00616A04">
              <w:rPr>
                <w:rFonts w:hint="eastAsia"/>
                <w:sz w:val="20"/>
                <w:szCs w:val="20"/>
              </w:rPr>
              <w:t xml:space="preserve"> </w:t>
            </w:r>
            <w:r w:rsidRPr="00616A04">
              <w:rPr>
                <w:rFonts w:hint="eastAsia"/>
                <w:sz w:val="20"/>
                <w:szCs w:val="20"/>
              </w:rPr>
              <w:t>정하는</w:t>
            </w:r>
            <w:r w:rsidRPr="00616A04">
              <w:rPr>
                <w:rFonts w:hint="eastAsia"/>
                <w:sz w:val="20"/>
                <w:szCs w:val="20"/>
              </w:rPr>
              <w:t xml:space="preserve"> </w:t>
            </w:r>
            <w:r w:rsidRPr="00616A04">
              <w:rPr>
                <w:rFonts w:hint="eastAsia"/>
                <w:sz w:val="20"/>
                <w:szCs w:val="20"/>
              </w:rPr>
              <w:t>사항을</w:t>
            </w:r>
            <w:r w:rsidRPr="00616A04">
              <w:rPr>
                <w:rFonts w:hint="eastAsia"/>
                <w:sz w:val="20"/>
                <w:szCs w:val="20"/>
              </w:rPr>
              <w:t xml:space="preserve"> </w:t>
            </w:r>
            <w:r w:rsidRPr="00616A04">
              <w:rPr>
                <w:rFonts w:hint="eastAsia"/>
                <w:sz w:val="20"/>
                <w:szCs w:val="20"/>
              </w:rPr>
              <w:t>적은</w:t>
            </w:r>
            <w:r w:rsidRPr="00616A04">
              <w:rPr>
                <w:rFonts w:hint="eastAsia"/>
                <w:sz w:val="20"/>
                <w:szCs w:val="20"/>
              </w:rPr>
              <w:t xml:space="preserve"> </w:t>
            </w:r>
            <w:r w:rsidRPr="00616A04">
              <w:rPr>
                <w:rFonts w:hint="eastAsia"/>
                <w:sz w:val="20"/>
                <w:szCs w:val="20"/>
              </w:rPr>
              <w:t>임금명세서를</w:t>
            </w:r>
            <w:r w:rsidRPr="00616A04">
              <w:rPr>
                <w:rFonts w:hint="eastAsia"/>
                <w:sz w:val="20"/>
                <w:szCs w:val="20"/>
              </w:rPr>
              <w:t xml:space="preserve"> </w:t>
            </w:r>
            <w:r w:rsidRPr="00616A04">
              <w:rPr>
                <w:rFonts w:hint="eastAsia"/>
                <w:sz w:val="20"/>
                <w:szCs w:val="20"/>
              </w:rPr>
              <w:t>서면으로</w:t>
            </w:r>
            <w:r w:rsidRPr="00616A04">
              <w:rPr>
                <w:rFonts w:hint="eastAsia"/>
                <w:sz w:val="20"/>
                <w:szCs w:val="20"/>
              </w:rPr>
              <w:t xml:space="preserve"> </w:t>
            </w:r>
            <w:r w:rsidRPr="00616A04">
              <w:rPr>
                <w:rFonts w:hint="eastAsia"/>
                <w:sz w:val="20"/>
                <w:szCs w:val="20"/>
              </w:rPr>
              <w:t>교부하도록</w:t>
            </w:r>
            <w:r w:rsidRPr="00616A04">
              <w:rPr>
                <w:rFonts w:hint="eastAsia"/>
                <w:sz w:val="20"/>
                <w:szCs w:val="20"/>
              </w:rPr>
              <w:t xml:space="preserve"> </w:t>
            </w:r>
            <w:r w:rsidRPr="00616A04">
              <w:rPr>
                <w:rFonts w:hint="eastAsia"/>
                <w:sz w:val="20"/>
                <w:szCs w:val="20"/>
              </w:rPr>
              <w:t>명시하고</w:t>
            </w:r>
            <w:r w:rsidRPr="00616A04">
              <w:rPr>
                <w:rFonts w:hint="eastAsia"/>
                <w:sz w:val="20"/>
                <w:szCs w:val="20"/>
              </w:rPr>
              <w:t xml:space="preserve"> </w:t>
            </w:r>
            <w:r w:rsidRPr="00616A04">
              <w:rPr>
                <w:rFonts w:hint="eastAsia"/>
                <w:sz w:val="20"/>
                <w:szCs w:val="20"/>
              </w:rPr>
              <w:t>있으며</w:t>
            </w:r>
            <w:r w:rsidRPr="00616A04">
              <w:rPr>
                <w:rFonts w:hint="eastAsia"/>
                <w:sz w:val="20"/>
                <w:szCs w:val="20"/>
              </w:rPr>
              <w:t xml:space="preserve">, </w:t>
            </w:r>
            <w:r w:rsidRPr="00965E20">
              <w:rPr>
                <w:rFonts w:hint="eastAsia"/>
                <w:sz w:val="20"/>
                <w:szCs w:val="20"/>
              </w:rPr>
              <w:t>위반</w:t>
            </w:r>
            <w:r w:rsidRPr="00965E20">
              <w:rPr>
                <w:rFonts w:hint="eastAsia"/>
                <w:sz w:val="20"/>
                <w:szCs w:val="20"/>
              </w:rPr>
              <w:t xml:space="preserve"> </w:t>
            </w:r>
            <w:r w:rsidRPr="00965E20">
              <w:rPr>
                <w:rFonts w:hint="eastAsia"/>
                <w:sz w:val="20"/>
                <w:szCs w:val="20"/>
              </w:rPr>
              <w:t>시</w:t>
            </w:r>
            <w:r w:rsidRPr="00965E20">
              <w:rPr>
                <w:rFonts w:hint="eastAsia"/>
                <w:sz w:val="20"/>
                <w:szCs w:val="20"/>
              </w:rPr>
              <w:t xml:space="preserve"> </w:t>
            </w:r>
            <w:r w:rsidRPr="00965E20">
              <w:rPr>
                <w:sz w:val="20"/>
                <w:szCs w:val="20"/>
              </w:rPr>
              <w:t>500</w:t>
            </w:r>
            <w:r w:rsidRPr="00965E20">
              <w:rPr>
                <w:rFonts w:hint="eastAsia"/>
                <w:sz w:val="20"/>
                <w:szCs w:val="20"/>
              </w:rPr>
              <w:t>만원</w:t>
            </w:r>
            <w:r w:rsidRPr="00965E20">
              <w:rPr>
                <w:rFonts w:hint="eastAsia"/>
                <w:sz w:val="20"/>
                <w:szCs w:val="20"/>
              </w:rPr>
              <w:t xml:space="preserve"> </w:t>
            </w:r>
            <w:r w:rsidRPr="00965E20">
              <w:rPr>
                <w:rFonts w:hint="eastAsia"/>
                <w:sz w:val="20"/>
                <w:szCs w:val="20"/>
              </w:rPr>
              <w:t>이하의</w:t>
            </w:r>
            <w:r w:rsidRPr="00965E20">
              <w:rPr>
                <w:rFonts w:hint="eastAsia"/>
                <w:sz w:val="20"/>
                <w:szCs w:val="20"/>
              </w:rPr>
              <w:t xml:space="preserve"> </w:t>
            </w:r>
            <w:r w:rsidRPr="00965E20">
              <w:rPr>
                <w:rFonts w:hint="eastAsia"/>
                <w:sz w:val="20"/>
                <w:szCs w:val="20"/>
              </w:rPr>
              <w:t>과태료가</w:t>
            </w:r>
            <w:r w:rsidRPr="00965E20">
              <w:rPr>
                <w:rFonts w:hint="eastAsia"/>
                <w:sz w:val="20"/>
                <w:szCs w:val="20"/>
              </w:rPr>
              <w:t xml:space="preserve"> </w:t>
            </w:r>
            <w:r w:rsidRPr="00965E20">
              <w:rPr>
                <w:rFonts w:hint="eastAsia"/>
                <w:sz w:val="20"/>
                <w:szCs w:val="20"/>
              </w:rPr>
              <w:t>부과될</w:t>
            </w:r>
            <w:r w:rsidRPr="00965E20">
              <w:rPr>
                <w:rFonts w:hint="eastAsia"/>
                <w:sz w:val="20"/>
                <w:szCs w:val="20"/>
              </w:rPr>
              <w:t xml:space="preserve"> </w:t>
            </w:r>
            <w:r w:rsidRPr="00965E20">
              <w:rPr>
                <w:rFonts w:hint="eastAsia"/>
                <w:sz w:val="20"/>
                <w:szCs w:val="20"/>
              </w:rPr>
              <w:t>수</w:t>
            </w:r>
            <w:r w:rsidRPr="00965E20">
              <w:rPr>
                <w:rFonts w:hint="eastAsia"/>
                <w:sz w:val="20"/>
                <w:szCs w:val="20"/>
              </w:rPr>
              <w:t xml:space="preserve"> </w:t>
            </w:r>
            <w:r w:rsidRPr="00965E20">
              <w:rPr>
                <w:rFonts w:hint="eastAsia"/>
                <w:sz w:val="20"/>
                <w:szCs w:val="20"/>
              </w:rPr>
              <w:t>있고</w:t>
            </w:r>
            <w:r w:rsidRPr="00965E20">
              <w:rPr>
                <w:rFonts w:hint="eastAsia"/>
                <w:sz w:val="20"/>
                <w:szCs w:val="20"/>
              </w:rPr>
              <w:t>,</w:t>
            </w:r>
            <w:r w:rsidRPr="00965E20">
              <w:rPr>
                <w:sz w:val="20"/>
                <w:szCs w:val="20"/>
              </w:rPr>
              <w:t xml:space="preserve"> </w:t>
            </w:r>
            <w:r w:rsidRPr="00965E20">
              <w:rPr>
                <w:rFonts w:hint="eastAsia"/>
                <w:sz w:val="20"/>
                <w:szCs w:val="20"/>
              </w:rPr>
              <w:t>해당</w:t>
            </w:r>
            <w:r w:rsidRPr="00965E20">
              <w:rPr>
                <w:rFonts w:hint="eastAsia"/>
                <w:sz w:val="20"/>
                <w:szCs w:val="20"/>
              </w:rPr>
              <w:t xml:space="preserve"> </w:t>
            </w:r>
            <w:r w:rsidRPr="00965E20">
              <w:rPr>
                <w:rFonts w:hint="eastAsia"/>
                <w:sz w:val="20"/>
                <w:szCs w:val="20"/>
              </w:rPr>
              <w:t>과태료는</w:t>
            </w:r>
            <w:r w:rsidRPr="00965E20">
              <w:rPr>
                <w:rFonts w:hint="eastAsia"/>
                <w:sz w:val="20"/>
                <w:szCs w:val="20"/>
              </w:rPr>
              <w:t xml:space="preserve"> </w:t>
            </w:r>
            <w:r w:rsidRPr="00965E20">
              <w:rPr>
                <w:rFonts w:hint="eastAsia"/>
                <w:sz w:val="20"/>
                <w:szCs w:val="20"/>
              </w:rPr>
              <w:t>직원</w:t>
            </w:r>
            <w:r w:rsidRPr="00965E20">
              <w:rPr>
                <w:rFonts w:hint="eastAsia"/>
                <w:sz w:val="20"/>
                <w:szCs w:val="20"/>
              </w:rPr>
              <w:t xml:space="preserve"> </w:t>
            </w:r>
            <w:r w:rsidRPr="00965E20">
              <w:rPr>
                <w:sz w:val="20"/>
                <w:szCs w:val="20"/>
              </w:rPr>
              <w:t>1</w:t>
            </w:r>
            <w:r w:rsidRPr="00965E20">
              <w:rPr>
                <w:rFonts w:hint="eastAsia"/>
                <w:sz w:val="20"/>
                <w:szCs w:val="20"/>
              </w:rPr>
              <w:t>명을</w:t>
            </w:r>
            <w:r w:rsidRPr="00965E20">
              <w:rPr>
                <w:rFonts w:hint="eastAsia"/>
                <w:sz w:val="20"/>
                <w:szCs w:val="20"/>
              </w:rPr>
              <w:t xml:space="preserve"> </w:t>
            </w:r>
            <w:r w:rsidRPr="00965E20">
              <w:rPr>
                <w:rFonts w:hint="eastAsia"/>
                <w:sz w:val="20"/>
                <w:szCs w:val="20"/>
              </w:rPr>
              <w:t>기준으로</w:t>
            </w:r>
            <w:r w:rsidRPr="00965E20">
              <w:rPr>
                <w:rFonts w:hint="eastAsia"/>
                <w:sz w:val="20"/>
                <w:szCs w:val="20"/>
              </w:rPr>
              <w:t xml:space="preserve"> </w:t>
            </w:r>
            <w:r w:rsidRPr="00965E20">
              <w:rPr>
                <w:rFonts w:hint="eastAsia"/>
                <w:sz w:val="20"/>
                <w:szCs w:val="20"/>
              </w:rPr>
              <w:t>부과됨</w:t>
            </w:r>
            <w:r w:rsidRPr="00616A04">
              <w:rPr>
                <w:rFonts w:hint="eastAsia"/>
                <w:sz w:val="20"/>
                <w:szCs w:val="20"/>
              </w:rPr>
              <w:t>(</w:t>
            </w:r>
            <w:r w:rsidRPr="00616A04">
              <w:rPr>
                <w:rFonts w:hint="eastAsia"/>
                <w:sz w:val="20"/>
                <w:szCs w:val="20"/>
              </w:rPr>
              <w:t>근로기준법</w:t>
            </w:r>
            <w:r w:rsidRPr="00616A04">
              <w:rPr>
                <w:rFonts w:hint="eastAsia"/>
                <w:sz w:val="20"/>
                <w:szCs w:val="20"/>
              </w:rPr>
              <w:t xml:space="preserve"> </w:t>
            </w:r>
            <w:r w:rsidRPr="00616A04">
              <w:rPr>
                <w:rFonts w:hint="eastAsia"/>
                <w:sz w:val="20"/>
                <w:szCs w:val="20"/>
              </w:rPr>
              <w:t>제</w:t>
            </w:r>
            <w:r w:rsidRPr="00616A04">
              <w:rPr>
                <w:rFonts w:hint="eastAsia"/>
                <w:sz w:val="20"/>
                <w:szCs w:val="20"/>
              </w:rPr>
              <w:t>4</w:t>
            </w:r>
            <w:r w:rsidRPr="00616A04">
              <w:rPr>
                <w:sz w:val="20"/>
                <w:szCs w:val="20"/>
              </w:rPr>
              <w:t>8</w:t>
            </w:r>
            <w:r w:rsidRPr="00616A04">
              <w:rPr>
                <w:rFonts w:hint="eastAsia"/>
                <w:sz w:val="20"/>
                <w:szCs w:val="20"/>
              </w:rPr>
              <w:t>조</w:t>
            </w:r>
            <w:r w:rsidRPr="00616A04">
              <w:rPr>
                <w:rFonts w:hint="eastAsia"/>
                <w:sz w:val="20"/>
                <w:szCs w:val="20"/>
              </w:rPr>
              <w:t xml:space="preserve"> </w:t>
            </w:r>
            <w:r w:rsidRPr="00616A04">
              <w:rPr>
                <w:rFonts w:hint="eastAsia"/>
                <w:sz w:val="20"/>
                <w:szCs w:val="20"/>
              </w:rPr>
              <w:t>제</w:t>
            </w:r>
            <w:r w:rsidRPr="00616A04">
              <w:rPr>
                <w:rFonts w:hint="eastAsia"/>
                <w:sz w:val="20"/>
                <w:szCs w:val="20"/>
              </w:rPr>
              <w:t>2</w:t>
            </w:r>
            <w:r w:rsidRPr="00616A04">
              <w:rPr>
                <w:rFonts w:hint="eastAsia"/>
                <w:sz w:val="20"/>
                <w:szCs w:val="20"/>
              </w:rPr>
              <w:t>항</w:t>
            </w:r>
            <w:r w:rsidRPr="00616A04">
              <w:rPr>
                <w:rFonts w:hint="eastAsia"/>
                <w:sz w:val="20"/>
                <w:szCs w:val="20"/>
              </w:rPr>
              <w:t xml:space="preserve"> </w:t>
            </w:r>
            <w:r w:rsidRPr="00616A04">
              <w:rPr>
                <w:rFonts w:hint="eastAsia"/>
                <w:sz w:val="20"/>
                <w:szCs w:val="20"/>
              </w:rPr>
              <w:t>및</w:t>
            </w:r>
            <w:r w:rsidRPr="00616A04">
              <w:rPr>
                <w:rFonts w:hint="eastAsia"/>
                <w:sz w:val="20"/>
                <w:szCs w:val="20"/>
              </w:rPr>
              <w:t xml:space="preserve"> </w:t>
            </w:r>
            <w:r w:rsidRPr="00616A04">
              <w:rPr>
                <w:rFonts w:hint="eastAsia"/>
                <w:sz w:val="20"/>
                <w:szCs w:val="20"/>
              </w:rPr>
              <w:t>제</w:t>
            </w:r>
            <w:r w:rsidRPr="00616A04">
              <w:rPr>
                <w:rFonts w:hint="eastAsia"/>
                <w:sz w:val="20"/>
                <w:szCs w:val="20"/>
              </w:rPr>
              <w:t>1</w:t>
            </w:r>
            <w:r w:rsidRPr="00616A04">
              <w:rPr>
                <w:sz w:val="20"/>
                <w:szCs w:val="20"/>
              </w:rPr>
              <w:t>16</w:t>
            </w:r>
            <w:r w:rsidRPr="00616A04">
              <w:rPr>
                <w:rFonts w:hint="eastAsia"/>
                <w:sz w:val="20"/>
                <w:szCs w:val="20"/>
              </w:rPr>
              <w:t>조</w:t>
            </w:r>
            <w:r w:rsidRPr="00616A04">
              <w:rPr>
                <w:rFonts w:hint="eastAsia"/>
                <w:sz w:val="20"/>
                <w:szCs w:val="20"/>
              </w:rPr>
              <w:t xml:space="preserve">, </w:t>
            </w:r>
            <w:r w:rsidRPr="00616A04">
              <w:rPr>
                <w:rFonts w:hint="eastAsia"/>
                <w:sz w:val="20"/>
                <w:szCs w:val="20"/>
              </w:rPr>
              <w:t>동법</w:t>
            </w:r>
            <w:r w:rsidRPr="00616A04">
              <w:rPr>
                <w:rFonts w:hint="eastAsia"/>
                <w:sz w:val="20"/>
                <w:szCs w:val="20"/>
              </w:rPr>
              <w:t xml:space="preserve"> </w:t>
            </w:r>
            <w:r w:rsidRPr="00616A04">
              <w:rPr>
                <w:rFonts w:hint="eastAsia"/>
                <w:sz w:val="20"/>
                <w:szCs w:val="20"/>
              </w:rPr>
              <w:t>시행령</w:t>
            </w:r>
            <w:r w:rsidRPr="00616A04">
              <w:rPr>
                <w:rFonts w:hint="eastAsia"/>
                <w:sz w:val="20"/>
                <w:szCs w:val="20"/>
              </w:rPr>
              <w:t xml:space="preserve"> </w:t>
            </w:r>
            <w:r w:rsidRPr="00616A04">
              <w:rPr>
                <w:rFonts w:hint="eastAsia"/>
                <w:sz w:val="20"/>
                <w:szCs w:val="20"/>
              </w:rPr>
              <w:t>제</w:t>
            </w:r>
            <w:r w:rsidRPr="00616A04">
              <w:rPr>
                <w:rFonts w:hint="eastAsia"/>
                <w:sz w:val="20"/>
                <w:szCs w:val="20"/>
              </w:rPr>
              <w:t>2</w:t>
            </w:r>
            <w:r w:rsidRPr="00616A04">
              <w:rPr>
                <w:sz w:val="20"/>
                <w:szCs w:val="20"/>
              </w:rPr>
              <w:t>7</w:t>
            </w:r>
            <w:r w:rsidRPr="00616A04">
              <w:rPr>
                <w:rFonts w:hint="eastAsia"/>
                <w:sz w:val="20"/>
                <w:szCs w:val="20"/>
              </w:rPr>
              <w:t>조의</w:t>
            </w:r>
            <w:r w:rsidRPr="00616A04">
              <w:rPr>
                <w:rFonts w:hint="eastAsia"/>
                <w:sz w:val="20"/>
                <w:szCs w:val="20"/>
              </w:rPr>
              <w:t>2</w:t>
            </w:r>
            <w:r w:rsidRPr="00616A04">
              <w:rPr>
                <w:sz w:val="20"/>
                <w:szCs w:val="20"/>
              </w:rPr>
              <w:t>).</w:t>
            </w:r>
          </w:p>
          <w:p w14:paraId="4A060F72" w14:textId="4E6F41EA" w:rsidR="005144F6" w:rsidRPr="00616A04" w:rsidRDefault="005144F6" w:rsidP="00E12E9C">
            <w:pPr>
              <w:pStyle w:val="1"/>
              <w:rPr>
                <w:color w:val="000000" w:themeColor="text1"/>
                <w:sz w:val="20"/>
                <w:szCs w:val="20"/>
              </w:rPr>
            </w:pPr>
            <w:del w:id="59" w:author="SL Partners" w:date="2024-09-27T10:48:00Z" w16du:dateUtc="2024-09-27T01:48:00Z">
              <w:r w:rsidRPr="00616A04" w:rsidDel="00965E20">
                <w:rPr>
                  <w:rFonts w:hint="eastAsia"/>
                  <w:color w:val="000000" w:themeColor="text1"/>
                  <w:sz w:val="20"/>
                  <w:szCs w:val="20"/>
                </w:rPr>
                <w:delText>임금명세서에</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필수적으로</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기재되어야</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할</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항목이</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누락된</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경우</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임금명세서</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교부</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의무를</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제대로</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이행하지</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않은</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것으로</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보아</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과태료가</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부과될</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리스크가</w:delText>
              </w:r>
              <w:r w:rsidRPr="00616A04" w:rsidDel="00965E20">
                <w:rPr>
                  <w:rFonts w:hint="eastAsia"/>
                  <w:color w:val="000000" w:themeColor="text1"/>
                  <w:sz w:val="20"/>
                  <w:szCs w:val="20"/>
                </w:rPr>
                <w:delText xml:space="preserve"> </w:delText>
              </w:r>
              <w:r w:rsidRPr="00616A04" w:rsidDel="00965E20">
                <w:rPr>
                  <w:rFonts w:hint="eastAsia"/>
                  <w:color w:val="000000" w:themeColor="text1"/>
                  <w:sz w:val="20"/>
                  <w:szCs w:val="20"/>
                </w:rPr>
                <w:delText>있음</w:delText>
              </w:r>
              <w:r w:rsidRPr="00616A04" w:rsidDel="00965E20">
                <w:rPr>
                  <w:rFonts w:hint="eastAsia"/>
                  <w:color w:val="000000" w:themeColor="text1"/>
                  <w:sz w:val="20"/>
                  <w:szCs w:val="20"/>
                </w:rPr>
                <w:delText>.</w:delText>
              </w:r>
            </w:del>
            <w:ins w:id="60" w:author="SL Partners" w:date="2024-09-27T10:48:00Z" w16du:dateUtc="2024-09-27T01:48:00Z">
              <w:r w:rsidR="00965E20">
                <w:rPr>
                  <w:rFonts w:hint="eastAsia"/>
                  <w:color w:val="000000" w:themeColor="text1"/>
                  <w:sz w:val="20"/>
                  <w:szCs w:val="20"/>
                </w:rPr>
                <w:t>대상회사는</w:t>
              </w:r>
              <w:r w:rsidR="00965E20">
                <w:rPr>
                  <w:rFonts w:hint="eastAsia"/>
                  <w:color w:val="000000" w:themeColor="text1"/>
                  <w:sz w:val="20"/>
                  <w:szCs w:val="20"/>
                </w:rPr>
                <w:t xml:space="preserve"> </w:t>
              </w:r>
              <w:r w:rsidR="00965E20">
                <w:rPr>
                  <w:rFonts w:hint="eastAsia"/>
                  <w:color w:val="000000" w:themeColor="text1"/>
                  <w:sz w:val="20"/>
                  <w:szCs w:val="20"/>
                </w:rPr>
                <w:t>근로기준법상</w:t>
              </w:r>
              <w:r w:rsidR="00965E20">
                <w:rPr>
                  <w:rFonts w:hint="eastAsia"/>
                  <w:color w:val="000000" w:themeColor="text1"/>
                  <w:sz w:val="20"/>
                  <w:szCs w:val="20"/>
                </w:rPr>
                <w:t xml:space="preserve"> </w:t>
              </w:r>
              <w:r w:rsidR="00965E20">
                <w:rPr>
                  <w:rFonts w:hint="eastAsia"/>
                  <w:color w:val="000000" w:themeColor="text1"/>
                  <w:sz w:val="20"/>
                  <w:szCs w:val="20"/>
                </w:rPr>
                <w:t>필수적</w:t>
              </w:r>
              <w:r w:rsidR="00965E20">
                <w:rPr>
                  <w:rFonts w:hint="eastAsia"/>
                  <w:color w:val="000000" w:themeColor="text1"/>
                  <w:sz w:val="20"/>
                  <w:szCs w:val="20"/>
                </w:rPr>
                <w:t xml:space="preserve"> </w:t>
              </w:r>
              <w:r w:rsidR="00965E20">
                <w:rPr>
                  <w:rFonts w:hint="eastAsia"/>
                  <w:color w:val="000000" w:themeColor="text1"/>
                  <w:sz w:val="20"/>
                  <w:szCs w:val="20"/>
                </w:rPr>
                <w:t>기재사항을</w:t>
              </w:r>
              <w:r w:rsidR="00965E20">
                <w:rPr>
                  <w:rFonts w:hint="eastAsia"/>
                  <w:color w:val="000000" w:themeColor="text1"/>
                  <w:sz w:val="20"/>
                  <w:szCs w:val="20"/>
                </w:rPr>
                <w:t xml:space="preserve"> </w:t>
              </w:r>
              <w:r w:rsidR="00965E20">
                <w:rPr>
                  <w:rFonts w:hint="eastAsia"/>
                  <w:color w:val="000000" w:themeColor="text1"/>
                  <w:sz w:val="20"/>
                  <w:szCs w:val="20"/>
                </w:rPr>
                <w:t>기재하여</w:t>
              </w:r>
              <w:r w:rsidR="00965E20">
                <w:rPr>
                  <w:rFonts w:hint="eastAsia"/>
                  <w:color w:val="000000" w:themeColor="text1"/>
                  <w:sz w:val="20"/>
                  <w:szCs w:val="20"/>
                </w:rPr>
                <w:t xml:space="preserve"> </w:t>
              </w:r>
              <w:r w:rsidR="00965E20">
                <w:rPr>
                  <w:rFonts w:hint="eastAsia"/>
                  <w:color w:val="000000" w:themeColor="text1"/>
                  <w:sz w:val="20"/>
                  <w:szCs w:val="20"/>
                </w:rPr>
                <w:t>임금명세서를</w:t>
              </w:r>
              <w:r w:rsidR="00965E20">
                <w:rPr>
                  <w:rFonts w:hint="eastAsia"/>
                  <w:color w:val="000000" w:themeColor="text1"/>
                  <w:sz w:val="20"/>
                  <w:szCs w:val="20"/>
                </w:rPr>
                <w:t xml:space="preserve"> </w:t>
              </w:r>
              <w:r w:rsidR="00965E20">
                <w:rPr>
                  <w:rFonts w:hint="eastAsia"/>
                  <w:color w:val="000000" w:themeColor="text1"/>
                  <w:sz w:val="20"/>
                  <w:szCs w:val="20"/>
                </w:rPr>
                <w:t>교부하고</w:t>
              </w:r>
              <w:r w:rsidR="00965E20">
                <w:rPr>
                  <w:rFonts w:hint="eastAsia"/>
                  <w:color w:val="000000" w:themeColor="text1"/>
                  <w:sz w:val="20"/>
                  <w:szCs w:val="20"/>
                </w:rPr>
                <w:t xml:space="preserve"> </w:t>
              </w:r>
              <w:r w:rsidR="00965E20">
                <w:rPr>
                  <w:rFonts w:hint="eastAsia"/>
                  <w:color w:val="000000" w:themeColor="text1"/>
                  <w:sz w:val="20"/>
                  <w:szCs w:val="20"/>
                </w:rPr>
                <w:t>있</w:t>
              </w:r>
            </w:ins>
            <w:ins w:id="61" w:author="SL Partners" w:date="2024-09-27T11:55:00Z" w16du:dateUtc="2024-09-27T02:55:00Z">
              <w:r w:rsidR="0036420D">
                <w:rPr>
                  <w:rFonts w:hint="eastAsia"/>
                  <w:color w:val="000000" w:themeColor="text1"/>
                  <w:sz w:val="20"/>
                  <w:szCs w:val="20"/>
                </w:rPr>
                <w:t>음</w:t>
              </w:r>
            </w:ins>
            <w:ins w:id="62" w:author="SL Partners" w:date="2024-09-27T11:19:00Z" w16du:dateUtc="2024-09-27T02:19:00Z">
              <w:r w:rsidR="008F6B29">
                <w:rPr>
                  <w:rFonts w:hint="eastAsia"/>
                  <w:color w:val="000000" w:themeColor="text1"/>
                  <w:sz w:val="20"/>
                  <w:szCs w:val="20"/>
                </w:rPr>
                <w:t>.</w:t>
              </w:r>
            </w:ins>
          </w:p>
        </w:tc>
      </w:tr>
      <w:tr w:rsidR="00670138" w:rsidRPr="00C65EAA" w14:paraId="3D2C4E50" w14:textId="77777777" w:rsidTr="001D3938">
        <w:trPr>
          <w:trHeight w:val="20"/>
        </w:trPr>
        <w:tc>
          <w:tcPr>
            <w:tcW w:w="1418" w:type="dxa"/>
            <w:tcBorders>
              <w:top w:val="single" w:sz="12" w:space="0" w:color="0F243E"/>
              <w:bottom w:val="single" w:sz="12" w:space="0" w:color="0F243E"/>
            </w:tcBorders>
            <w:shd w:val="clear" w:color="auto" w:fill="auto"/>
          </w:tcPr>
          <w:p w14:paraId="4A43951D" w14:textId="6FE39A7C" w:rsidR="00670138" w:rsidRDefault="0067013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노동조합</w:t>
            </w:r>
            <w:r>
              <w:rPr>
                <w:rFonts w:eastAsia="바탕" w:hint="eastAsia"/>
                <w:b/>
                <w:color w:val="000000" w:themeColor="text1"/>
              </w:rPr>
              <w:t xml:space="preserve"> </w:t>
            </w:r>
            <w:r>
              <w:rPr>
                <w:rFonts w:eastAsia="바탕" w:hint="eastAsia"/>
                <w:b/>
                <w:color w:val="000000" w:themeColor="text1"/>
              </w:rPr>
              <w:t>및</w:t>
            </w:r>
            <w:r>
              <w:rPr>
                <w:rFonts w:eastAsia="바탕" w:hint="eastAsia"/>
                <w:b/>
                <w:color w:val="000000" w:themeColor="text1"/>
              </w:rPr>
              <w:t xml:space="preserve"> </w:t>
            </w:r>
            <w:r>
              <w:rPr>
                <w:rFonts w:eastAsia="바탕" w:hint="eastAsia"/>
                <w:b/>
                <w:color w:val="000000" w:themeColor="text1"/>
              </w:rPr>
              <w:t>노사협의회</w:t>
            </w:r>
          </w:p>
        </w:tc>
        <w:tc>
          <w:tcPr>
            <w:tcW w:w="6946" w:type="dxa"/>
            <w:tcBorders>
              <w:top w:val="single" w:sz="12" w:space="0" w:color="0F243E"/>
              <w:bottom w:val="single" w:sz="12" w:space="0" w:color="0F243E"/>
            </w:tcBorders>
            <w:shd w:val="clear" w:color="auto" w:fill="auto"/>
          </w:tcPr>
          <w:p w14:paraId="1DBC5147" w14:textId="3BE6FB8A" w:rsidR="00670138" w:rsidRPr="00616A04" w:rsidRDefault="002167B1" w:rsidP="002F76A3">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00670138" w:rsidRPr="00670138">
              <w:rPr>
                <w:rFonts w:hint="eastAsia"/>
                <w:color w:val="000000" w:themeColor="text1"/>
                <w:sz w:val="20"/>
                <w:szCs w:val="20"/>
              </w:rPr>
              <w:t>대상회사에</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노동조합은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설립되어</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있지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않으며</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최근</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발생한</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노사간</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분쟁은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없다고</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함</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또한</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대상회사는</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현재</w:t>
            </w:r>
            <w:r w:rsidR="00670138" w:rsidRPr="00670138">
              <w:rPr>
                <w:rFonts w:hint="eastAsia"/>
                <w:color w:val="000000" w:themeColor="text1"/>
                <w:sz w:val="20"/>
                <w:szCs w:val="20"/>
              </w:rPr>
              <w:t xml:space="preserve"> </w:t>
            </w:r>
            <w:r w:rsidR="008B741C">
              <w:rPr>
                <w:rFonts w:hint="eastAsia"/>
                <w:color w:val="000000" w:themeColor="text1"/>
                <w:sz w:val="20"/>
                <w:szCs w:val="20"/>
              </w:rPr>
              <w:t>상시</w:t>
            </w:r>
            <w:r w:rsidR="008B741C">
              <w:rPr>
                <w:rFonts w:hint="eastAsia"/>
                <w:color w:val="000000" w:themeColor="text1"/>
                <w:sz w:val="20"/>
                <w:szCs w:val="20"/>
              </w:rPr>
              <w:t xml:space="preserve"> </w:t>
            </w:r>
            <w:r w:rsidR="008B741C">
              <w:rPr>
                <w:rFonts w:hint="eastAsia"/>
                <w:color w:val="000000" w:themeColor="text1"/>
                <w:sz w:val="20"/>
                <w:szCs w:val="20"/>
              </w:rPr>
              <w:t>재직</w:t>
            </w:r>
            <w:r w:rsidR="008B741C">
              <w:rPr>
                <w:rFonts w:hint="eastAsia"/>
                <w:color w:val="000000" w:themeColor="text1"/>
                <w:sz w:val="20"/>
                <w:szCs w:val="20"/>
              </w:rPr>
              <w:t xml:space="preserve"> </w:t>
            </w:r>
            <w:r w:rsidR="008B741C">
              <w:rPr>
                <w:rFonts w:hint="eastAsia"/>
                <w:color w:val="000000" w:themeColor="text1"/>
                <w:sz w:val="20"/>
                <w:szCs w:val="20"/>
              </w:rPr>
              <w:t>근로자가</w:t>
            </w:r>
            <w:r w:rsidR="008B741C">
              <w:rPr>
                <w:rFonts w:hint="eastAsia"/>
                <w:color w:val="000000" w:themeColor="text1"/>
                <w:sz w:val="20"/>
                <w:szCs w:val="20"/>
              </w:rPr>
              <w:t xml:space="preserve"> 30</w:t>
            </w:r>
            <w:r w:rsidR="008B741C">
              <w:rPr>
                <w:rFonts w:hint="eastAsia"/>
                <w:color w:val="000000" w:themeColor="text1"/>
                <w:sz w:val="20"/>
                <w:szCs w:val="20"/>
              </w:rPr>
              <w:t>명</w:t>
            </w:r>
            <w:r w:rsidR="008B741C">
              <w:rPr>
                <w:rFonts w:hint="eastAsia"/>
                <w:color w:val="000000" w:themeColor="text1"/>
                <w:sz w:val="20"/>
                <w:szCs w:val="20"/>
              </w:rPr>
              <w:t xml:space="preserve"> </w:t>
            </w:r>
            <w:r w:rsidR="008B741C">
              <w:rPr>
                <w:rFonts w:hint="eastAsia"/>
                <w:color w:val="000000" w:themeColor="text1"/>
                <w:sz w:val="20"/>
                <w:szCs w:val="20"/>
              </w:rPr>
              <w:t>이상이나</w:t>
            </w:r>
            <w:r w:rsidR="008B741C">
              <w:rPr>
                <w:rFonts w:hint="eastAsia"/>
                <w:color w:val="000000" w:themeColor="text1"/>
                <w:sz w:val="20"/>
                <w:szCs w:val="20"/>
              </w:rPr>
              <w:t xml:space="preserve">, </w:t>
            </w:r>
            <w:r w:rsidR="00670138" w:rsidRPr="00670138">
              <w:rPr>
                <w:rFonts w:hint="eastAsia"/>
                <w:color w:val="000000" w:themeColor="text1"/>
                <w:sz w:val="20"/>
                <w:szCs w:val="20"/>
              </w:rPr>
              <w:t>노사협의회를</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설치·운영하지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않고</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있</w:t>
            </w:r>
            <w:r w:rsidR="008B741C">
              <w:rPr>
                <w:rFonts w:hint="eastAsia"/>
                <w:color w:val="000000" w:themeColor="text1"/>
                <w:sz w:val="20"/>
                <w:szCs w:val="20"/>
              </w:rPr>
              <w:t>음</w:t>
            </w:r>
            <w:r w:rsidR="008B741C">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6CF1E08D" w14:textId="1D22512C" w:rsidR="000874E4" w:rsidRDefault="00217C98" w:rsidP="005144F6">
            <w:pPr>
              <w:pStyle w:val="1"/>
              <w:rPr>
                <w:sz w:val="20"/>
                <w:szCs w:val="20"/>
              </w:rPr>
            </w:pPr>
            <w:r w:rsidRPr="00217C98">
              <w:rPr>
                <w:rFonts w:hint="eastAsia"/>
                <w:sz w:val="20"/>
                <w:szCs w:val="20"/>
              </w:rPr>
              <w:t>근로자참여법에</w:t>
            </w:r>
            <w:r w:rsidRPr="00217C98">
              <w:rPr>
                <w:rFonts w:hint="eastAsia"/>
                <w:sz w:val="20"/>
                <w:szCs w:val="20"/>
              </w:rPr>
              <w:t xml:space="preserve"> </w:t>
            </w:r>
            <w:r w:rsidRPr="00217C98">
              <w:rPr>
                <w:rFonts w:hint="eastAsia"/>
                <w:sz w:val="20"/>
                <w:szCs w:val="20"/>
              </w:rPr>
              <w:t>따르면</w:t>
            </w:r>
            <w:r w:rsidRPr="00217C98">
              <w:rPr>
                <w:rFonts w:hint="eastAsia"/>
                <w:sz w:val="20"/>
                <w:szCs w:val="20"/>
              </w:rPr>
              <w:t xml:space="preserve">, </w:t>
            </w:r>
            <w:r w:rsidRPr="00217C98">
              <w:rPr>
                <w:rFonts w:hint="eastAsia"/>
                <w:sz w:val="20"/>
                <w:szCs w:val="20"/>
              </w:rPr>
              <w:t>대상회사는</w:t>
            </w:r>
            <w:r w:rsidRPr="00217C98">
              <w:rPr>
                <w:rFonts w:hint="eastAsia"/>
                <w:sz w:val="20"/>
                <w:szCs w:val="20"/>
              </w:rPr>
              <w:t xml:space="preserve"> </w:t>
            </w:r>
            <w:r w:rsidRPr="00217C98">
              <w:rPr>
                <w:rFonts w:hint="eastAsia"/>
                <w:sz w:val="20"/>
                <w:szCs w:val="20"/>
              </w:rPr>
              <w:t>상시근로자가</w:t>
            </w:r>
            <w:r w:rsidRPr="00217C98">
              <w:rPr>
                <w:rFonts w:hint="eastAsia"/>
                <w:sz w:val="20"/>
                <w:szCs w:val="20"/>
              </w:rPr>
              <w:t xml:space="preserve"> 30</w:t>
            </w:r>
            <w:r w:rsidRPr="00217C98">
              <w:rPr>
                <w:rFonts w:hint="eastAsia"/>
                <w:sz w:val="20"/>
                <w:szCs w:val="20"/>
              </w:rPr>
              <w:t>명</w:t>
            </w:r>
            <w:r w:rsidRPr="00217C98">
              <w:rPr>
                <w:rFonts w:hint="eastAsia"/>
                <w:sz w:val="20"/>
                <w:szCs w:val="20"/>
              </w:rPr>
              <w:t xml:space="preserve"> </w:t>
            </w:r>
            <w:r w:rsidRPr="00217C98">
              <w:rPr>
                <w:rFonts w:hint="eastAsia"/>
                <w:sz w:val="20"/>
                <w:szCs w:val="20"/>
              </w:rPr>
              <w:t>이상인</w:t>
            </w:r>
            <w:r w:rsidRPr="00217C98">
              <w:rPr>
                <w:rFonts w:hint="eastAsia"/>
                <w:sz w:val="20"/>
                <w:szCs w:val="20"/>
              </w:rPr>
              <w:t xml:space="preserve"> </w:t>
            </w:r>
            <w:r w:rsidRPr="00217C98">
              <w:rPr>
                <w:rFonts w:hint="eastAsia"/>
                <w:sz w:val="20"/>
                <w:szCs w:val="20"/>
              </w:rPr>
              <w:t>회사로서</w:t>
            </w:r>
            <w:r w:rsidRPr="00217C98">
              <w:rPr>
                <w:rFonts w:hint="eastAsia"/>
                <w:sz w:val="20"/>
                <w:szCs w:val="20"/>
              </w:rPr>
              <w:t xml:space="preserve"> </w:t>
            </w:r>
            <w:r w:rsidRPr="00217C98">
              <w:rPr>
                <w:rFonts w:hint="eastAsia"/>
                <w:sz w:val="20"/>
                <w:szCs w:val="20"/>
              </w:rPr>
              <w:t>사업장</w:t>
            </w:r>
            <w:r w:rsidRPr="00217C98">
              <w:rPr>
                <w:rFonts w:hint="eastAsia"/>
                <w:sz w:val="20"/>
                <w:szCs w:val="20"/>
              </w:rPr>
              <w:t xml:space="preserve"> </w:t>
            </w:r>
            <w:r w:rsidRPr="00217C98">
              <w:rPr>
                <w:rFonts w:hint="eastAsia"/>
                <w:sz w:val="20"/>
                <w:szCs w:val="20"/>
              </w:rPr>
              <w:t>단위별로</w:t>
            </w:r>
            <w:r w:rsidRPr="00217C98">
              <w:rPr>
                <w:rFonts w:hint="eastAsia"/>
                <w:sz w:val="20"/>
                <w:szCs w:val="20"/>
              </w:rPr>
              <w:t xml:space="preserve"> </w:t>
            </w:r>
            <w:r w:rsidRPr="00217C98">
              <w:rPr>
                <w:rFonts w:hint="eastAsia"/>
                <w:sz w:val="20"/>
                <w:szCs w:val="20"/>
              </w:rPr>
              <w:t>노사협의회를</w:t>
            </w:r>
            <w:r w:rsidRPr="00217C98">
              <w:rPr>
                <w:rFonts w:hint="eastAsia"/>
                <w:sz w:val="20"/>
                <w:szCs w:val="20"/>
              </w:rPr>
              <w:t xml:space="preserve"> </w:t>
            </w:r>
            <w:r w:rsidRPr="00217C98">
              <w:rPr>
                <w:rFonts w:hint="eastAsia"/>
                <w:sz w:val="20"/>
                <w:szCs w:val="20"/>
              </w:rPr>
              <w:t>노사</w:t>
            </w:r>
            <w:r w:rsidRPr="00217C98">
              <w:rPr>
                <w:rFonts w:hint="eastAsia"/>
                <w:sz w:val="20"/>
                <w:szCs w:val="20"/>
              </w:rPr>
              <w:t xml:space="preserve"> </w:t>
            </w:r>
            <w:r w:rsidRPr="00217C98">
              <w:rPr>
                <w:rFonts w:hint="eastAsia"/>
                <w:sz w:val="20"/>
                <w:szCs w:val="20"/>
              </w:rPr>
              <w:t>동수로</w:t>
            </w:r>
            <w:r w:rsidRPr="00217C98">
              <w:rPr>
                <w:rFonts w:hint="eastAsia"/>
                <w:sz w:val="20"/>
                <w:szCs w:val="20"/>
              </w:rPr>
              <w:t xml:space="preserve"> </w:t>
            </w:r>
            <w:r w:rsidRPr="00217C98">
              <w:rPr>
                <w:rFonts w:hint="eastAsia"/>
                <w:sz w:val="20"/>
                <w:szCs w:val="20"/>
              </w:rPr>
              <w:t>구성하고</w:t>
            </w:r>
            <w:r w:rsidRPr="00217C98">
              <w:rPr>
                <w:rFonts w:hint="eastAsia"/>
                <w:sz w:val="20"/>
                <w:szCs w:val="20"/>
              </w:rPr>
              <w:t xml:space="preserve"> </w:t>
            </w:r>
            <w:r w:rsidRPr="00217C98">
              <w:rPr>
                <w:rFonts w:hint="eastAsia"/>
                <w:sz w:val="20"/>
                <w:szCs w:val="20"/>
              </w:rPr>
              <w:t>매</w:t>
            </w:r>
            <w:r w:rsidRPr="00217C98">
              <w:rPr>
                <w:rFonts w:hint="eastAsia"/>
                <w:sz w:val="20"/>
                <w:szCs w:val="20"/>
              </w:rPr>
              <w:t xml:space="preserve"> </w:t>
            </w:r>
            <w:r w:rsidRPr="00217C98">
              <w:rPr>
                <w:rFonts w:hint="eastAsia"/>
                <w:sz w:val="20"/>
                <w:szCs w:val="20"/>
              </w:rPr>
              <w:t>분기마다</w:t>
            </w:r>
            <w:r w:rsidRPr="00217C98">
              <w:rPr>
                <w:rFonts w:hint="eastAsia"/>
                <w:sz w:val="20"/>
                <w:szCs w:val="20"/>
              </w:rPr>
              <w:t xml:space="preserve"> </w:t>
            </w:r>
            <w:r w:rsidRPr="00217C98">
              <w:rPr>
                <w:rFonts w:hint="eastAsia"/>
                <w:sz w:val="20"/>
                <w:szCs w:val="20"/>
              </w:rPr>
              <w:t>회의를</w:t>
            </w:r>
            <w:r w:rsidRPr="00217C98">
              <w:rPr>
                <w:rFonts w:hint="eastAsia"/>
                <w:sz w:val="20"/>
                <w:szCs w:val="20"/>
              </w:rPr>
              <w:t xml:space="preserve"> </w:t>
            </w:r>
            <w:r w:rsidRPr="00217C98">
              <w:rPr>
                <w:rFonts w:hint="eastAsia"/>
                <w:sz w:val="20"/>
                <w:szCs w:val="20"/>
              </w:rPr>
              <w:t>개최하고</w:t>
            </w:r>
            <w:r w:rsidRPr="00217C98">
              <w:rPr>
                <w:rFonts w:hint="eastAsia"/>
                <w:sz w:val="20"/>
                <w:szCs w:val="20"/>
              </w:rPr>
              <w:t xml:space="preserve"> </w:t>
            </w:r>
            <w:r w:rsidRPr="00217C98">
              <w:rPr>
                <w:rFonts w:hint="eastAsia"/>
                <w:sz w:val="20"/>
                <w:szCs w:val="20"/>
              </w:rPr>
              <w:t>회의록을</w:t>
            </w:r>
            <w:r w:rsidRPr="00217C98">
              <w:rPr>
                <w:rFonts w:hint="eastAsia"/>
                <w:sz w:val="20"/>
                <w:szCs w:val="20"/>
              </w:rPr>
              <w:t xml:space="preserve"> </w:t>
            </w:r>
            <w:r w:rsidRPr="00217C98">
              <w:rPr>
                <w:rFonts w:hint="eastAsia"/>
                <w:sz w:val="20"/>
                <w:szCs w:val="20"/>
              </w:rPr>
              <w:t>기록·보관하여야</w:t>
            </w:r>
            <w:r w:rsidRPr="00217C98">
              <w:rPr>
                <w:rFonts w:hint="eastAsia"/>
                <w:sz w:val="20"/>
                <w:szCs w:val="20"/>
              </w:rPr>
              <w:t xml:space="preserve"> </w:t>
            </w:r>
            <w:r w:rsidRPr="00217C98">
              <w:rPr>
                <w:rFonts w:hint="eastAsia"/>
                <w:sz w:val="20"/>
                <w:szCs w:val="20"/>
              </w:rPr>
              <w:t>하며</w:t>
            </w:r>
            <w:r w:rsidRPr="00217C98">
              <w:rPr>
                <w:rFonts w:hint="eastAsia"/>
                <w:sz w:val="20"/>
                <w:szCs w:val="20"/>
              </w:rPr>
              <w:t xml:space="preserve">, </w:t>
            </w:r>
            <w:r w:rsidRPr="00217C98">
              <w:rPr>
                <w:rFonts w:hint="eastAsia"/>
                <w:sz w:val="20"/>
                <w:szCs w:val="20"/>
              </w:rPr>
              <w:t>노사협의회규정도</w:t>
            </w:r>
            <w:r w:rsidRPr="00217C98">
              <w:rPr>
                <w:rFonts w:hint="eastAsia"/>
                <w:sz w:val="20"/>
                <w:szCs w:val="20"/>
              </w:rPr>
              <w:t xml:space="preserve"> </w:t>
            </w:r>
            <w:r w:rsidRPr="00217C98">
              <w:rPr>
                <w:rFonts w:hint="eastAsia"/>
                <w:sz w:val="20"/>
                <w:szCs w:val="20"/>
              </w:rPr>
              <w:t>구비하고</w:t>
            </w:r>
            <w:r w:rsidRPr="00217C98">
              <w:rPr>
                <w:rFonts w:hint="eastAsia"/>
                <w:sz w:val="20"/>
                <w:szCs w:val="20"/>
              </w:rPr>
              <w:t xml:space="preserve"> </w:t>
            </w:r>
            <w:r w:rsidRPr="00217C98">
              <w:rPr>
                <w:rFonts w:hint="eastAsia"/>
                <w:sz w:val="20"/>
                <w:szCs w:val="20"/>
              </w:rPr>
              <w:t>고용노동부에</w:t>
            </w:r>
            <w:r w:rsidRPr="00217C98">
              <w:rPr>
                <w:rFonts w:hint="eastAsia"/>
                <w:sz w:val="20"/>
                <w:szCs w:val="20"/>
              </w:rPr>
              <w:t xml:space="preserve"> </w:t>
            </w:r>
            <w:r w:rsidRPr="00217C98">
              <w:rPr>
                <w:rFonts w:hint="eastAsia"/>
                <w:sz w:val="20"/>
                <w:szCs w:val="20"/>
              </w:rPr>
              <w:t>신고해야</w:t>
            </w:r>
            <w:r w:rsidRPr="00217C98">
              <w:rPr>
                <w:rFonts w:hint="eastAsia"/>
                <w:sz w:val="20"/>
                <w:szCs w:val="20"/>
              </w:rPr>
              <w:t xml:space="preserve"> </w:t>
            </w:r>
            <w:r w:rsidRPr="00217C98">
              <w:rPr>
                <w:rFonts w:hint="eastAsia"/>
                <w:sz w:val="20"/>
                <w:szCs w:val="20"/>
              </w:rPr>
              <w:t>함</w:t>
            </w:r>
            <w:r w:rsidRPr="00217C98">
              <w:rPr>
                <w:rFonts w:hint="eastAsia"/>
                <w:sz w:val="20"/>
                <w:szCs w:val="20"/>
              </w:rPr>
              <w:t>.</w:t>
            </w:r>
          </w:p>
          <w:p w14:paraId="5C86DF2B" w14:textId="54985CB7" w:rsidR="00670138" w:rsidRPr="00616A04" w:rsidRDefault="00217C98" w:rsidP="005144F6">
            <w:pPr>
              <w:pStyle w:val="1"/>
              <w:rPr>
                <w:sz w:val="20"/>
                <w:szCs w:val="20"/>
              </w:rPr>
            </w:pPr>
            <w:r w:rsidRPr="00217C98">
              <w:rPr>
                <w:rFonts w:hint="eastAsia"/>
                <w:sz w:val="20"/>
                <w:szCs w:val="20"/>
              </w:rPr>
              <w:t>대상회사가</w:t>
            </w:r>
            <w:r w:rsidRPr="00217C98">
              <w:rPr>
                <w:rFonts w:hint="eastAsia"/>
                <w:sz w:val="20"/>
                <w:szCs w:val="20"/>
              </w:rPr>
              <w:t xml:space="preserve"> </w:t>
            </w:r>
            <w:r w:rsidRPr="00217C98">
              <w:rPr>
                <w:rFonts w:hint="eastAsia"/>
                <w:sz w:val="20"/>
                <w:szCs w:val="20"/>
              </w:rPr>
              <w:t>이를</w:t>
            </w:r>
            <w:r w:rsidRPr="00217C98">
              <w:rPr>
                <w:rFonts w:hint="eastAsia"/>
                <w:sz w:val="20"/>
                <w:szCs w:val="20"/>
              </w:rPr>
              <w:t xml:space="preserve"> </w:t>
            </w:r>
            <w:r w:rsidRPr="00217C98">
              <w:rPr>
                <w:rFonts w:hint="eastAsia"/>
                <w:sz w:val="20"/>
                <w:szCs w:val="20"/>
              </w:rPr>
              <w:t>위반하여</w:t>
            </w:r>
            <w:r w:rsidRPr="00217C98">
              <w:rPr>
                <w:rFonts w:hint="eastAsia"/>
                <w:sz w:val="20"/>
                <w:szCs w:val="20"/>
              </w:rPr>
              <w:t xml:space="preserve"> </w:t>
            </w:r>
            <w:r w:rsidRPr="00217C98">
              <w:rPr>
                <w:rFonts w:hint="eastAsia"/>
                <w:sz w:val="20"/>
                <w:szCs w:val="20"/>
              </w:rPr>
              <w:t>협의회를</w:t>
            </w:r>
            <w:r w:rsidRPr="00217C98">
              <w:rPr>
                <w:rFonts w:hint="eastAsia"/>
                <w:sz w:val="20"/>
                <w:szCs w:val="20"/>
              </w:rPr>
              <w:t xml:space="preserve"> </w:t>
            </w:r>
            <w:r w:rsidRPr="00217C98">
              <w:rPr>
                <w:rFonts w:hint="eastAsia"/>
                <w:sz w:val="20"/>
                <w:szCs w:val="20"/>
              </w:rPr>
              <w:t>정기적으로</w:t>
            </w:r>
            <w:r w:rsidRPr="00217C98">
              <w:rPr>
                <w:rFonts w:hint="eastAsia"/>
                <w:sz w:val="20"/>
                <w:szCs w:val="20"/>
              </w:rPr>
              <w:t xml:space="preserve"> </w:t>
            </w:r>
            <w:r w:rsidRPr="00217C98">
              <w:rPr>
                <w:rFonts w:hint="eastAsia"/>
                <w:sz w:val="20"/>
                <w:szCs w:val="20"/>
              </w:rPr>
              <w:t>개최하지</w:t>
            </w:r>
            <w:r w:rsidRPr="00217C98">
              <w:rPr>
                <w:rFonts w:hint="eastAsia"/>
                <w:sz w:val="20"/>
                <w:szCs w:val="20"/>
              </w:rPr>
              <w:t xml:space="preserve"> </w:t>
            </w:r>
            <w:r w:rsidRPr="00217C98">
              <w:rPr>
                <w:rFonts w:hint="eastAsia"/>
                <w:sz w:val="20"/>
                <w:szCs w:val="20"/>
              </w:rPr>
              <w:t>아니한</w:t>
            </w:r>
            <w:r w:rsidRPr="00217C98">
              <w:rPr>
                <w:rFonts w:hint="eastAsia"/>
                <w:sz w:val="20"/>
                <w:szCs w:val="20"/>
              </w:rPr>
              <w:t xml:space="preserve"> </w:t>
            </w:r>
            <w:r w:rsidRPr="00217C98">
              <w:rPr>
                <w:rFonts w:hint="eastAsia"/>
                <w:sz w:val="20"/>
                <w:szCs w:val="20"/>
              </w:rPr>
              <w:t>경우에는</w:t>
            </w:r>
            <w:r w:rsidRPr="00217C98">
              <w:rPr>
                <w:rFonts w:hint="eastAsia"/>
                <w:sz w:val="20"/>
                <w:szCs w:val="20"/>
              </w:rPr>
              <w:t xml:space="preserve"> </w:t>
            </w:r>
            <w:r w:rsidRPr="00217C98">
              <w:rPr>
                <w:rFonts w:hint="eastAsia"/>
                <w:sz w:val="20"/>
                <w:szCs w:val="20"/>
              </w:rPr>
              <w:t>대상회사에</w:t>
            </w:r>
            <w:r w:rsidRPr="00217C98">
              <w:rPr>
                <w:rFonts w:hint="eastAsia"/>
                <w:sz w:val="20"/>
                <w:szCs w:val="20"/>
              </w:rPr>
              <w:t xml:space="preserve"> </w:t>
            </w:r>
            <w:r w:rsidRPr="00217C98">
              <w:rPr>
                <w:rFonts w:hint="eastAsia"/>
                <w:sz w:val="20"/>
                <w:szCs w:val="20"/>
              </w:rPr>
              <w:t>대하여</w:t>
            </w:r>
            <w:r w:rsidRPr="00217C98">
              <w:rPr>
                <w:rFonts w:hint="eastAsia"/>
                <w:sz w:val="20"/>
                <w:szCs w:val="20"/>
              </w:rPr>
              <w:t xml:space="preserve"> </w:t>
            </w:r>
            <w:r w:rsidRPr="009C1909">
              <w:rPr>
                <w:rFonts w:hint="eastAsia"/>
                <w:sz w:val="20"/>
                <w:szCs w:val="20"/>
                <w:u w:val="single"/>
              </w:rPr>
              <w:t>200</w:t>
            </w:r>
            <w:r w:rsidRPr="009C1909">
              <w:rPr>
                <w:rFonts w:hint="eastAsia"/>
                <w:sz w:val="20"/>
                <w:szCs w:val="20"/>
                <w:u w:val="single"/>
              </w:rPr>
              <w:t>만원</w:t>
            </w:r>
            <w:r w:rsidRPr="009C1909">
              <w:rPr>
                <w:rFonts w:hint="eastAsia"/>
                <w:sz w:val="20"/>
                <w:szCs w:val="20"/>
                <w:u w:val="single"/>
              </w:rPr>
              <w:t xml:space="preserve"> </w:t>
            </w:r>
            <w:r w:rsidRPr="009C1909">
              <w:rPr>
                <w:rFonts w:hint="eastAsia"/>
                <w:sz w:val="20"/>
                <w:szCs w:val="20"/>
                <w:u w:val="single"/>
              </w:rPr>
              <w:t>이하의</w:t>
            </w:r>
            <w:r w:rsidRPr="009C1909">
              <w:rPr>
                <w:rFonts w:hint="eastAsia"/>
                <w:sz w:val="20"/>
                <w:szCs w:val="20"/>
                <w:u w:val="single"/>
              </w:rPr>
              <w:t xml:space="preserve"> </w:t>
            </w:r>
            <w:r w:rsidRPr="009C1909">
              <w:rPr>
                <w:rFonts w:hint="eastAsia"/>
                <w:sz w:val="20"/>
                <w:szCs w:val="20"/>
                <w:u w:val="single"/>
              </w:rPr>
              <w:t>벌금</w:t>
            </w:r>
            <w:r w:rsidRPr="00217C98">
              <w:rPr>
                <w:rFonts w:hint="eastAsia"/>
                <w:sz w:val="20"/>
                <w:szCs w:val="20"/>
              </w:rPr>
              <w:t>이</w:t>
            </w:r>
            <w:r w:rsidRPr="00217C98">
              <w:rPr>
                <w:rFonts w:hint="eastAsia"/>
                <w:sz w:val="20"/>
                <w:szCs w:val="20"/>
              </w:rPr>
              <w:t xml:space="preserve"> </w:t>
            </w:r>
            <w:r w:rsidRPr="00217C98">
              <w:rPr>
                <w:rFonts w:hint="eastAsia"/>
                <w:sz w:val="20"/>
                <w:szCs w:val="20"/>
              </w:rPr>
              <w:t>부과될</w:t>
            </w:r>
            <w:r w:rsidRPr="00217C98">
              <w:rPr>
                <w:rFonts w:hint="eastAsia"/>
                <w:sz w:val="20"/>
                <w:szCs w:val="20"/>
              </w:rPr>
              <w:t xml:space="preserve"> </w:t>
            </w:r>
            <w:r w:rsidRPr="00217C98">
              <w:rPr>
                <w:rFonts w:hint="eastAsia"/>
                <w:sz w:val="20"/>
                <w:szCs w:val="20"/>
              </w:rPr>
              <w:t>수</w:t>
            </w:r>
            <w:r w:rsidRPr="00217C98">
              <w:rPr>
                <w:rFonts w:hint="eastAsia"/>
                <w:sz w:val="20"/>
                <w:szCs w:val="20"/>
              </w:rPr>
              <w:t xml:space="preserve"> </w:t>
            </w:r>
            <w:r w:rsidRPr="00217C98">
              <w:rPr>
                <w:rFonts w:hint="eastAsia"/>
                <w:sz w:val="20"/>
                <w:szCs w:val="20"/>
              </w:rPr>
              <w:t>있으며</w:t>
            </w:r>
            <w:r w:rsidRPr="00217C98">
              <w:rPr>
                <w:rFonts w:hint="eastAsia"/>
                <w:sz w:val="20"/>
                <w:szCs w:val="20"/>
              </w:rPr>
              <w:t xml:space="preserve">, </w:t>
            </w:r>
            <w:r w:rsidRPr="00217C98">
              <w:rPr>
                <w:rFonts w:hint="eastAsia"/>
                <w:sz w:val="20"/>
                <w:szCs w:val="20"/>
              </w:rPr>
              <w:t>대상회사는</w:t>
            </w:r>
            <w:r w:rsidRPr="00217C98">
              <w:rPr>
                <w:rFonts w:hint="eastAsia"/>
                <w:sz w:val="20"/>
                <w:szCs w:val="20"/>
              </w:rPr>
              <w:t xml:space="preserve"> </w:t>
            </w:r>
            <w:r w:rsidRPr="00217C98">
              <w:rPr>
                <w:rFonts w:hint="eastAsia"/>
                <w:sz w:val="20"/>
                <w:szCs w:val="20"/>
              </w:rPr>
              <w:t>매</w:t>
            </w:r>
            <w:r w:rsidRPr="00217C98">
              <w:rPr>
                <w:rFonts w:hint="eastAsia"/>
                <w:sz w:val="20"/>
                <w:szCs w:val="20"/>
              </w:rPr>
              <w:t xml:space="preserve"> </w:t>
            </w:r>
            <w:r w:rsidRPr="00217C98">
              <w:rPr>
                <w:rFonts w:hint="eastAsia"/>
                <w:sz w:val="20"/>
                <w:szCs w:val="20"/>
              </w:rPr>
              <w:t>분기</w:t>
            </w:r>
            <w:r w:rsidRPr="00217C98">
              <w:rPr>
                <w:rFonts w:hint="eastAsia"/>
                <w:sz w:val="20"/>
                <w:szCs w:val="20"/>
              </w:rPr>
              <w:t xml:space="preserve"> </w:t>
            </w:r>
            <w:r w:rsidRPr="00217C98">
              <w:rPr>
                <w:rFonts w:hint="eastAsia"/>
                <w:sz w:val="20"/>
                <w:szCs w:val="20"/>
              </w:rPr>
              <w:t>노사협의회를</w:t>
            </w:r>
            <w:r w:rsidRPr="00217C98">
              <w:rPr>
                <w:rFonts w:hint="eastAsia"/>
                <w:sz w:val="20"/>
                <w:szCs w:val="20"/>
              </w:rPr>
              <w:t xml:space="preserve"> </w:t>
            </w:r>
            <w:r w:rsidRPr="00217C98">
              <w:rPr>
                <w:rFonts w:hint="eastAsia"/>
                <w:sz w:val="20"/>
                <w:szCs w:val="20"/>
              </w:rPr>
              <w:t>개최하지</w:t>
            </w:r>
            <w:r w:rsidRPr="00217C98">
              <w:rPr>
                <w:rFonts w:hint="eastAsia"/>
                <w:sz w:val="20"/>
                <w:szCs w:val="20"/>
              </w:rPr>
              <w:t xml:space="preserve"> </w:t>
            </w:r>
            <w:r w:rsidRPr="00217C98">
              <w:rPr>
                <w:rFonts w:hint="eastAsia"/>
                <w:sz w:val="20"/>
                <w:szCs w:val="20"/>
              </w:rPr>
              <w:t>않는</w:t>
            </w:r>
            <w:r w:rsidRPr="00217C98">
              <w:rPr>
                <w:rFonts w:hint="eastAsia"/>
                <w:sz w:val="20"/>
                <w:szCs w:val="20"/>
              </w:rPr>
              <w:t xml:space="preserve"> </w:t>
            </w:r>
            <w:r w:rsidRPr="00217C98">
              <w:rPr>
                <w:rFonts w:hint="eastAsia"/>
                <w:sz w:val="20"/>
                <w:szCs w:val="20"/>
              </w:rPr>
              <w:t>것으로</w:t>
            </w:r>
            <w:r w:rsidRPr="00217C98">
              <w:rPr>
                <w:rFonts w:hint="eastAsia"/>
                <w:sz w:val="20"/>
                <w:szCs w:val="20"/>
              </w:rPr>
              <w:t xml:space="preserve"> </w:t>
            </w:r>
            <w:r w:rsidRPr="00217C98">
              <w:rPr>
                <w:rFonts w:hint="eastAsia"/>
                <w:sz w:val="20"/>
                <w:szCs w:val="20"/>
              </w:rPr>
              <w:t>보이는</w:t>
            </w:r>
            <w:r w:rsidRPr="00217C98">
              <w:rPr>
                <w:rFonts w:hint="eastAsia"/>
                <w:sz w:val="20"/>
                <w:szCs w:val="20"/>
              </w:rPr>
              <w:t xml:space="preserve"> </w:t>
            </w:r>
            <w:r w:rsidRPr="00217C98">
              <w:rPr>
                <w:rFonts w:hint="eastAsia"/>
                <w:sz w:val="20"/>
                <w:szCs w:val="20"/>
              </w:rPr>
              <w:t>점에서</w:t>
            </w:r>
            <w:r w:rsidRPr="00217C98">
              <w:rPr>
                <w:rFonts w:hint="eastAsia"/>
                <w:sz w:val="20"/>
                <w:szCs w:val="20"/>
              </w:rPr>
              <w:t xml:space="preserve"> </w:t>
            </w:r>
            <w:r w:rsidRPr="00217C98">
              <w:rPr>
                <w:rFonts w:hint="eastAsia"/>
                <w:sz w:val="20"/>
                <w:szCs w:val="20"/>
              </w:rPr>
              <w:t>위와</w:t>
            </w:r>
            <w:r w:rsidRPr="00217C98">
              <w:rPr>
                <w:rFonts w:hint="eastAsia"/>
                <w:sz w:val="20"/>
                <w:szCs w:val="20"/>
              </w:rPr>
              <w:t xml:space="preserve"> </w:t>
            </w:r>
            <w:r w:rsidRPr="00217C98">
              <w:rPr>
                <w:rFonts w:hint="eastAsia"/>
                <w:sz w:val="20"/>
                <w:szCs w:val="20"/>
              </w:rPr>
              <w:t>같은</w:t>
            </w:r>
            <w:r w:rsidRPr="00217C98">
              <w:rPr>
                <w:rFonts w:hint="eastAsia"/>
                <w:sz w:val="20"/>
                <w:szCs w:val="20"/>
              </w:rPr>
              <w:t xml:space="preserve"> </w:t>
            </w:r>
            <w:r w:rsidRPr="00217C98">
              <w:rPr>
                <w:rFonts w:hint="eastAsia"/>
                <w:sz w:val="20"/>
                <w:szCs w:val="20"/>
              </w:rPr>
              <w:t>벌금이</w:t>
            </w:r>
            <w:r w:rsidRPr="00217C98">
              <w:rPr>
                <w:rFonts w:hint="eastAsia"/>
                <w:sz w:val="20"/>
                <w:szCs w:val="20"/>
              </w:rPr>
              <w:t xml:space="preserve"> </w:t>
            </w:r>
            <w:r w:rsidRPr="00217C98">
              <w:rPr>
                <w:rFonts w:hint="eastAsia"/>
                <w:sz w:val="20"/>
                <w:szCs w:val="20"/>
              </w:rPr>
              <w:t>부과될</w:t>
            </w:r>
            <w:r w:rsidRPr="00217C98">
              <w:rPr>
                <w:rFonts w:hint="eastAsia"/>
                <w:sz w:val="20"/>
                <w:szCs w:val="20"/>
              </w:rPr>
              <w:t xml:space="preserve"> </w:t>
            </w:r>
            <w:r w:rsidRPr="00217C98">
              <w:rPr>
                <w:rFonts w:hint="eastAsia"/>
                <w:sz w:val="20"/>
                <w:szCs w:val="20"/>
              </w:rPr>
              <w:t>가능성이</w:t>
            </w:r>
            <w:r w:rsidRPr="00217C98">
              <w:rPr>
                <w:rFonts w:hint="eastAsia"/>
                <w:sz w:val="20"/>
                <w:szCs w:val="20"/>
              </w:rPr>
              <w:t xml:space="preserve"> </w:t>
            </w:r>
            <w:r w:rsidRPr="00217C98">
              <w:rPr>
                <w:rFonts w:hint="eastAsia"/>
                <w:sz w:val="20"/>
                <w:szCs w:val="20"/>
              </w:rPr>
              <w:t>있을</w:t>
            </w:r>
            <w:r w:rsidRPr="00217C98">
              <w:rPr>
                <w:rFonts w:hint="eastAsia"/>
                <w:sz w:val="20"/>
                <w:szCs w:val="20"/>
              </w:rPr>
              <w:t xml:space="preserve"> </w:t>
            </w:r>
            <w:r w:rsidRPr="00217C98">
              <w:rPr>
                <w:rFonts w:hint="eastAsia"/>
                <w:sz w:val="20"/>
                <w:szCs w:val="20"/>
              </w:rPr>
              <w:t>것으로</w:t>
            </w:r>
            <w:r w:rsidRPr="00217C98">
              <w:rPr>
                <w:rFonts w:hint="eastAsia"/>
                <w:sz w:val="20"/>
                <w:szCs w:val="20"/>
              </w:rPr>
              <w:t xml:space="preserve"> </w:t>
            </w:r>
            <w:r w:rsidRPr="00217C98">
              <w:rPr>
                <w:rFonts w:hint="eastAsia"/>
                <w:sz w:val="20"/>
                <w:szCs w:val="20"/>
              </w:rPr>
              <w:t>보임</w:t>
            </w:r>
            <w:r w:rsidR="002167B1">
              <w:rPr>
                <w:rFonts w:hint="eastAsia"/>
                <w:sz w:val="20"/>
                <w:szCs w:val="20"/>
              </w:rPr>
              <w:t>.</w:t>
            </w:r>
          </w:p>
        </w:tc>
      </w:tr>
      <w:tr w:rsidR="006531FB" w:rsidRPr="00C65EAA" w14:paraId="19B42D9B" w14:textId="77777777" w:rsidTr="001D3938">
        <w:trPr>
          <w:trHeight w:val="20"/>
        </w:trPr>
        <w:tc>
          <w:tcPr>
            <w:tcW w:w="1418" w:type="dxa"/>
            <w:tcBorders>
              <w:top w:val="single" w:sz="12" w:space="0" w:color="0F243E"/>
              <w:bottom w:val="single" w:sz="12" w:space="0" w:color="0F243E"/>
            </w:tcBorders>
            <w:shd w:val="clear" w:color="auto" w:fill="auto"/>
          </w:tcPr>
          <w:p w14:paraId="02E152BC" w14:textId="77777777" w:rsidR="00CE6C90" w:rsidRDefault="00F5683C"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프리랜서</w:t>
            </w:r>
            <w:r>
              <w:rPr>
                <w:rFonts w:eastAsia="바탕" w:hint="eastAsia"/>
                <w:b/>
                <w:color w:val="000000" w:themeColor="text1"/>
              </w:rPr>
              <w:t xml:space="preserve"> </w:t>
            </w:r>
            <w:r>
              <w:rPr>
                <w:rFonts w:eastAsia="바탕" w:hint="eastAsia"/>
                <w:b/>
                <w:color w:val="000000" w:themeColor="text1"/>
              </w:rPr>
              <w:t>고용</w:t>
            </w:r>
            <w:r>
              <w:rPr>
                <w:rFonts w:eastAsia="바탕" w:hint="eastAsia"/>
                <w:b/>
                <w:color w:val="000000" w:themeColor="text1"/>
              </w:rPr>
              <w:t xml:space="preserve"> </w:t>
            </w:r>
            <w:r>
              <w:rPr>
                <w:rFonts w:eastAsia="바탕" w:hint="eastAsia"/>
                <w:b/>
                <w:color w:val="000000" w:themeColor="text1"/>
              </w:rPr>
              <w:t>관련</w:t>
            </w:r>
            <w:r w:rsidR="006531FB" w:rsidRPr="00075C7C">
              <w:rPr>
                <w:rFonts w:eastAsia="바탕" w:hint="eastAsia"/>
                <w:b/>
                <w:color w:val="000000" w:themeColor="text1"/>
              </w:rPr>
              <w:t xml:space="preserve"> 4</w:t>
            </w:r>
            <w:r w:rsidR="006531FB" w:rsidRPr="00075C7C">
              <w:rPr>
                <w:rFonts w:eastAsia="바탕" w:hint="eastAsia"/>
                <w:b/>
                <w:color w:val="000000" w:themeColor="text1"/>
              </w:rPr>
              <w:t>대보험</w:t>
            </w:r>
            <w:r w:rsidR="006531FB" w:rsidRPr="00075C7C">
              <w:rPr>
                <w:rFonts w:eastAsia="바탕" w:hint="eastAsia"/>
                <w:b/>
                <w:color w:val="000000" w:themeColor="text1"/>
              </w:rPr>
              <w:t xml:space="preserve"> </w:t>
            </w:r>
          </w:p>
          <w:p w14:paraId="05106243" w14:textId="134CC2FE" w:rsidR="006531FB" w:rsidRPr="00075C7C" w:rsidRDefault="006531FB"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075C7C">
              <w:rPr>
                <w:rFonts w:eastAsia="바탕" w:hint="eastAsia"/>
                <w:b/>
                <w:color w:val="000000" w:themeColor="text1"/>
              </w:rPr>
              <w:t>가입</w:t>
            </w:r>
          </w:p>
        </w:tc>
        <w:tc>
          <w:tcPr>
            <w:tcW w:w="6946" w:type="dxa"/>
            <w:tcBorders>
              <w:top w:val="single" w:sz="12" w:space="0" w:color="0F243E"/>
              <w:bottom w:val="single" w:sz="12" w:space="0" w:color="0F243E"/>
            </w:tcBorders>
            <w:shd w:val="clear" w:color="auto" w:fill="auto"/>
          </w:tcPr>
          <w:p w14:paraId="09339AFF" w14:textId="6FDF74F3" w:rsidR="006531FB" w:rsidRDefault="006531FB" w:rsidP="006531FB">
            <w:pPr>
              <w:pStyle w:val="1"/>
              <w:rPr>
                <w:sz w:val="20"/>
                <w:szCs w:val="20"/>
              </w:rPr>
            </w:pPr>
            <w:r w:rsidRPr="00075C7C">
              <w:rPr>
                <w:rFonts w:hint="eastAsia"/>
                <w:sz w:val="20"/>
                <w:szCs w:val="20"/>
              </w:rPr>
              <w:t>대상회사는</w:t>
            </w:r>
            <w:r w:rsidRPr="00075C7C">
              <w:rPr>
                <w:rFonts w:hint="eastAsia"/>
                <w:sz w:val="20"/>
                <w:szCs w:val="20"/>
              </w:rPr>
              <w:t xml:space="preserve"> </w:t>
            </w:r>
            <w:r w:rsidR="006B26BF" w:rsidRPr="00075C7C">
              <w:rPr>
                <w:rFonts w:hint="eastAsia"/>
                <w:sz w:val="20"/>
                <w:szCs w:val="20"/>
              </w:rPr>
              <w:t>일시적인</w:t>
            </w:r>
            <w:r w:rsidR="006B26BF" w:rsidRPr="00075C7C">
              <w:rPr>
                <w:rFonts w:hint="eastAsia"/>
                <w:sz w:val="20"/>
                <w:szCs w:val="20"/>
              </w:rPr>
              <w:t xml:space="preserve"> </w:t>
            </w:r>
            <w:r w:rsidR="00EC2D96">
              <w:rPr>
                <w:rFonts w:hint="eastAsia"/>
                <w:sz w:val="20"/>
                <w:szCs w:val="20"/>
              </w:rPr>
              <w:t>단발성</w:t>
            </w:r>
            <w:r w:rsidR="00EC2D96">
              <w:rPr>
                <w:rFonts w:hint="eastAsia"/>
                <w:sz w:val="20"/>
                <w:szCs w:val="20"/>
              </w:rPr>
              <w:t xml:space="preserve"> </w:t>
            </w:r>
            <w:r w:rsidR="00EC2D96">
              <w:rPr>
                <w:rFonts w:hint="eastAsia"/>
                <w:sz w:val="20"/>
                <w:szCs w:val="20"/>
              </w:rPr>
              <w:t>업무에</w:t>
            </w:r>
            <w:r w:rsidR="00EC2D96">
              <w:rPr>
                <w:rFonts w:hint="eastAsia"/>
                <w:sz w:val="20"/>
                <w:szCs w:val="20"/>
              </w:rPr>
              <w:t xml:space="preserve"> </w:t>
            </w:r>
            <w:r w:rsidR="00EC2D96">
              <w:rPr>
                <w:rFonts w:hint="eastAsia"/>
                <w:sz w:val="20"/>
                <w:szCs w:val="20"/>
              </w:rPr>
              <w:t>효율적으로</w:t>
            </w:r>
            <w:r w:rsidR="00EC2D96">
              <w:rPr>
                <w:rFonts w:hint="eastAsia"/>
                <w:sz w:val="20"/>
                <w:szCs w:val="20"/>
              </w:rPr>
              <w:t xml:space="preserve"> </w:t>
            </w:r>
            <w:r w:rsidR="00EC2D96">
              <w:rPr>
                <w:rFonts w:hint="eastAsia"/>
                <w:sz w:val="20"/>
                <w:szCs w:val="20"/>
              </w:rPr>
              <w:t>대응하기</w:t>
            </w:r>
            <w:r w:rsidR="00EC2D96">
              <w:rPr>
                <w:rFonts w:hint="eastAsia"/>
                <w:sz w:val="20"/>
                <w:szCs w:val="20"/>
              </w:rPr>
              <w:t xml:space="preserve"> </w:t>
            </w:r>
            <w:r w:rsidR="00EC2D96">
              <w:rPr>
                <w:rFonts w:hint="eastAsia"/>
                <w:sz w:val="20"/>
                <w:szCs w:val="20"/>
              </w:rPr>
              <w:t>위하여</w:t>
            </w:r>
            <w:r w:rsidR="00EC2D96">
              <w:rPr>
                <w:rFonts w:hint="eastAsia"/>
                <w:sz w:val="20"/>
                <w:szCs w:val="20"/>
              </w:rPr>
              <w:t xml:space="preserve"> </w:t>
            </w:r>
            <w:r w:rsidR="006B26BF" w:rsidRPr="00075C7C">
              <w:rPr>
                <w:rFonts w:hint="eastAsia"/>
                <w:sz w:val="20"/>
                <w:szCs w:val="20"/>
              </w:rPr>
              <w:t>2-3</w:t>
            </w:r>
            <w:r w:rsidR="006B26BF" w:rsidRPr="00075C7C">
              <w:rPr>
                <w:rFonts w:hint="eastAsia"/>
                <w:sz w:val="20"/>
                <w:szCs w:val="20"/>
              </w:rPr>
              <w:t>개월을</w:t>
            </w:r>
            <w:r w:rsidR="006B26BF" w:rsidRPr="00075C7C">
              <w:rPr>
                <w:rFonts w:hint="eastAsia"/>
                <w:sz w:val="20"/>
                <w:szCs w:val="20"/>
              </w:rPr>
              <w:t xml:space="preserve"> </w:t>
            </w:r>
            <w:r w:rsidR="006B26BF" w:rsidRPr="00075C7C">
              <w:rPr>
                <w:rFonts w:hint="eastAsia"/>
                <w:sz w:val="20"/>
                <w:szCs w:val="20"/>
              </w:rPr>
              <w:t>계약기간으로</w:t>
            </w:r>
            <w:r w:rsidR="006B26BF" w:rsidRPr="00075C7C">
              <w:rPr>
                <w:rFonts w:hint="eastAsia"/>
                <w:sz w:val="20"/>
                <w:szCs w:val="20"/>
              </w:rPr>
              <w:t xml:space="preserve"> </w:t>
            </w:r>
            <w:r w:rsidR="004F597C" w:rsidRPr="00075C7C">
              <w:rPr>
                <w:rFonts w:hint="eastAsia"/>
                <w:sz w:val="20"/>
                <w:szCs w:val="20"/>
              </w:rPr>
              <w:t>한</w:t>
            </w:r>
            <w:r w:rsidR="006B26BF" w:rsidRPr="00075C7C">
              <w:rPr>
                <w:rFonts w:hint="eastAsia"/>
                <w:sz w:val="20"/>
                <w:szCs w:val="20"/>
              </w:rPr>
              <w:t xml:space="preserve"> </w:t>
            </w:r>
            <w:r w:rsidR="005537CE">
              <w:rPr>
                <w:rFonts w:hint="eastAsia"/>
                <w:sz w:val="20"/>
                <w:szCs w:val="20"/>
              </w:rPr>
              <w:t>프리랜서</w:t>
            </w:r>
            <w:r w:rsidR="006B26BF" w:rsidRPr="00075C7C">
              <w:rPr>
                <w:rFonts w:hint="eastAsia"/>
                <w:sz w:val="20"/>
                <w:szCs w:val="20"/>
              </w:rPr>
              <w:t xml:space="preserve"> 2</w:t>
            </w:r>
            <w:r w:rsidR="006B26BF" w:rsidRPr="00075C7C">
              <w:rPr>
                <w:rFonts w:hint="eastAsia"/>
                <w:sz w:val="20"/>
                <w:szCs w:val="20"/>
              </w:rPr>
              <w:t>명</w:t>
            </w:r>
            <w:r w:rsidR="003F16B1">
              <w:rPr>
                <w:rFonts w:hint="eastAsia"/>
                <w:sz w:val="20"/>
                <w:szCs w:val="20"/>
              </w:rPr>
              <w:t>(</w:t>
            </w:r>
            <w:r w:rsidR="003F16B1">
              <w:rPr>
                <w:rFonts w:hint="eastAsia"/>
                <w:sz w:val="20"/>
                <w:szCs w:val="20"/>
              </w:rPr>
              <w:t>김현철</w:t>
            </w:r>
            <w:r w:rsidR="003F16B1">
              <w:rPr>
                <w:rFonts w:hint="eastAsia"/>
                <w:sz w:val="20"/>
                <w:szCs w:val="20"/>
              </w:rPr>
              <w:t xml:space="preserve">, </w:t>
            </w:r>
            <w:r w:rsidR="003F16B1">
              <w:rPr>
                <w:rFonts w:hint="eastAsia"/>
                <w:sz w:val="20"/>
                <w:szCs w:val="20"/>
              </w:rPr>
              <w:t>이원엽</w:t>
            </w:r>
            <w:r w:rsidR="003F16B1">
              <w:rPr>
                <w:rFonts w:hint="eastAsia"/>
                <w:sz w:val="20"/>
                <w:szCs w:val="20"/>
              </w:rPr>
              <w:t>)</w:t>
            </w:r>
            <w:r w:rsidRPr="00075C7C">
              <w:rPr>
                <w:rFonts w:hint="eastAsia"/>
                <w:sz w:val="20"/>
                <w:szCs w:val="20"/>
              </w:rPr>
              <w:t>을</w:t>
            </w:r>
            <w:r w:rsidRPr="00075C7C">
              <w:rPr>
                <w:rFonts w:hint="eastAsia"/>
                <w:sz w:val="20"/>
                <w:szCs w:val="20"/>
              </w:rPr>
              <w:t xml:space="preserve"> </w:t>
            </w:r>
            <w:r w:rsidRPr="00075C7C">
              <w:rPr>
                <w:rFonts w:hint="eastAsia"/>
                <w:sz w:val="20"/>
                <w:szCs w:val="20"/>
              </w:rPr>
              <w:t>고용하고</w:t>
            </w:r>
            <w:r w:rsidRPr="00075C7C">
              <w:rPr>
                <w:rFonts w:hint="eastAsia"/>
                <w:sz w:val="20"/>
                <w:szCs w:val="20"/>
              </w:rPr>
              <w:t xml:space="preserve"> </w:t>
            </w:r>
            <w:r w:rsidRPr="00075C7C">
              <w:rPr>
                <w:rFonts w:hint="eastAsia"/>
                <w:sz w:val="20"/>
                <w:szCs w:val="20"/>
              </w:rPr>
              <w:t>있</w:t>
            </w:r>
            <w:r w:rsidR="004C3E0B">
              <w:rPr>
                <w:rFonts w:hint="eastAsia"/>
                <w:sz w:val="20"/>
                <w:szCs w:val="20"/>
              </w:rPr>
              <w:t>으며</w:t>
            </w:r>
            <w:r w:rsidR="004C3E0B">
              <w:rPr>
                <w:rFonts w:hint="eastAsia"/>
                <w:sz w:val="20"/>
                <w:szCs w:val="20"/>
              </w:rPr>
              <w:t xml:space="preserve">, </w:t>
            </w:r>
            <w:r w:rsidR="004C3E0B">
              <w:rPr>
                <w:rFonts w:hint="eastAsia"/>
                <w:sz w:val="20"/>
                <w:szCs w:val="20"/>
              </w:rPr>
              <w:t>구체적</w:t>
            </w:r>
            <w:r w:rsidR="001552A7">
              <w:rPr>
                <w:rFonts w:hint="eastAsia"/>
                <w:sz w:val="20"/>
                <w:szCs w:val="20"/>
              </w:rPr>
              <w:t>인</w:t>
            </w:r>
            <w:r w:rsidR="001552A7">
              <w:rPr>
                <w:rFonts w:hint="eastAsia"/>
                <w:sz w:val="20"/>
                <w:szCs w:val="20"/>
              </w:rPr>
              <w:t xml:space="preserve"> </w:t>
            </w:r>
            <w:r w:rsidR="00711964">
              <w:rPr>
                <w:rFonts w:hint="eastAsia"/>
                <w:sz w:val="20"/>
                <w:szCs w:val="20"/>
              </w:rPr>
              <w:t>내용</w:t>
            </w:r>
            <w:r w:rsidR="00711964">
              <w:rPr>
                <w:rFonts w:hint="eastAsia"/>
                <w:sz w:val="20"/>
                <w:szCs w:val="20"/>
              </w:rPr>
              <w:t xml:space="preserve"> </w:t>
            </w:r>
            <w:r w:rsidR="00711964">
              <w:rPr>
                <w:rFonts w:hint="eastAsia"/>
                <w:sz w:val="20"/>
                <w:szCs w:val="20"/>
              </w:rPr>
              <w:t>및</w:t>
            </w:r>
            <w:r w:rsidR="00711964">
              <w:rPr>
                <w:rFonts w:hint="eastAsia"/>
                <w:sz w:val="20"/>
                <w:szCs w:val="20"/>
              </w:rPr>
              <w:t xml:space="preserve"> </w:t>
            </w:r>
            <w:r w:rsidR="00711964">
              <w:rPr>
                <w:rFonts w:hint="eastAsia"/>
                <w:sz w:val="20"/>
                <w:szCs w:val="20"/>
              </w:rPr>
              <w:t>조건은</w:t>
            </w:r>
            <w:r w:rsidR="004C3E0B">
              <w:rPr>
                <w:rFonts w:hint="eastAsia"/>
                <w:sz w:val="20"/>
                <w:szCs w:val="20"/>
              </w:rPr>
              <w:t xml:space="preserve"> </w:t>
            </w:r>
            <w:r w:rsidR="004C3E0B">
              <w:rPr>
                <w:rFonts w:hint="eastAsia"/>
                <w:sz w:val="20"/>
                <w:szCs w:val="20"/>
              </w:rPr>
              <w:t>다음과</w:t>
            </w:r>
            <w:r w:rsidR="004C3E0B">
              <w:rPr>
                <w:rFonts w:hint="eastAsia"/>
                <w:sz w:val="20"/>
                <w:szCs w:val="20"/>
              </w:rPr>
              <w:t xml:space="preserve"> </w:t>
            </w:r>
            <w:r w:rsidR="004C3E0B">
              <w:rPr>
                <w:rFonts w:hint="eastAsia"/>
                <w:sz w:val="20"/>
                <w:szCs w:val="20"/>
              </w:rPr>
              <w:t>같음</w:t>
            </w:r>
            <w:r w:rsidR="004C3E0B">
              <w:rPr>
                <w:rFonts w:hint="eastAsia"/>
                <w:sz w:val="20"/>
                <w:szCs w:val="20"/>
              </w:rPr>
              <w:t xml:space="preserve">. </w:t>
            </w:r>
          </w:p>
          <w:tbl>
            <w:tblPr>
              <w:tblStyle w:val="a7"/>
              <w:tblW w:w="6245"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20"/>
              <w:gridCol w:w="1144"/>
              <w:gridCol w:w="2541"/>
              <w:gridCol w:w="1340"/>
            </w:tblGrid>
            <w:tr w:rsidR="00BD7EC4" w:rsidRPr="00C65EAA" w14:paraId="1529D96D" w14:textId="77777777" w:rsidTr="004B773A">
              <w:trPr>
                <w:trHeight w:val="180"/>
              </w:trPr>
              <w:tc>
                <w:tcPr>
                  <w:tcW w:w="1220" w:type="dxa"/>
                  <w:shd w:val="clear" w:color="auto" w:fill="D9D9D9" w:themeFill="background1" w:themeFillShade="D9"/>
                </w:tcPr>
                <w:p w14:paraId="067ABC8F" w14:textId="4D9A8B54" w:rsidR="00BD7EC4" w:rsidRPr="00C65EAA" w:rsidRDefault="00B07E30" w:rsidP="00BD7EC4">
                  <w:pPr>
                    <w:wordWrap w:val="0"/>
                    <w:autoSpaceDE w:val="0"/>
                    <w:autoSpaceDN w:val="0"/>
                    <w:jc w:val="center"/>
                    <w:rPr>
                      <w:rFonts w:eastAsia="바탕"/>
                      <w:b/>
                    </w:rPr>
                  </w:pPr>
                  <w:r>
                    <w:rPr>
                      <w:rFonts w:eastAsia="바탕" w:hint="eastAsia"/>
                      <w:b/>
                    </w:rPr>
                    <w:t>체결일</w:t>
                  </w:r>
                </w:p>
              </w:tc>
              <w:tc>
                <w:tcPr>
                  <w:tcW w:w="1144" w:type="dxa"/>
                  <w:shd w:val="clear" w:color="auto" w:fill="D9D9D9" w:themeFill="background1" w:themeFillShade="D9"/>
                </w:tcPr>
                <w:p w14:paraId="2DA08029" w14:textId="235AF663" w:rsidR="00BD7EC4" w:rsidRPr="00C65EAA" w:rsidRDefault="00B07E30" w:rsidP="00BD7EC4">
                  <w:pPr>
                    <w:wordWrap w:val="0"/>
                    <w:autoSpaceDE w:val="0"/>
                    <w:autoSpaceDN w:val="0"/>
                    <w:jc w:val="center"/>
                    <w:rPr>
                      <w:rFonts w:eastAsia="바탕"/>
                      <w:b/>
                    </w:rPr>
                  </w:pPr>
                  <w:r>
                    <w:rPr>
                      <w:rFonts w:eastAsia="바탕" w:hint="eastAsia"/>
                      <w:b/>
                    </w:rPr>
                    <w:t>이름</w:t>
                  </w:r>
                </w:p>
              </w:tc>
              <w:tc>
                <w:tcPr>
                  <w:tcW w:w="2541" w:type="dxa"/>
                  <w:shd w:val="clear" w:color="auto" w:fill="D9D9D9" w:themeFill="background1" w:themeFillShade="D9"/>
                </w:tcPr>
                <w:p w14:paraId="01615FF1" w14:textId="777D5FE6" w:rsidR="00BD7EC4" w:rsidRPr="00C65EAA" w:rsidRDefault="00B07E30" w:rsidP="00BD7EC4">
                  <w:pPr>
                    <w:wordWrap w:val="0"/>
                    <w:autoSpaceDE w:val="0"/>
                    <w:autoSpaceDN w:val="0"/>
                    <w:jc w:val="center"/>
                    <w:rPr>
                      <w:rFonts w:eastAsia="바탕"/>
                      <w:b/>
                    </w:rPr>
                  </w:pPr>
                  <w:r>
                    <w:rPr>
                      <w:rFonts w:eastAsia="바탕" w:hint="eastAsia"/>
                      <w:b/>
                    </w:rPr>
                    <w:t>계약기간</w:t>
                  </w:r>
                </w:p>
              </w:tc>
              <w:tc>
                <w:tcPr>
                  <w:tcW w:w="1340" w:type="dxa"/>
                  <w:shd w:val="clear" w:color="auto" w:fill="D9D9D9" w:themeFill="background1" w:themeFillShade="D9"/>
                </w:tcPr>
                <w:p w14:paraId="0FAA5920" w14:textId="293CC999" w:rsidR="00BD7EC4" w:rsidRPr="00C65EAA" w:rsidRDefault="00A315F4" w:rsidP="00BD7EC4">
                  <w:pPr>
                    <w:wordWrap w:val="0"/>
                    <w:autoSpaceDE w:val="0"/>
                    <w:autoSpaceDN w:val="0"/>
                    <w:jc w:val="center"/>
                    <w:rPr>
                      <w:rFonts w:eastAsia="바탕"/>
                      <w:b/>
                    </w:rPr>
                  </w:pPr>
                  <w:r>
                    <w:rPr>
                      <w:rFonts w:eastAsia="바탕" w:hint="eastAsia"/>
                      <w:b/>
                    </w:rPr>
                    <w:t>용역대금</w:t>
                  </w:r>
                </w:p>
              </w:tc>
            </w:tr>
            <w:tr w:rsidR="00BD7EC4" w:rsidRPr="00C65EAA" w14:paraId="000B56BA" w14:textId="77777777" w:rsidTr="004B773A">
              <w:trPr>
                <w:trHeight w:val="180"/>
              </w:trPr>
              <w:tc>
                <w:tcPr>
                  <w:tcW w:w="1220" w:type="dxa"/>
                </w:tcPr>
                <w:p w14:paraId="0186DD71" w14:textId="41DF5ADB" w:rsidR="00BD7EC4" w:rsidRPr="00C65EAA" w:rsidRDefault="00B07E30" w:rsidP="00BD7EC4">
                  <w:pPr>
                    <w:wordWrap w:val="0"/>
                    <w:autoSpaceDE w:val="0"/>
                    <w:autoSpaceDN w:val="0"/>
                    <w:rPr>
                      <w:rFonts w:eastAsia="바탕"/>
                    </w:rPr>
                  </w:pPr>
                  <w:r>
                    <w:rPr>
                      <w:rFonts w:eastAsia="바탕" w:hint="eastAsia"/>
                    </w:rPr>
                    <w:t>2024. 6. 8.</w:t>
                  </w:r>
                </w:p>
              </w:tc>
              <w:tc>
                <w:tcPr>
                  <w:tcW w:w="1144" w:type="dxa"/>
                </w:tcPr>
                <w:p w14:paraId="2DE9E1AD" w14:textId="0A5947F5" w:rsidR="00BD7EC4" w:rsidRPr="00C65EAA" w:rsidRDefault="00164424" w:rsidP="00BD7EC4">
                  <w:pPr>
                    <w:wordWrap w:val="0"/>
                    <w:autoSpaceDE w:val="0"/>
                    <w:autoSpaceDN w:val="0"/>
                    <w:jc w:val="center"/>
                    <w:rPr>
                      <w:rFonts w:eastAsia="바탕"/>
                    </w:rPr>
                  </w:pPr>
                  <w:r>
                    <w:rPr>
                      <w:rFonts w:eastAsia="바탕" w:hint="eastAsia"/>
                    </w:rPr>
                    <w:t>김현철</w:t>
                  </w:r>
                </w:p>
              </w:tc>
              <w:tc>
                <w:tcPr>
                  <w:tcW w:w="2541" w:type="dxa"/>
                </w:tcPr>
                <w:p w14:paraId="00836CBA" w14:textId="0E15DAAB" w:rsidR="00BD7EC4" w:rsidRPr="00C65EAA" w:rsidRDefault="00B07E30" w:rsidP="00BD7EC4">
                  <w:pPr>
                    <w:wordWrap w:val="0"/>
                    <w:autoSpaceDE w:val="0"/>
                    <w:autoSpaceDN w:val="0"/>
                    <w:jc w:val="center"/>
                    <w:rPr>
                      <w:rFonts w:eastAsia="바탕"/>
                    </w:rPr>
                  </w:pPr>
                  <w:r>
                    <w:rPr>
                      <w:rFonts w:eastAsia="바탕" w:hint="eastAsia"/>
                    </w:rPr>
                    <w:t>2024. 6. 8. ~ 2024. 8. 7.</w:t>
                  </w:r>
                </w:p>
              </w:tc>
              <w:tc>
                <w:tcPr>
                  <w:tcW w:w="1340" w:type="dxa"/>
                </w:tcPr>
                <w:p w14:paraId="4CEECBC0" w14:textId="61693301" w:rsidR="00BD7EC4" w:rsidRPr="00C65EAA" w:rsidRDefault="00A315F4" w:rsidP="00BD7EC4">
                  <w:pPr>
                    <w:wordWrap w:val="0"/>
                    <w:autoSpaceDE w:val="0"/>
                    <w:autoSpaceDN w:val="0"/>
                    <w:jc w:val="center"/>
                    <w:rPr>
                      <w:rFonts w:eastAsia="바탕"/>
                    </w:rPr>
                  </w:pPr>
                  <w:r>
                    <w:rPr>
                      <w:rFonts w:eastAsia="바탕" w:hint="eastAsia"/>
                    </w:rPr>
                    <w:t>월</w:t>
                  </w:r>
                  <w:r>
                    <w:rPr>
                      <w:rFonts w:eastAsia="바탕" w:hint="eastAsia"/>
                    </w:rPr>
                    <w:t xml:space="preserve"> 500</w:t>
                  </w:r>
                  <w:r>
                    <w:rPr>
                      <w:rFonts w:eastAsia="바탕" w:hint="eastAsia"/>
                    </w:rPr>
                    <w:t>만원</w:t>
                  </w:r>
                </w:p>
              </w:tc>
            </w:tr>
            <w:tr w:rsidR="00BD7EC4" w:rsidRPr="00C65EAA" w14:paraId="0D39F92F" w14:textId="77777777" w:rsidTr="004B773A">
              <w:trPr>
                <w:trHeight w:val="180"/>
              </w:trPr>
              <w:tc>
                <w:tcPr>
                  <w:tcW w:w="1220" w:type="dxa"/>
                </w:tcPr>
                <w:p w14:paraId="4E0AD192" w14:textId="59B5FC9B" w:rsidR="00BD7EC4" w:rsidRPr="00C65EAA" w:rsidRDefault="00A315F4" w:rsidP="00BD7EC4">
                  <w:pPr>
                    <w:wordWrap w:val="0"/>
                    <w:autoSpaceDE w:val="0"/>
                    <w:autoSpaceDN w:val="0"/>
                    <w:rPr>
                      <w:rFonts w:eastAsia="바탕"/>
                    </w:rPr>
                  </w:pPr>
                  <w:r>
                    <w:rPr>
                      <w:rFonts w:eastAsia="바탕" w:hint="eastAsia"/>
                    </w:rPr>
                    <w:t>2024. 7. 24.</w:t>
                  </w:r>
                </w:p>
              </w:tc>
              <w:tc>
                <w:tcPr>
                  <w:tcW w:w="1144" w:type="dxa"/>
                </w:tcPr>
                <w:p w14:paraId="1016AA21" w14:textId="4A342703" w:rsidR="00BD7EC4" w:rsidRPr="00C65EAA" w:rsidRDefault="00A315F4" w:rsidP="00BD7EC4">
                  <w:pPr>
                    <w:wordWrap w:val="0"/>
                    <w:autoSpaceDE w:val="0"/>
                    <w:autoSpaceDN w:val="0"/>
                    <w:jc w:val="center"/>
                    <w:rPr>
                      <w:rFonts w:eastAsia="바탕"/>
                    </w:rPr>
                  </w:pPr>
                  <w:r>
                    <w:rPr>
                      <w:rFonts w:eastAsia="바탕" w:hint="eastAsia"/>
                    </w:rPr>
                    <w:t>이원엽</w:t>
                  </w:r>
                </w:p>
              </w:tc>
              <w:tc>
                <w:tcPr>
                  <w:tcW w:w="2541" w:type="dxa"/>
                </w:tcPr>
                <w:p w14:paraId="50897E2B" w14:textId="1E1D06D1" w:rsidR="00BD7EC4" w:rsidRPr="00C65EAA" w:rsidRDefault="00E044C3" w:rsidP="00BD7EC4">
                  <w:pPr>
                    <w:wordWrap w:val="0"/>
                    <w:autoSpaceDE w:val="0"/>
                    <w:autoSpaceDN w:val="0"/>
                    <w:jc w:val="center"/>
                    <w:rPr>
                      <w:rFonts w:eastAsia="바탕"/>
                    </w:rPr>
                  </w:pPr>
                  <w:r>
                    <w:rPr>
                      <w:rFonts w:eastAsia="바탕" w:hint="eastAsia"/>
                    </w:rPr>
                    <w:t>2024. 7. 16. ~ 2024. 10. 15.</w:t>
                  </w:r>
                </w:p>
              </w:tc>
              <w:tc>
                <w:tcPr>
                  <w:tcW w:w="1340" w:type="dxa"/>
                </w:tcPr>
                <w:p w14:paraId="45BA0AB7" w14:textId="24D89426" w:rsidR="00BD7EC4" w:rsidRPr="00C65EAA" w:rsidRDefault="00A315F4" w:rsidP="00BD7EC4">
                  <w:pPr>
                    <w:wordWrap w:val="0"/>
                    <w:autoSpaceDE w:val="0"/>
                    <w:autoSpaceDN w:val="0"/>
                    <w:jc w:val="center"/>
                    <w:rPr>
                      <w:rFonts w:eastAsia="바탕"/>
                    </w:rPr>
                  </w:pPr>
                  <w:r>
                    <w:rPr>
                      <w:rFonts w:eastAsia="바탕" w:hint="eastAsia"/>
                    </w:rPr>
                    <w:t>월</w:t>
                  </w:r>
                  <w:r>
                    <w:rPr>
                      <w:rFonts w:eastAsia="바탕" w:hint="eastAsia"/>
                    </w:rPr>
                    <w:t xml:space="preserve"> 750</w:t>
                  </w:r>
                  <w:r>
                    <w:rPr>
                      <w:rFonts w:eastAsia="바탕" w:hint="eastAsia"/>
                    </w:rPr>
                    <w:t>만원</w:t>
                  </w:r>
                </w:p>
              </w:tc>
            </w:tr>
          </w:tbl>
          <w:p w14:paraId="4FDEEA6A" w14:textId="5FE230A3" w:rsidR="006531FB" w:rsidRDefault="006531FB" w:rsidP="006531FB">
            <w:pPr>
              <w:pStyle w:val="1"/>
              <w:rPr>
                <w:sz w:val="20"/>
                <w:szCs w:val="20"/>
              </w:rPr>
            </w:pPr>
            <w:r w:rsidRPr="00075C7C">
              <w:rPr>
                <w:rFonts w:hint="eastAsia"/>
                <w:sz w:val="20"/>
                <w:szCs w:val="20"/>
              </w:rPr>
              <w:t>제공된</w:t>
            </w:r>
            <w:r w:rsidRPr="00075C7C">
              <w:rPr>
                <w:rFonts w:hint="eastAsia"/>
                <w:sz w:val="20"/>
                <w:szCs w:val="20"/>
              </w:rPr>
              <w:t xml:space="preserve"> </w:t>
            </w:r>
            <w:r w:rsidRPr="00075C7C">
              <w:rPr>
                <w:rFonts w:hint="eastAsia"/>
                <w:sz w:val="20"/>
                <w:szCs w:val="20"/>
              </w:rPr>
              <w:t>답변에</w:t>
            </w:r>
            <w:r w:rsidRPr="00075C7C">
              <w:rPr>
                <w:rFonts w:hint="eastAsia"/>
                <w:sz w:val="20"/>
                <w:szCs w:val="20"/>
              </w:rPr>
              <w:t xml:space="preserve"> </w:t>
            </w:r>
            <w:r w:rsidRPr="00075C7C">
              <w:rPr>
                <w:rFonts w:hint="eastAsia"/>
                <w:sz w:val="20"/>
                <w:szCs w:val="20"/>
              </w:rPr>
              <w:t>의하면</w:t>
            </w:r>
            <w:r w:rsidRPr="00075C7C">
              <w:rPr>
                <w:rFonts w:hint="eastAsia"/>
                <w:sz w:val="20"/>
                <w:szCs w:val="20"/>
              </w:rPr>
              <w:t xml:space="preserve">, </w:t>
            </w:r>
            <w:r w:rsidRPr="00075C7C">
              <w:rPr>
                <w:rFonts w:hint="eastAsia"/>
                <w:sz w:val="20"/>
                <w:szCs w:val="20"/>
              </w:rPr>
              <w:t>대상회사는</w:t>
            </w:r>
            <w:r w:rsidRPr="00075C7C">
              <w:rPr>
                <w:rFonts w:hint="eastAsia"/>
                <w:sz w:val="20"/>
                <w:szCs w:val="20"/>
              </w:rPr>
              <w:t xml:space="preserve"> </w:t>
            </w:r>
            <w:r w:rsidR="004C3E0B">
              <w:rPr>
                <w:rFonts w:hint="eastAsia"/>
                <w:sz w:val="20"/>
                <w:szCs w:val="20"/>
              </w:rPr>
              <w:t>위</w:t>
            </w:r>
            <w:r w:rsidR="004C3E0B">
              <w:rPr>
                <w:rFonts w:hint="eastAsia"/>
                <w:sz w:val="20"/>
                <w:szCs w:val="20"/>
              </w:rPr>
              <w:t xml:space="preserve"> </w:t>
            </w:r>
            <w:r w:rsidR="00D72145">
              <w:rPr>
                <w:rFonts w:hint="eastAsia"/>
                <w:sz w:val="20"/>
                <w:szCs w:val="20"/>
              </w:rPr>
              <w:t>프리랜서</w:t>
            </w:r>
            <w:r w:rsidR="00D72145">
              <w:rPr>
                <w:rFonts w:hint="eastAsia"/>
                <w:sz w:val="20"/>
                <w:szCs w:val="20"/>
              </w:rPr>
              <w:t xml:space="preserve"> </w:t>
            </w:r>
            <w:r w:rsidR="006B26BF" w:rsidRPr="00075C7C">
              <w:rPr>
                <w:rFonts w:hint="eastAsia"/>
                <w:sz w:val="20"/>
                <w:szCs w:val="20"/>
              </w:rPr>
              <w:t>2</w:t>
            </w:r>
            <w:r w:rsidR="006B26BF" w:rsidRPr="00075C7C">
              <w:rPr>
                <w:rFonts w:hint="eastAsia"/>
                <w:sz w:val="20"/>
                <w:szCs w:val="20"/>
              </w:rPr>
              <w:t>명</w:t>
            </w:r>
            <w:r w:rsidR="00867BD1">
              <w:rPr>
                <w:rFonts w:hint="eastAsia"/>
                <w:sz w:val="20"/>
                <w:szCs w:val="20"/>
              </w:rPr>
              <w:t>이</w:t>
            </w:r>
            <w:r w:rsidR="00867BD1">
              <w:rPr>
                <w:rFonts w:hint="eastAsia"/>
                <w:sz w:val="20"/>
                <w:szCs w:val="20"/>
              </w:rPr>
              <w:t xml:space="preserve"> </w:t>
            </w:r>
            <w:r w:rsidR="00867BD1">
              <w:rPr>
                <w:rFonts w:hint="eastAsia"/>
                <w:sz w:val="20"/>
                <w:szCs w:val="20"/>
              </w:rPr>
              <w:t>담당하는</w:t>
            </w:r>
            <w:r w:rsidR="00867BD1">
              <w:rPr>
                <w:rFonts w:hint="eastAsia"/>
                <w:sz w:val="20"/>
                <w:szCs w:val="20"/>
              </w:rPr>
              <w:t xml:space="preserve"> </w:t>
            </w:r>
            <w:r w:rsidR="00867BD1">
              <w:rPr>
                <w:rFonts w:hint="eastAsia"/>
                <w:sz w:val="20"/>
                <w:szCs w:val="20"/>
              </w:rPr>
              <w:t>업무는</w:t>
            </w:r>
            <w:r w:rsidR="00867BD1">
              <w:rPr>
                <w:rFonts w:hint="eastAsia"/>
                <w:sz w:val="20"/>
                <w:szCs w:val="20"/>
              </w:rPr>
              <w:t xml:space="preserve"> </w:t>
            </w:r>
            <w:r w:rsidR="00867BD1">
              <w:rPr>
                <w:rFonts w:hint="eastAsia"/>
                <w:sz w:val="20"/>
                <w:szCs w:val="20"/>
              </w:rPr>
              <w:t>일반</w:t>
            </w:r>
            <w:r w:rsidR="00867BD1">
              <w:rPr>
                <w:rFonts w:hint="eastAsia"/>
                <w:sz w:val="20"/>
                <w:szCs w:val="20"/>
              </w:rPr>
              <w:t xml:space="preserve"> </w:t>
            </w:r>
            <w:r w:rsidR="00867BD1">
              <w:rPr>
                <w:rFonts w:hint="eastAsia"/>
                <w:sz w:val="20"/>
                <w:szCs w:val="20"/>
              </w:rPr>
              <w:t>정규직</w:t>
            </w:r>
            <w:r w:rsidR="00867BD1">
              <w:rPr>
                <w:rFonts w:hint="eastAsia"/>
                <w:sz w:val="20"/>
                <w:szCs w:val="20"/>
              </w:rPr>
              <w:t xml:space="preserve"> </w:t>
            </w:r>
            <w:r w:rsidR="00867BD1">
              <w:rPr>
                <w:rFonts w:hint="eastAsia"/>
                <w:sz w:val="20"/>
                <w:szCs w:val="20"/>
              </w:rPr>
              <w:t>직원들이</w:t>
            </w:r>
            <w:r w:rsidR="00867BD1">
              <w:rPr>
                <w:rFonts w:hint="eastAsia"/>
                <w:sz w:val="20"/>
                <w:szCs w:val="20"/>
              </w:rPr>
              <w:t xml:space="preserve"> </w:t>
            </w:r>
            <w:r w:rsidR="00867BD1">
              <w:rPr>
                <w:rFonts w:hint="eastAsia"/>
                <w:sz w:val="20"/>
                <w:szCs w:val="20"/>
              </w:rPr>
              <w:t>담당하는</w:t>
            </w:r>
            <w:r w:rsidR="00867BD1">
              <w:rPr>
                <w:rFonts w:hint="eastAsia"/>
                <w:sz w:val="20"/>
                <w:szCs w:val="20"/>
              </w:rPr>
              <w:t xml:space="preserve"> </w:t>
            </w:r>
            <w:r w:rsidR="00867BD1">
              <w:rPr>
                <w:rFonts w:hint="eastAsia"/>
                <w:sz w:val="20"/>
                <w:szCs w:val="20"/>
              </w:rPr>
              <w:t>업무와</w:t>
            </w:r>
            <w:r w:rsidR="00867BD1">
              <w:rPr>
                <w:rFonts w:hint="eastAsia"/>
                <w:sz w:val="20"/>
                <w:szCs w:val="20"/>
              </w:rPr>
              <w:t xml:space="preserve"> </w:t>
            </w:r>
            <w:r w:rsidR="00867BD1">
              <w:rPr>
                <w:rFonts w:hint="eastAsia"/>
                <w:sz w:val="20"/>
                <w:szCs w:val="20"/>
              </w:rPr>
              <w:t>차이가</w:t>
            </w:r>
            <w:r w:rsidR="00867BD1">
              <w:rPr>
                <w:rFonts w:hint="eastAsia"/>
                <w:sz w:val="20"/>
                <w:szCs w:val="20"/>
              </w:rPr>
              <w:t xml:space="preserve"> </w:t>
            </w:r>
            <w:r w:rsidR="00867BD1">
              <w:rPr>
                <w:rFonts w:hint="eastAsia"/>
                <w:sz w:val="20"/>
                <w:szCs w:val="20"/>
              </w:rPr>
              <w:t>있지는</w:t>
            </w:r>
            <w:r w:rsidR="00867BD1">
              <w:rPr>
                <w:rFonts w:hint="eastAsia"/>
                <w:sz w:val="20"/>
                <w:szCs w:val="20"/>
              </w:rPr>
              <w:t xml:space="preserve"> </w:t>
            </w:r>
            <w:r w:rsidR="00867BD1">
              <w:rPr>
                <w:rFonts w:hint="eastAsia"/>
                <w:sz w:val="20"/>
                <w:szCs w:val="20"/>
              </w:rPr>
              <w:t>아니하며</w:t>
            </w:r>
            <w:r w:rsidR="00867BD1">
              <w:rPr>
                <w:rFonts w:hint="eastAsia"/>
                <w:sz w:val="20"/>
                <w:szCs w:val="20"/>
              </w:rPr>
              <w:t>,</w:t>
            </w:r>
            <w:r w:rsidR="004C3E0B">
              <w:rPr>
                <w:rFonts w:hint="eastAsia"/>
                <w:sz w:val="20"/>
                <w:szCs w:val="20"/>
              </w:rPr>
              <w:t xml:space="preserve"> </w:t>
            </w:r>
            <w:r w:rsidR="004C3E0B">
              <w:rPr>
                <w:rFonts w:hint="eastAsia"/>
                <w:sz w:val="20"/>
                <w:szCs w:val="20"/>
              </w:rPr>
              <w:t>소득의</w:t>
            </w:r>
            <w:r w:rsidR="004C3E0B">
              <w:rPr>
                <w:rFonts w:hint="eastAsia"/>
                <w:sz w:val="20"/>
                <w:szCs w:val="20"/>
              </w:rPr>
              <w:t xml:space="preserve"> 3.3%</w:t>
            </w:r>
            <w:r w:rsidR="004C3E0B">
              <w:rPr>
                <w:rFonts w:hint="eastAsia"/>
                <w:sz w:val="20"/>
                <w:szCs w:val="20"/>
              </w:rPr>
              <w:t>를</w:t>
            </w:r>
            <w:r w:rsidR="004C3E0B">
              <w:rPr>
                <w:rFonts w:hint="eastAsia"/>
                <w:sz w:val="20"/>
                <w:szCs w:val="20"/>
              </w:rPr>
              <w:t xml:space="preserve"> </w:t>
            </w:r>
            <w:r w:rsidR="004C3E0B">
              <w:rPr>
                <w:rFonts w:hint="eastAsia"/>
                <w:sz w:val="20"/>
                <w:szCs w:val="20"/>
              </w:rPr>
              <w:t>원천징수하는</w:t>
            </w:r>
            <w:r w:rsidR="004C3E0B">
              <w:rPr>
                <w:rFonts w:hint="eastAsia"/>
                <w:sz w:val="20"/>
                <w:szCs w:val="20"/>
              </w:rPr>
              <w:t xml:space="preserve"> </w:t>
            </w:r>
            <w:r w:rsidR="004C3E0B">
              <w:rPr>
                <w:rFonts w:hint="eastAsia"/>
                <w:sz w:val="20"/>
                <w:szCs w:val="20"/>
              </w:rPr>
              <w:t>프리랜서</w:t>
            </w:r>
            <w:r w:rsidR="004C3E0B">
              <w:rPr>
                <w:rFonts w:hint="eastAsia"/>
                <w:sz w:val="20"/>
                <w:szCs w:val="20"/>
              </w:rPr>
              <w:t xml:space="preserve"> </w:t>
            </w:r>
            <w:r w:rsidR="004C3E0B">
              <w:rPr>
                <w:rFonts w:hint="eastAsia"/>
                <w:sz w:val="20"/>
                <w:szCs w:val="20"/>
              </w:rPr>
              <w:t>사업소득자로</w:t>
            </w:r>
            <w:r w:rsidR="004C3E0B">
              <w:rPr>
                <w:rFonts w:hint="eastAsia"/>
                <w:sz w:val="20"/>
                <w:szCs w:val="20"/>
              </w:rPr>
              <w:t xml:space="preserve"> </w:t>
            </w:r>
            <w:r w:rsidR="004C3E0B">
              <w:rPr>
                <w:rFonts w:hint="eastAsia"/>
                <w:sz w:val="20"/>
                <w:szCs w:val="20"/>
              </w:rPr>
              <w:t>취급하고</w:t>
            </w:r>
            <w:r w:rsidR="004C3E0B">
              <w:rPr>
                <w:rFonts w:hint="eastAsia"/>
                <w:sz w:val="20"/>
                <w:szCs w:val="20"/>
              </w:rPr>
              <w:t xml:space="preserve"> </w:t>
            </w:r>
            <w:r w:rsidR="004C3E0B">
              <w:rPr>
                <w:rFonts w:hint="eastAsia"/>
                <w:sz w:val="20"/>
                <w:szCs w:val="20"/>
              </w:rPr>
              <w:t>있</w:t>
            </w:r>
            <w:r w:rsidR="000974A4">
              <w:rPr>
                <w:rFonts w:hint="eastAsia"/>
                <w:sz w:val="20"/>
                <w:szCs w:val="20"/>
              </w:rPr>
              <w:t>으므로</w:t>
            </w:r>
            <w:r w:rsidR="004C3E0B">
              <w:rPr>
                <w:rFonts w:hint="eastAsia"/>
                <w:sz w:val="20"/>
                <w:szCs w:val="20"/>
              </w:rPr>
              <w:t xml:space="preserve"> </w:t>
            </w:r>
            <w:r w:rsidRPr="00075C7C">
              <w:rPr>
                <w:sz w:val="20"/>
                <w:szCs w:val="20"/>
              </w:rPr>
              <w:t>4</w:t>
            </w:r>
            <w:r w:rsidRPr="00075C7C">
              <w:rPr>
                <w:sz w:val="20"/>
                <w:szCs w:val="20"/>
              </w:rPr>
              <w:t>대보험을</w:t>
            </w:r>
            <w:r w:rsidRPr="00075C7C">
              <w:rPr>
                <w:sz w:val="20"/>
                <w:szCs w:val="20"/>
              </w:rPr>
              <w:t xml:space="preserve"> </w:t>
            </w:r>
            <w:r w:rsidRPr="00075C7C">
              <w:rPr>
                <w:sz w:val="20"/>
                <w:szCs w:val="20"/>
              </w:rPr>
              <w:t>가입하지</w:t>
            </w:r>
            <w:r w:rsidRPr="00075C7C">
              <w:rPr>
                <w:sz w:val="20"/>
                <w:szCs w:val="20"/>
              </w:rPr>
              <w:t xml:space="preserve"> </w:t>
            </w:r>
            <w:r w:rsidRPr="00075C7C">
              <w:rPr>
                <w:sz w:val="20"/>
                <w:szCs w:val="20"/>
              </w:rPr>
              <w:t>않고</w:t>
            </w:r>
            <w:r w:rsidRPr="00075C7C">
              <w:rPr>
                <w:sz w:val="20"/>
                <w:szCs w:val="20"/>
              </w:rPr>
              <w:t xml:space="preserve"> </w:t>
            </w:r>
            <w:r w:rsidRPr="00075C7C">
              <w:rPr>
                <w:sz w:val="20"/>
                <w:szCs w:val="20"/>
              </w:rPr>
              <w:t>있</w:t>
            </w:r>
            <w:r w:rsidR="00392452">
              <w:rPr>
                <w:rFonts w:hint="eastAsia"/>
                <w:sz w:val="20"/>
                <w:szCs w:val="20"/>
              </w:rPr>
              <w:t>다고</w:t>
            </w:r>
            <w:r w:rsidR="00392452">
              <w:rPr>
                <w:rFonts w:hint="eastAsia"/>
                <w:sz w:val="20"/>
                <w:szCs w:val="20"/>
              </w:rPr>
              <w:t xml:space="preserve"> </w:t>
            </w:r>
            <w:r w:rsidR="00392452">
              <w:rPr>
                <w:rFonts w:hint="eastAsia"/>
                <w:sz w:val="20"/>
                <w:szCs w:val="20"/>
              </w:rPr>
              <w:t>함</w:t>
            </w:r>
            <w:r w:rsidR="00392452">
              <w:rPr>
                <w:rFonts w:hint="eastAsia"/>
                <w:sz w:val="20"/>
                <w:szCs w:val="20"/>
              </w:rPr>
              <w:t xml:space="preserve">. </w:t>
            </w:r>
          </w:p>
          <w:p w14:paraId="73E173A1" w14:textId="77777777" w:rsidR="00482EDD" w:rsidRDefault="00482EDD" w:rsidP="006531FB">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용역계약서에</w:t>
            </w:r>
            <w:r>
              <w:rPr>
                <w:rFonts w:hint="eastAsia"/>
                <w:sz w:val="20"/>
                <w:szCs w:val="20"/>
              </w:rPr>
              <w:t xml:space="preserve"> </w:t>
            </w:r>
            <w:r>
              <w:rPr>
                <w:rFonts w:hint="eastAsia"/>
                <w:sz w:val="20"/>
                <w:szCs w:val="20"/>
              </w:rPr>
              <w:t>의하면</w:t>
            </w:r>
            <w:r>
              <w:rPr>
                <w:rFonts w:hint="eastAsia"/>
                <w:sz w:val="20"/>
                <w:szCs w:val="20"/>
              </w:rPr>
              <w:t xml:space="preserve">, </w:t>
            </w:r>
            <w:r w:rsidR="009D35B5">
              <w:rPr>
                <w:rFonts w:hint="eastAsia"/>
                <w:sz w:val="20"/>
                <w:szCs w:val="20"/>
              </w:rPr>
              <w:t>위</w:t>
            </w:r>
            <w:r w:rsidR="009D35B5">
              <w:rPr>
                <w:rFonts w:hint="eastAsia"/>
                <w:sz w:val="20"/>
                <w:szCs w:val="20"/>
              </w:rPr>
              <w:t xml:space="preserve"> </w:t>
            </w:r>
            <w:r w:rsidR="009D35B5">
              <w:rPr>
                <w:rFonts w:hint="eastAsia"/>
                <w:sz w:val="20"/>
                <w:szCs w:val="20"/>
              </w:rPr>
              <w:t>프리랜서</w:t>
            </w:r>
            <w:r w:rsidR="009D35B5">
              <w:rPr>
                <w:rFonts w:hint="eastAsia"/>
                <w:sz w:val="20"/>
                <w:szCs w:val="20"/>
              </w:rPr>
              <w:t xml:space="preserve"> 2</w:t>
            </w:r>
            <w:r w:rsidR="009D35B5">
              <w:rPr>
                <w:rFonts w:hint="eastAsia"/>
                <w:sz w:val="20"/>
                <w:szCs w:val="20"/>
              </w:rPr>
              <w:t>명에</w:t>
            </w:r>
            <w:r w:rsidR="009D35B5">
              <w:rPr>
                <w:rFonts w:hint="eastAsia"/>
                <w:sz w:val="20"/>
                <w:szCs w:val="20"/>
              </w:rPr>
              <w:t xml:space="preserve"> </w:t>
            </w:r>
            <w:r w:rsidR="009D35B5">
              <w:rPr>
                <w:rFonts w:hint="eastAsia"/>
                <w:sz w:val="20"/>
                <w:szCs w:val="20"/>
              </w:rPr>
              <w:t>대한</w:t>
            </w:r>
            <w:r w:rsidR="009D35B5">
              <w:rPr>
                <w:rFonts w:hint="eastAsia"/>
                <w:sz w:val="20"/>
                <w:szCs w:val="20"/>
              </w:rPr>
              <w:t xml:space="preserve"> </w:t>
            </w:r>
            <w:r w:rsidR="009D35B5">
              <w:rPr>
                <w:rFonts w:hint="eastAsia"/>
                <w:sz w:val="20"/>
                <w:szCs w:val="20"/>
              </w:rPr>
              <w:t>주요</w:t>
            </w:r>
            <w:r w:rsidR="009D35B5">
              <w:rPr>
                <w:rFonts w:hint="eastAsia"/>
                <w:sz w:val="20"/>
                <w:szCs w:val="20"/>
              </w:rPr>
              <w:t xml:space="preserve"> </w:t>
            </w:r>
            <w:r w:rsidR="009D35B5">
              <w:rPr>
                <w:rFonts w:hint="eastAsia"/>
                <w:sz w:val="20"/>
                <w:szCs w:val="20"/>
              </w:rPr>
              <w:t>계약</w:t>
            </w:r>
            <w:r w:rsidR="009D35B5">
              <w:rPr>
                <w:rFonts w:hint="eastAsia"/>
                <w:sz w:val="20"/>
                <w:szCs w:val="20"/>
              </w:rPr>
              <w:t xml:space="preserve"> </w:t>
            </w:r>
            <w:r w:rsidR="009D35B5">
              <w:rPr>
                <w:rFonts w:hint="eastAsia"/>
                <w:sz w:val="20"/>
                <w:szCs w:val="20"/>
              </w:rPr>
              <w:t>조건</w:t>
            </w:r>
            <w:r w:rsidR="009D35B5">
              <w:rPr>
                <w:rFonts w:hint="eastAsia"/>
                <w:sz w:val="20"/>
                <w:szCs w:val="20"/>
              </w:rPr>
              <w:t xml:space="preserve"> </w:t>
            </w:r>
            <w:r w:rsidR="009D35B5">
              <w:rPr>
                <w:rFonts w:hint="eastAsia"/>
                <w:sz w:val="20"/>
                <w:szCs w:val="20"/>
              </w:rPr>
              <w:t>및</w:t>
            </w:r>
            <w:r w:rsidR="009D35B5">
              <w:rPr>
                <w:rFonts w:hint="eastAsia"/>
                <w:sz w:val="20"/>
                <w:szCs w:val="20"/>
              </w:rPr>
              <w:t xml:space="preserve"> </w:t>
            </w:r>
            <w:r w:rsidR="009D35B5">
              <w:rPr>
                <w:rFonts w:hint="eastAsia"/>
                <w:sz w:val="20"/>
                <w:szCs w:val="20"/>
              </w:rPr>
              <w:t>내용은</w:t>
            </w:r>
            <w:r w:rsidR="009D35B5">
              <w:rPr>
                <w:rFonts w:hint="eastAsia"/>
                <w:sz w:val="20"/>
                <w:szCs w:val="20"/>
              </w:rPr>
              <w:t xml:space="preserve"> </w:t>
            </w:r>
            <w:r w:rsidR="009D35B5">
              <w:rPr>
                <w:rFonts w:hint="eastAsia"/>
                <w:sz w:val="20"/>
                <w:szCs w:val="20"/>
              </w:rPr>
              <w:t>다음과</w:t>
            </w:r>
            <w:r w:rsidR="009D35B5">
              <w:rPr>
                <w:rFonts w:hint="eastAsia"/>
                <w:sz w:val="20"/>
                <w:szCs w:val="20"/>
              </w:rPr>
              <w:t xml:space="preserve"> </w:t>
            </w:r>
            <w:r w:rsidR="009D35B5">
              <w:rPr>
                <w:rFonts w:hint="eastAsia"/>
                <w:sz w:val="20"/>
                <w:szCs w:val="20"/>
              </w:rPr>
              <w:t>같음</w:t>
            </w:r>
            <w:r w:rsidR="009D35B5">
              <w:rPr>
                <w:rFonts w:hint="eastAsia"/>
                <w:sz w:val="20"/>
                <w:szCs w:val="20"/>
              </w:rPr>
              <w:t xml:space="preserve">. </w:t>
            </w:r>
          </w:p>
          <w:tbl>
            <w:tblPr>
              <w:tblStyle w:val="a7"/>
              <w:tblW w:w="6259"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32"/>
              <w:gridCol w:w="5027"/>
            </w:tblGrid>
            <w:tr w:rsidR="007016E8" w:rsidRPr="001E6945" w14:paraId="2BFC0CD6" w14:textId="77777777" w:rsidTr="004B773A">
              <w:trPr>
                <w:trHeight w:val="161"/>
              </w:trPr>
              <w:tc>
                <w:tcPr>
                  <w:tcW w:w="1232" w:type="dxa"/>
                  <w:shd w:val="clear" w:color="auto" w:fill="D9D9D9" w:themeFill="background1" w:themeFillShade="D9"/>
                </w:tcPr>
                <w:p w14:paraId="18AC7248" w14:textId="4FC3949E" w:rsidR="007016E8" w:rsidRPr="001E6945" w:rsidRDefault="007016E8" w:rsidP="007016E8">
                  <w:pPr>
                    <w:wordWrap w:val="0"/>
                    <w:autoSpaceDE w:val="0"/>
                    <w:autoSpaceDN w:val="0"/>
                    <w:jc w:val="center"/>
                    <w:rPr>
                      <w:rFonts w:eastAsia="바탕"/>
                      <w:b/>
                      <w:sz w:val="18"/>
                      <w:szCs w:val="18"/>
                    </w:rPr>
                  </w:pPr>
                  <w:r w:rsidRPr="001E6945">
                    <w:rPr>
                      <w:rFonts w:eastAsia="바탕" w:hint="eastAsia"/>
                      <w:b/>
                      <w:sz w:val="18"/>
                      <w:szCs w:val="18"/>
                    </w:rPr>
                    <w:t>구분</w:t>
                  </w:r>
                </w:p>
              </w:tc>
              <w:tc>
                <w:tcPr>
                  <w:tcW w:w="5027" w:type="dxa"/>
                  <w:shd w:val="clear" w:color="auto" w:fill="D9D9D9" w:themeFill="background1" w:themeFillShade="D9"/>
                </w:tcPr>
                <w:p w14:paraId="2AA8E23D" w14:textId="73F55F59" w:rsidR="007016E8" w:rsidRPr="001E6945" w:rsidRDefault="007016E8" w:rsidP="007016E8">
                  <w:pPr>
                    <w:wordWrap w:val="0"/>
                    <w:autoSpaceDE w:val="0"/>
                    <w:autoSpaceDN w:val="0"/>
                    <w:jc w:val="center"/>
                    <w:rPr>
                      <w:rFonts w:eastAsia="바탕"/>
                      <w:b/>
                      <w:sz w:val="18"/>
                      <w:szCs w:val="18"/>
                    </w:rPr>
                  </w:pPr>
                  <w:r w:rsidRPr="001E6945">
                    <w:rPr>
                      <w:rFonts w:eastAsia="바탕" w:hint="eastAsia"/>
                      <w:b/>
                      <w:sz w:val="18"/>
                      <w:szCs w:val="18"/>
                    </w:rPr>
                    <w:t>내용</w:t>
                  </w:r>
                </w:p>
              </w:tc>
            </w:tr>
            <w:tr w:rsidR="007016E8" w:rsidRPr="001E6945" w14:paraId="016F0564" w14:textId="77777777" w:rsidTr="004B773A">
              <w:trPr>
                <w:trHeight w:val="161"/>
              </w:trPr>
              <w:tc>
                <w:tcPr>
                  <w:tcW w:w="1232" w:type="dxa"/>
                </w:tcPr>
                <w:p w14:paraId="14DD705E" w14:textId="77777777" w:rsidR="001E6945" w:rsidRDefault="00867BD1" w:rsidP="007016E8">
                  <w:pPr>
                    <w:wordWrap w:val="0"/>
                    <w:autoSpaceDE w:val="0"/>
                    <w:autoSpaceDN w:val="0"/>
                    <w:rPr>
                      <w:rFonts w:eastAsia="바탕"/>
                      <w:b/>
                      <w:bCs/>
                      <w:sz w:val="18"/>
                      <w:szCs w:val="18"/>
                    </w:rPr>
                  </w:pPr>
                  <w:r w:rsidRPr="001E6945">
                    <w:rPr>
                      <w:rFonts w:eastAsia="바탕" w:hint="eastAsia"/>
                      <w:b/>
                      <w:bCs/>
                      <w:sz w:val="18"/>
                      <w:szCs w:val="18"/>
                    </w:rPr>
                    <w:t>업무대상</w:t>
                  </w:r>
                  <w:r w:rsidRPr="001E6945">
                    <w:rPr>
                      <w:rFonts w:eastAsia="바탕" w:hint="eastAsia"/>
                      <w:b/>
                      <w:bCs/>
                      <w:sz w:val="18"/>
                      <w:szCs w:val="18"/>
                    </w:rPr>
                    <w:t xml:space="preserve"> </w:t>
                  </w:r>
                  <w:r w:rsidRPr="001E6945">
                    <w:rPr>
                      <w:rFonts w:eastAsia="바탕" w:hint="eastAsia"/>
                      <w:b/>
                      <w:bCs/>
                      <w:sz w:val="18"/>
                      <w:szCs w:val="18"/>
                    </w:rPr>
                    <w:t>및</w:t>
                  </w:r>
                  <w:r w:rsidRPr="001E6945">
                    <w:rPr>
                      <w:rFonts w:eastAsia="바탕" w:hint="eastAsia"/>
                      <w:b/>
                      <w:bCs/>
                      <w:sz w:val="18"/>
                      <w:szCs w:val="18"/>
                    </w:rPr>
                    <w:t xml:space="preserve"> </w:t>
                  </w:r>
                </w:p>
                <w:p w14:paraId="7F853CF0" w14:textId="3236911A" w:rsidR="00B61471" w:rsidRPr="001E6945" w:rsidRDefault="00867BD1" w:rsidP="001E6945">
                  <w:pPr>
                    <w:wordWrap w:val="0"/>
                    <w:autoSpaceDE w:val="0"/>
                    <w:autoSpaceDN w:val="0"/>
                    <w:rPr>
                      <w:rFonts w:eastAsia="바탕"/>
                      <w:b/>
                      <w:bCs/>
                      <w:sz w:val="18"/>
                      <w:szCs w:val="18"/>
                    </w:rPr>
                  </w:pPr>
                  <w:r w:rsidRPr="001E6945">
                    <w:rPr>
                      <w:rFonts w:eastAsia="바탕" w:hint="eastAsia"/>
                      <w:b/>
                      <w:bCs/>
                      <w:sz w:val="18"/>
                      <w:szCs w:val="18"/>
                    </w:rPr>
                    <w:t>범위</w:t>
                  </w:r>
                  <w:r w:rsidR="00B61471" w:rsidRPr="001E6945">
                    <w:rPr>
                      <w:rFonts w:eastAsia="바탕" w:hint="eastAsia"/>
                      <w:b/>
                      <w:bCs/>
                      <w:sz w:val="18"/>
                      <w:szCs w:val="18"/>
                    </w:rPr>
                    <w:t>(</w:t>
                  </w:r>
                  <w:r w:rsidR="00B61471" w:rsidRPr="001E6945">
                    <w:rPr>
                      <w:rFonts w:eastAsia="바탕" w:hint="eastAsia"/>
                      <w:b/>
                      <w:bCs/>
                      <w:sz w:val="18"/>
                      <w:szCs w:val="18"/>
                    </w:rPr>
                    <w:t>제</w:t>
                  </w:r>
                  <w:r w:rsidR="00B61471" w:rsidRPr="001E6945">
                    <w:rPr>
                      <w:rFonts w:eastAsia="바탕" w:hint="eastAsia"/>
                      <w:b/>
                      <w:bCs/>
                      <w:sz w:val="18"/>
                      <w:szCs w:val="18"/>
                    </w:rPr>
                    <w:t>2</w:t>
                  </w:r>
                  <w:r w:rsidR="00B61471" w:rsidRPr="001E6945">
                    <w:rPr>
                      <w:rFonts w:eastAsia="바탕" w:hint="eastAsia"/>
                      <w:b/>
                      <w:bCs/>
                      <w:sz w:val="18"/>
                      <w:szCs w:val="18"/>
                    </w:rPr>
                    <w:t>조</w:t>
                  </w:r>
                  <w:r w:rsidR="00B61471" w:rsidRPr="001E6945">
                    <w:rPr>
                      <w:rFonts w:eastAsia="바탕" w:hint="eastAsia"/>
                      <w:b/>
                      <w:bCs/>
                      <w:sz w:val="18"/>
                      <w:szCs w:val="18"/>
                    </w:rPr>
                    <w:t>)</w:t>
                  </w:r>
                </w:p>
              </w:tc>
              <w:tc>
                <w:tcPr>
                  <w:tcW w:w="5027" w:type="dxa"/>
                </w:tcPr>
                <w:p w14:paraId="357FC32A" w14:textId="4258CD8E" w:rsidR="007016E8" w:rsidRPr="001E6945" w:rsidRDefault="0003617D"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본</w:t>
                  </w:r>
                  <w:r w:rsidRPr="001E6945">
                    <w:rPr>
                      <w:rFonts w:eastAsia="바탕" w:hint="eastAsia"/>
                      <w:sz w:val="18"/>
                      <w:szCs w:val="18"/>
                    </w:rPr>
                    <w:t xml:space="preserve"> </w:t>
                  </w:r>
                  <w:r w:rsidRPr="001E6945">
                    <w:rPr>
                      <w:rFonts w:eastAsia="바탕" w:hint="eastAsia"/>
                      <w:sz w:val="18"/>
                      <w:szCs w:val="18"/>
                    </w:rPr>
                    <w:t>계약에</w:t>
                  </w:r>
                  <w:r w:rsidRPr="001E6945">
                    <w:rPr>
                      <w:rFonts w:eastAsia="바탕" w:hint="eastAsia"/>
                      <w:sz w:val="18"/>
                      <w:szCs w:val="18"/>
                    </w:rPr>
                    <w:t xml:space="preserve"> </w:t>
                  </w:r>
                  <w:r w:rsidRPr="001E6945">
                    <w:rPr>
                      <w:rFonts w:eastAsia="바탕" w:hint="eastAsia"/>
                      <w:sz w:val="18"/>
                      <w:szCs w:val="18"/>
                    </w:rPr>
                    <w:t>의한</w:t>
                  </w:r>
                  <w:r w:rsidRPr="001E6945">
                    <w:rPr>
                      <w:rFonts w:eastAsia="바탕" w:hint="eastAsia"/>
                      <w:sz w:val="18"/>
                      <w:szCs w:val="18"/>
                    </w:rPr>
                    <w:t xml:space="preserve"> </w:t>
                  </w:r>
                  <w:r w:rsidRPr="001E6945">
                    <w:rPr>
                      <w:rFonts w:eastAsia="바탕" w:hint="eastAsia"/>
                      <w:sz w:val="18"/>
                      <w:szCs w:val="18"/>
                    </w:rPr>
                    <w:t>업무대상</w:t>
                  </w:r>
                  <w:r w:rsidRPr="001E6945">
                    <w:rPr>
                      <w:rFonts w:eastAsia="바탕" w:hint="eastAsia"/>
                      <w:sz w:val="18"/>
                      <w:szCs w:val="18"/>
                    </w:rPr>
                    <w:t xml:space="preserve"> </w:t>
                  </w:r>
                  <w:r w:rsidRPr="001E6945">
                    <w:rPr>
                      <w:rFonts w:eastAsia="바탕" w:hint="eastAsia"/>
                      <w:sz w:val="18"/>
                      <w:szCs w:val="18"/>
                    </w:rPr>
                    <w:t>및</w:t>
                  </w:r>
                  <w:r w:rsidRPr="001E6945">
                    <w:rPr>
                      <w:rFonts w:eastAsia="바탕" w:hint="eastAsia"/>
                      <w:sz w:val="18"/>
                      <w:szCs w:val="18"/>
                    </w:rPr>
                    <w:t xml:space="preserve"> </w:t>
                  </w:r>
                  <w:r w:rsidRPr="001E6945">
                    <w:rPr>
                      <w:rFonts w:eastAsia="바탕" w:hint="eastAsia"/>
                      <w:sz w:val="18"/>
                      <w:szCs w:val="18"/>
                    </w:rPr>
                    <w:t>범위는</w:t>
                  </w:r>
                  <w:r w:rsidRPr="001E6945">
                    <w:rPr>
                      <w:rFonts w:eastAsia="바탕" w:hint="eastAsia"/>
                      <w:sz w:val="18"/>
                      <w:szCs w:val="18"/>
                    </w:rPr>
                    <w:t xml:space="preserve"> </w:t>
                  </w:r>
                  <w:r w:rsidRPr="001E6945">
                    <w:rPr>
                      <w:rFonts w:eastAsia="바탕" w:hint="eastAsia"/>
                      <w:sz w:val="18"/>
                      <w:szCs w:val="18"/>
                    </w:rPr>
                    <w:t>대상회사가</w:t>
                  </w:r>
                  <w:r w:rsidRPr="001E6945">
                    <w:rPr>
                      <w:rFonts w:eastAsia="바탕" w:hint="eastAsia"/>
                      <w:sz w:val="18"/>
                      <w:szCs w:val="18"/>
                    </w:rPr>
                    <w:t xml:space="preserve"> </w:t>
                  </w:r>
                  <w:r w:rsidRPr="001E6945">
                    <w:rPr>
                      <w:rFonts w:eastAsia="바탕" w:hint="eastAsia"/>
                      <w:sz w:val="18"/>
                      <w:szCs w:val="18"/>
                    </w:rPr>
                    <w:t>별도로</w:t>
                  </w:r>
                  <w:r w:rsidRPr="001E6945">
                    <w:rPr>
                      <w:rFonts w:eastAsia="바탕" w:hint="eastAsia"/>
                      <w:sz w:val="18"/>
                      <w:szCs w:val="18"/>
                    </w:rPr>
                    <w:t xml:space="preserve"> </w:t>
                  </w:r>
                  <w:r w:rsidRPr="001E6945">
                    <w:rPr>
                      <w:rFonts w:eastAsia="바탕" w:hint="eastAsia"/>
                      <w:sz w:val="18"/>
                      <w:szCs w:val="18"/>
                    </w:rPr>
                    <w:t>제시하며</w:t>
                  </w:r>
                  <w:r w:rsidRPr="001E6945">
                    <w:rPr>
                      <w:rFonts w:eastAsia="바탕" w:hint="eastAsia"/>
                      <w:sz w:val="18"/>
                      <w:szCs w:val="18"/>
                    </w:rPr>
                    <w:t xml:space="preserve">, </w:t>
                  </w:r>
                  <w:r w:rsidRPr="001E6945">
                    <w:rPr>
                      <w:rFonts w:eastAsia="바탕" w:hint="eastAsia"/>
                      <w:sz w:val="18"/>
                      <w:szCs w:val="18"/>
                    </w:rPr>
                    <w:t>대상회사와</w:t>
                  </w:r>
                  <w:r w:rsidRPr="001E6945">
                    <w:rPr>
                      <w:rFonts w:eastAsia="바탕" w:hint="eastAsia"/>
                      <w:sz w:val="18"/>
                      <w:szCs w:val="18"/>
                    </w:rPr>
                    <w:t xml:space="preserve"> </w:t>
                  </w:r>
                  <w:r w:rsidRPr="001E6945">
                    <w:rPr>
                      <w:rFonts w:eastAsia="바탕" w:hint="eastAsia"/>
                      <w:sz w:val="18"/>
                      <w:szCs w:val="18"/>
                    </w:rPr>
                    <w:t>프리랜서가</w:t>
                  </w:r>
                  <w:r w:rsidRPr="001E6945">
                    <w:rPr>
                      <w:rFonts w:eastAsia="바탕" w:hint="eastAsia"/>
                      <w:sz w:val="18"/>
                      <w:szCs w:val="18"/>
                    </w:rPr>
                    <w:t xml:space="preserve"> </w:t>
                  </w:r>
                  <w:r w:rsidRPr="001E6945">
                    <w:rPr>
                      <w:rFonts w:eastAsia="바탕" w:hint="eastAsia"/>
                      <w:sz w:val="18"/>
                      <w:szCs w:val="18"/>
                    </w:rPr>
                    <w:t>이를</w:t>
                  </w:r>
                  <w:r w:rsidRPr="001E6945">
                    <w:rPr>
                      <w:rFonts w:eastAsia="바탕" w:hint="eastAsia"/>
                      <w:sz w:val="18"/>
                      <w:szCs w:val="18"/>
                    </w:rPr>
                    <w:t xml:space="preserve"> </w:t>
                  </w:r>
                  <w:r w:rsidRPr="001E6945">
                    <w:rPr>
                      <w:rFonts w:eastAsia="바탕" w:hint="eastAsia"/>
                      <w:sz w:val="18"/>
                      <w:szCs w:val="18"/>
                    </w:rPr>
                    <w:t>합의하여</w:t>
                  </w:r>
                  <w:r w:rsidRPr="001E6945">
                    <w:rPr>
                      <w:rFonts w:eastAsia="바탕" w:hint="eastAsia"/>
                      <w:sz w:val="18"/>
                      <w:szCs w:val="18"/>
                    </w:rPr>
                    <w:t xml:space="preserve"> </w:t>
                  </w:r>
                  <w:r w:rsidRPr="001E6945">
                    <w:rPr>
                      <w:rFonts w:eastAsia="바탕" w:hint="eastAsia"/>
                      <w:sz w:val="18"/>
                      <w:szCs w:val="18"/>
                    </w:rPr>
                    <w:t>시행함</w:t>
                  </w:r>
                  <w:r w:rsidRPr="001E6945">
                    <w:rPr>
                      <w:rFonts w:eastAsia="바탕" w:hint="eastAsia"/>
                      <w:sz w:val="18"/>
                      <w:szCs w:val="18"/>
                    </w:rPr>
                    <w:t>.</w:t>
                  </w:r>
                </w:p>
              </w:tc>
            </w:tr>
            <w:tr w:rsidR="007016E8" w:rsidRPr="001E6945" w14:paraId="1FDD94BC" w14:textId="77777777" w:rsidTr="004B773A">
              <w:trPr>
                <w:trHeight w:val="161"/>
              </w:trPr>
              <w:tc>
                <w:tcPr>
                  <w:tcW w:w="1232" w:type="dxa"/>
                </w:tcPr>
                <w:p w14:paraId="17161B74" w14:textId="77777777" w:rsidR="007016E8" w:rsidRPr="001E6945" w:rsidRDefault="0003617D" w:rsidP="007016E8">
                  <w:pPr>
                    <w:wordWrap w:val="0"/>
                    <w:autoSpaceDE w:val="0"/>
                    <w:autoSpaceDN w:val="0"/>
                    <w:rPr>
                      <w:rFonts w:eastAsia="바탕"/>
                      <w:b/>
                      <w:bCs/>
                      <w:sz w:val="18"/>
                      <w:szCs w:val="18"/>
                    </w:rPr>
                  </w:pPr>
                  <w:r w:rsidRPr="001E6945">
                    <w:rPr>
                      <w:rFonts w:eastAsia="바탕" w:hint="eastAsia"/>
                      <w:b/>
                      <w:bCs/>
                      <w:sz w:val="18"/>
                      <w:szCs w:val="18"/>
                    </w:rPr>
                    <w:t>업무수행</w:t>
                  </w:r>
                </w:p>
                <w:p w14:paraId="1B2E8CB8" w14:textId="32BE81CD" w:rsidR="00AF03F5" w:rsidRPr="001E6945" w:rsidRDefault="00AF03F5" w:rsidP="007016E8">
                  <w:pPr>
                    <w:wordWrap w:val="0"/>
                    <w:autoSpaceDE w:val="0"/>
                    <w:autoSpaceDN w:val="0"/>
                    <w:rPr>
                      <w:rFonts w:eastAsia="바탕"/>
                      <w:b/>
                      <w:bCs/>
                      <w:sz w:val="18"/>
                      <w:szCs w:val="18"/>
                    </w:rPr>
                  </w:pPr>
                  <w:r w:rsidRPr="001E6945">
                    <w:rPr>
                      <w:rFonts w:eastAsia="바탕" w:hint="eastAsia"/>
                      <w:b/>
                      <w:bCs/>
                      <w:sz w:val="18"/>
                      <w:szCs w:val="18"/>
                    </w:rPr>
                    <w:t>(</w:t>
                  </w:r>
                  <w:r w:rsidRPr="001E6945">
                    <w:rPr>
                      <w:rFonts w:eastAsia="바탕" w:hint="eastAsia"/>
                      <w:b/>
                      <w:bCs/>
                      <w:sz w:val="18"/>
                      <w:szCs w:val="18"/>
                    </w:rPr>
                    <w:t>제</w:t>
                  </w:r>
                  <w:r w:rsidRPr="001E6945">
                    <w:rPr>
                      <w:rFonts w:eastAsia="바탕" w:hint="eastAsia"/>
                      <w:b/>
                      <w:bCs/>
                      <w:sz w:val="18"/>
                      <w:szCs w:val="18"/>
                    </w:rPr>
                    <w:t>6</w:t>
                  </w:r>
                  <w:r w:rsidRPr="001E6945">
                    <w:rPr>
                      <w:rFonts w:eastAsia="바탕" w:hint="eastAsia"/>
                      <w:b/>
                      <w:bCs/>
                      <w:sz w:val="18"/>
                      <w:szCs w:val="18"/>
                    </w:rPr>
                    <w:t>조</w:t>
                  </w:r>
                  <w:r w:rsidRPr="001E6945">
                    <w:rPr>
                      <w:rFonts w:eastAsia="바탕" w:hint="eastAsia"/>
                      <w:b/>
                      <w:bCs/>
                      <w:sz w:val="18"/>
                      <w:szCs w:val="18"/>
                    </w:rPr>
                    <w:t>)</w:t>
                  </w:r>
                </w:p>
              </w:tc>
              <w:tc>
                <w:tcPr>
                  <w:tcW w:w="5027" w:type="dxa"/>
                </w:tcPr>
                <w:p w14:paraId="7ACEAD93" w14:textId="77777777" w:rsidR="0070715C" w:rsidRPr="001E6945" w:rsidRDefault="0003617D"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프리랜서는</w:t>
                  </w:r>
                  <w:r w:rsidRPr="001E6945">
                    <w:rPr>
                      <w:rFonts w:eastAsia="바탕" w:hint="eastAsia"/>
                      <w:sz w:val="18"/>
                      <w:szCs w:val="18"/>
                    </w:rPr>
                    <w:t xml:space="preserve"> </w:t>
                  </w:r>
                  <w:r w:rsidRPr="001E6945">
                    <w:rPr>
                      <w:rFonts w:eastAsia="바탕" w:hint="eastAsia"/>
                      <w:sz w:val="18"/>
                      <w:szCs w:val="18"/>
                    </w:rPr>
                    <w:t>대상회사의</w:t>
                  </w:r>
                  <w:r w:rsidRPr="001E6945">
                    <w:rPr>
                      <w:rFonts w:eastAsia="바탕" w:hint="eastAsia"/>
                      <w:sz w:val="18"/>
                      <w:szCs w:val="18"/>
                    </w:rPr>
                    <w:t xml:space="preserve"> </w:t>
                  </w:r>
                  <w:r w:rsidRPr="001E6945">
                    <w:rPr>
                      <w:rFonts w:eastAsia="바탕" w:hint="eastAsia"/>
                      <w:sz w:val="18"/>
                      <w:szCs w:val="18"/>
                    </w:rPr>
                    <w:t>근무규정에</w:t>
                  </w:r>
                  <w:r w:rsidRPr="001E6945">
                    <w:rPr>
                      <w:rFonts w:eastAsia="바탕" w:hint="eastAsia"/>
                      <w:sz w:val="18"/>
                      <w:szCs w:val="18"/>
                    </w:rPr>
                    <w:t xml:space="preserve"> </w:t>
                  </w:r>
                  <w:r w:rsidRPr="001E6945">
                    <w:rPr>
                      <w:rFonts w:eastAsia="바탕" w:hint="eastAsia"/>
                      <w:sz w:val="18"/>
                      <w:szCs w:val="18"/>
                    </w:rPr>
                    <w:t>따라</w:t>
                  </w:r>
                  <w:r w:rsidRPr="001E6945">
                    <w:rPr>
                      <w:rFonts w:eastAsia="바탕" w:hint="eastAsia"/>
                      <w:sz w:val="18"/>
                      <w:szCs w:val="18"/>
                    </w:rPr>
                    <w:t xml:space="preserve"> </w:t>
                  </w:r>
                  <w:r w:rsidRPr="001E6945">
                    <w:rPr>
                      <w:rFonts w:eastAsia="바탕" w:hint="eastAsia"/>
                      <w:sz w:val="18"/>
                      <w:szCs w:val="18"/>
                    </w:rPr>
                    <w:t>근무를</w:t>
                  </w:r>
                  <w:r w:rsidRPr="001E6945">
                    <w:rPr>
                      <w:rFonts w:eastAsia="바탕" w:hint="eastAsia"/>
                      <w:sz w:val="18"/>
                      <w:szCs w:val="18"/>
                    </w:rPr>
                    <w:t xml:space="preserve"> </w:t>
                  </w:r>
                  <w:r w:rsidRPr="001E6945">
                    <w:rPr>
                      <w:rFonts w:eastAsia="바탕" w:hint="eastAsia"/>
                      <w:sz w:val="18"/>
                      <w:szCs w:val="18"/>
                    </w:rPr>
                    <w:t>수행하며</w:t>
                  </w:r>
                  <w:r w:rsidRPr="001E6945">
                    <w:rPr>
                      <w:rFonts w:eastAsia="바탕" w:hint="eastAsia"/>
                      <w:sz w:val="18"/>
                      <w:szCs w:val="18"/>
                    </w:rPr>
                    <w:t xml:space="preserve">, </w:t>
                  </w:r>
                  <w:r w:rsidRPr="001E6945">
                    <w:rPr>
                      <w:rFonts w:eastAsia="바탕" w:hint="eastAsia"/>
                      <w:sz w:val="18"/>
                      <w:szCs w:val="18"/>
                    </w:rPr>
                    <w:t>대상회사로부터</w:t>
                  </w:r>
                  <w:r w:rsidRPr="001E6945">
                    <w:rPr>
                      <w:rFonts w:eastAsia="바탕" w:hint="eastAsia"/>
                      <w:sz w:val="18"/>
                      <w:szCs w:val="18"/>
                    </w:rPr>
                    <w:t xml:space="preserve"> </w:t>
                  </w:r>
                  <w:r w:rsidRPr="001E6945">
                    <w:rPr>
                      <w:rFonts w:eastAsia="바탕" w:hint="eastAsia"/>
                      <w:sz w:val="18"/>
                      <w:szCs w:val="18"/>
                    </w:rPr>
                    <w:t>출퇴근</w:t>
                  </w:r>
                  <w:r w:rsidRPr="001E6945">
                    <w:rPr>
                      <w:rFonts w:eastAsia="바탕" w:hint="eastAsia"/>
                      <w:sz w:val="18"/>
                      <w:szCs w:val="18"/>
                    </w:rPr>
                    <w:t xml:space="preserve"> </w:t>
                  </w:r>
                  <w:r w:rsidRPr="001E6945">
                    <w:rPr>
                      <w:rFonts w:eastAsia="바탕" w:hint="eastAsia"/>
                      <w:sz w:val="18"/>
                      <w:szCs w:val="18"/>
                    </w:rPr>
                    <w:t>제약</w:t>
                  </w:r>
                  <w:r w:rsidRPr="001E6945">
                    <w:rPr>
                      <w:rFonts w:eastAsia="바탕" w:hint="eastAsia"/>
                      <w:sz w:val="18"/>
                      <w:szCs w:val="18"/>
                    </w:rPr>
                    <w:t xml:space="preserve"> </w:t>
                  </w:r>
                  <w:r w:rsidRPr="001E6945">
                    <w:rPr>
                      <w:rFonts w:eastAsia="바탕" w:hint="eastAsia"/>
                      <w:sz w:val="18"/>
                      <w:szCs w:val="18"/>
                    </w:rPr>
                    <w:t>및</w:t>
                  </w:r>
                  <w:r w:rsidRPr="001E6945">
                    <w:rPr>
                      <w:rFonts w:eastAsia="바탕" w:hint="eastAsia"/>
                      <w:sz w:val="18"/>
                      <w:szCs w:val="18"/>
                    </w:rPr>
                    <w:t xml:space="preserve"> </w:t>
                  </w:r>
                  <w:r w:rsidRPr="001E6945">
                    <w:rPr>
                      <w:rFonts w:eastAsia="바탕" w:hint="eastAsia"/>
                      <w:sz w:val="18"/>
                      <w:szCs w:val="18"/>
                    </w:rPr>
                    <w:t>업무지시를</w:t>
                  </w:r>
                  <w:r w:rsidRPr="001E6945">
                    <w:rPr>
                      <w:rFonts w:eastAsia="바탕" w:hint="eastAsia"/>
                      <w:sz w:val="18"/>
                      <w:szCs w:val="18"/>
                    </w:rPr>
                    <w:t xml:space="preserve"> </w:t>
                  </w:r>
                  <w:r w:rsidRPr="001E6945">
                    <w:rPr>
                      <w:rFonts w:eastAsia="바탕" w:hint="eastAsia"/>
                      <w:sz w:val="18"/>
                      <w:szCs w:val="18"/>
                    </w:rPr>
                    <w:t>받지</w:t>
                  </w:r>
                  <w:r w:rsidRPr="001E6945">
                    <w:rPr>
                      <w:rFonts w:eastAsia="바탕" w:hint="eastAsia"/>
                      <w:sz w:val="18"/>
                      <w:szCs w:val="18"/>
                    </w:rPr>
                    <w:t xml:space="preserve"> </w:t>
                  </w:r>
                  <w:r w:rsidR="0070715C" w:rsidRPr="001E6945">
                    <w:rPr>
                      <w:rFonts w:eastAsia="바탕" w:hint="eastAsia"/>
                      <w:sz w:val="18"/>
                      <w:szCs w:val="18"/>
                    </w:rPr>
                    <w:t>않음</w:t>
                  </w:r>
                  <w:r w:rsidR="0070715C" w:rsidRPr="001E6945">
                    <w:rPr>
                      <w:rFonts w:eastAsia="바탕" w:hint="eastAsia"/>
                      <w:sz w:val="18"/>
                      <w:szCs w:val="18"/>
                    </w:rPr>
                    <w:t>.</w:t>
                  </w:r>
                </w:p>
                <w:p w14:paraId="63D93BF2" w14:textId="65E5D883" w:rsidR="007016E8" w:rsidRPr="001E6945" w:rsidRDefault="0003617D"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단</w:t>
                  </w:r>
                  <w:r w:rsidRPr="001E6945">
                    <w:rPr>
                      <w:rFonts w:eastAsia="바탕" w:hint="eastAsia"/>
                      <w:sz w:val="18"/>
                      <w:szCs w:val="18"/>
                    </w:rPr>
                    <w:t xml:space="preserve">, </w:t>
                  </w:r>
                  <w:r w:rsidRPr="001E6945">
                    <w:rPr>
                      <w:rFonts w:eastAsia="바탕" w:hint="eastAsia"/>
                      <w:sz w:val="18"/>
                      <w:szCs w:val="18"/>
                    </w:rPr>
                    <w:t>원만한</w:t>
                  </w:r>
                  <w:r w:rsidRPr="001E6945">
                    <w:rPr>
                      <w:rFonts w:eastAsia="바탕" w:hint="eastAsia"/>
                      <w:sz w:val="18"/>
                      <w:szCs w:val="18"/>
                    </w:rPr>
                    <w:t xml:space="preserve"> </w:t>
                  </w:r>
                  <w:r w:rsidRPr="001E6945">
                    <w:rPr>
                      <w:rFonts w:eastAsia="바탕" w:hint="eastAsia"/>
                      <w:sz w:val="18"/>
                      <w:szCs w:val="18"/>
                    </w:rPr>
                    <w:t>프로젝트</w:t>
                  </w:r>
                  <w:r w:rsidRPr="001E6945">
                    <w:rPr>
                      <w:rFonts w:eastAsia="바탕" w:hint="eastAsia"/>
                      <w:sz w:val="18"/>
                      <w:szCs w:val="18"/>
                    </w:rPr>
                    <w:t xml:space="preserve"> </w:t>
                  </w:r>
                  <w:r w:rsidRPr="001E6945">
                    <w:rPr>
                      <w:rFonts w:eastAsia="바탕" w:hint="eastAsia"/>
                      <w:sz w:val="18"/>
                      <w:szCs w:val="18"/>
                    </w:rPr>
                    <w:t>진행을</w:t>
                  </w:r>
                  <w:r w:rsidRPr="001E6945">
                    <w:rPr>
                      <w:rFonts w:eastAsia="바탕" w:hint="eastAsia"/>
                      <w:sz w:val="18"/>
                      <w:szCs w:val="18"/>
                    </w:rPr>
                    <w:t xml:space="preserve"> </w:t>
                  </w:r>
                  <w:r w:rsidRPr="001E6945">
                    <w:rPr>
                      <w:rFonts w:eastAsia="바탕" w:hint="eastAsia"/>
                      <w:sz w:val="18"/>
                      <w:szCs w:val="18"/>
                    </w:rPr>
                    <w:t>위하여</w:t>
                  </w:r>
                  <w:r w:rsidRPr="001E6945">
                    <w:rPr>
                      <w:rFonts w:eastAsia="바탕" w:hint="eastAsia"/>
                      <w:sz w:val="18"/>
                      <w:szCs w:val="18"/>
                    </w:rPr>
                    <w:t xml:space="preserve"> </w:t>
                  </w:r>
                  <w:r w:rsidRPr="001E6945">
                    <w:rPr>
                      <w:rFonts w:eastAsia="바탕" w:hint="eastAsia"/>
                      <w:sz w:val="18"/>
                      <w:szCs w:val="18"/>
                    </w:rPr>
                    <w:t>필요하다고</w:t>
                  </w:r>
                  <w:r w:rsidRPr="001E6945">
                    <w:rPr>
                      <w:rFonts w:eastAsia="바탕" w:hint="eastAsia"/>
                      <w:sz w:val="18"/>
                      <w:szCs w:val="18"/>
                    </w:rPr>
                    <w:t xml:space="preserve"> </w:t>
                  </w:r>
                  <w:r w:rsidRPr="001E6945">
                    <w:rPr>
                      <w:rFonts w:eastAsia="바탕" w:hint="eastAsia"/>
                      <w:sz w:val="18"/>
                      <w:szCs w:val="18"/>
                    </w:rPr>
                    <w:t>판단되는</w:t>
                  </w:r>
                  <w:r w:rsidRPr="001E6945">
                    <w:rPr>
                      <w:rFonts w:eastAsia="바탕" w:hint="eastAsia"/>
                      <w:sz w:val="18"/>
                      <w:szCs w:val="18"/>
                    </w:rPr>
                    <w:t xml:space="preserve"> </w:t>
                  </w:r>
                  <w:r w:rsidRPr="001E6945">
                    <w:rPr>
                      <w:rFonts w:eastAsia="바탕" w:hint="eastAsia"/>
                      <w:sz w:val="18"/>
                      <w:szCs w:val="18"/>
                    </w:rPr>
                    <w:t>경우에는</w:t>
                  </w:r>
                  <w:r w:rsidRPr="001E6945">
                    <w:rPr>
                      <w:rFonts w:eastAsia="바탕" w:hint="eastAsia"/>
                      <w:sz w:val="18"/>
                      <w:szCs w:val="18"/>
                    </w:rPr>
                    <w:t xml:space="preserve"> </w:t>
                  </w:r>
                  <w:r w:rsidRPr="001E6945">
                    <w:rPr>
                      <w:rFonts w:eastAsia="바탕" w:hint="eastAsia"/>
                      <w:sz w:val="18"/>
                      <w:szCs w:val="18"/>
                    </w:rPr>
                    <w:t>그리하지</w:t>
                  </w:r>
                  <w:r w:rsidRPr="001E6945">
                    <w:rPr>
                      <w:rFonts w:eastAsia="바탕" w:hint="eastAsia"/>
                      <w:sz w:val="18"/>
                      <w:szCs w:val="18"/>
                    </w:rPr>
                    <w:t xml:space="preserve"> </w:t>
                  </w:r>
                  <w:r w:rsidRPr="001E6945">
                    <w:rPr>
                      <w:rFonts w:eastAsia="바탕" w:hint="eastAsia"/>
                      <w:sz w:val="18"/>
                      <w:szCs w:val="18"/>
                    </w:rPr>
                    <w:t>아</w:t>
                  </w:r>
                  <w:r w:rsidR="00BA0622" w:rsidRPr="001E6945">
                    <w:rPr>
                      <w:rFonts w:eastAsia="바탕" w:hint="eastAsia"/>
                      <w:sz w:val="18"/>
                      <w:szCs w:val="18"/>
                    </w:rPr>
                    <w:t>니함</w:t>
                  </w:r>
                  <w:r w:rsidRPr="001E6945">
                    <w:rPr>
                      <w:rFonts w:eastAsia="바탕" w:hint="eastAsia"/>
                      <w:sz w:val="18"/>
                      <w:szCs w:val="18"/>
                    </w:rPr>
                    <w:t>.</w:t>
                  </w:r>
                </w:p>
              </w:tc>
            </w:tr>
            <w:tr w:rsidR="00BA0622" w:rsidRPr="001E6945" w14:paraId="3D7C50F1" w14:textId="77777777" w:rsidTr="004B773A">
              <w:trPr>
                <w:trHeight w:val="161"/>
              </w:trPr>
              <w:tc>
                <w:tcPr>
                  <w:tcW w:w="1232" w:type="dxa"/>
                </w:tcPr>
                <w:p w14:paraId="2D915FED" w14:textId="77777777" w:rsidR="00BA0622" w:rsidRPr="001E6945" w:rsidRDefault="00BA0622" w:rsidP="007016E8">
                  <w:pPr>
                    <w:wordWrap w:val="0"/>
                    <w:autoSpaceDE w:val="0"/>
                    <w:autoSpaceDN w:val="0"/>
                    <w:rPr>
                      <w:rFonts w:eastAsia="바탕"/>
                      <w:b/>
                      <w:bCs/>
                      <w:sz w:val="18"/>
                      <w:szCs w:val="18"/>
                    </w:rPr>
                  </w:pPr>
                  <w:r w:rsidRPr="001E6945">
                    <w:rPr>
                      <w:rFonts w:eastAsia="바탕" w:hint="eastAsia"/>
                      <w:b/>
                      <w:bCs/>
                      <w:sz w:val="18"/>
                      <w:szCs w:val="18"/>
                    </w:rPr>
                    <w:t>비밀유지</w:t>
                  </w:r>
                </w:p>
                <w:p w14:paraId="56364734" w14:textId="63549E5C" w:rsidR="00AF03F5" w:rsidRPr="001E6945" w:rsidRDefault="00AF03F5" w:rsidP="007016E8">
                  <w:pPr>
                    <w:wordWrap w:val="0"/>
                    <w:autoSpaceDE w:val="0"/>
                    <w:autoSpaceDN w:val="0"/>
                    <w:rPr>
                      <w:rFonts w:eastAsia="바탕"/>
                      <w:b/>
                      <w:bCs/>
                      <w:sz w:val="18"/>
                      <w:szCs w:val="18"/>
                    </w:rPr>
                  </w:pPr>
                  <w:r w:rsidRPr="001E6945">
                    <w:rPr>
                      <w:rFonts w:eastAsia="바탕" w:hint="eastAsia"/>
                      <w:b/>
                      <w:bCs/>
                      <w:sz w:val="18"/>
                      <w:szCs w:val="18"/>
                    </w:rPr>
                    <w:t>(</w:t>
                  </w:r>
                  <w:r w:rsidRPr="001E6945">
                    <w:rPr>
                      <w:rFonts w:eastAsia="바탕" w:hint="eastAsia"/>
                      <w:b/>
                      <w:bCs/>
                      <w:sz w:val="18"/>
                      <w:szCs w:val="18"/>
                    </w:rPr>
                    <w:t>제</w:t>
                  </w:r>
                  <w:r w:rsidRPr="001E6945">
                    <w:rPr>
                      <w:rFonts w:eastAsia="바탕" w:hint="eastAsia"/>
                      <w:b/>
                      <w:bCs/>
                      <w:sz w:val="18"/>
                      <w:szCs w:val="18"/>
                    </w:rPr>
                    <w:t>7</w:t>
                  </w:r>
                  <w:r w:rsidRPr="001E6945">
                    <w:rPr>
                      <w:rFonts w:eastAsia="바탕" w:hint="eastAsia"/>
                      <w:b/>
                      <w:bCs/>
                      <w:sz w:val="18"/>
                      <w:szCs w:val="18"/>
                    </w:rPr>
                    <w:t>조</w:t>
                  </w:r>
                  <w:r w:rsidRPr="001E6945">
                    <w:rPr>
                      <w:rFonts w:eastAsia="바탕" w:hint="eastAsia"/>
                      <w:b/>
                      <w:bCs/>
                      <w:sz w:val="18"/>
                      <w:szCs w:val="18"/>
                    </w:rPr>
                    <w:t>)</w:t>
                  </w:r>
                </w:p>
              </w:tc>
              <w:tc>
                <w:tcPr>
                  <w:tcW w:w="5027" w:type="dxa"/>
                </w:tcPr>
                <w:p w14:paraId="7B566C0E" w14:textId="1BEDDEFA" w:rsidR="00BA0622" w:rsidRPr="001E6945" w:rsidRDefault="00BA0622"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프리랜서는</w:t>
                  </w:r>
                  <w:r w:rsidRPr="001E6945">
                    <w:rPr>
                      <w:rFonts w:eastAsia="바탕" w:hint="eastAsia"/>
                      <w:sz w:val="18"/>
                      <w:szCs w:val="18"/>
                    </w:rPr>
                    <w:t xml:space="preserve"> </w:t>
                  </w:r>
                  <w:r w:rsidRPr="001E6945">
                    <w:rPr>
                      <w:rFonts w:eastAsia="바탕" w:hint="eastAsia"/>
                      <w:sz w:val="18"/>
                      <w:szCs w:val="18"/>
                    </w:rPr>
                    <w:t>본</w:t>
                  </w:r>
                  <w:r w:rsidRPr="001E6945">
                    <w:rPr>
                      <w:rFonts w:eastAsia="바탕" w:hint="eastAsia"/>
                      <w:sz w:val="18"/>
                      <w:szCs w:val="18"/>
                    </w:rPr>
                    <w:t xml:space="preserve"> </w:t>
                  </w:r>
                  <w:r w:rsidRPr="001E6945">
                    <w:rPr>
                      <w:rFonts w:eastAsia="바탕" w:hint="eastAsia"/>
                      <w:sz w:val="18"/>
                      <w:szCs w:val="18"/>
                    </w:rPr>
                    <w:t>계약에</w:t>
                  </w:r>
                  <w:r w:rsidRPr="001E6945">
                    <w:rPr>
                      <w:rFonts w:eastAsia="바탕" w:hint="eastAsia"/>
                      <w:sz w:val="18"/>
                      <w:szCs w:val="18"/>
                    </w:rPr>
                    <w:t xml:space="preserve"> </w:t>
                  </w:r>
                  <w:r w:rsidRPr="001E6945">
                    <w:rPr>
                      <w:rFonts w:eastAsia="바탕" w:hint="eastAsia"/>
                      <w:sz w:val="18"/>
                      <w:szCs w:val="18"/>
                    </w:rPr>
                    <w:t>관한</w:t>
                  </w:r>
                  <w:r w:rsidRPr="001E6945">
                    <w:rPr>
                      <w:rFonts w:eastAsia="바탕" w:hint="eastAsia"/>
                      <w:sz w:val="18"/>
                      <w:szCs w:val="18"/>
                    </w:rPr>
                    <w:t xml:space="preserve"> </w:t>
                  </w:r>
                  <w:r w:rsidRPr="001E6945">
                    <w:rPr>
                      <w:rFonts w:eastAsia="바탕" w:hint="eastAsia"/>
                      <w:sz w:val="18"/>
                      <w:szCs w:val="18"/>
                    </w:rPr>
                    <w:t>제반</w:t>
                  </w:r>
                  <w:r w:rsidRPr="001E6945">
                    <w:rPr>
                      <w:rFonts w:eastAsia="바탕" w:hint="eastAsia"/>
                      <w:sz w:val="18"/>
                      <w:szCs w:val="18"/>
                    </w:rPr>
                    <w:t xml:space="preserve"> </w:t>
                  </w:r>
                  <w:r w:rsidRPr="001E6945">
                    <w:rPr>
                      <w:rFonts w:eastAsia="바탕" w:hint="eastAsia"/>
                      <w:sz w:val="18"/>
                      <w:szCs w:val="18"/>
                    </w:rPr>
                    <w:t>정보에</w:t>
                  </w:r>
                  <w:r w:rsidRPr="001E6945">
                    <w:rPr>
                      <w:rFonts w:eastAsia="바탕" w:hint="eastAsia"/>
                      <w:sz w:val="18"/>
                      <w:szCs w:val="18"/>
                    </w:rPr>
                    <w:t xml:space="preserve"> </w:t>
                  </w:r>
                  <w:r w:rsidRPr="001E6945">
                    <w:rPr>
                      <w:rFonts w:eastAsia="바탕" w:hint="eastAsia"/>
                      <w:sz w:val="18"/>
                      <w:szCs w:val="18"/>
                    </w:rPr>
                    <w:t>관하여</w:t>
                  </w:r>
                  <w:r w:rsidRPr="001E6945">
                    <w:rPr>
                      <w:rFonts w:eastAsia="바탕" w:hint="eastAsia"/>
                      <w:sz w:val="18"/>
                      <w:szCs w:val="18"/>
                    </w:rPr>
                    <w:t xml:space="preserve"> </w:t>
                  </w:r>
                  <w:r w:rsidRPr="001E6945">
                    <w:rPr>
                      <w:rFonts w:eastAsia="바탕" w:hint="eastAsia"/>
                      <w:sz w:val="18"/>
                      <w:szCs w:val="18"/>
                    </w:rPr>
                    <w:t>대상회사의</w:t>
                  </w:r>
                  <w:r w:rsidRPr="001E6945">
                    <w:rPr>
                      <w:rFonts w:eastAsia="바탕" w:hint="eastAsia"/>
                      <w:sz w:val="18"/>
                      <w:szCs w:val="18"/>
                    </w:rPr>
                    <w:t xml:space="preserve"> </w:t>
                  </w:r>
                  <w:r w:rsidRPr="001E6945">
                    <w:rPr>
                      <w:rFonts w:eastAsia="바탕" w:hint="eastAsia"/>
                      <w:sz w:val="18"/>
                      <w:szCs w:val="18"/>
                    </w:rPr>
                    <w:t>사전동의를</w:t>
                  </w:r>
                  <w:r w:rsidRPr="001E6945">
                    <w:rPr>
                      <w:rFonts w:eastAsia="바탕" w:hint="eastAsia"/>
                      <w:sz w:val="18"/>
                      <w:szCs w:val="18"/>
                    </w:rPr>
                    <w:t xml:space="preserve"> </w:t>
                  </w:r>
                  <w:r w:rsidRPr="001E6945">
                    <w:rPr>
                      <w:rFonts w:eastAsia="바탕" w:hint="eastAsia"/>
                      <w:sz w:val="18"/>
                      <w:szCs w:val="18"/>
                    </w:rPr>
                    <w:t>얻지</w:t>
                  </w:r>
                  <w:r w:rsidRPr="001E6945">
                    <w:rPr>
                      <w:rFonts w:eastAsia="바탕" w:hint="eastAsia"/>
                      <w:sz w:val="18"/>
                      <w:szCs w:val="18"/>
                    </w:rPr>
                    <w:t xml:space="preserve"> </w:t>
                  </w:r>
                  <w:r w:rsidRPr="001E6945">
                    <w:rPr>
                      <w:rFonts w:eastAsia="바탕" w:hint="eastAsia"/>
                      <w:sz w:val="18"/>
                      <w:szCs w:val="18"/>
                    </w:rPr>
                    <w:t>않는</w:t>
                  </w:r>
                  <w:r w:rsidRPr="001E6945">
                    <w:rPr>
                      <w:rFonts w:eastAsia="바탕" w:hint="eastAsia"/>
                      <w:sz w:val="18"/>
                      <w:szCs w:val="18"/>
                    </w:rPr>
                    <w:t xml:space="preserve"> </w:t>
                  </w:r>
                  <w:r w:rsidRPr="001E6945">
                    <w:rPr>
                      <w:rFonts w:eastAsia="바탕" w:hint="eastAsia"/>
                      <w:sz w:val="18"/>
                      <w:szCs w:val="18"/>
                    </w:rPr>
                    <w:t>한</w:t>
                  </w:r>
                  <w:r w:rsidRPr="001E6945">
                    <w:rPr>
                      <w:rFonts w:eastAsia="바탕" w:hint="eastAsia"/>
                      <w:sz w:val="18"/>
                      <w:szCs w:val="18"/>
                    </w:rPr>
                    <w:t xml:space="preserve"> </w:t>
                  </w:r>
                  <w:r w:rsidRPr="001E6945">
                    <w:rPr>
                      <w:rFonts w:eastAsia="바탕" w:hint="eastAsia"/>
                      <w:sz w:val="18"/>
                      <w:szCs w:val="18"/>
                    </w:rPr>
                    <w:t>비밀보존의</w:t>
                  </w:r>
                  <w:r w:rsidRPr="001E6945">
                    <w:rPr>
                      <w:rFonts w:eastAsia="바탕" w:hint="eastAsia"/>
                      <w:sz w:val="18"/>
                      <w:szCs w:val="18"/>
                    </w:rPr>
                    <w:t xml:space="preserve"> </w:t>
                  </w:r>
                  <w:r w:rsidRPr="001E6945">
                    <w:rPr>
                      <w:rFonts w:eastAsia="바탕" w:hint="eastAsia"/>
                      <w:sz w:val="18"/>
                      <w:szCs w:val="18"/>
                    </w:rPr>
                    <w:t>의무를</w:t>
                  </w:r>
                  <w:r w:rsidRPr="001E6945">
                    <w:rPr>
                      <w:rFonts w:eastAsia="바탕" w:hint="eastAsia"/>
                      <w:sz w:val="18"/>
                      <w:szCs w:val="18"/>
                    </w:rPr>
                    <w:t xml:space="preserve"> </w:t>
                  </w:r>
                  <w:r w:rsidRPr="001E6945">
                    <w:rPr>
                      <w:rFonts w:eastAsia="바탕" w:hint="eastAsia"/>
                      <w:sz w:val="18"/>
                      <w:szCs w:val="18"/>
                    </w:rPr>
                    <w:t>짐</w:t>
                  </w:r>
                  <w:r w:rsidRPr="001E6945">
                    <w:rPr>
                      <w:rFonts w:eastAsia="바탕" w:hint="eastAsia"/>
                      <w:sz w:val="18"/>
                      <w:szCs w:val="18"/>
                    </w:rPr>
                    <w:t>.</w:t>
                  </w:r>
                </w:p>
              </w:tc>
            </w:tr>
          </w:tbl>
          <w:p w14:paraId="6096484E" w14:textId="60FA5815" w:rsidR="009D35B5" w:rsidRPr="00075C7C" w:rsidRDefault="009D35B5" w:rsidP="007016E8">
            <w:pPr>
              <w:pStyle w:val="1"/>
              <w:numPr>
                <w:ilvl w:val="0"/>
                <w:numId w:val="0"/>
              </w:numPr>
              <w:ind w:left="513"/>
              <w:rPr>
                <w:sz w:val="20"/>
                <w:szCs w:val="20"/>
              </w:rPr>
            </w:pPr>
          </w:p>
        </w:tc>
        <w:tc>
          <w:tcPr>
            <w:tcW w:w="5640" w:type="dxa"/>
            <w:tcBorders>
              <w:top w:val="single" w:sz="12" w:space="0" w:color="0F243E"/>
              <w:bottom w:val="single" w:sz="12" w:space="0" w:color="0F243E"/>
            </w:tcBorders>
            <w:shd w:val="clear" w:color="auto" w:fill="auto"/>
          </w:tcPr>
          <w:p w14:paraId="42852196" w14:textId="329A214C" w:rsidR="006531FB" w:rsidRDefault="006531FB" w:rsidP="006531FB">
            <w:pPr>
              <w:pStyle w:val="1"/>
              <w:rPr>
                <w:sz w:val="20"/>
                <w:szCs w:val="20"/>
              </w:rPr>
            </w:pPr>
            <w:r w:rsidRPr="00075C7C">
              <w:rPr>
                <w:sz w:val="20"/>
                <w:szCs w:val="20"/>
              </w:rPr>
              <w:t>기간제</w:t>
            </w:r>
            <w:r w:rsidRPr="00075C7C">
              <w:rPr>
                <w:sz w:val="20"/>
                <w:szCs w:val="20"/>
              </w:rPr>
              <w:t xml:space="preserve"> </w:t>
            </w:r>
            <w:r w:rsidRPr="00075C7C">
              <w:rPr>
                <w:sz w:val="20"/>
                <w:szCs w:val="20"/>
              </w:rPr>
              <w:t>근로자</w:t>
            </w:r>
            <w:r w:rsidR="003662FB">
              <w:rPr>
                <w:rFonts w:hint="eastAsia"/>
                <w:sz w:val="20"/>
                <w:szCs w:val="20"/>
              </w:rPr>
              <w:t>라고</w:t>
            </w:r>
            <w:r w:rsidR="003662FB">
              <w:rPr>
                <w:rFonts w:hint="eastAsia"/>
                <w:sz w:val="20"/>
                <w:szCs w:val="20"/>
              </w:rPr>
              <w:t xml:space="preserve"> </w:t>
            </w:r>
            <w:r w:rsidR="003662FB">
              <w:rPr>
                <w:rFonts w:hint="eastAsia"/>
                <w:sz w:val="20"/>
                <w:szCs w:val="20"/>
              </w:rPr>
              <w:t>하더라도</w:t>
            </w:r>
            <w:r w:rsidRPr="00075C7C">
              <w:rPr>
                <w:sz w:val="20"/>
                <w:szCs w:val="20"/>
              </w:rPr>
              <w:t xml:space="preserve"> 1</w:t>
            </w:r>
            <w:r w:rsidRPr="00075C7C">
              <w:rPr>
                <w:sz w:val="20"/>
                <w:szCs w:val="20"/>
              </w:rPr>
              <w:t>주</w:t>
            </w:r>
            <w:r w:rsidRPr="00075C7C">
              <w:rPr>
                <w:sz w:val="20"/>
                <w:szCs w:val="20"/>
              </w:rPr>
              <w:t xml:space="preserve"> </w:t>
            </w:r>
            <w:r w:rsidRPr="00075C7C">
              <w:rPr>
                <w:sz w:val="20"/>
                <w:szCs w:val="20"/>
              </w:rPr>
              <w:t>소정근로시간이</w:t>
            </w:r>
            <w:r w:rsidRPr="00075C7C">
              <w:rPr>
                <w:sz w:val="20"/>
                <w:szCs w:val="20"/>
              </w:rPr>
              <w:t xml:space="preserve"> 40</w:t>
            </w:r>
            <w:r w:rsidRPr="00075C7C">
              <w:rPr>
                <w:sz w:val="20"/>
                <w:szCs w:val="20"/>
              </w:rPr>
              <w:t>시간이고</w:t>
            </w:r>
            <w:r w:rsidRPr="00075C7C">
              <w:rPr>
                <w:sz w:val="20"/>
                <w:szCs w:val="20"/>
              </w:rPr>
              <w:t xml:space="preserve"> 1</w:t>
            </w:r>
            <w:r w:rsidRPr="00075C7C">
              <w:rPr>
                <w:sz w:val="20"/>
                <w:szCs w:val="20"/>
              </w:rPr>
              <w:t>개월</w:t>
            </w:r>
            <w:r w:rsidRPr="00075C7C">
              <w:rPr>
                <w:sz w:val="20"/>
                <w:szCs w:val="20"/>
              </w:rPr>
              <w:t xml:space="preserve"> </w:t>
            </w:r>
            <w:r w:rsidRPr="00075C7C">
              <w:rPr>
                <w:sz w:val="20"/>
                <w:szCs w:val="20"/>
              </w:rPr>
              <w:t>이상</w:t>
            </w:r>
            <w:r w:rsidRPr="00075C7C">
              <w:rPr>
                <w:sz w:val="20"/>
                <w:szCs w:val="20"/>
              </w:rPr>
              <w:t xml:space="preserve"> </w:t>
            </w:r>
            <w:r w:rsidRPr="00075C7C">
              <w:rPr>
                <w:sz w:val="20"/>
                <w:szCs w:val="20"/>
              </w:rPr>
              <w:t>근무하는</w:t>
            </w:r>
            <w:r w:rsidRPr="00075C7C">
              <w:rPr>
                <w:sz w:val="20"/>
                <w:szCs w:val="20"/>
              </w:rPr>
              <w:t xml:space="preserve"> </w:t>
            </w:r>
            <w:r w:rsidRPr="00075C7C">
              <w:rPr>
                <w:sz w:val="20"/>
                <w:szCs w:val="20"/>
              </w:rPr>
              <w:t>근로자로서</w:t>
            </w:r>
            <w:r w:rsidRPr="00075C7C">
              <w:rPr>
                <w:sz w:val="20"/>
                <w:szCs w:val="20"/>
              </w:rPr>
              <w:t xml:space="preserve"> 4</w:t>
            </w:r>
            <w:r w:rsidRPr="00075C7C">
              <w:rPr>
                <w:sz w:val="20"/>
                <w:szCs w:val="20"/>
              </w:rPr>
              <w:t>대</w:t>
            </w:r>
            <w:r w:rsidRPr="00075C7C">
              <w:rPr>
                <w:rFonts w:hint="eastAsia"/>
                <w:sz w:val="20"/>
                <w:szCs w:val="20"/>
              </w:rPr>
              <w:t xml:space="preserve"> </w:t>
            </w:r>
            <w:r w:rsidRPr="00075C7C">
              <w:rPr>
                <w:sz w:val="20"/>
                <w:szCs w:val="20"/>
              </w:rPr>
              <w:t>보험</w:t>
            </w:r>
            <w:r w:rsidRPr="00075C7C">
              <w:rPr>
                <w:sz w:val="20"/>
                <w:szCs w:val="20"/>
              </w:rPr>
              <w:t xml:space="preserve"> </w:t>
            </w:r>
            <w:r w:rsidRPr="00075C7C">
              <w:rPr>
                <w:sz w:val="20"/>
                <w:szCs w:val="20"/>
              </w:rPr>
              <w:t>가입대상이</w:t>
            </w:r>
            <w:r w:rsidRPr="00075C7C">
              <w:rPr>
                <w:sz w:val="20"/>
                <w:szCs w:val="20"/>
              </w:rPr>
              <w:t xml:space="preserve"> </w:t>
            </w:r>
            <w:r w:rsidRPr="00075C7C">
              <w:rPr>
                <w:sz w:val="20"/>
                <w:szCs w:val="20"/>
              </w:rPr>
              <w:t>됨</w:t>
            </w:r>
            <w:r w:rsidRPr="00075C7C">
              <w:rPr>
                <w:sz w:val="20"/>
                <w:szCs w:val="20"/>
              </w:rPr>
              <w:t xml:space="preserve">. </w:t>
            </w:r>
          </w:p>
          <w:p w14:paraId="4B04E297" w14:textId="2435A8AC" w:rsidR="003662FB" w:rsidRDefault="003662FB" w:rsidP="006531FB">
            <w:pPr>
              <w:pStyle w:val="1"/>
              <w:rPr>
                <w:sz w:val="20"/>
                <w:szCs w:val="20"/>
              </w:rPr>
            </w:pPr>
            <w:r>
              <w:rPr>
                <w:rFonts w:hint="eastAsia"/>
                <w:sz w:val="20"/>
                <w:szCs w:val="20"/>
              </w:rPr>
              <w:t>최근</w:t>
            </w:r>
            <w:r>
              <w:rPr>
                <w:rFonts w:hint="eastAsia"/>
                <w:sz w:val="20"/>
                <w:szCs w:val="20"/>
              </w:rPr>
              <w:t xml:space="preserve"> </w:t>
            </w:r>
            <w:r>
              <w:rPr>
                <w:rFonts w:hint="eastAsia"/>
                <w:sz w:val="20"/>
                <w:szCs w:val="20"/>
              </w:rPr>
              <w:t>명목상</w:t>
            </w:r>
            <w:r>
              <w:rPr>
                <w:rFonts w:hint="eastAsia"/>
                <w:sz w:val="20"/>
                <w:szCs w:val="20"/>
              </w:rPr>
              <w:t xml:space="preserve"> </w:t>
            </w:r>
            <w:r>
              <w:rPr>
                <w:rFonts w:hint="eastAsia"/>
                <w:sz w:val="20"/>
                <w:szCs w:val="20"/>
              </w:rPr>
              <w:t>프리랜서라고</w:t>
            </w:r>
            <w:r>
              <w:rPr>
                <w:rFonts w:hint="eastAsia"/>
                <w:sz w:val="20"/>
                <w:szCs w:val="20"/>
              </w:rPr>
              <w:t xml:space="preserve"> </w:t>
            </w:r>
            <w:r>
              <w:rPr>
                <w:rFonts w:hint="eastAsia"/>
                <w:sz w:val="20"/>
                <w:szCs w:val="20"/>
              </w:rPr>
              <w:t>하더라도</w:t>
            </w:r>
            <w:r>
              <w:rPr>
                <w:rFonts w:hint="eastAsia"/>
                <w:sz w:val="20"/>
                <w:szCs w:val="20"/>
              </w:rPr>
              <w:t xml:space="preserve"> </w:t>
            </w:r>
            <w:r>
              <w:rPr>
                <w:rFonts w:hint="eastAsia"/>
                <w:sz w:val="20"/>
                <w:szCs w:val="20"/>
              </w:rPr>
              <w:t>실질적으로</w:t>
            </w:r>
            <w:r>
              <w:rPr>
                <w:rFonts w:hint="eastAsia"/>
                <w:sz w:val="20"/>
                <w:szCs w:val="20"/>
              </w:rPr>
              <w:t xml:space="preserve"> </w:t>
            </w:r>
            <w:r>
              <w:rPr>
                <w:rFonts w:hint="eastAsia"/>
                <w:sz w:val="20"/>
                <w:szCs w:val="20"/>
              </w:rPr>
              <w:t>근로기준법상</w:t>
            </w:r>
            <w:r>
              <w:rPr>
                <w:rFonts w:hint="eastAsia"/>
                <w:sz w:val="20"/>
                <w:szCs w:val="20"/>
              </w:rPr>
              <w:t xml:space="preserve"> </w:t>
            </w:r>
            <w:r>
              <w:rPr>
                <w:rFonts w:hint="eastAsia"/>
                <w:sz w:val="20"/>
                <w:szCs w:val="20"/>
              </w:rPr>
              <w:t>근로자에</w:t>
            </w:r>
            <w:r>
              <w:rPr>
                <w:rFonts w:hint="eastAsia"/>
                <w:sz w:val="20"/>
                <w:szCs w:val="20"/>
              </w:rPr>
              <w:t xml:space="preserve"> </w:t>
            </w:r>
            <w:r>
              <w:rPr>
                <w:rFonts w:hint="eastAsia"/>
                <w:sz w:val="20"/>
                <w:szCs w:val="20"/>
              </w:rPr>
              <w:t>해당한다면</w:t>
            </w:r>
            <w:r>
              <w:rPr>
                <w:rFonts w:hint="eastAsia"/>
                <w:sz w:val="20"/>
                <w:szCs w:val="20"/>
              </w:rPr>
              <w:t>, 4</w:t>
            </w:r>
            <w:r>
              <w:rPr>
                <w:rFonts w:hint="eastAsia"/>
                <w:sz w:val="20"/>
                <w:szCs w:val="20"/>
              </w:rPr>
              <w:t>대</w:t>
            </w:r>
            <w:r>
              <w:rPr>
                <w:rFonts w:hint="eastAsia"/>
                <w:sz w:val="20"/>
                <w:szCs w:val="20"/>
              </w:rPr>
              <w:t xml:space="preserve"> </w:t>
            </w:r>
            <w:r>
              <w:rPr>
                <w:rFonts w:hint="eastAsia"/>
                <w:sz w:val="20"/>
                <w:szCs w:val="20"/>
              </w:rPr>
              <w:t>보험에</w:t>
            </w:r>
            <w:r>
              <w:rPr>
                <w:rFonts w:hint="eastAsia"/>
                <w:sz w:val="20"/>
                <w:szCs w:val="20"/>
              </w:rPr>
              <w:t xml:space="preserve"> </w:t>
            </w:r>
            <w:r>
              <w:rPr>
                <w:rFonts w:hint="eastAsia"/>
                <w:sz w:val="20"/>
                <w:szCs w:val="20"/>
              </w:rPr>
              <w:t>가입하여야</w:t>
            </w:r>
            <w:r>
              <w:rPr>
                <w:rFonts w:hint="eastAsia"/>
                <w:sz w:val="20"/>
                <w:szCs w:val="20"/>
              </w:rPr>
              <w:t xml:space="preserve"> </w:t>
            </w:r>
            <w:r>
              <w:rPr>
                <w:rFonts w:hint="eastAsia"/>
                <w:sz w:val="20"/>
                <w:szCs w:val="20"/>
              </w:rPr>
              <w:t>한다는</w:t>
            </w:r>
            <w:r>
              <w:rPr>
                <w:rFonts w:hint="eastAsia"/>
                <w:sz w:val="20"/>
                <w:szCs w:val="20"/>
              </w:rPr>
              <w:t xml:space="preserve"> </w:t>
            </w:r>
            <w:r>
              <w:rPr>
                <w:rFonts w:hint="eastAsia"/>
                <w:sz w:val="20"/>
                <w:szCs w:val="20"/>
              </w:rPr>
              <w:t>고용노동부</w:t>
            </w:r>
            <w:r>
              <w:rPr>
                <w:rFonts w:hint="eastAsia"/>
                <w:sz w:val="20"/>
                <w:szCs w:val="20"/>
              </w:rPr>
              <w:t xml:space="preserve"> </w:t>
            </w:r>
            <w:r>
              <w:rPr>
                <w:rFonts w:hint="eastAsia"/>
                <w:sz w:val="20"/>
                <w:szCs w:val="20"/>
              </w:rPr>
              <w:t>결정이</w:t>
            </w:r>
            <w:r>
              <w:rPr>
                <w:rFonts w:hint="eastAsia"/>
                <w:sz w:val="20"/>
                <w:szCs w:val="20"/>
              </w:rPr>
              <w:t xml:space="preserve"> </w:t>
            </w:r>
            <w:r>
              <w:rPr>
                <w:rFonts w:hint="eastAsia"/>
                <w:sz w:val="20"/>
                <w:szCs w:val="20"/>
              </w:rPr>
              <w:t>있었음</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결정에서는</w:t>
            </w:r>
            <w:r>
              <w:rPr>
                <w:rFonts w:hint="eastAsia"/>
                <w:sz w:val="20"/>
                <w:szCs w:val="20"/>
              </w:rPr>
              <w:t xml:space="preserve"> </w:t>
            </w:r>
            <w:r w:rsidRPr="003662FB">
              <w:rPr>
                <w:rFonts w:hint="eastAsia"/>
                <w:sz w:val="20"/>
                <w:szCs w:val="20"/>
              </w:rPr>
              <w:t>기획안</w:t>
            </w:r>
            <w:r w:rsidRPr="003662FB">
              <w:rPr>
                <w:rFonts w:hint="eastAsia"/>
                <w:sz w:val="20"/>
                <w:szCs w:val="20"/>
              </w:rPr>
              <w:t xml:space="preserve"> </w:t>
            </w:r>
            <w:r w:rsidRPr="003662FB">
              <w:rPr>
                <w:rFonts w:hint="eastAsia"/>
                <w:sz w:val="20"/>
                <w:szCs w:val="20"/>
              </w:rPr>
              <w:t>작성</w:t>
            </w:r>
            <w:r w:rsidRPr="003662FB">
              <w:rPr>
                <w:rFonts w:hint="eastAsia"/>
                <w:sz w:val="20"/>
                <w:szCs w:val="20"/>
              </w:rPr>
              <w:t xml:space="preserve"> </w:t>
            </w:r>
            <w:r w:rsidRPr="003662FB">
              <w:rPr>
                <w:rFonts w:hint="eastAsia"/>
                <w:sz w:val="20"/>
                <w:szCs w:val="20"/>
              </w:rPr>
              <w:t>및</w:t>
            </w:r>
            <w:r w:rsidRPr="003662FB">
              <w:rPr>
                <w:rFonts w:hint="eastAsia"/>
                <w:sz w:val="20"/>
                <w:szCs w:val="20"/>
              </w:rPr>
              <w:t xml:space="preserve"> </w:t>
            </w:r>
            <w:r w:rsidRPr="003662FB">
              <w:rPr>
                <w:rFonts w:hint="eastAsia"/>
                <w:sz w:val="20"/>
                <w:szCs w:val="20"/>
              </w:rPr>
              <w:t>승인</w:t>
            </w:r>
            <w:r w:rsidRPr="003662FB">
              <w:rPr>
                <w:rFonts w:hint="eastAsia"/>
                <w:sz w:val="20"/>
                <w:szCs w:val="20"/>
              </w:rPr>
              <w:t xml:space="preserve"> </w:t>
            </w:r>
            <w:r w:rsidRPr="003662FB">
              <w:rPr>
                <w:rFonts w:hint="eastAsia"/>
                <w:sz w:val="20"/>
                <w:szCs w:val="20"/>
              </w:rPr>
              <w:t>권한이</w:t>
            </w:r>
            <w:r w:rsidRPr="003662FB">
              <w:rPr>
                <w:rFonts w:hint="eastAsia"/>
                <w:sz w:val="20"/>
                <w:szCs w:val="20"/>
              </w:rPr>
              <w:t xml:space="preserve"> </w:t>
            </w:r>
            <w:r w:rsidRPr="003662FB">
              <w:rPr>
                <w:rFonts w:hint="eastAsia"/>
                <w:sz w:val="20"/>
                <w:szCs w:val="20"/>
              </w:rPr>
              <w:t>누구에게</w:t>
            </w:r>
            <w:r w:rsidRPr="003662FB">
              <w:rPr>
                <w:rFonts w:hint="eastAsia"/>
                <w:sz w:val="20"/>
                <w:szCs w:val="20"/>
              </w:rPr>
              <w:t xml:space="preserve"> </w:t>
            </w:r>
            <w:r w:rsidRPr="003662FB">
              <w:rPr>
                <w:rFonts w:hint="eastAsia"/>
                <w:sz w:val="20"/>
                <w:szCs w:val="20"/>
              </w:rPr>
              <w:t>있는지</w:t>
            </w:r>
            <w:r w:rsidRPr="003662FB">
              <w:rPr>
                <w:rFonts w:hint="eastAsia"/>
                <w:sz w:val="20"/>
                <w:szCs w:val="20"/>
              </w:rPr>
              <w:t xml:space="preserve">, </w:t>
            </w:r>
            <w:r>
              <w:rPr>
                <w:rFonts w:hint="eastAsia"/>
                <w:sz w:val="20"/>
                <w:szCs w:val="20"/>
              </w:rPr>
              <w:t>업무에</w:t>
            </w:r>
            <w:r>
              <w:rPr>
                <w:rFonts w:hint="eastAsia"/>
                <w:sz w:val="20"/>
                <w:szCs w:val="20"/>
              </w:rPr>
              <w:t xml:space="preserve"> </w:t>
            </w:r>
            <w:r w:rsidRPr="003662FB">
              <w:rPr>
                <w:rFonts w:hint="eastAsia"/>
                <w:sz w:val="20"/>
                <w:szCs w:val="20"/>
              </w:rPr>
              <w:t>필요한</w:t>
            </w:r>
            <w:r w:rsidRPr="003662FB">
              <w:rPr>
                <w:rFonts w:hint="eastAsia"/>
                <w:sz w:val="20"/>
                <w:szCs w:val="20"/>
              </w:rPr>
              <w:t xml:space="preserve"> </w:t>
            </w:r>
            <w:r w:rsidRPr="003662FB">
              <w:rPr>
                <w:rFonts w:hint="eastAsia"/>
                <w:sz w:val="20"/>
                <w:szCs w:val="20"/>
              </w:rPr>
              <w:t>경비를</w:t>
            </w:r>
            <w:r w:rsidRPr="003662FB">
              <w:rPr>
                <w:rFonts w:hint="eastAsia"/>
                <w:sz w:val="20"/>
                <w:szCs w:val="20"/>
              </w:rPr>
              <w:t xml:space="preserve"> </w:t>
            </w:r>
            <w:r w:rsidRPr="003662FB">
              <w:rPr>
                <w:rFonts w:hint="eastAsia"/>
                <w:sz w:val="20"/>
                <w:szCs w:val="20"/>
              </w:rPr>
              <w:t>누가</w:t>
            </w:r>
            <w:r w:rsidRPr="003662FB">
              <w:rPr>
                <w:rFonts w:hint="eastAsia"/>
                <w:sz w:val="20"/>
                <w:szCs w:val="20"/>
              </w:rPr>
              <w:t xml:space="preserve"> </w:t>
            </w:r>
            <w:r w:rsidRPr="003662FB">
              <w:rPr>
                <w:rFonts w:hint="eastAsia"/>
                <w:sz w:val="20"/>
                <w:szCs w:val="20"/>
              </w:rPr>
              <w:t>부담하는지</w:t>
            </w:r>
            <w:r w:rsidRPr="003662FB">
              <w:rPr>
                <w:rFonts w:hint="eastAsia"/>
                <w:sz w:val="20"/>
                <w:szCs w:val="20"/>
              </w:rPr>
              <w:t xml:space="preserve">, </w:t>
            </w:r>
            <w:r w:rsidRPr="003662FB">
              <w:rPr>
                <w:rFonts w:hint="eastAsia"/>
                <w:sz w:val="20"/>
                <w:szCs w:val="20"/>
              </w:rPr>
              <w:t>근로자가</w:t>
            </w:r>
            <w:r w:rsidRPr="003662FB">
              <w:rPr>
                <w:rFonts w:hint="eastAsia"/>
                <w:sz w:val="20"/>
                <w:szCs w:val="20"/>
              </w:rPr>
              <w:t xml:space="preserve"> </w:t>
            </w:r>
            <w:r w:rsidRPr="003662FB">
              <w:rPr>
                <w:rFonts w:hint="eastAsia"/>
                <w:sz w:val="20"/>
                <w:szCs w:val="20"/>
              </w:rPr>
              <w:t>스스로</w:t>
            </w:r>
            <w:r w:rsidRPr="003662FB">
              <w:rPr>
                <w:rFonts w:hint="eastAsia"/>
                <w:sz w:val="20"/>
                <w:szCs w:val="20"/>
              </w:rPr>
              <w:t xml:space="preserve"> </w:t>
            </w:r>
            <w:r w:rsidRPr="003662FB">
              <w:rPr>
                <w:rFonts w:hint="eastAsia"/>
                <w:sz w:val="20"/>
                <w:szCs w:val="20"/>
              </w:rPr>
              <w:t>이윤을</w:t>
            </w:r>
            <w:r w:rsidRPr="003662FB">
              <w:rPr>
                <w:rFonts w:hint="eastAsia"/>
                <w:sz w:val="20"/>
                <w:szCs w:val="20"/>
              </w:rPr>
              <w:t xml:space="preserve"> </w:t>
            </w:r>
            <w:r w:rsidRPr="003662FB">
              <w:rPr>
                <w:rFonts w:hint="eastAsia"/>
                <w:sz w:val="20"/>
                <w:szCs w:val="20"/>
              </w:rPr>
              <w:t>창출할</w:t>
            </w:r>
            <w:r w:rsidRPr="003662FB">
              <w:rPr>
                <w:rFonts w:hint="eastAsia"/>
                <w:sz w:val="20"/>
                <w:szCs w:val="20"/>
              </w:rPr>
              <w:t xml:space="preserve"> </w:t>
            </w:r>
            <w:r w:rsidRPr="003662FB">
              <w:rPr>
                <w:rFonts w:hint="eastAsia"/>
                <w:sz w:val="20"/>
                <w:szCs w:val="20"/>
              </w:rPr>
              <w:t>수</w:t>
            </w:r>
            <w:r w:rsidRPr="003662FB">
              <w:rPr>
                <w:rFonts w:hint="eastAsia"/>
                <w:sz w:val="20"/>
                <w:szCs w:val="20"/>
              </w:rPr>
              <w:t xml:space="preserve"> </w:t>
            </w:r>
            <w:r w:rsidRPr="003662FB">
              <w:rPr>
                <w:rFonts w:hint="eastAsia"/>
                <w:sz w:val="20"/>
                <w:szCs w:val="20"/>
              </w:rPr>
              <w:t>있는지</w:t>
            </w:r>
            <w:r w:rsidRPr="003662FB">
              <w:rPr>
                <w:rFonts w:hint="eastAsia"/>
                <w:sz w:val="20"/>
                <w:szCs w:val="20"/>
              </w:rPr>
              <w:t xml:space="preserve"> </w:t>
            </w:r>
            <w:r w:rsidRPr="003662FB">
              <w:rPr>
                <w:rFonts w:hint="eastAsia"/>
                <w:sz w:val="20"/>
                <w:szCs w:val="20"/>
              </w:rPr>
              <w:t>등</w:t>
            </w:r>
            <w:r>
              <w:rPr>
                <w:rFonts w:hint="eastAsia"/>
                <w:sz w:val="20"/>
                <w:szCs w:val="20"/>
              </w:rPr>
              <w:t>을</w:t>
            </w:r>
            <w:r>
              <w:rPr>
                <w:rFonts w:hint="eastAsia"/>
                <w:sz w:val="20"/>
                <w:szCs w:val="20"/>
              </w:rPr>
              <w:t xml:space="preserve"> </w:t>
            </w:r>
            <w:r>
              <w:rPr>
                <w:rFonts w:hint="eastAsia"/>
                <w:sz w:val="20"/>
                <w:szCs w:val="20"/>
              </w:rPr>
              <w:t>판단</w:t>
            </w:r>
            <w:r>
              <w:rPr>
                <w:rFonts w:hint="eastAsia"/>
                <w:sz w:val="20"/>
                <w:szCs w:val="20"/>
              </w:rPr>
              <w:t xml:space="preserve"> </w:t>
            </w:r>
            <w:r>
              <w:rPr>
                <w:rFonts w:hint="eastAsia"/>
                <w:sz w:val="20"/>
                <w:szCs w:val="20"/>
              </w:rPr>
              <w:t>기준으로</w:t>
            </w:r>
            <w:r>
              <w:rPr>
                <w:rFonts w:hint="eastAsia"/>
                <w:sz w:val="20"/>
                <w:szCs w:val="20"/>
              </w:rPr>
              <w:t xml:space="preserve"> </w:t>
            </w:r>
            <w:r>
              <w:rPr>
                <w:rFonts w:hint="eastAsia"/>
                <w:sz w:val="20"/>
                <w:szCs w:val="20"/>
              </w:rPr>
              <w:t>삼고</w:t>
            </w:r>
            <w:r>
              <w:rPr>
                <w:rFonts w:hint="eastAsia"/>
                <w:sz w:val="20"/>
                <w:szCs w:val="20"/>
              </w:rPr>
              <w:t xml:space="preserve"> </w:t>
            </w:r>
            <w:r>
              <w:rPr>
                <w:rFonts w:hint="eastAsia"/>
                <w:sz w:val="20"/>
                <w:szCs w:val="20"/>
              </w:rPr>
              <w:t>있음</w:t>
            </w:r>
            <w:r w:rsidR="00DB6814">
              <w:rPr>
                <w:rStyle w:val="ae"/>
                <w:sz w:val="20"/>
                <w:szCs w:val="20"/>
              </w:rPr>
              <w:footnoteReference w:id="6"/>
            </w:r>
            <w:r>
              <w:rPr>
                <w:rFonts w:hint="eastAsia"/>
                <w:sz w:val="20"/>
                <w:szCs w:val="20"/>
              </w:rPr>
              <w:t>.</w:t>
            </w:r>
          </w:p>
          <w:p w14:paraId="0060B95F" w14:textId="2A841DC2" w:rsidR="000E5F4E" w:rsidRPr="00075C7C" w:rsidRDefault="00450132" w:rsidP="00BE5521">
            <w:pPr>
              <w:pStyle w:val="1"/>
              <w:rPr>
                <w:sz w:val="20"/>
                <w:szCs w:val="20"/>
              </w:rPr>
            </w:pPr>
            <w:r>
              <w:rPr>
                <w:rFonts w:hint="eastAsia"/>
                <w:sz w:val="20"/>
                <w:szCs w:val="20"/>
              </w:rPr>
              <w:t>대상회사가</w:t>
            </w:r>
            <w:r>
              <w:rPr>
                <w:rFonts w:hint="eastAsia"/>
                <w:sz w:val="20"/>
                <w:szCs w:val="20"/>
              </w:rPr>
              <w:t xml:space="preserve"> </w:t>
            </w:r>
            <w:r>
              <w:rPr>
                <w:rFonts w:hint="eastAsia"/>
                <w:sz w:val="20"/>
                <w:szCs w:val="20"/>
              </w:rPr>
              <w:t>고용</w:t>
            </w:r>
            <w:r>
              <w:rPr>
                <w:rFonts w:hint="eastAsia"/>
                <w:sz w:val="20"/>
                <w:szCs w:val="20"/>
              </w:rPr>
              <w:t xml:space="preserve"> </w:t>
            </w:r>
            <w:r>
              <w:rPr>
                <w:rFonts w:hint="eastAsia"/>
                <w:sz w:val="20"/>
                <w:szCs w:val="20"/>
              </w:rPr>
              <w:t>중인</w:t>
            </w:r>
            <w:r>
              <w:rPr>
                <w:rFonts w:hint="eastAsia"/>
                <w:sz w:val="20"/>
                <w:szCs w:val="20"/>
              </w:rPr>
              <w:t xml:space="preserve"> </w:t>
            </w:r>
            <w:r>
              <w:rPr>
                <w:rFonts w:hint="eastAsia"/>
                <w:sz w:val="20"/>
                <w:szCs w:val="20"/>
              </w:rPr>
              <w:t>프리랜서</w:t>
            </w:r>
            <w:r>
              <w:rPr>
                <w:rFonts w:hint="eastAsia"/>
                <w:sz w:val="20"/>
                <w:szCs w:val="20"/>
              </w:rPr>
              <w:t xml:space="preserve"> 2</w:t>
            </w:r>
            <w:r>
              <w:rPr>
                <w:rFonts w:hint="eastAsia"/>
                <w:sz w:val="20"/>
                <w:szCs w:val="20"/>
              </w:rPr>
              <w:t>명의</w:t>
            </w:r>
            <w:r>
              <w:rPr>
                <w:rFonts w:hint="eastAsia"/>
                <w:sz w:val="20"/>
                <w:szCs w:val="20"/>
              </w:rPr>
              <w:t xml:space="preserve"> </w:t>
            </w:r>
            <w:r>
              <w:rPr>
                <w:rFonts w:hint="eastAsia"/>
                <w:sz w:val="20"/>
                <w:szCs w:val="20"/>
              </w:rPr>
              <w:t>경우</w:t>
            </w:r>
            <w:r w:rsidR="0000137E">
              <w:rPr>
                <w:rFonts w:hint="eastAsia"/>
                <w:sz w:val="20"/>
                <w:szCs w:val="20"/>
              </w:rPr>
              <w:t>에도</w:t>
            </w:r>
            <w:r>
              <w:rPr>
                <w:rFonts w:hint="eastAsia"/>
                <w:sz w:val="20"/>
                <w:szCs w:val="20"/>
              </w:rPr>
              <w:t xml:space="preserve"> (i) </w:t>
            </w:r>
            <w:r>
              <w:rPr>
                <w:rFonts w:hint="eastAsia"/>
                <w:sz w:val="20"/>
                <w:szCs w:val="20"/>
              </w:rPr>
              <w:t>용역계약서상</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근무규정의</w:t>
            </w:r>
            <w:r>
              <w:rPr>
                <w:rFonts w:hint="eastAsia"/>
                <w:sz w:val="20"/>
                <w:szCs w:val="20"/>
              </w:rPr>
              <w:t xml:space="preserve"> </w:t>
            </w:r>
            <w:r>
              <w:rPr>
                <w:rFonts w:hint="eastAsia"/>
                <w:sz w:val="20"/>
                <w:szCs w:val="20"/>
              </w:rPr>
              <w:t>적용을</w:t>
            </w:r>
            <w:r>
              <w:rPr>
                <w:rFonts w:hint="eastAsia"/>
                <w:sz w:val="20"/>
                <w:szCs w:val="20"/>
              </w:rPr>
              <w:t xml:space="preserve"> </w:t>
            </w:r>
            <w:r>
              <w:rPr>
                <w:rFonts w:hint="eastAsia"/>
                <w:sz w:val="20"/>
                <w:szCs w:val="20"/>
              </w:rPr>
              <w:t>받고</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업무지시</w:t>
            </w:r>
            <w:r>
              <w:rPr>
                <w:rFonts w:hint="eastAsia"/>
                <w:sz w:val="20"/>
                <w:szCs w:val="20"/>
              </w:rPr>
              <w:t xml:space="preserve">, </w:t>
            </w:r>
            <w:r>
              <w:rPr>
                <w:rFonts w:hint="eastAsia"/>
                <w:sz w:val="20"/>
                <w:szCs w:val="20"/>
              </w:rPr>
              <w:t>지휘감독을</w:t>
            </w:r>
            <w:r>
              <w:rPr>
                <w:rFonts w:hint="eastAsia"/>
                <w:sz w:val="20"/>
                <w:szCs w:val="20"/>
              </w:rPr>
              <w:t xml:space="preserve"> </w:t>
            </w:r>
            <w:r>
              <w:rPr>
                <w:rFonts w:hint="eastAsia"/>
                <w:sz w:val="20"/>
                <w:szCs w:val="20"/>
              </w:rPr>
              <w:t>받을</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점</w:t>
            </w:r>
            <w:r w:rsidR="00E02A77">
              <w:rPr>
                <w:rFonts w:hint="eastAsia"/>
                <w:sz w:val="20"/>
                <w:szCs w:val="20"/>
              </w:rPr>
              <w:t>(</w:t>
            </w:r>
            <w:r w:rsidR="00E02A77">
              <w:rPr>
                <w:rFonts w:hint="eastAsia"/>
                <w:sz w:val="20"/>
                <w:szCs w:val="20"/>
              </w:rPr>
              <w:t>제</w:t>
            </w:r>
            <w:r w:rsidR="00E02A77">
              <w:rPr>
                <w:rFonts w:hint="eastAsia"/>
                <w:sz w:val="20"/>
                <w:szCs w:val="20"/>
              </w:rPr>
              <w:t>6</w:t>
            </w:r>
            <w:r w:rsidR="00E02A77">
              <w:rPr>
                <w:rFonts w:hint="eastAsia"/>
                <w:sz w:val="20"/>
                <w:szCs w:val="20"/>
              </w:rPr>
              <w:t>조</w:t>
            </w:r>
            <w:r w:rsidR="00E02A77">
              <w:rPr>
                <w:rFonts w:hint="eastAsia"/>
                <w:sz w:val="20"/>
                <w:szCs w:val="20"/>
              </w:rPr>
              <w:t xml:space="preserve">), (ii) </w:t>
            </w:r>
            <w:r w:rsidR="00EC2D96">
              <w:rPr>
                <w:rFonts w:hint="eastAsia"/>
                <w:sz w:val="20"/>
                <w:szCs w:val="20"/>
              </w:rPr>
              <w:t>단발성</w:t>
            </w:r>
            <w:r w:rsidR="00EC2D96">
              <w:rPr>
                <w:rFonts w:hint="eastAsia"/>
                <w:sz w:val="20"/>
                <w:szCs w:val="20"/>
              </w:rPr>
              <w:t xml:space="preserve"> </w:t>
            </w:r>
            <w:r w:rsidR="00EC2D96">
              <w:rPr>
                <w:rFonts w:hint="eastAsia"/>
                <w:sz w:val="20"/>
                <w:szCs w:val="20"/>
              </w:rPr>
              <w:t>업무를</w:t>
            </w:r>
            <w:r w:rsidR="00EC2D96">
              <w:rPr>
                <w:rFonts w:hint="eastAsia"/>
                <w:sz w:val="20"/>
                <w:szCs w:val="20"/>
              </w:rPr>
              <w:t xml:space="preserve"> </w:t>
            </w:r>
            <w:r w:rsidR="00EC2D96">
              <w:rPr>
                <w:rFonts w:hint="eastAsia"/>
                <w:sz w:val="20"/>
                <w:szCs w:val="20"/>
              </w:rPr>
              <w:t>담당하기는</w:t>
            </w:r>
            <w:r w:rsidR="00EC2D96">
              <w:rPr>
                <w:rFonts w:hint="eastAsia"/>
                <w:sz w:val="20"/>
                <w:szCs w:val="20"/>
              </w:rPr>
              <w:t xml:space="preserve"> </w:t>
            </w:r>
            <w:r w:rsidR="00EC2D96">
              <w:rPr>
                <w:rFonts w:hint="eastAsia"/>
                <w:sz w:val="20"/>
                <w:szCs w:val="20"/>
              </w:rPr>
              <w:t>하나</w:t>
            </w:r>
            <w:r w:rsidR="00EC2D96">
              <w:rPr>
                <w:rFonts w:hint="eastAsia"/>
                <w:sz w:val="20"/>
                <w:szCs w:val="20"/>
              </w:rPr>
              <w:t xml:space="preserve">, </w:t>
            </w:r>
            <w:r w:rsidR="00EC2D96">
              <w:rPr>
                <w:rFonts w:hint="eastAsia"/>
                <w:sz w:val="20"/>
                <w:szCs w:val="20"/>
              </w:rPr>
              <w:t>전체적인</w:t>
            </w:r>
            <w:r w:rsidR="00EC2D96">
              <w:rPr>
                <w:rFonts w:hint="eastAsia"/>
                <w:sz w:val="20"/>
                <w:szCs w:val="20"/>
              </w:rPr>
              <w:t xml:space="preserve"> </w:t>
            </w:r>
            <w:r w:rsidR="00EC2D96">
              <w:rPr>
                <w:rFonts w:hint="eastAsia"/>
                <w:sz w:val="20"/>
                <w:szCs w:val="20"/>
              </w:rPr>
              <w:t>프로젝트</w:t>
            </w:r>
            <w:r w:rsidR="00EC2D96">
              <w:rPr>
                <w:rFonts w:hint="eastAsia"/>
                <w:sz w:val="20"/>
                <w:szCs w:val="20"/>
              </w:rPr>
              <w:t xml:space="preserve"> </w:t>
            </w:r>
            <w:r w:rsidR="00EC2D96">
              <w:rPr>
                <w:rFonts w:hint="eastAsia"/>
                <w:sz w:val="20"/>
                <w:szCs w:val="20"/>
              </w:rPr>
              <w:t>기획을</w:t>
            </w:r>
            <w:r w:rsidR="00EC2D96">
              <w:rPr>
                <w:rFonts w:hint="eastAsia"/>
                <w:sz w:val="20"/>
                <w:szCs w:val="20"/>
              </w:rPr>
              <w:t xml:space="preserve"> </w:t>
            </w:r>
            <w:r w:rsidR="00EC2D96">
              <w:rPr>
                <w:rFonts w:hint="eastAsia"/>
                <w:sz w:val="20"/>
                <w:szCs w:val="20"/>
              </w:rPr>
              <w:t>대상회사가</w:t>
            </w:r>
            <w:r w:rsidR="00EC2D96">
              <w:rPr>
                <w:rFonts w:hint="eastAsia"/>
                <w:sz w:val="20"/>
                <w:szCs w:val="20"/>
              </w:rPr>
              <w:t xml:space="preserve"> </w:t>
            </w:r>
            <w:r w:rsidR="00EC2D96">
              <w:rPr>
                <w:rFonts w:hint="eastAsia"/>
                <w:sz w:val="20"/>
                <w:szCs w:val="20"/>
              </w:rPr>
              <w:t>작성</w:t>
            </w:r>
            <w:r w:rsidR="00EC2D96">
              <w:rPr>
                <w:rFonts w:hint="eastAsia"/>
                <w:sz w:val="20"/>
                <w:szCs w:val="20"/>
              </w:rPr>
              <w:t xml:space="preserve"> </w:t>
            </w:r>
            <w:r w:rsidR="00EC2D96">
              <w:rPr>
                <w:rFonts w:hint="eastAsia"/>
                <w:sz w:val="20"/>
                <w:szCs w:val="20"/>
              </w:rPr>
              <w:t>및</w:t>
            </w:r>
            <w:r w:rsidR="00EC2D96">
              <w:rPr>
                <w:rFonts w:hint="eastAsia"/>
                <w:sz w:val="20"/>
                <w:szCs w:val="20"/>
              </w:rPr>
              <w:t xml:space="preserve"> </w:t>
            </w:r>
            <w:r w:rsidR="00EC2D96">
              <w:rPr>
                <w:rFonts w:hint="eastAsia"/>
                <w:sz w:val="20"/>
                <w:szCs w:val="20"/>
              </w:rPr>
              <w:t>승인하고</w:t>
            </w:r>
            <w:r w:rsidR="00EC2D96">
              <w:rPr>
                <w:rFonts w:hint="eastAsia"/>
                <w:sz w:val="20"/>
                <w:szCs w:val="20"/>
              </w:rPr>
              <w:t xml:space="preserve">, </w:t>
            </w:r>
            <w:r w:rsidR="00EC2D96">
              <w:rPr>
                <w:rFonts w:hint="eastAsia"/>
                <w:sz w:val="20"/>
                <w:szCs w:val="20"/>
              </w:rPr>
              <w:t>해당</w:t>
            </w:r>
            <w:r w:rsidR="00EC2D96">
              <w:rPr>
                <w:rFonts w:hint="eastAsia"/>
                <w:sz w:val="20"/>
                <w:szCs w:val="20"/>
              </w:rPr>
              <w:t xml:space="preserve"> </w:t>
            </w:r>
            <w:r w:rsidR="00EC2D96">
              <w:rPr>
                <w:rFonts w:hint="eastAsia"/>
                <w:sz w:val="20"/>
                <w:szCs w:val="20"/>
              </w:rPr>
              <w:t>프리랜서는</w:t>
            </w:r>
            <w:r w:rsidR="00EC2D96">
              <w:rPr>
                <w:rFonts w:hint="eastAsia"/>
                <w:sz w:val="20"/>
                <w:szCs w:val="20"/>
              </w:rPr>
              <w:t xml:space="preserve"> </w:t>
            </w:r>
            <w:r w:rsidR="00EC2D96">
              <w:rPr>
                <w:rFonts w:hint="eastAsia"/>
                <w:sz w:val="20"/>
                <w:szCs w:val="20"/>
              </w:rPr>
              <w:t>대상회사로부터</w:t>
            </w:r>
            <w:r w:rsidR="00EC2D96">
              <w:rPr>
                <w:rFonts w:hint="eastAsia"/>
                <w:sz w:val="20"/>
                <w:szCs w:val="20"/>
              </w:rPr>
              <w:t xml:space="preserve"> </w:t>
            </w:r>
            <w:r w:rsidR="00EC2D96">
              <w:rPr>
                <w:rFonts w:hint="eastAsia"/>
                <w:sz w:val="20"/>
                <w:szCs w:val="20"/>
              </w:rPr>
              <w:t>월급</w:t>
            </w:r>
            <w:r w:rsidR="00EC2D96">
              <w:rPr>
                <w:rFonts w:hint="eastAsia"/>
                <w:sz w:val="20"/>
                <w:szCs w:val="20"/>
              </w:rPr>
              <w:t xml:space="preserve"> </w:t>
            </w:r>
            <w:r w:rsidR="00EC2D96">
              <w:rPr>
                <w:rFonts w:hint="eastAsia"/>
                <w:sz w:val="20"/>
                <w:szCs w:val="20"/>
              </w:rPr>
              <w:t>개념으로</w:t>
            </w:r>
            <w:r w:rsidR="00EC2D96">
              <w:rPr>
                <w:rFonts w:hint="eastAsia"/>
                <w:sz w:val="20"/>
                <w:szCs w:val="20"/>
              </w:rPr>
              <w:t xml:space="preserve"> </w:t>
            </w:r>
            <w:r w:rsidR="00EC2D96">
              <w:rPr>
                <w:rFonts w:hint="eastAsia"/>
                <w:sz w:val="20"/>
                <w:szCs w:val="20"/>
              </w:rPr>
              <w:t>보수를</w:t>
            </w:r>
            <w:r w:rsidR="00EC2D96">
              <w:rPr>
                <w:rFonts w:hint="eastAsia"/>
                <w:sz w:val="20"/>
                <w:szCs w:val="20"/>
              </w:rPr>
              <w:t xml:space="preserve"> </w:t>
            </w:r>
            <w:r w:rsidR="00EC2D96">
              <w:rPr>
                <w:rFonts w:hint="eastAsia"/>
                <w:sz w:val="20"/>
                <w:szCs w:val="20"/>
              </w:rPr>
              <w:t>취득할</w:t>
            </w:r>
            <w:r w:rsidR="00EC2D96">
              <w:rPr>
                <w:rFonts w:hint="eastAsia"/>
                <w:sz w:val="20"/>
                <w:szCs w:val="20"/>
              </w:rPr>
              <w:t xml:space="preserve"> </w:t>
            </w:r>
            <w:r w:rsidR="00EC2D96">
              <w:rPr>
                <w:rFonts w:hint="eastAsia"/>
                <w:sz w:val="20"/>
                <w:szCs w:val="20"/>
              </w:rPr>
              <w:t>뿐</w:t>
            </w:r>
            <w:r w:rsidR="00EC2D96">
              <w:rPr>
                <w:rFonts w:hint="eastAsia"/>
                <w:sz w:val="20"/>
                <w:szCs w:val="20"/>
              </w:rPr>
              <w:t xml:space="preserve"> </w:t>
            </w:r>
            <w:r w:rsidR="00EC2D96">
              <w:rPr>
                <w:rFonts w:hint="eastAsia"/>
                <w:sz w:val="20"/>
                <w:szCs w:val="20"/>
              </w:rPr>
              <w:t>스스로</w:t>
            </w:r>
            <w:r w:rsidR="00EC2D96">
              <w:rPr>
                <w:rFonts w:hint="eastAsia"/>
                <w:sz w:val="20"/>
                <w:szCs w:val="20"/>
              </w:rPr>
              <w:t xml:space="preserve"> </w:t>
            </w:r>
            <w:r w:rsidR="00EC2D96">
              <w:rPr>
                <w:rFonts w:hint="eastAsia"/>
                <w:sz w:val="20"/>
                <w:szCs w:val="20"/>
              </w:rPr>
              <w:t>이윤을</w:t>
            </w:r>
            <w:r w:rsidR="00EC2D96">
              <w:rPr>
                <w:rFonts w:hint="eastAsia"/>
                <w:sz w:val="20"/>
                <w:szCs w:val="20"/>
              </w:rPr>
              <w:t xml:space="preserve"> </w:t>
            </w:r>
            <w:r w:rsidR="00EC2D96">
              <w:rPr>
                <w:rFonts w:hint="eastAsia"/>
                <w:sz w:val="20"/>
                <w:szCs w:val="20"/>
              </w:rPr>
              <w:t>창출</w:t>
            </w:r>
            <w:r w:rsidR="00EC2D96">
              <w:rPr>
                <w:rFonts w:hint="eastAsia"/>
                <w:sz w:val="20"/>
                <w:szCs w:val="20"/>
              </w:rPr>
              <w:t xml:space="preserve"> </w:t>
            </w:r>
            <w:r w:rsidR="00EC2D96">
              <w:rPr>
                <w:rFonts w:hint="eastAsia"/>
                <w:sz w:val="20"/>
                <w:szCs w:val="20"/>
              </w:rPr>
              <w:t>할</w:t>
            </w:r>
            <w:r w:rsidR="00EC2D96">
              <w:rPr>
                <w:rFonts w:hint="eastAsia"/>
                <w:sz w:val="20"/>
                <w:szCs w:val="20"/>
              </w:rPr>
              <w:t xml:space="preserve"> </w:t>
            </w:r>
            <w:r w:rsidR="00EC2D96">
              <w:rPr>
                <w:rFonts w:hint="eastAsia"/>
                <w:sz w:val="20"/>
                <w:szCs w:val="20"/>
              </w:rPr>
              <w:t>수는</w:t>
            </w:r>
            <w:r w:rsidR="00EC2D96">
              <w:rPr>
                <w:rFonts w:hint="eastAsia"/>
                <w:sz w:val="20"/>
                <w:szCs w:val="20"/>
              </w:rPr>
              <w:t xml:space="preserve"> </w:t>
            </w:r>
            <w:r w:rsidR="00EC2D96">
              <w:rPr>
                <w:rFonts w:hint="eastAsia"/>
                <w:sz w:val="20"/>
                <w:szCs w:val="20"/>
              </w:rPr>
              <w:t>없는</w:t>
            </w:r>
            <w:r w:rsidR="00EC2D96">
              <w:rPr>
                <w:rFonts w:hint="eastAsia"/>
                <w:sz w:val="20"/>
                <w:szCs w:val="20"/>
              </w:rPr>
              <w:t xml:space="preserve"> </w:t>
            </w:r>
            <w:r w:rsidR="00EC2D96">
              <w:rPr>
                <w:rFonts w:hint="eastAsia"/>
                <w:sz w:val="20"/>
                <w:szCs w:val="20"/>
              </w:rPr>
              <w:t>것으로</w:t>
            </w:r>
            <w:r w:rsidR="00EC2D96">
              <w:rPr>
                <w:rFonts w:hint="eastAsia"/>
                <w:sz w:val="20"/>
                <w:szCs w:val="20"/>
              </w:rPr>
              <w:t xml:space="preserve"> </w:t>
            </w:r>
            <w:r w:rsidR="00EC2D96">
              <w:rPr>
                <w:rFonts w:hint="eastAsia"/>
                <w:sz w:val="20"/>
                <w:szCs w:val="20"/>
              </w:rPr>
              <w:t>보이는</w:t>
            </w:r>
            <w:r w:rsidR="00EC2D96">
              <w:rPr>
                <w:rFonts w:hint="eastAsia"/>
                <w:sz w:val="20"/>
                <w:szCs w:val="20"/>
              </w:rPr>
              <w:t xml:space="preserve"> </w:t>
            </w:r>
            <w:r w:rsidR="00EC2D96">
              <w:rPr>
                <w:rFonts w:hint="eastAsia"/>
                <w:sz w:val="20"/>
                <w:szCs w:val="20"/>
              </w:rPr>
              <w:t>점을</w:t>
            </w:r>
            <w:r w:rsidR="00EC2D96">
              <w:rPr>
                <w:rFonts w:hint="eastAsia"/>
                <w:sz w:val="20"/>
                <w:szCs w:val="20"/>
              </w:rPr>
              <w:t xml:space="preserve"> </w:t>
            </w:r>
            <w:r w:rsidR="00EC2D96">
              <w:rPr>
                <w:rFonts w:hint="eastAsia"/>
                <w:sz w:val="20"/>
                <w:szCs w:val="20"/>
              </w:rPr>
              <w:t>고려하면</w:t>
            </w:r>
            <w:r w:rsidR="00EC2D96">
              <w:rPr>
                <w:rFonts w:hint="eastAsia"/>
                <w:sz w:val="20"/>
                <w:szCs w:val="20"/>
              </w:rPr>
              <w:t xml:space="preserve">, </w:t>
            </w:r>
            <w:r w:rsidR="00376690">
              <w:rPr>
                <w:rFonts w:hint="eastAsia"/>
                <w:sz w:val="20"/>
                <w:szCs w:val="20"/>
              </w:rPr>
              <w:t>위</w:t>
            </w:r>
            <w:r w:rsidR="00376690">
              <w:rPr>
                <w:rFonts w:hint="eastAsia"/>
                <w:sz w:val="20"/>
                <w:szCs w:val="20"/>
              </w:rPr>
              <w:t xml:space="preserve"> </w:t>
            </w:r>
            <w:r w:rsidR="00376690">
              <w:rPr>
                <w:rFonts w:hint="eastAsia"/>
                <w:sz w:val="20"/>
                <w:szCs w:val="20"/>
              </w:rPr>
              <w:t>프리랜서</w:t>
            </w:r>
            <w:r w:rsidR="00376690">
              <w:rPr>
                <w:rFonts w:hint="eastAsia"/>
                <w:sz w:val="20"/>
                <w:szCs w:val="20"/>
              </w:rPr>
              <w:t xml:space="preserve"> 2</w:t>
            </w:r>
            <w:r w:rsidR="00376690">
              <w:rPr>
                <w:rFonts w:hint="eastAsia"/>
                <w:sz w:val="20"/>
                <w:szCs w:val="20"/>
              </w:rPr>
              <w:t>명은</w:t>
            </w:r>
            <w:r w:rsidR="00376690">
              <w:rPr>
                <w:rFonts w:hint="eastAsia"/>
                <w:sz w:val="20"/>
                <w:szCs w:val="20"/>
              </w:rPr>
              <w:t xml:space="preserve"> </w:t>
            </w:r>
            <w:r w:rsidR="00376690">
              <w:rPr>
                <w:rFonts w:hint="eastAsia"/>
                <w:sz w:val="20"/>
                <w:szCs w:val="20"/>
              </w:rPr>
              <w:t>근로기준법상</w:t>
            </w:r>
            <w:r w:rsidR="00376690">
              <w:rPr>
                <w:rFonts w:hint="eastAsia"/>
                <w:sz w:val="20"/>
                <w:szCs w:val="20"/>
              </w:rPr>
              <w:t xml:space="preserve"> </w:t>
            </w:r>
            <w:r w:rsidR="00376690">
              <w:rPr>
                <w:rFonts w:hint="eastAsia"/>
                <w:sz w:val="20"/>
                <w:szCs w:val="20"/>
              </w:rPr>
              <w:t>근로자성이</w:t>
            </w:r>
            <w:r w:rsidR="00376690">
              <w:rPr>
                <w:rFonts w:hint="eastAsia"/>
                <w:sz w:val="20"/>
                <w:szCs w:val="20"/>
              </w:rPr>
              <w:t xml:space="preserve"> </w:t>
            </w:r>
            <w:r w:rsidR="00376690">
              <w:rPr>
                <w:rFonts w:hint="eastAsia"/>
                <w:sz w:val="20"/>
                <w:szCs w:val="20"/>
              </w:rPr>
              <w:t>인정될</w:t>
            </w:r>
            <w:r w:rsidR="00376690">
              <w:rPr>
                <w:rFonts w:hint="eastAsia"/>
                <w:sz w:val="20"/>
                <w:szCs w:val="20"/>
              </w:rPr>
              <w:t xml:space="preserve"> </w:t>
            </w:r>
            <w:r w:rsidR="00376690">
              <w:rPr>
                <w:rFonts w:hint="eastAsia"/>
                <w:sz w:val="20"/>
                <w:szCs w:val="20"/>
              </w:rPr>
              <w:t>가능성이</w:t>
            </w:r>
            <w:r w:rsidR="00376690">
              <w:rPr>
                <w:rFonts w:hint="eastAsia"/>
                <w:sz w:val="20"/>
                <w:szCs w:val="20"/>
              </w:rPr>
              <w:t xml:space="preserve"> </w:t>
            </w:r>
            <w:r w:rsidR="00376690">
              <w:rPr>
                <w:rFonts w:hint="eastAsia"/>
                <w:sz w:val="20"/>
                <w:szCs w:val="20"/>
              </w:rPr>
              <w:t>높을</w:t>
            </w:r>
            <w:r w:rsidR="00376690">
              <w:rPr>
                <w:rFonts w:hint="eastAsia"/>
                <w:sz w:val="20"/>
                <w:szCs w:val="20"/>
              </w:rPr>
              <w:t xml:space="preserve"> </w:t>
            </w:r>
            <w:r w:rsidR="00376690">
              <w:rPr>
                <w:rFonts w:hint="eastAsia"/>
                <w:sz w:val="20"/>
                <w:szCs w:val="20"/>
              </w:rPr>
              <w:t>것으로</w:t>
            </w:r>
            <w:r w:rsidR="00376690">
              <w:rPr>
                <w:rFonts w:hint="eastAsia"/>
                <w:sz w:val="20"/>
                <w:szCs w:val="20"/>
              </w:rPr>
              <w:t xml:space="preserve"> </w:t>
            </w:r>
            <w:r w:rsidR="00376690">
              <w:rPr>
                <w:rFonts w:hint="eastAsia"/>
                <w:sz w:val="20"/>
                <w:szCs w:val="20"/>
              </w:rPr>
              <w:t>보</w:t>
            </w:r>
            <w:r w:rsidR="00BE5521">
              <w:rPr>
                <w:rFonts w:hint="eastAsia"/>
                <w:sz w:val="20"/>
                <w:szCs w:val="20"/>
              </w:rPr>
              <w:t>이며</w:t>
            </w:r>
            <w:r w:rsidR="00BE5521">
              <w:rPr>
                <w:rFonts w:hint="eastAsia"/>
                <w:sz w:val="20"/>
                <w:szCs w:val="20"/>
              </w:rPr>
              <w:t>, 4</w:t>
            </w:r>
            <w:r w:rsidR="00BE5521">
              <w:rPr>
                <w:rFonts w:hint="eastAsia"/>
                <w:sz w:val="20"/>
                <w:szCs w:val="20"/>
              </w:rPr>
              <w:t>대</w:t>
            </w:r>
            <w:r w:rsidR="00BE5521">
              <w:rPr>
                <w:rFonts w:hint="eastAsia"/>
                <w:sz w:val="20"/>
                <w:szCs w:val="20"/>
              </w:rPr>
              <w:t xml:space="preserve"> </w:t>
            </w:r>
            <w:r w:rsidR="00BE5521">
              <w:rPr>
                <w:rFonts w:hint="eastAsia"/>
                <w:sz w:val="20"/>
                <w:szCs w:val="20"/>
              </w:rPr>
              <w:t>보험</w:t>
            </w:r>
            <w:r w:rsidR="00BE5521">
              <w:rPr>
                <w:rFonts w:hint="eastAsia"/>
                <w:sz w:val="20"/>
                <w:szCs w:val="20"/>
              </w:rPr>
              <w:t xml:space="preserve"> </w:t>
            </w:r>
            <w:r w:rsidR="00BE5521">
              <w:rPr>
                <w:rFonts w:hint="eastAsia"/>
                <w:sz w:val="20"/>
                <w:szCs w:val="20"/>
              </w:rPr>
              <w:t>및</w:t>
            </w:r>
            <w:r w:rsidR="00F24C39">
              <w:rPr>
                <w:rFonts w:hint="eastAsia"/>
                <w:sz w:val="20"/>
                <w:szCs w:val="20"/>
              </w:rPr>
              <w:t xml:space="preserve"> </w:t>
            </w:r>
            <w:r w:rsidR="00F24C39">
              <w:rPr>
                <w:rFonts w:hint="eastAsia"/>
                <w:sz w:val="20"/>
                <w:szCs w:val="20"/>
              </w:rPr>
              <w:t>퇴직금</w:t>
            </w:r>
            <w:r w:rsidR="00F24C39">
              <w:rPr>
                <w:rFonts w:hint="eastAsia"/>
                <w:sz w:val="20"/>
                <w:szCs w:val="20"/>
              </w:rPr>
              <w:t xml:space="preserve"> </w:t>
            </w:r>
            <w:r w:rsidR="00F24C39">
              <w:rPr>
                <w:rFonts w:hint="eastAsia"/>
                <w:sz w:val="20"/>
                <w:szCs w:val="20"/>
              </w:rPr>
              <w:t>지급을</w:t>
            </w:r>
            <w:r w:rsidR="00F24C39">
              <w:rPr>
                <w:rFonts w:hint="eastAsia"/>
                <w:sz w:val="20"/>
                <w:szCs w:val="20"/>
              </w:rPr>
              <w:t xml:space="preserve"> </w:t>
            </w:r>
            <w:r w:rsidR="00F24C39">
              <w:rPr>
                <w:rFonts w:hint="eastAsia"/>
                <w:sz w:val="20"/>
                <w:szCs w:val="20"/>
              </w:rPr>
              <w:t>회피하기</w:t>
            </w:r>
            <w:r w:rsidR="00F24C39">
              <w:rPr>
                <w:rFonts w:hint="eastAsia"/>
                <w:sz w:val="20"/>
                <w:szCs w:val="20"/>
              </w:rPr>
              <w:t xml:space="preserve"> </w:t>
            </w:r>
            <w:r w:rsidR="00F24C39">
              <w:rPr>
                <w:rFonts w:hint="eastAsia"/>
                <w:sz w:val="20"/>
                <w:szCs w:val="20"/>
              </w:rPr>
              <w:t>위하여</w:t>
            </w:r>
            <w:r w:rsidR="00F24C39">
              <w:rPr>
                <w:rFonts w:hint="eastAsia"/>
                <w:sz w:val="20"/>
                <w:szCs w:val="20"/>
              </w:rPr>
              <w:t xml:space="preserve"> </w:t>
            </w:r>
            <w:r w:rsidR="00F24C39">
              <w:rPr>
                <w:rFonts w:hint="eastAsia"/>
                <w:sz w:val="20"/>
                <w:szCs w:val="20"/>
              </w:rPr>
              <w:t>사업소득</w:t>
            </w:r>
            <w:r w:rsidR="00BE5521">
              <w:rPr>
                <w:rFonts w:hint="eastAsia"/>
                <w:sz w:val="20"/>
                <w:szCs w:val="20"/>
              </w:rPr>
              <w:t>자로</w:t>
            </w:r>
            <w:r w:rsidR="00BE5521">
              <w:rPr>
                <w:rFonts w:hint="eastAsia"/>
                <w:sz w:val="20"/>
                <w:szCs w:val="20"/>
              </w:rPr>
              <w:t xml:space="preserve"> </w:t>
            </w:r>
            <w:r w:rsidR="00BE5521">
              <w:rPr>
                <w:rFonts w:hint="eastAsia"/>
                <w:sz w:val="20"/>
                <w:szCs w:val="20"/>
              </w:rPr>
              <w:t>처리한다는</w:t>
            </w:r>
            <w:r w:rsidR="00F24C39">
              <w:rPr>
                <w:rFonts w:hint="eastAsia"/>
                <w:sz w:val="20"/>
                <w:szCs w:val="20"/>
              </w:rPr>
              <w:t xml:space="preserve"> </w:t>
            </w:r>
            <w:r w:rsidR="00F24C39">
              <w:rPr>
                <w:rFonts w:hint="eastAsia"/>
                <w:sz w:val="20"/>
                <w:szCs w:val="20"/>
              </w:rPr>
              <w:t>문제</w:t>
            </w:r>
            <w:r w:rsidR="00BB1A4A">
              <w:rPr>
                <w:rFonts w:hint="eastAsia"/>
                <w:sz w:val="20"/>
                <w:szCs w:val="20"/>
              </w:rPr>
              <w:t>가</w:t>
            </w:r>
            <w:r w:rsidR="00BB1A4A">
              <w:rPr>
                <w:rFonts w:hint="eastAsia"/>
                <w:sz w:val="20"/>
                <w:szCs w:val="20"/>
              </w:rPr>
              <w:t xml:space="preserve"> </w:t>
            </w:r>
            <w:r w:rsidR="00F24C39">
              <w:rPr>
                <w:rFonts w:hint="eastAsia"/>
                <w:sz w:val="20"/>
                <w:szCs w:val="20"/>
              </w:rPr>
              <w:t>제기될</w:t>
            </w:r>
            <w:r w:rsidR="00F24C39">
              <w:rPr>
                <w:rFonts w:hint="eastAsia"/>
                <w:sz w:val="20"/>
                <w:szCs w:val="20"/>
              </w:rPr>
              <w:t xml:space="preserve"> </w:t>
            </w:r>
            <w:r w:rsidR="00F24C39">
              <w:rPr>
                <w:rFonts w:hint="eastAsia"/>
                <w:sz w:val="20"/>
                <w:szCs w:val="20"/>
              </w:rPr>
              <w:t>수</w:t>
            </w:r>
            <w:r w:rsidR="00F24C39">
              <w:rPr>
                <w:rFonts w:hint="eastAsia"/>
                <w:sz w:val="20"/>
                <w:szCs w:val="20"/>
              </w:rPr>
              <w:t xml:space="preserve"> </w:t>
            </w:r>
            <w:r w:rsidR="00F24C39">
              <w:rPr>
                <w:rFonts w:hint="eastAsia"/>
                <w:sz w:val="20"/>
                <w:szCs w:val="20"/>
              </w:rPr>
              <w:t>있</w:t>
            </w:r>
            <w:r w:rsidR="00BE5521">
              <w:rPr>
                <w:rFonts w:hint="eastAsia"/>
                <w:sz w:val="20"/>
                <w:szCs w:val="20"/>
              </w:rPr>
              <w:t>음</w:t>
            </w:r>
            <w:r w:rsidR="00BE5521">
              <w:rPr>
                <w:rFonts w:hint="eastAsia"/>
                <w:sz w:val="20"/>
                <w:szCs w:val="20"/>
              </w:rPr>
              <w:t xml:space="preserve">. </w:t>
            </w:r>
          </w:p>
        </w:tc>
      </w:tr>
      <w:tr w:rsidR="00F075BA" w:rsidRPr="00C65EAA" w14:paraId="403217EB"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177D6255" w14:textId="32DAD086" w:rsidR="00F075BA" w:rsidRPr="00C65EAA" w:rsidRDefault="00F075BA"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지식재산권</w:t>
            </w:r>
          </w:p>
        </w:tc>
      </w:tr>
      <w:tr w:rsidR="00F075BA" w:rsidRPr="00C65EAA" w14:paraId="66A4DA2D" w14:textId="77777777" w:rsidTr="001D3938">
        <w:trPr>
          <w:trHeight w:val="20"/>
        </w:trPr>
        <w:tc>
          <w:tcPr>
            <w:tcW w:w="1418" w:type="dxa"/>
            <w:tcBorders>
              <w:top w:val="single" w:sz="12" w:space="0" w:color="0F243E"/>
              <w:bottom w:val="single" w:sz="12" w:space="0" w:color="0F243E"/>
            </w:tcBorders>
            <w:shd w:val="clear" w:color="auto" w:fill="auto"/>
          </w:tcPr>
          <w:p w14:paraId="7E8FD2D3" w14:textId="76AFB637" w:rsidR="00F075BA" w:rsidRPr="00C65EAA" w:rsidRDefault="00F075BA"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지식재산권</w:t>
            </w:r>
            <w:r w:rsidRPr="00C65EAA">
              <w:rPr>
                <w:rFonts w:eastAsia="바탕"/>
                <w:b/>
                <w:color w:val="000000" w:themeColor="text1"/>
              </w:rPr>
              <w:t xml:space="preserve"> </w:t>
            </w:r>
            <w:r w:rsidRPr="00C65EAA">
              <w:rPr>
                <w:rFonts w:eastAsia="바탕"/>
                <w:b/>
                <w:color w:val="000000" w:themeColor="text1"/>
              </w:rPr>
              <w:t>현황</w:t>
            </w:r>
          </w:p>
        </w:tc>
        <w:tc>
          <w:tcPr>
            <w:tcW w:w="6946" w:type="dxa"/>
            <w:tcBorders>
              <w:top w:val="single" w:sz="12" w:space="0" w:color="0F243E"/>
              <w:bottom w:val="single" w:sz="12" w:space="0" w:color="0F243E"/>
            </w:tcBorders>
            <w:shd w:val="clear" w:color="auto" w:fill="auto"/>
          </w:tcPr>
          <w:p w14:paraId="2DE79720" w14:textId="0C05AF0E" w:rsidR="00C04842" w:rsidRDefault="00C04842" w:rsidP="00C04842">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자체조사</w:t>
            </w:r>
            <w:r>
              <w:rPr>
                <w:rFonts w:hint="eastAsia"/>
                <w:color w:val="000000" w:themeColor="text1"/>
                <w:sz w:val="20"/>
                <w:szCs w:val="20"/>
              </w:rPr>
              <w:t xml:space="preserve"> </w:t>
            </w:r>
            <w:r>
              <w:rPr>
                <w:rFonts w:hint="eastAsia"/>
                <w:color w:val="000000" w:themeColor="text1"/>
                <w:sz w:val="20"/>
                <w:szCs w:val="20"/>
              </w:rPr>
              <w:t>결과에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현재</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보유하고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지식재산권</w:t>
            </w:r>
            <w:r>
              <w:rPr>
                <w:rFonts w:hint="eastAsia"/>
                <w:color w:val="000000" w:themeColor="text1"/>
                <w:sz w:val="20"/>
                <w:szCs w:val="20"/>
              </w:rPr>
              <w:t xml:space="preserve"> </w:t>
            </w:r>
            <w:r>
              <w:rPr>
                <w:rFonts w:hint="eastAsia"/>
                <w:color w:val="000000" w:themeColor="text1"/>
                <w:sz w:val="20"/>
                <w:szCs w:val="20"/>
              </w:rPr>
              <w:t>현황은</w:t>
            </w:r>
            <w:r>
              <w:rPr>
                <w:rFonts w:hint="eastAsia"/>
                <w:color w:val="000000" w:themeColor="text1"/>
                <w:sz w:val="20"/>
                <w:szCs w:val="20"/>
              </w:rPr>
              <w:t xml:space="preserve"> </w:t>
            </w:r>
            <w:r>
              <w:rPr>
                <w:rFonts w:hint="eastAsia"/>
                <w:color w:val="000000" w:themeColor="text1"/>
                <w:sz w:val="20"/>
                <w:szCs w:val="20"/>
              </w:rPr>
              <w:t>아래와</w:t>
            </w:r>
            <w:r>
              <w:rPr>
                <w:rFonts w:hint="eastAsia"/>
                <w:color w:val="000000" w:themeColor="text1"/>
                <w:sz w:val="20"/>
                <w:szCs w:val="20"/>
              </w:rPr>
              <w:t xml:space="preserve"> </w:t>
            </w:r>
            <w:r>
              <w:rPr>
                <w:rFonts w:hint="eastAsia"/>
                <w:color w:val="000000" w:themeColor="text1"/>
                <w:sz w:val="20"/>
                <w:szCs w:val="20"/>
              </w:rPr>
              <w:t>같음</w:t>
            </w:r>
            <w:r>
              <w:rPr>
                <w:rFonts w:hint="eastAsia"/>
                <w:color w:val="000000" w:themeColor="text1"/>
                <w:sz w:val="20"/>
                <w:szCs w:val="20"/>
              </w:rPr>
              <w:t xml:space="preserve">. </w:t>
            </w:r>
            <w:r>
              <w:rPr>
                <w:rFonts w:hint="eastAsia"/>
                <w:color w:val="000000" w:themeColor="text1"/>
                <w:sz w:val="20"/>
                <w:szCs w:val="20"/>
              </w:rPr>
              <w:t>구체적인</w:t>
            </w:r>
            <w:r>
              <w:rPr>
                <w:rFonts w:hint="eastAsia"/>
                <w:color w:val="000000" w:themeColor="text1"/>
                <w:sz w:val="20"/>
                <w:szCs w:val="20"/>
              </w:rPr>
              <w:t xml:space="preserve"> </w:t>
            </w:r>
            <w:r>
              <w:rPr>
                <w:rFonts w:hint="eastAsia"/>
                <w:color w:val="000000" w:themeColor="text1"/>
                <w:sz w:val="20"/>
                <w:szCs w:val="20"/>
              </w:rPr>
              <w:t>내역은</w:t>
            </w:r>
            <w:r>
              <w:rPr>
                <w:rFonts w:hint="eastAsia"/>
                <w:color w:val="000000" w:themeColor="text1"/>
                <w:sz w:val="20"/>
                <w:szCs w:val="20"/>
              </w:rPr>
              <w:t xml:space="preserve"> </w:t>
            </w:r>
            <w:r w:rsidRPr="005A7869">
              <w:rPr>
                <w:rFonts w:hint="eastAsia"/>
                <w:b/>
                <w:bCs/>
                <w:color w:val="000000" w:themeColor="text1"/>
                <w:sz w:val="20"/>
                <w:szCs w:val="20"/>
                <w:u w:val="single"/>
              </w:rPr>
              <w:t>[</w:t>
            </w:r>
            <w:r w:rsidRPr="005A7869">
              <w:rPr>
                <w:rFonts w:hint="eastAsia"/>
                <w:b/>
                <w:bCs/>
                <w:color w:val="000000" w:themeColor="text1"/>
                <w:sz w:val="20"/>
                <w:szCs w:val="20"/>
                <w:u w:val="single"/>
              </w:rPr>
              <w:t>별첨</w:t>
            </w:r>
            <w:r w:rsidRPr="005A7869">
              <w:rPr>
                <w:rFonts w:hint="eastAsia"/>
                <w:b/>
                <w:bCs/>
                <w:color w:val="000000" w:themeColor="text1"/>
                <w:sz w:val="20"/>
                <w:szCs w:val="20"/>
                <w:u w:val="single"/>
              </w:rPr>
              <w:t xml:space="preserve"> </w:t>
            </w:r>
            <w:r w:rsidR="002121C2">
              <w:rPr>
                <w:rFonts w:hint="eastAsia"/>
                <w:b/>
                <w:bCs/>
                <w:color w:val="000000" w:themeColor="text1"/>
                <w:sz w:val="20"/>
                <w:szCs w:val="20"/>
                <w:u w:val="single"/>
              </w:rPr>
              <w:t>7</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지식재산권</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현황</w:t>
            </w:r>
            <w:r w:rsidRPr="00522799">
              <w:rPr>
                <w:rFonts w:hint="eastAsia"/>
                <w:color w:val="000000" w:themeColor="text1"/>
                <w:sz w:val="20"/>
                <w:szCs w:val="20"/>
              </w:rPr>
              <w:t xml:space="preserve"> </w:t>
            </w:r>
            <w:r>
              <w:rPr>
                <w:rFonts w:hint="eastAsia"/>
                <w:color w:val="000000" w:themeColor="text1"/>
                <w:sz w:val="20"/>
                <w:szCs w:val="20"/>
              </w:rPr>
              <w:t>참조</w:t>
            </w:r>
            <w:r>
              <w:rPr>
                <w:rFonts w:hint="eastAsia"/>
                <w:color w:val="000000" w:themeColor="text1"/>
                <w:sz w:val="20"/>
                <w:szCs w:val="20"/>
              </w:rPr>
              <w:t xml:space="preserve"> </w:t>
            </w:r>
          </w:p>
          <w:tbl>
            <w:tblPr>
              <w:tblStyle w:val="a7"/>
              <w:tblW w:w="6252" w:type="dxa"/>
              <w:tblInd w:w="513"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4A0" w:firstRow="1" w:lastRow="0" w:firstColumn="1" w:lastColumn="0" w:noHBand="0" w:noVBand="1"/>
            </w:tblPr>
            <w:tblGrid>
              <w:gridCol w:w="1087"/>
              <w:gridCol w:w="1088"/>
              <w:gridCol w:w="1088"/>
              <w:gridCol w:w="1089"/>
              <w:gridCol w:w="950"/>
              <w:gridCol w:w="950"/>
            </w:tblGrid>
            <w:tr w:rsidR="00C04842" w:rsidRPr="00C04842" w14:paraId="41289055" w14:textId="77777777" w:rsidTr="00C04842">
              <w:trPr>
                <w:trHeight w:val="343"/>
              </w:trPr>
              <w:tc>
                <w:tcPr>
                  <w:tcW w:w="2175" w:type="dxa"/>
                  <w:gridSpan w:val="2"/>
                  <w:shd w:val="clear" w:color="auto" w:fill="D9D9D9" w:themeFill="background1" w:themeFillShade="D9"/>
                  <w:vAlign w:val="center"/>
                </w:tcPr>
                <w:p w14:paraId="289D7FB8"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국내특허</w:t>
                  </w:r>
                </w:p>
              </w:tc>
              <w:tc>
                <w:tcPr>
                  <w:tcW w:w="2177" w:type="dxa"/>
                  <w:gridSpan w:val="2"/>
                  <w:shd w:val="clear" w:color="auto" w:fill="D9D9D9" w:themeFill="background1" w:themeFillShade="D9"/>
                  <w:vAlign w:val="center"/>
                </w:tcPr>
                <w:p w14:paraId="3D397F33"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해외특허</w:t>
                  </w:r>
                </w:p>
              </w:tc>
              <w:tc>
                <w:tcPr>
                  <w:tcW w:w="1900" w:type="dxa"/>
                  <w:gridSpan w:val="2"/>
                  <w:shd w:val="clear" w:color="auto" w:fill="D9D9D9" w:themeFill="background1" w:themeFillShade="D9"/>
                  <w:vAlign w:val="center"/>
                </w:tcPr>
                <w:p w14:paraId="61D19AB2"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상표권</w:t>
                  </w:r>
                  <w:r w:rsidRPr="00C04842">
                    <w:rPr>
                      <w:rFonts w:hint="eastAsia"/>
                      <w:b/>
                      <w:bCs/>
                      <w:color w:val="000000" w:themeColor="text1"/>
                      <w:sz w:val="18"/>
                      <w:szCs w:val="18"/>
                    </w:rPr>
                    <w:t>(</w:t>
                  </w:r>
                  <w:r w:rsidRPr="00C04842">
                    <w:rPr>
                      <w:rFonts w:hint="eastAsia"/>
                      <w:b/>
                      <w:bCs/>
                      <w:color w:val="000000" w:themeColor="text1"/>
                      <w:sz w:val="18"/>
                      <w:szCs w:val="18"/>
                    </w:rPr>
                    <w:t>국내</w:t>
                  </w:r>
                  <w:r w:rsidRPr="00C04842">
                    <w:rPr>
                      <w:rFonts w:hint="eastAsia"/>
                      <w:b/>
                      <w:bCs/>
                      <w:color w:val="000000" w:themeColor="text1"/>
                      <w:sz w:val="18"/>
                      <w:szCs w:val="18"/>
                    </w:rPr>
                    <w:t>)</w:t>
                  </w:r>
                </w:p>
              </w:tc>
            </w:tr>
            <w:tr w:rsidR="00C04842" w:rsidRPr="00C04842" w14:paraId="566AAC89" w14:textId="77777777" w:rsidTr="00C04842">
              <w:trPr>
                <w:trHeight w:val="343"/>
              </w:trPr>
              <w:tc>
                <w:tcPr>
                  <w:tcW w:w="1087" w:type="dxa"/>
                  <w:shd w:val="clear" w:color="auto" w:fill="D9D9D9" w:themeFill="background1" w:themeFillShade="D9"/>
                  <w:vAlign w:val="center"/>
                </w:tcPr>
                <w:p w14:paraId="4C35D569"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등록</w:t>
                  </w:r>
                </w:p>
              </w:tc>
              <w:tc>
                <w:tcPr>
                  <w:tcW w:w="1088" w:type="dxa"/>
                  <w:shd w:val="clear" w:color="auto" w:fill="D9D9D9" w:themeFill="background1" w:themeFillShade="D9"/>
                  <w:vAlign w:val="center"/>
                </w:tcPr>
                <w:p w14:paraId="4848F064"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출원</w:t>
                  </w:r>
                </w:p>
              </w:tc>
              <w:tc>
                <w:tcPr>
                  <w:tcW w:w="1088" w:type="dxa"/>
                  <w:shd w:val="clear" w:color="auto" w:fill="D9D9D9" w:themeFill="background1" w:themeFillShade="D9"/>
                  <w:vAlign w:val="center"/>
                </w:tcPr>
                <w:p w14:paraId="313AFE9A"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등록</w:t>
                  </w:r>
                </w:p>
              </w:tc>
              <w:tc>
                <w:tcPr>
                  <w:tcW w:w="1089" w:type="dxa"/>
                  <w:shd w:val="clear" w:color="auto" w:fill="D9D9D9" w:themeFill="background1" w:themeFillShade="D9"/>
                  <w:vAlign w:val="center"/>
                </w:tcPr>
                <w:p w14:paraId="3F461E5B"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출원</w:t>
                  </w:r>
                </w:p>
              </w:tc>
              <w:tc>
                <w:tcPr>
                  <w:tcW w:w="950" w:type="dxa"/>
                  <w:shd w:val="clear" w:color="auto" w:fill="D9D9D9" w:themeFill="background1" w:themeFillShade="D9"/>
                  <w:vAlign w:val="center"/>
                </w:tcPr>
                <w:p w14:paraId="00075CAF"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등록</w:t>
                  </w:r>
                </w:p>
              </w:tc>
              <w:tc>
                <w:tcPr>
                  <w:tcW w:w="950" w:type="dxa"/>
                  <w:shd w:val="clear" w:color="auto" w:fill="D9D9D9" w:themeFill="background1" w:themeFillShade="D9"/>
                  <w:vAlign w:val="center"/>
                </w:tcPr>
                <w:p w14:paraId="357B4DF6"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출원</w:t>
                  </w:r>
                </w:p>
              </w:tc>
            </w:tr>
            <w:tr w:rsidR="00C04842" w:rsidRPr="00C04842" w14:paraId="17517FA3" w14:textId="77777777" w:rsidTr="00C04842">
              <w:trPr>
                <w:trHeight w:val="302"/>
              </w:trPr>
              <w:tc>
                <w:tcPr>
                  <w:tcW w:w="1087" w:type="dxa"/>
                  <w:vAlign w:val="center"/>
                </w:tcPr>
                <w:p w14:paraId="5569E6E6"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6</w:t>
                  </w:r>
                </w:p>
              </w:tc>
              <w:tc>
                <w:tcPr>
                  <w:tcW w:w="1088" w:type="dxa"/>
                  <w:vAlign w:val="center"/>
                </w:tcPr>
                <w:p w14:paraId="5ACBEB4E"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24</w:t>
                  </w:r>
                </w:p>
              </w:tc>
              <w:tc>
                <w:tcPr>
                  <w:tcW w:w="1088" w:type="dxa"/>
                  <w:vAlign w:val="center"/>
                </w:tcPr>
                <w:p w14:paraId="5C0F02CD"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0</w:t>
                  </w:r>
                </w:p>
              </w:tc>
              <w:tc>
                <w:tcPr>
                  <w:tcW w:w="1089" w:type="dxa"/>
                  <w:vAlign w:val="center"/>
                </w:tcPr>
                <w:p w14:paraId="46EB48CA"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3</w:t>
                  </w:r>
                </w:p>
              </w:tc>
              <w:tc>
                <w:tcPr>
                  <w:tcW w:w="950" w:type="dxa"/>
                  <w:vAlign w:val="center"/>
                </w:tcPr>
                <w:p w14:paraId="4B5450D0"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3</w:t>
                  </w:r>
                </w:p>
              </w:tc>
              <w:tc>
                <w:tcPr>
                  <w:tcW w:w="950" w:type="dxa"/>
                  <w:vAlign w:val="center"/>
                </w:tcPr>
                <w:p w14:paraId="7CAD16D2"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13</w:t>
                  </w:r>
                </w:p>
              </w:tc>
            </w:tr>
          </w:tbl>
          <w:p w14:paraId="6E97D54C" w14:textId="77A234AB" w:rsidR="00F075BA" w:rsidRPr="00C65EAA" w:rsidRDefault="00F075BA" w:rsidP="0073086E">
            <w:pPr>
              <w:pStyle w:val="1"/>
              <w:numPr>
                <w:ilvl w:val="0"/>
                <w:numId w:val="0"/>
              </w:numPr>
              <w:ind w:left="1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51DEAD22" w14:textId="2E38495F" w:rsidR="00F075BA" w:rsidRPr="00C65EAA" w:rsidRDefault="00C04842" w:rsidP="002F76A3">
            <w:pPr>
              <w:pStyle w:val="1"/>
              <w:rPr>
                <w:color w:val="000000" w:themeColor="text1"/>
                <w:sz w:val="20"/>
                <w:szCs w:val="20"/>
              </w:rPr>
            </w:pPr>
            <w:r w:rsidRPr="00DC1F2F">
              <w:rPr>
                <w:rFonts w:hint="eastAsia"/>
                <w:color w:val="000000" w:themeColor="text1"/>
                <w:sz w:val="20"/>
                <w:szCs w:val="20"/>
              </w:rPr>
              <w:t>대상회사는</w:t>
            </w:r>
            <w:r w:rsidRPr="00DC1F2F">
              <w:rPr>
                <w:color w:val="000000" w:themeColor="text1"/>
                <w:sz w:val="20"/>
                <w:szCs w:val="20"/>
              </w:rPr>
              <w:t xml:space="preserve"> </w:t>
            </w:r>
            <w:r w:rsidRPr="00DC1F2F">
              <w:rPr>
                <w:rFonts w:hint="eastAsia"/>
                <w:color w:val="000000" w:themeColor="text1"/>
                <w:sz w:val="20"/>
                <w:szCs w:val="20"/>
              </w:rPr>
              <w:t>그</w:t>
            </w:r>
            <w:r w:rsidRPr="00DC1F2F">
              <w:rPr>
                <w:color w:val="000000" w:themeColor="text1"/>
                <w:sz w:val="20"/>
                <w:szCs w:val="20"/>
              </w:rPr>
              <w:t xml:space="preserve"> </w:t>
            </w:r>
            <w:r w:rsidRPr="00DC1F2F">
              <w:rPr>
                <w:rFonts w:hint="eastAsia"/>
                <w:color w:val="000000" w:themeColor="text1"/>
                <w:sz w:val="20"/>
                <w:szCs w:val="20"/>
              </w:rPr>
              <w:t>영위하는</w:t>
            </w:r>
            <w:r w:rsidRPr="00DC1F2F">
              <w:rPr>
                <w:color w:val="000000" w:themeColor="text1"/>
                <w:sz w:val="20"/>
                <w:szCs w:val="20"/>
              </w:rPr>
              <w:t xml:space="preserve"> </w:t>
            </w:r>
            <w:r w:rsidRPr="00DC1F2F">
              <w:rPr>
                <w:rFonts w:hint="eastAsia"/>
                <w:color w:val="000000" w:themeColor="text1"/>
                <w:sz w:val="20"/>
                <w:szCs w:val="20"/>
              </w:rPr>
              <w:t>사업에</w:t>
            </w:r>
            <w:r w:rsidRPr="00DC1F2F">
              <w:rPr>
                <w:color w:val="000000" w:themeColor="text1"/>
                <w:sz w:val="20"/>
                <w:szCs w:val="20"/>
              </w:rPr>
              <w:t xml:space="preserve"> </w:t>
            </w:r>
            <w:r w:rsidRPr="00DC1F2F">
              <w:rPr>
                <w:rFonts w:hint="eastAsia"/>
                <w:color w:val="000000" w:themeColor="text1"/>
                <w:sz w:val="20"/>
                <w:szCs w:val="20"/>
              </w:rPr>
              <w:t>필요한</w:t>
            </w:r>
            <w:r w:rsidRPr="00DC1F2F">
              <w:rPr>
                <w:color w:val="000000" w:themeColor="text1"/>
                <w:sz w:val="20"/>
                <w:szCs w:val="20"/>
              </w:rPr>
              <w:t xml:space="preserve"> </w:t>
            </w:r>
            <w:r w:rsidRPr="00DC1F2F">
              <w:rPr>
                <w:rFonts w:hint="eastAsia"/>
                <w:color w:val="000000" w:themeColor="text1"/>
                <w:sz w:val="20"/>
                <w:szCs w:val="20"/>
              </w:rPr>
              <w:t>특허권</w:t>
            </w:r>
            <w:r w:rsidRPr="00DC1F2F">
              <w:rPr>
                <w:color w:val="000000" w:themeColor="text1"/>
                <w:sz w:val="20"/>
                <w:szCs w:val="20"/>
              </w:rPr>
              <w:t xml:space="preserve">, </w:t>
            </w:r>
            <w:r w:rsidRPr="00DC1F2F">
              <w:rPr>
                <w:rFonts w:hint="eastAsia"/>
                <w:color w:val="000000" w:themeColor="text1"/>
                <w:sz w:val="20"/>
                <w:szCs w:val="20"/>
              </w:rPr>
              <w:t>상표권</w:t>
            </w:r>
            <w:r w:rsidRPr="00DC1F2F">
              <w:rPr>
                <w:color w:val="000000" w:themeColor="text1"/>
                <w:sz w:val="20"/>
                <w:szCs w:val="20"/>
              </w:rPr>
              <w:t xml:space="preserve">, </w:t>
            </w:r>
            <w:r w:rsidRPr="00DC1F2F">
              <w:rPr>
                <w:rFonts w:hint="eastAsia"/>
                <w:color w:val="000000" w:themeColor="text1"/>
                <w:sz w:val="20"/>
                <w:szCs w:val="20"/>
              </w:rPr>
              <w:t>저작권</w:t>
            </w:r>
            <w:r w:rsidRPr="00DC1F2F">
              <w:rPr>
                <w:color w:val="000000" w:themeColor="text1"/>
                <w:sz w:val="20"/>
                <w:szCs w:val="20"/>
              </w:rPr>
              <w:t xml:space="preserve">, </w:t>
            </w:r>
            <w:r w:rsidRPr="00DC1F2F">
              <w:rPr>
                <w:rFonts w:hint="eastAsia"/>
                <w:color w:val="000000" w:themeColor="text1"/>
                <w:sz w:val="20"/>
                <w:szCs w:val="20"/>
              </w:rPr>
              <w:t>디자인권</w:t>
            </w:r>
            <w:r w:rsidRPr="00DC1F2F">
              <w:rPr>
                <w:color w:val="000000" w:themeColor="text1"/>
                <w:sz w:val="20"/>
                <w:szCs w:val="20"/>
              </w:rPr>
              <w:t xml:space="preserve">, </w:t>
            </w:r>
            <w:r w:rsidRPr="00DC1F2F">
              <w:rPr>
                <w:rFonts w:hint="eastAsia"/>
                <w:color w:val="000000" w:themeColor="text1"/>
                <w:sz w:val="20"/>
                <w:szCs w:val="20"/>
              </w:rPr>
              <w:t>소프트웨어</w:t>
            </w:r>
            <w:r w:rsidRPr="00DC1F2F">
              <w:rPr>
                <w:color w:val="000000" w:themeColor="text1"/>
                <w:sz w:val="20"/>
                <w:szCs w:val="20"/>
              </w:rPr>
              <w:t xml:space="preserve"> </w:t>
            </w:r>
            <w:r w:rsidRPr="00DC1F2F">
              <w:rPr>
                <w:rFonts w:hint="eastAsia"/>
                <w:color w:val="000000" w:themeColor="text1"/>
                <w:sz w:val="20"/>
                <w:szCs w:val="20"/>
              </w:rPr>
              <w:t>라이선스</w:t>
            </w:r>
            <w:r w:rsidRPr="00DC1F2F">
              <w:rPr>
                <w:color w:val="000000" w:themeColor="text1"/>
                <w:sz w:val="20"/>
                <w:szCs w:val="20"/>
              </w:rPr>
              <w:t xml:space="preserve"> </w:t>
            </w:r>
            <w:r w:rsidRPr="00DC1F2F">
              <w:rPr>
                <w:rFonts w:hint="eastAsia"/>
                <w:color w:val="000000" w:themeColor="text1"/>
                <w:sz w:val="20"/>
                <w:szCs w:val="20"/>
              </w:rPr>
              <w:t>등</w:t>
            </w:r>
            <w:r w:rsidRPr="00DC1F2F">
              <w:rPr>
                <w:color w:val="000000" w:themeColor="text1"/>
                <w:sz w:val="20"/>
                <w:szCs w:val="20"/>
              </w:rPr>
              <w:t xml:space="preserve"> </w:t>
            </w:r>
            <w:r w:rsidRPr="00DC1F2F">
              <w:rPr>
                <w:rFonts w:hint="eastAsia"/>
                <w:color w:val="000000" w:themeColor="text1"/>
                <w:sz w:val="20"/>
                <w:szCs w:val="20"/>
              </w:rPr>
              <w:t>지식재산권에</w:t>
            </w:r>
            <w:r w:rsidRPr="00DC1F2F">
              <w:rPr>
                <w:color w:val="000000" w:themeColor="text1"/>
                <w:sz w:val="20"/>
                <w:szCs w:val="20"/>
              </w:rPr>
              <w:t xml:space="preserve"> </w:t>
            </w:r>
            <w:r w:rsidRPr="00DC1F2F">
              <w:rPr>
                <w:rFonts w:hint="eastAsia"/>
                <w:color w:val="000000" w:themeColor="text1"/>
                <w:sz w:val="20"/>
                <w:szCs w:val="20"/>
              </w:rPr>
              <w:t>관하여</w:t>
            </w:r>
            <w:r w:rsidRPr="00DC1F2F">
              <w:rPr>
                <w:color w:val="000000" w:themeColor="text1"/>
                <w:sz w:val="20"/>
                <w:szCs w:val="20"/>
              </w:rPr>
              <w:t xml:space="preserve"> </w:t>
            </w:r>
            <w:r w:rsidRPr="00DC1F2F">
              <w:rPr>
                <w:rFonts w:hint="eastAsia"/>
                <w:color w:val="000000" w:themeColor="text1"/>
                <w:sz w:val="20"/>
                <w:szCs w:val="20"/>
              </w:rPr>
              <w:t>적법한</w:t>
            </w:r>
            <w:r w:rsidRPr="00DC1F2F">
              <w:rPr>
                <w:color w:val="000000" w:themeColor="text1"/>
                <w:sz w:val="20"/>
                <w:szCs w:val="20"/>
              </w:rPr>
              <w:t xml:space="preserve"> </w:t>
            </w:r>
            <w:r w:rsidRPr="00DC1F2F">
              <w:rPr>
                <w:rFonts w:hint="eastAsia"/>
                <w:color w:val="000000" w:themeColor="text1"/>
                <w:sz w:val="20"/>
                <w:szCs w:val="20"/>
              </w:rPr>
              <w:t>소유권</w:t>
            </w:r>
            <w:r w:rsidRPr="00DC1F2F">
              <w:rPr>
                <w:color w:val="000000" w:themeColor="text1"/>
                <w:sz w:val="20"/>
                <w:szCs w:val="20"/>
              </w:rPr>
              <w:t xml:space="preserve"> </w:t>
            </w:r>
            <w:r w:rsidRPr="00DC1F2F">
              <w:rPr>
                <w:rFonts w:hint="eastAsia"/>
                <w:color w:val="000000" w:themeColor="text1"/>
                <w:sz w:val="20"/>
                <w:szCs w:val="20"/>
              </w:rPr>
              <w:t>또는</w:t>
            </w:r>
            <w:r w:rsidRPr="00DC1F2F">
              <w:rPr>
                <w:color w:val="000000" w:themeColor="text1"/>
                <w:sz w:val="20"/>
                <w:szCs w:val="20"/>
              </w:rPr>
              <w:t xml:space="preserve"> </w:t>
            </w:r>
            <w:r w:rsidRPr="00DC1F2F">
              <w:rPr>
                <w:rFonts w:hint="eastAsia"/>
                <w:color w:val="000000" w:themeColor="text1"/>
                <w:sz w:val="20"/>
                <w:szCs w:val="20"/>
              </w:rPr>
              <w:t>사용권을</w:t>
            </w:r>
            <w:r w:rsidRPr="00DC1F2F">
              <w:rPr>
                <w:color w:val="000000" w:themeColor="text1"/>
                <w:sz w:val="20"/>
                <w:szCs w:val="20"/>
              </w:rPr>
              <w:t xml:space="preserve"> </w:t>
            </w:r>
            <w:r w:rsidRPr="00DC1F2F">
              <w:rPr>
                <w:rFonts w:hint="eastAsia"/>
                <w:color w:val="000000" w:themeColor="text1"/>
                <w:sz w:val="20"/>
                <w:szCs w:val="20"/>
              </w:rPr>
              <w:t>가지고</w:t>
            </w:r>
            <w:r w:rsidRPr="00DC1F2F">
              <w:rPr>
                <w:color w:val="000000" w:themeColor="text1"/>
                <w:sz w:val="20"/>
                <w:szCs w:val="20"/>
              </w:rPr>
              <w:t xml:space="preserve"> </w:t>
            </w:r>
            <w:r w:rsidRPr="00DC1F2F">
              <w:rPr>
                <w:rFonts w:hint="eastAsia"/>
                <w:color w:val="000000" w:themeColor="text1"/>
                <w:sz w:val="20"/>
                <w:szCs w:val="20"/>
              </w:rPr>
              <w:t>있으며</w:t>
            </w:r>
            <w:r w:rsidRPr="00DC1F2F">
              <w:rPr>
                <w:color w:val="000000" w:themeColor="text1"/>
                <w:sz w:val="20"/>
                <w:szCs w:val="20"/>
              </w:rPr>
              <w:t xml:space="preserve">, </w:t>
            </w:r>
            <w:r w:rsidRPr="00DC1F2F">
              <w:rPr>
                <w:rFonts w:hint="eastAsia"/>
                <w:color w:val="000000" w:themeColor="text1"/>
                <w:sz w:val="20"/>
                <w:szCs w:val="20"/>
              </w:rPr>
              <w:t>대상회사는</w:t>
            </w:r>
            <w:r w:rsidRPr="00DC1F2F">
              <w:rPr>
                <w:color w:val="000000" w:themeColor="text1"/>
                <w:sz w:val="20"/>
                <w:szCs w:val="20"/>
              </w:rPr>
              <w:t xml:space="preserve"> </w:t>
            </w:r>
            <w:r w:rsidRPr="00DC1F2F">
              <w:rPr>
                <w:rFonts w:hint="eastAsia"/>
                <w:color w:val="000000" w:themeColor="text1"/>
                <w:sz w:val="20"/>
                <w:szCs w:val="20"/>
              </w:rPr>
              <w:t>중요한</w:t>
            </w:r>
            <w:r w:rsidRPr="00DC1F2F">
              <w:rPr>
                <w:color w:val="000000" w:themeColor="text1"/>
                <w:sz w:val="20"/>
                <w:szCs w:val="20"/>
              </w:rPr>
              <w:t xml:space="preserve"> </w:t>
            </w:r>
            <w:r w:rsidRPr="00DC1F2F">
              <w:rPr>
                <w:rFonts w:hint="eastAsia"/>
                <w:color w:val="000000" w:themeColor="text1"/>
                <w:sz w:val="20"/>
                <w:szCs w:val="20"/>
              </w:rPr>
              <w:t>면에서</w:t>
            </w:r>
            <w:r w:rsidRPr="00DC1F2F">
              <w:rPr>
                <w:color w:val="000000" w:themeColor="text1"/>
                <w:sz w:val="20"/>
                <w:szCs w:val="20"/>
              </w:rPr>
              <w:t xml:space="preserve"> </w:t>
            </w:r>
            <w:r w:rsidRPr="00DC1F2F">
              <w:rPr>
                <w:rFonts w:hint="eastAsia"/>
                <w:color w:val="000000" w:themeColor="text1"/>
                <w:sz w:val="20"/>
                <w:szCs w:val="20"/>
              </w:rPr>
              <w:t>제</w:t>
            </w:r>
            <w:r w:rsidRPr="00DC1F2F">
              <w:rPr>
                <w:color w:val="000000" w:themeColor="text1"/>
                <w:sz w:val="20"/>
                <w:szCs w:val="20"/>
              </w:rPr>
              <w:t>3</w:t>
            </w:r>
            <w:r w:rsidRPr="00DC1F2F">
              <w:rPr>
                <w:rFonts w:hint="eastAsia"/>
                <w:color w:val="000000" w:themeColor="text1"/>
                <w:sz w:val="20"/>
                <w:szCs w:val="20"/>
              </w:rPr>
              <w:t>자의</w:t>
            </w:r>
            <w:r w:rsidRPr="00DC1F2F">
              <w:rPr>
                <w:color w:val="000000" w:themeColor="text1"/>
                <w:sz w:val="20"/>
                <w:szCs w:val="20"/>
              </w:rPr>
              <w:t xml:space="preserve"> </w:t>
            </w:r>
            <w:r w:rsidRPr="00DC1F2F">
              <w:rPr>
                <w:rFonts w:hint="eastAsia"/>
                <w:color w:val="000000" w:themeColor="text1"/>
                <w:sz w:val="20"/>
                <w:szCs w:val="20"/>
              </w:rPr>
              <w:t>지식재산권을</w:t>
            </w:r>
            <w:r w:rsidRPr="00DC1F2F">
              <w:rPr>
                <w:color w:val="000000" w:themeColor="text1"/>
                <w:sz w:val="20"/>
                <w:szCs w:val="20"/>
              </w:rPr>
              <w:t xml:space="preserve"> </w:t>
            </w:r>
            <w:r w:rsidRPr="00DC1F2F">
              <w:rPr>
                <w:rFonts w:hint="eastAsia"/>
                <w:color w:val="000000" w:themeColor="text1"/>
                <w:sz w:val="20"/>
                <w:szCs w:val="20"/>
              </w:rPr>
              <w:t>침해하거나</w:t>
            </w:r>
            <w:r w:rsidRPr="00DC1F2F">
              <w:rPr>
                <w:color w:val="000000" w:themeColor="text1"/>
                <w:sz w:val="20"/>
                <w:szCs w:val="20"/>
              </w:rPr>
              <w:t xml:space="preserve"> </w:t>
            </w:r>
            <w:r w:rsidRPr="00DC1F2F">
              <w:rPr>
                <w:rFonts w:hint="eastAsia"/>
                <w:color w:val="000000" w:themeColor="text1"/>
                <w:sz w:val="20"/>
                <w:szCs w:val="20"/>
              </w:rPr>
              <w:t>위반하고</w:t>
            </w:r>
            <w:r w:rsidRPr="00DC1F2F">
              <w:rPr>
                <w:color w:val="000000" w:themeColor="text1"/>
                <w:sz w:val="20"/>
                <w:szCs w:val="20"/>
              </w:rPr>
              <w:t xml:space="preserve"> </w:t>
            </w:r>
            <w:r w:rsidRPr="00DC1F2F">
              <w:rPr>
                <w:rFonts w:hint="eastAsia"/>
                <w:color w:val="000000" w:themeColor="text1"/>
                <w:sz w:val="20"/>
                <w:szCs w:val="20"/>
              </w:rPr>
              <w:t>있지</w:t>
            </w:r>
            <w:r w:rsidRPr="00DC1F2F">
              <w:rPr>
                <w:color w:val="000000" w:themeColor="text1"/>
                <w:sz w:val="20"/>
                <w:szCs w:val="20"/>
              </w:rPr>
              <w:t xml:space="preserve"> </w:t>
            </w:r>
            <w:r w:rsidRPr="00DC1F2F">
              <w:rPr>
                <w:rFonts w:hint="eastAsia"/>
                <w:color w:val="000000" w:themeColor="text1"/>
                <w:sz w:val="20"/>
                <w:szCs w:val="20"/>
              </w:rPr>
              <w:t>않고</w:t>
            </w:r>
            <w:r w:rsidRPr="00DC1F2F">
              <w:rPr>
                <w:color w:val="000000" w:themeColor="text1"/>
                <w:sz w:val="20"/>
                <w:szCs w:val="20"/>
              </w:rPr>
              <w:t xml:space="preserve">, </w:t>
            </w:r>
            <w:r w:rsidRPr="00DC1F2F">
              <w:rPr>
                <w:rFonts w:hint="eastAsia"/>
                <w:color w:val="000000" w:themeColor="text1"/>
                <w:sz w:val="20"/>
                <w:szCs w:val="20"/>
              </w:rPr>
              <w:t>제</w:t>
            </w:r>
            <w:r w:rsidRPr="00DC1F2F">
              <w:rPr>
                <w:color w:val="000000" w:themeColor="text1"/>
                <w:sz w:val="20"/>
                <w:szCs w:val="20"/>
              </w:rPr>
              <w:t>3</w:t>
            </w:r>
            <w:r w:rsidRPr="00DC1F2F">
              <w:rPr>
                <w:rFonts w:hint="eastAsia"/>
                <w:color w:val="000000" w:themeColor="text1"/>
                <w:sz w:val="20"/>
                <w:szCs w:val="20"/>
              </w:rPr>
              <w:t>자로부터</w:t>
            </w:r>
            <w:r w:rsidRPr="00DC1F2F">
              <w:rPr>
                <w:color w:val="000000" w:themeColor="text1"/>
                <w:sz w:val="20"/>
                <w:szCs w:val="20"/>
              </w:rPr>
              <w:t xml:space="preserve"> </w:t>
            </w:r>
            <w:r w:rsidRPr="00DC1F2F">
              <w:rPr>
                <w:rFonts w:hint="eastAsia"/>
                <w:color w:val="000000" w:themeColor="text1"/>
                <w:sz w:val="20"/>
                <w:szCs w:val="20"/>
              </w:rPr>
              <w:t>지식재산권을</w:t>
            </w:r>
            <w:r w:rsidRPr="00DC1F2F">
              <w:rPr>
                <w:color w:val="000000" w:themeColor="text1"/>
                <w:sz w:val="20"/>
                <w:szCs w:val="20"/>
              </w:rPr>
              <w:t xml:space="preserve"> </w:t>
            </w:r>
            <w:r w:rsidRPr="00DC1F2F">
              <w:rPr>
                <w:rFonts w:hint="eastAsia"/>
                <w:color w:val="000000" w:themeColor="text1"/>
                <w:sz w:val="20"/>
                <w:szCs w:val="20"/>
              </w:rPr>
              <w:t>침해당하고</w:t>
            </w:r>
            <w:r w:rsidRPr="00DC1F2F">
              <w:rPr>
                <w:color w:val="000000" w:themeColor="text1"/>
                <w:sz w:val="20"/>
                <w:szCs w:val="20"/>
              </w:rPr>
              <w:t xml:space="preserve"> </w:t>
            </w:r>
            <w:r w:rsidRPr="00DC1F2F">
              <w:rPr>
                <w:rFonts w:hint="eastAsia"/>
                <w:color w:val="000000" w:themeColor="text1"/>
                <w:sz w:val="20"/>
                <w:szCs w:val="20"/>
              </w:rPr>
              <w:t>있지</w:t>
            </w:r>
            <w:r w:rsidRPr="00DC1F2F">
              <w:rPr>
                <w:color w:val="000000" w:themeColor="text1"/>
                <w:sz w:val="20"/>
                <w:szCs w:val="20"/>
              </w:rPr>
              <w:t xml:space="preserve"> </w:t>
            </w:r>
            <w:r w:rsidRPr="00DC1F2F">
              <w:rPr>
                <w:rFonts w:hint="eastAsia"/>
                <w:color w:val="000000" w:themeColor="text1"/>
                <w:sz w:val="20"/>
                <w:szCs w:val="20"/>
              </w:rPr>
              <w:t>않다는</w:t>
            </w:r>
            <w:r w:rsidRPr="00DC1F2F">
              <w:rPr>
                <w:color w:val="000000" w:themeColor="text1"/>
                <w:sz w:val="20"/>
                <w:szCs w:val="20"/>
              </w:rPr>
              <w:t xml:space="preserve"> </w:t>
            </w:r>
            <w:r w:rsidRPr="00DC1F2F">
              <w:rPr>
                <w:rFonts w:hint="eastAsia"/>
                <w:color w:val="000000" w:themeColor="text1"/>
                <w:sz w:val="20"/>
                <w:szCs w:val="20"/>
              </w:rPr>
              <w:t>점에</w:t>
            </w:r>
            <w:r w:rsidRPr="00DC1F2F">
              <w:rPr>
                <w:color w:val="000000" w:themeColor="text1"/>
                <w:sz w:val="20"/>
                <w:szCs w:val="20"/>
              </w:rPr>
              <w:t xml:space="preserve"> </w:t>
            </w:r>
            <w:r w:rsidRPr="00DC1F2F">
              <w:rPr>
                <w:rFonts w:hint="eastAsia"/>
                <w:color w:val="000000" w:themeColor="text1"/>
                <w:sz w:val="20"/>
                <w:szCs w:val="20"/>
              </w:rPr>
              <w:t>대한</w:t>
            </w:r>
            <w:r w:rsidRPr="00DC1F2F">
              <w:rPr>
                <w:color w:val="000000" w:themeColor="text1"/>
                <w:sz w:val="20"/>
                <w:szCs w:val="20"/>
              </w:rPr>
              <w:t xml:space="preserve"> </w:t>
            </w:r>
            <w:r w:rsidRPr="00DC1F2F">
              <w:rPr>
                <w:rFonts w:hint="eastAsia"/>
                <w:color w:val="000000" w:themeColor="text1"/>
                <w:sz w:val="20"/>
                <w:szCs w:val="20"/>
              </w:rPr>
              <w:t>진술</w:t>
            </w:r>
            <w:r w:rsidRPr="00DC1F2F">
              <w:rPr>
                <w:color w:val="000000" w:themeColor="text1"/>
                <w:sz w:val="20"/>
                <w:szCs w:val="20"/>
              </w:rPr>
              <w:t xml:space="preserve"> </w:t>
            </w:r>
            <w:r w:rsidRPr="00DC1F2F">
              <w:rPr>
                <w:rFonts w:hint="eastAsia"/>
                <w:color w:val="000000" w:themeColor="text1"/>
                <w:sz w:val="20"/>
                <w:szCs w:val="20"/>
              </w:rPr>
              <w:t>및</w:t>
            </w:r>
            <w:r w:rsidRPr="00DC1F2F">
              <w:rPr>
                <w:color w:val="000000" w:themeColor="text1"/>
                <w:sz w:val="20"/>
                <w:szCs w:val="20"/>
              </w:rPr>
              <w:t xml:space="preserve"> </w:t>
            </w:r>
            <w:r w:rsidRPr="00DC1F2F">
              <w:rPr>
                <w:rFonts w:hint="eastAsia"/>
                <w:color w:val="000000" w:themeColor="text1"/>
                <w:sz w:val="20"/>
                <w:szCs w:val="20"/>
              </w:rPr>
              <w:t>보장을</w:t>
            </w:r>
            <w:r w:rsidRPr="00DC1F2F">
              <w:rPr>
                <w:color w:val="000000" w:themeColor="text1"/>
                <w:sz w:val="20"/>
                <w:szCs w:val="20"/>
              </w:rPr>
              <w:t xml:space="preserve"> </w:t>
            </w:r>
            <w:r w:rsidRPr="00DC1F2F">
              <w:rPr>
                <w:rFonts w:hint="eastAsia"/>
                <w:color w:val="000000" w:themeColor="text1"/>
                <w:sz w:val="20"/>
                <w:szCs w:val="20"/>
              </w:rPr>
              <w:t>받는</w:t>
            </w:r>
            <w:r w:rsidRPr="00DC1F2F">
              <w:rPr>
                <w:color w:val="000000" w:themeColor="text1"/>
                <w:sz w:val="20"/>
                <w:szCs w:val="20"/>
              </w:rPr>
              <w:t xml:space="preserve"> </w:t>
            </w:r>
            <w:r w:rsidRPr="00DC1F2F">
              <w:rPr>
                <w:rFonts w:hint="eastAsia"/>
                <w:color w:val="000000" w:themeColor="text1"/>
                <w:sz w:val="20"/>
                <w:szCs w:val="20"/>
              </w:rPr>
              <w:t>방안을</w:t>
            </w:r>
            <w:r w:rsidRPr="00DC1F2F">
              <w:rPr>
                <w:color w:val="000000" w:themeColor="text1"/>
                <w:sz w:val="20"/>
                <w:szCs w:val="20"/>
              </w:rPr>
              <w:t xml:space="preserve"> </w:t>
            </w:r>
            <w:r w:rsidRPr="00DC1F2F">
              <w:rPr>
                <w:rFonts w:hint="eastAsia"/>
                <w:color w:val="000000" w:themeColor="text1"/>
                <w:sz w:val="20"/>
                <w:szCs w:val="20"/>
              </w:rPr>
              <w:t>고려할</w:t>
            </w:r>
            <w:r w:rsidRPr="00DC1F2F">
              <w:rPr>
                <w:color w:val="000000" w:themeColor="text1"/>
                <w:sz w:val="20"/>
                <w:szCs w:val="20"/>
              </w:rPr>
              <w:t xml:space="preserve"> </w:t>
            </w:r>
            <w:r w:rsidRPr="00DC1F2F">
              <w:rPr>
                <w:rFonts w:hint="eastAsia"/>
                <w:color w:val="000000" w:themeColor="text1"/>
                <w:sz w:val="20"/>
                <w:szCs w:val="20"/>
              </w:rPr>
              <w:t>수</w:t>
            </w:r>
            <w:r w:rsidRPr="00DC1F2F">
              <w:rPr>
                <w:color w:val="000000" w:themeColor="text1"/>
                <w:sz w:val="20"/>
                <w:szCs w:val="20"/>
              </w:rPr>
              <w:t xml:space="preserve"> </w:t>
            </w:r>
            <w:r w:rsidRPr="00DC1F2F">
              <w:rPr>
                <w:rFonts w:hint="eastAsia"/>
                <w:color w:val="000000" w:themeColor="text1"/>
                <w:sz w:val="20"/>
                <w:szCs w:val="20"/>
              </w:rPr>
              <w:t>있음</w:t>
            </w:r>
            <w:r w:rsidRPr="00DC1F2F">
              <w:rPr>
                <w:color w:val="000000" w:themeColor="text1"/>
                <w:sz w:val="20"/>
                <w:szCs w:val="20"/>
              </w:rPr>
              <w:t>.</w:t>
            </w:r>
          </w:p>
        </w:tc>
      </w:tr>
      <w:tr w:rsidR="00345798" w:rsidRPr="00C65EAA" w14:paraId="6C08867A" w14:textId="77777777" w:rsidTr="001D3938">
        <w:trPr>
          <w:trHeight w:val="20"/>
        </w:trPr>
        <w:tc>
          <w:tcPr>
            <w:tcW w:w="1418" w:type="dxa"/>
            <w:tcBorders>
              <w:top w:val="single" w:sz="12" w:space="0" w:color="0F243E"/>
              <w:bottom w:val="single" w:sz="12" w:space="0" w:color="0F243E"/>
            </w:tcBorders>
            <w:shd w:val="clear" w:color="auto" w:fill="auto"/>
          </w:tcPr>
          <w:p w14:paraId="0B188001" w14:textId="77777777" w:rsidR="00345798" w:rsidRDefault="0034579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영업비밀</w:t>
            </w:r>
          </w:p>
          <w:p w14:paraId="782CD1C2" w14:textId="6999DA67" w:rsidR="00345798" w:rsidRPr="00C65EAA" w:rsidRDefault="0034579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보호</w:t>
            </w:r>
          </w:p>
        </w:tc>
        <w:tc>
          <w:tcPr>
            <w:tcW w:w="6946" w:type="dxa"/>
            <w:tcBorders>
              <w:top w:val="single" w:sz="12" w:space="0" w:color="0F243E"/>
              <w:bottom w:val="single" w:sz="12" w:space="0" w:color="0F243E"/>
            </w:tcBorders>
            <w:shd w:val="clear" w:color="auto" w:fill="auto"/>
          </w:tcPr>
          <w:p w14:paraId="03FB9943" w14:textId="5113963E" w:rsidR="00915BBC" w:rsidRDefault="00915BBC" w:rsidP="00915BBC">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특허</w:t>
            </w:r>
            <w:r w:rsidR="00E7674B">
              <w:rPr>
                <w:rFonts w:hint="eastAsia"/>
                <w:color w:val="000000" w:themeColor="text1"/>
                <w:sz w:val="20"/>
                <w:szCs w:val="20"/>
              </w:rPr>
              <w:t>의</w:t>
            </w:r>
            <w:r>
              <w:rPr>
                <w:rFonts w:hint="eastAsia"/>
                <w:color w:val="000000" w:themeColor="text1"/>
                <w:sz w:val="20"/>
                <w:szCs w:val="20"/>
              </w:rPr>
              <w:t xml:space="preserve"> </w:t>
            </w:r>
            <w:r>
              <w:rPr>
                <w:rFonts w:hint="eastAsia"/>
                <w:color w:val="000000" w:themeColor="text1"/>
                <w:sz w:val="20"/>
                <w:szCs w:val="20"/>
              </w:rPr>
              <w:t>등록</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출원</w:t>
            </w:r>
            <w:r w:rsidR="00E7674B">
              <w:rPr>
                <w:rFonts w:hint="eastAsia"/>
                <w:color w:val="000000" w:themeColor="text1"/>
                <w:sz w:val="20"/>
                <w:szCs w:val="20"/>
              </w:rPr>
              <w:t xml:space="preserve"> </w:t>
            </w:r>
            <w:r>
              <w:rPr>
                <w:rFonts w:hint="eastAsia"/>
                <w:color w:val="000000" w:themeColor="text1"/>
                <w:sz w:val="20"/>
                <w:szCs w:val="20"/>
              </w:rPr>
              <w:t>외에</w:t>
            </w:r>
            <w:r>
              <w:rPr>
                <w:rFonts w:hint="eastAsia"/>
                <w:color w:val="000000" w:themeColor="text1"/>
                <w:sz w:val="20"/>
                <w:szCs w:val="20"/>
              </w:rPr>
              <w:t xml:space="preserve"> </w:t>
            </w:r>
            <w:r w:rsidR="00E7674B">
              <w:rPr>
                <w:rFonts w:hint="eastAsia"/>
                <w:color w:val="000000" w:themeColor="text1"/>
                <w:sz w:val="20"/>
                <w:szCs w:val="20"/>
              </w:rPr>
              <w:t>대상회사가</w:t>
            </w:r>
            <w:r w:rsidR="00E7674B">
              <w:rPr>
                <w:rFonts w:hint="eastAsia"/>
                <w:color w:val="000000" w:themeColor="text1"/>
                <w:sz w:val="20"/>
                <w:szCs w:val="20"/>
              </w:rPr>
              <w:t xml:space="preserve"> </w:t>
            </w:r>
            <w:r>
              <w:rPr>
                <w:rFonts w:hint="eastAsia"/>
                <w:color w:val="000000" w:themeColor="text1"/>
                <w:sz w:val="20"/>
                <w:szCs w:val="20"/>
              </w:rPr>
              <w:t>핵심기술</w:t>
            </w:r>
            <w:r w:rsidR="00E7674B">
              <w:rPr>
                <w:rFonts w:hint="eastAsia"/>
                <w:color w:val="000000" w:themeColor="text1"/>
                <w:sz w:val="20"/>
                <w:szCs w:val="20"/>
              </w:rPr>
              <w:t xml:space="preserve"> </w:t>
            </w:r>
            <w:r w:rsidR="00E7674B">
              <w:rPr>
                <w:rFonts w:hint="eastAsia"/>
                <w:color w:val="000000" w:themeColor="text1"/>
                <w:sz w:val="20"/>
                <w:szCs w:val="20"/>
              </w:rPr>
              <w:t>관련</w:t>
            </w:r>
            <w:r w:rsidR="00E7674B">
              <w:rPr>
                <w:rFonts w:hint="eastAsia"/>
                <w:color w:val="000000" w:themeColor="text1"/>
                <w:sz w:val="20"/>
                <w:szCs w:val="20"/>
              </w:rPr>
              <w:t xml:space="preserve"> </w:t>
            </w:r>
            <w:r w:rsidR="00E7674B">
              <w:rPr>
                <w:rFonts w:hint="eastAsia"/>
                <w:color w:val="000000" w:themeColor="text1"/>
                <w:sz w:val="20"/>
                <w:szCs w:val="20"/>
              </w:rPr>
              <w:t>자료를</w:t>
            </w:r>
            <w:r w:rsidR="00E7674B">
              <w:rPr>
                <w:rFonts w:hint="eastAsia"/>
                <w:color w:val="000000" w:themeColor="text1"/>
                <w:sz w:val="20"/>
                <w:szCs w:val="20"/>
              </w:rPr>
              <w:t xml:space="preserve"> </w:t>
            </w:r>
            <w:r w:rsidR="00E7674B">
              <w:rPr>
                <w:rFonts w:hint="eastAsia"/>
                <w:color w:val="000000" w:themeColor="text1"/>
                <w:sz w:val="20"/>
                <w:szCs w:val="20"/>
              </w:rPr>
              <w:t>별도로</w:t>
            </w:r>
            <w:r w:rsidR="00E7674B">
              <w:rPr>
                <w:rFonts w:hint="eastAsia"/>
                <w:color w:val="000000" w:themeColor="text1"/>
                <w:sz w:val="20"/>
                <w:szCs w:val="20"/>
              </w:rPr>
              <w:t xml:space="preserve"> </w:t>
            </w:r>
            <w:r w:rsidR="00E7674B">
              <w:rPr>
                <w:rFonts w:hint="eastAsia"/>
                <w:color w:val="000000" w:themeColor="text1"/>
                <w:sz w:val="20"/>
                <w:szCs w:val="20"/>
              </w:rPr>
              <w:t>관리</w:t>
            </w:r>
            <w:r w:rsidR="00E7674B">
              <w:rPr>
                <w:rFonts w:hint="eastAsia"/>
                <w:color w:val="000000" w:themeColor="text1"/>
                <w:sz w:val="20"/>
                <w:szCs w:val="20"/>
              </w:rPr>
              <w:t xml:space="preserve"> </w:t>
            </w:r>
            <w:r w:rsidR="00E7674B">
              <w:rPr>
                <w:rFonts w:hint="eastAsia"/>
                <w:color w:val="000000" w:themeColor="text1"/>
                <w:sz w:val="20"/>
                <w:szCs w:val="20"/>
              </w:rPr>
              <w:t>및</w:t>
            </w:r>
            <w:r w:rsidR="00E7674B">
              <w:rPr>
                <w:rFonts w:hint="eastAsia"/>
                <w:color w:val="000000" w:themeColor="text1"/>
                <w:sz w:val="20"/>
                <w:szCs w:val="20"/>
              </w:rPr>
              <w:t xml:space="preserve"> </w:t>
            </w:r>
            <w:r w:rsidR="00E7674B">
              <w:rPr>
                <w:rFonts w:hint="eastAsia"/>
                <w:color w:val="000000" w:themeColor="text1"/>
                <w:sz w:val="20"/>
                <w:szCs w:val="20"/>
              </w:rPr>
              <w:t>보호하는</w:t>
            </w:r>
            <w:r w:rsidR="00E7674B">
              <w:rPr>
                <w:rFonts w:hint="eastAsia"/>
                <w:color w:val="000000" w:themeColor="text1"/>
                <w:sz w:val="20"/>
                <w:szCs w:val="20"/>
              </w:rPr>
              <w:t xml:space="preserve"> </w:t>
            </w:r>
            <w:r w:rsidR="00E7674B">
              <w:rPr>
                <w:rFonts w:hint="eastAsia"/>
                <w:color w:val="000000" w:themeColor="text1"/>
                <w:sz w:val="20"/>
                <w:szCs w:val="20"/>
              </w:rPr>
              <w:t>시스템을</w:t>
            </w:r>
            <w:r w:rsidR="00E7674B">
              <w:rPr>
                <w:rFonts w:hint="eastAsia"/>
                <w:color w:val="000000" w:themeColor="text1"/>
                <w:sz w:val="20"/>
                <w:szCs w:val="20"/>
              </w:rPr>
              <w:t xml:space="preserve"> </w:t>
            </w:r>
            <w:r w:rsidR="00E7674B">
              <w:rPr>
                <w:rFonts w:hint="eastAsia"/>
                <w:color w:val="000000" w:themeColor="text1"/>
                <w:sz w:val="20"/>
                <w:szCs w:val="20"/>
              </w:rPr>
              <w:t>갖추고</w:t>
            </w:r>
            <w:r w:rsidR="00E7674B">
              <w:rPr>
                <w:rFonts w:hint="eastAsia"/>
                <w:color w:val="000000" w:themeColor="text1"/>
                <w:sz w:val="20"/>
                <w:szCs w:val="20"/>
              </w:rPr>
              <w:t xml:space="preserve"> </w:t>
            </w:r>
            <w:r w:rsidR="00E7674B">
              <w:rPr>
                <w:rFonts w:hint="eastAsia"/>
                <w:color w:val="000000" w:themeColor="text1"/>
                <w:sz w:val="20"/>
                <w:szCs w:val="20"/>
              </w:rPr>
              <w:t>있지는</w:t>
            </w:r>
            <w:r w:rsidR="00E7674B">
              <w:rPr>
                <w:rFonts w:hint="eastAsia"/>
                <w:color w:val="000000" w:themeColor="text1"/>
                <w:sz w:val="20"/>
                <w:szCs w:val="20"/>
              </w:rPr>
              <w:t xml:space="preserve"> </w:t>
            </w:r>
            <w:r w:rsidR="00E7674B">
              <w:rPr>
                <w:rFonts w:hint="eastAsia"/>
                <w:color w:val="000000" w:themeColor="text1"/>
                <w:sz w:val="20"/>
                <w:szCs w:val="20"/>
              </w:rPr>
              <w:t>않다고</w:t>
            </w:r>
            <w:r w:rsidR="00E7674B">
              <w:rPr>
                <w:rFonts w:hint="eastAsia"/>
                <w:color w:val="000000" w:themeColor="text1"/>
                <w:sz w:val="20"/>
                <w:szCs w:val="20"/>
              </w:rPr>
              <w:t xml:space="preserve"> </w:t>
            </w:r>
            <w:r w:rsidR="00E7674B">
              <w:rPr>
                <w:rFonts w:hint="eastAsia"/>
                <w:color w:val="000000" w:themeColor="text1"/>
                <w:sz w:val="20"/>
                <w:szCs w:val="20"/>
              </w:rPr>
              <w:t>함</w:t>
            </w:r>
            <w:r w:rsidR="00E7674B">
              <w:rPr>
                <w:rFonts w:hint="eastAsia"/>
                <w:color w:val="000000" w:themeColor="text1"/>
                <w:sz w:val="20"/>
                <w:szCs w:val="20"/>
              </w:rPr>
              <w:t xml:space="preserve">. </w:t>
            </w:r>
            <w:r w:rsidR="001259FF">
              <w:rPr>
                <w:rFonts w:hint="eastAsia"/>
                <w:color w:val="000000" w:themeColor="text1"/>
                <w:sz w:val="20"/>
                <w:szCs w:val="20"/>
              </w:rPr>
              <w:t>다</w:t>
            </w:r>
            <w:r>
              <w:rPr>
                <w:rFonts w:hint="eastAsia"/>
                <w:color w:val="000000" w:themeColor="text1"/>
                <w:sz w:val="20"/>
                <w:szCs w:val="20"/>
              </w:rPr>
              <w:t>만</w:t>
            </w:r>
            <w:r>
              <w:rPr>
                <w:rFonts w:hint="eastAsia"/>
                <w:color w:val="000000" w:themeColor="text1"/>
                <w:sz w:val="20"/>
                <w:szCs w:val="20"/>
              </w:rPr>
              <w:t xml:space="preserve">, </w:t>
            </w:r>
            <w:r w:rsidR="007214B3">
              <w:rPr>
                <w:rFonts w:hint="eastAsia"/>
                <w:color w:val="000000" w:themeColor="text1"/>
                <w:sz w:val="20"/>
                <w:szCs w:val="20"/>
              </w:rPr>
              <w:t>대상회사의</w:t>
            </w:r>
            <w:r w:rsidR="007214B3">
              <w:rPr>
                <w:rFonts w:hint="eastAsia"/>
                <w:color w:val="000000" w:themeColor="text1"/>
                <w:sz w:val="20"/>
                <w:szCs w:val="20"/>
              </w:rPr>
              <w:t xml:space="preserve"> </w:t>
            </w:r>
            <w:r>
              <w:rPr>
                <w:rFonts w:hint="eastAsia"/>
                <w:color w:val="000000" w:themeColor="text1"/>
                <w:sz w:val="20"/>
                <w:szCs w:val="20"/>
              </w:rPr>
              <w:t>핵심기술인</w:t>
            </w:r>
            <w:r>
              <w:rPr>
                <w:rFonts w:hint="eastAsia"/>
                <w:color w:val="000000" w:themeColor="text1"/>
                <w:sz w:val="20"/>
                <w:szCs w:val="20"/>
              </w:rPr>
              <w:t xml:space="preserve"> </w:t>
            </w:r>
            <w:r>
              <w:rPr>
                <w:rFonts w:hint="eastAsia"/>
                <w:color w:val="000000" w:themeColor="text1"/>
                <w:sz w:val="20"/>
                <w:szCs w:val="20"/>
              </w:rPr>
              <w:t>경로</w:t>
            </w:r>
            <w:r w:rsidR="00DD712A">
              <w:rPr>
                <w:rFonts w:hint="eastAsia"/>
                <w:color w:val="000000" w:themeColor="text1"/>
                <w:sz w:val="20"/>
                <w:szCs w:val="20"/>
              </w:rPr>
              <w:t xml:space="preserve"> </w:t>
            </w:r>
            <w:r w:rsidR="00DD712A">
              <w:rPr>
                <w:rFonts w:hint="eastAsia"/>
                <w:color w:val="000000" w:themeColor="text1"/>
                <w:sz w:val="20"/>
                <w:szCs w:val="20"/>
              </w:rPr>
              <w:t>및</w:t>
            </w:r>
            <w:r w:rsidR="00DD712A">
              <w:rPr>
                <w:rFonts w:hint="eastAsia"/>
                <w:color w:val="000000" w:themeColor="text1"/>
                <w:sz w:val="20"/>
                <w:szCs w:val="20"/>
              </w:rPr>
              <w:t xml:space="preserve"> </w:t>
            </w:r>
            <w:r>
              <w:rPr>
                <w:rFonts w:hint="eastAsia"/>
                <w:color w:val="000000" w:themeColor="text1"/>
                <w:sz w:val="20"/>
                <w:szCs w:val="20"/>
              </w:rPr>
              <w:t>배차</w:t>
            </w:r>
            <w:r w:rsidR="00DD712A">
              <w:rPr>
                <w:rFonts w:hint="eastAsia"/>
                <w:color w:val="000000" w:themeColor="text1"/>
                <w:sz w:val="20"/>
                <w:szCs w:val="20"/>
              </w:rPr>
              <w:t xml:space="preserve"> </w:t>
            </w:r>
            <w:r>
              <w:rPr>
                <w:rFonts w:hint="eastAsia"/>
                <w:color w:val="000000" w:themeColor="text1"/>
                <w:sz w:val="20"/>
                <w:szCs w:val="20"/>
              </w:rPr>
              <w:t>최적화</w:t>
            </w:r>
            <w:r w:rsidR="00522D64">
              <w:rPr>
                <w:rFonts w:hint="eastAsia"/>
                <w:color w:val="000000" w:themeColor="text1"/>
                <w:sz w:val="20"/>
                <w:szCs w:val="20"/>
              </w:rPr>
              <w:t xml:space="preserve"> </w:t>
            </w:r>
            <w:r>
              <w:rPr>
                <w:rFonts w:hint="eastAsia"/>
                <w:color w:val="000000" w:themeColor="text1"/>
                <w:sz w:val="20"/>
                <w:szCs w:val="20"/>
              </w:rPr>
              <w:t>등</w:t>
            </w:r>
            <w:r>
              <w:rPr>
                <w:rFonts w:hint="eastAsia"/>
                <w:color w:val="000000" w:themeColor="text1"/>
                <w:sz w:val="20"/>
                <w:szCs w:val="20"/>
              </w:rPr>
              <w:t xml:space="preserve"> </w:t>
            </w:r>
            <w:r>
              <w:rPr>
                <w:rFonts w:hint="eastAsia"/>
                <w:color w:val="000000" w:themeColor="text1"/>
                <w:sz w:val="20"/>
                <w:szCs w:val="20"/>
              </w:rPr>
              <w:t>서비스</w:t>
            </w:r>
            <w:r w:rsidR="00AC3BE0">
              <w:rPr>
                <w:rFonts w:hint="eastAsia"/>
                <w:color w:val="000000" w:themeColor="text1"/>
                <w:sz w:val="20"/>
                <w:szCs w:val="20"/>
              </w:rPr>
              <w:t>의</w:t>
            </w:r>
            <w:r w:rsidR="00AC3BE0">
              <w:rPr>
                <w:rFonts w:hint="eastAsia"/>
                <w:color w:val="000000" w:themeColor="text1"/>
                <w:sz w:val="20"/>
                <w:szCs w:val="20"/>
              </w:rPr>
              <w:t xml:space="preserve"> </w:t>
            </w:r>
            <w:r w:rsidR="00AC3BE0">
              <w:rPr>
                <w:rFonts w:hint="eastAsia"/>
                <w:color w:val="000000" w:themeColor="text1"/>
                <w:sz w:val="20"/>
                <w:szCs w:val="20"/>
              </w:rPr>
              <w:t>개발과</w:t>
            </w:r>
            <w:r w:rsidR="00AC3BE0">
              <w:rPr>
                <w:rFonts w:hint="eastAsia"/>
                <w:color w:val="000000" w:themeColor="text1"/>
                <w:sz w:val="20"/>
                <w:szCs w:val="20"/>
              </w:rPr>
              <w:t xml:space="preserve"> </w:t>
            </w:r>
            <w:r w:rsidR="00AC3BE0">
              <w:rPr>
                <w:rFonts w:hint="eastAsia"/>
                <w:color w:val="000000" w:themeColor="text1"/>
                <w:sz w:val="20"/>
                <w:szCs w:val="20"/>
              </w:rPr>
              <w:t>관련된</w:t>
            </w:r>
            <w:r w:rsidR="00AC3BE0">
              <w:rPr>
                <w:rFonts w:hint="eastAsia"/>
                <w:color w:val="000000" w:themeColor="text1"/>
                <w:sz w:val="20"/>
                <w:szCs w:val="20"/>
              </w:rPr>
              <w:t xml:space="preserve"> </w:t>
            </w:r>
            <w:r>
              <w:rPr>
                <w:rFonts w:hint="eastAsia"/>
                <w:color w:val="000000" w:themeColor="text1"/>
                <w:sz w:val="20"/>
                <w:szCs w:val="20"/>
              </w:rPr>
              <w:t>엔진</w:t>
            </w:r>
            <w:r w:rsidR="007601F4">
              <w:rPr>
                <w:rFonts w:hint="eastAsia"/>
                <w:color w:val="000000" w:themeColor="text1"/>
                <w:sz w:val="20"/>
                <w:szCs w:val="20"/>
              </w:rPr>
              <w:t>개발팀</w:t>
            </w:r>
            <w:r w:rsidR="007601F4">
              <w:rPr>
                <w:rFonts w:hint="eastAsia"/>
                <w:color w:val="000000" w:themeColor="text1"/>
                <w:sz w:val="20"/>
                <w:szCs w:val="20"/>
              </w:rPr>
              <w:t xml:space="preserve"> </w:t>
            </w:r>
            <w:r w:rsidR="007601F4">
              <w:rPr>
                <w:rFonts w:hint="eastAsia"/>
                <w:color w:val="000000" w:themeColor="text1"/>
                <w:sz w:val="20"/>
                <w:szCs w:val="20"/>
              </w:rPr>
              <w:t>등</w:t>
            </w:r>
            <w:r w:rsidR="00AC3BE0">
              <w:rPr>
                <w:rFonts w:hint="eastAsia"/>
                <w:color w:val="000000" w:themeColor="text1"/>
                <w:sz w:val="20"/>
                <w:szCs w:val="20"/>
              </w:rPr>
              <w:t xml:space="preserve"> </w:t>
            </w:r>
            <w:r w:rsidR="00AC3BE0">
              <w:rPr>
                <w:rFonts w:hint="eastAsia"/>
                <w:color w:val="000000" w:themeColor="text1"/>
                <w:sz w:val="20"/>
                <w:szCs w:val="20"/>
              </w:rPr>
              <w:t>일부</w:t>
            </w:r>
            <w:r w:rsidR="00AC3BE0">
              <w:rPr>
                <w:rFonts w:hint="eastAsia"/>
                <w:color w:val="000000" w:themeColor="text1"/>
                <w:sz w:val="20"/>
                <w:szCs w:val="20"/>
              </w:rPr>
              <w:t xml:space="preserve"> </w:t>
            </w:r>
            <w:r w:rsidR="00F35C86">
              <w:rPr>
                <w:rFonts w:hint="eastAsia"/>
                <w:color w:val="000000" w:themeColor="text1"/>
                <w:sz w:val="20"/>
                <w:szCs w:val="20"/>
              </w:rPr>
              <w:t>개발</w:t>
            </w:r>
            <w:r w:rsidR="00AC3BE0">
              <w:rPr>
                <w:rFonts w:hint="eastAsia"/>
                <w:color w:val="000000" w:themeColor="text1"/>
                <w:sz w:val="20"/>
                <w:szCs w:val="20"/>
              </w:rPr>
              <w:t>부서에</w:t>
            </w:r>
            <w:r w:rsidR="00AC3BE0">
              <w:rPr>
                <w:rFonts w:hint="eastAsia"/>
                <w:color w:val="000000" w:themeColor="text1"/>
                <w:sz w:val="20"/>
                <w:szCs w:val="20"/>
              </w:rPr>
              <w:t xml:space="preserve"> </w:t>
            </w:r>
            <w:r w:rsidR="00AC3BE0">
              <w:rPr>
                <w:rFonts w:hint="eastAsia"/>
                <w:color w:val="000000" w:themeColor="text1"/>
                <w:sz w:val="20"/>
                <w:szCs w:val="20"/>
              </w:rPr>
              <w:t>대하여는</w:t>
            </w:r>
            <w:r w:rsidR="00AC3BE0">
              <w:rPr>
                <w:rFonts w:hint="eastAsia"/>
                <w:color w:val="000000" w:themeColor="text1"/>
                <w:sz w:val="20"/>
                <w:szCs w:val="20"/>
              </w:rPr>
              <w:t xml:space="preserve"> </w:t>
            </w:r>
            <w:r w:rsidR="00AC3BE0">
              <w:rPr>
                <w:rFonts w:hint="eastAsia"/>
                <w:color w:val="000000" w:themeColor="text1"/>
                <w:sz w:val="20"/>
                <w:szCs w:val="20"/>
              </w:rPr>
              <w:t>대표이사를</w:t>
            </w:r>
            <w:r w:rsidR="00AC3BE0">
              <w:rPr>
                <w:rFonts w:hint="eastAsia"/>
                <w:color w:val="000000" w:themeColor="text1"/>
                <w:sz w:val="20"/>
                <w:szCs w:val="20"/>
              </w:rPr>
              <w:t xml:space="preserve"> </w:t>
            </w:r>
            <w:r w:rsidR="00AC3BE0">
              <w:rPr>
                <w:rFonts w:hint="eastAsia"/>
                <w:color w:val="000000" w:themeColor="text1"/>
                <w:sz w:val="20"/>
                <w:szCs w:val="20"/>
              </w:rPr>
              <w:t>포함한</w:t>
            </w:r>
            <w:r w:rsidR="00AC3BE0">
              <w:rPr>
                <w:rFonts w:hint="eastAsia"/>
                <w:color w:val="000000" w:themeColor="text1"/>
                <w:sz w:val="20"/>
                <w:szCs w:val="20"/>
              </w:rPr>
              <w:t xml:space="preserve"> </w:t>
            </w:r>
            <w:r w:rsidR="00AC3BE0">
              <w:rPr>
                <w:rFonts w:hint="eastAsia"/>
                <w:color w:val="000000" w:themeColor="text1"/>
                <w:sz w:val="20"/>
                <w:szCs w:val="20"/>
              </w:rPr>
              <w:t>핵심</w:t>
            </w:r>
            <w:r w:rsidR="00AC3BE0">
              <w:rPr>
                <w:rFonts w:hint="eastAsia"/>
                <w:color w:val="000000" w:themeColor="text1"/>
                <w:sz w:val="20"/>
                <w:szCs w:val="20"/>
              </w:rPr>
              <w:t xml:space="preserve"> </w:t>
            </w:r>
            <w:r w:rsidR="00AC3BE0">
              <w:rPr>
                <w:rFonts w:hint="eastAsia"/>
                <w:color w:val="000000" w:themeColor="text1"/>
                <w:sz w:val="20"/>
                <w:szCs w:val="20"/>
              </w:rPr>
              <w:t>임원이</w:t>
            </w:r>
            <w:r w:rsidR="00AC3BE0">
              <w:rPr>
                <w:rFonts w:hint="eastAsia"/>
                <w:color w:val="000000" w:themeColor="text1"/>
                <w:sz w:val="20"/>
                <w:szCs w:val="20"/>
              </w:rPr>
              <w:t xml:space="preserve"> </w:t>
            </w:r>
            <w:r w:rsidR="00AC3BE0">
              <w:rPr>
                <w:rFonts w:hint="eastAsia"/>
                <w:color w:val="000000" w:themeColor="text1"/>
                <w:sz w:val="20"/>
                <w:szCs w:val="20"/>
              </w:rPr>
              <w:t>직접</w:t>
            </w:r>
            <w:r w:rsidR="00FC4AFA">
              <w:rPr>
                <w:rFonts w:hint="eastAsia"/>
                <w:color w:val="000000" w:themeColor="text1"/>
                <w:sz w:val="20"/>
                <w:szCs w:val="20"/>
              </w:rPr>
              <w:t xml:space="preserve"> </w:t>
            </w:r>
            <w:r w:rsidR="00FC4AFA">
              <w:rPr>
                <w:rFonts w:hint="eastAsia"/>
                <w:color w:val="000000" w:themeColor="text1"/>
                <w:sz w:val="20"/>
                <w:szCs w:val="20"/>
              </w:rPr>
              <w:t>업무</w:t>
            </w:r>
            <w:r w:rsidR="00FC4AFA">
              <w:rPr>
                <w:rFonts w:hint="eastAsia"/>
                <w:color w:val="000000" w:themeColor="text1"/>
                <w:sz w:val="20"/>
                <w:szCs w:val="20"/>
              </w:rPr>
              <w:t xml:space="preserve"> </w:t>
            </w:r>
            <w:r w:rsidR="00FC4AFA">
              <w:rPr>
                <w:rFonts w:hint="eastAsia"/>
                <w:color w:val="000000" w:themeColor="text1"/>
                <w:sz w:val="20"/>
                <w:szCs w:val="20"/>
              </w:rPr>
              <w:t>지시를</w:t>
            </w:r>
            <w:r w:rsidR="00FC4AFA">
              <w:rPr>
                <w:rFonts w:hint="eastAsia"/>
                <w:color w:val="000000" w:themeColor="text1"/>
                <w:sz w:val="20"/>
                <w:szCs w:val="20"/>
              </w:rPr>
              <w:t xml:space="preserve"> </w:t>
            </w:r>
            <w:r w:rsidR="00FC4AFA">
              <w:rPr>
                <w:rFonts w:hint="eastAsia"/>
                <w:color w:val="000000" w:themeColor="text1"/>
                <w:sz w:val="20"/>
                <w:szCs w:val="20"/>
              </w:rPr>
              <w:t>하고</w:t>
            </w:r>
            <w:r w:rsidR="00FC4AFA">
              <w:rPr>
                <w:rFonts w:hint="eastAsia"/>
                <w:color w:val="000000" w:themeColor="text1"/>
                <w:sz w:val="20"/>
                <w:szCs w:val="20"/>
              </w:rPr>
              <w:t xml:space="preserve"> </w:t>
            </w:r>
            <w:r w:rsidR="00FC4AFA">
              <w:rPr>
                <w:rFonts w:hint="eastAsia"/>
                <w:color w:val="000000" w:themeColor="text1"/>
                <w:sz w:val="20"/>
                <w:szCs w:val="20"/>
              </w:rPr>
              <w:t>있으며</w:t>
            </w:r>
            <w:r w:rsidR="00FC4AFA">
              <w:rPr>
                <w:rFonts w:hint="eastAsia"/>
                <w:color w:val="000000" w:themeColor="text1"/>
                <w:sz w:val="20"/>
                <w:szCs w:val="20"/>
              </w:rPr>
              <w:t>,</w:t>
            </w:r>
            <w:r>
              <w:rPr>
                <w:rFonts w:hint="eastAsia"/>
                <w:color w:val="000000" w:themeColor="text1"/>
                <w:sz w:val="20"/>
                <w:szCs w:val="20"/>
              </w:rPr>
              <w:t xml:space="preserve"> </w:t>
            </w:r>
            <w:r w:rsidR="001F373E">
              <w:rPr>
                <w:rFonts w:hint="eastAsia"/>
                <w:color w:val="000000" w:themeColor="text1"/>
                <w:sz w:val="20"/>
                <w:szCs w:val="20"/>
              </w:rPr>
              <w:t>위</w:t>
            </w:r>
            <w:r w:rsidR="001F373E">
              <w:rPr>
                <w:rFonts w:hint="eastAsia"/>
                <w:color w:val="000000" w:themeColor="text1"/>
                <w:sz w:val="20"/>
                <w:szCs w:val="20"/>
              </w:rPr>
              <w:t xml:space="preserve"> </w:t>
            </w:r>
            <w:r w:rsidR="001F373E">
              <w:rPr>
                <w:rFonts w:hint="eastAsia"/>
                <w:color w:val="000000" w:themeColor="text1"/>
                <w:sz w:val="20"/>
                <w:szCs w:val="20"/>
              </w:rPr>
              <w:t>핵심</w:t>
            </w:r>
            <w:r w:rsidR="001F373E">
              <w:rPr>
                <w:rFonts w:hint="eastAsia"/>
                <w:color w:val="000000" w:themeColor="text1"/>
                <w:sz w:val="20"/>
                <w:szCs w:val="20"/>
              </w:rPr>
              <w:t xml:space="preserve"> </w:t>
            </w:r>
            <w:r w:rsidR="001F373E">
              <w:rPr>
                <w:rFonts w:hint="eastAsia"/>
                <w:color w:val="000000" w:themeColor="text1"/>
                <w:sz w:val="20"/>
                <w:szCs w:val="20"/>
              </w:rPr>
              <w:t>기술</w:t>
            </w:r>
            <w:r w:rsidR="001F373E">
              <w:rPr>
                <w:rFonts w:hint="eastAsia"/>
                <w:color w:val="000000" w:themeColor="text1"/>
                <w:sz w:val="20"/>
                <w:szCs w:val="20"/>
              </w:rPr>
              <w:t xml:space="preserve"> </w:t>
            </w:r>
            <w:r w:rsidR="001F373E">
              <w:rPr>
                <w:rFonts w:hint="eastAsia"/>
                <w:color w:val="000000" w:themeColor="text1"/>
                <w:sz w:val="20"/>
                <w:szCs w:val="20"/>
              </w:rPr>
              <w:t>관련</w:t>
            </w:r>
            <w:r w:rsidR="001F373E">
              <w:rPr>
                <w:rFonts w:hint="eastAsia"/>
                <w:color w:val="000000" w:themeColor="text1"/>
                <w:sz w:val="20"/>
                <w:szCs w:val="20"/>
              </w:rPr>
              <w:t xml:space="preserve"> </w:t>
            </w:r>
            <w:r w:rsidR="001F373E">
              <w:rPr>
                <w:rFonts w:hint="eastAsia"/>
                <w:color w:val="000000" w:themeColor="text1"/>
                <w:sz w:val="20"/>
                <w:szCs w:val="20"/>
              </w:rPr>
              <w:t>자료는</w:t>
            </w:r>
            <w:r w:rsidR="001F373E">
              <w:rPr>
                <w:rFonts w:hint="eastAsia"/>
                <w:color w:val="000000" w:themeColor="text1"/>
                <w:sz w:val="20"/>
                <w:szCs w:val="20"/>
              </w:rPr>
              <w:t xml:space="preserve"> </w:t>
            </w:r>
            <w:r w:rsidR="001F373E">
              <w:rPr>
                <w:rFonts w:hint="eastAsia"/>
                <w:color w:val="000000" w:themeColor="text1"/>
                <w:sz w:val="20"/>
                <w:szCs w:val="20"/>
              </w:rPr>
              <w:t>해당</w:t>
            </w:r>
            <w:r w:rsidR="001F373E">
              <w:rPr>
                <w:rFonts w:hint="eastAsia"/>
                <w:color w:val="000000" w:themeColor="text1"/>
                <w:sz w:val="20"/>
                <w:szCs w:val="20"/>
              </w:rPr>
              <w:t xml:space="preserve"> </w:t>
            </w:r>
            <w:r w:rsidR="00F35C86">
              <w:rPr>
                <w:rFonts w:hint="eastAsia"/>
                <w:color w:val="000000" w:themeColor="text1"/>
                <w:sz w:val="20"/>
                <w:szCs w:val="20"/>
              </w:rPr>
              <w:t>개발</w:t>
            </w:r>
            <w:r w:rsidR="001F373E">
              <w:rPr>
                <w:rFonts w:hint="eastAsia"/>
                <w:color w:val="000000" w:themeColor="text1"/>
                <w:sz w:val="20"/>
                <w:szCs w:val="20"/>
              </w:rPr>
              <w:t>부서에</w:t>
            </w:r>
            <w:r w:rsidR="001F373E">
              <w:rPr>
                <w:rFonts w:hint="eastAsia"/>
                <w:color w:val="000000" w:themeColor="text1"/>
                <w:sz w:val="20"/>
                <w:szCs w:val="20"/>
              </w:rPr>
              <w:t xml:space="preserve"> </w:t>
            </w:r>
            <w:r w:rsidR="001F373E">
              <w:rPr>
                <w:rFonts w:hint="eastAsia"/>
                <w:color w:val="000000" w:themeColor="text1"/>
                <w:sz w:val="20"/>
                <w:szCs w:val="20"/>
              </w:rPr>
              <w:t>대하여만</w:t>
            </w:r>
            <w:r w:rsidR="001F373E">
              <w:rPr>
                <w:rFonts w:hint="eastAsia"/>
                <w:color w:val="000000" w:themeColor="text1"/>
                <w:sz w:val="20"/>
                <w:szCs w:val="20"/>
              </w:rPr>
              <w:t xml:space="preserve"> </w:t>
            </w:r>
            <w:r w:rsidR="001F373E">
              <w:rPr>
                <w:rFonts w:hint="eastAsia"/>
                <w:color w:val="000000" w:themeColor="text1"/>
                <w:sz w:val="20"/>
                <w:szCs w:val="20"/>
              </w:rPr>
              <w:t>접근</w:t>
            </w:r>
            <w:r w:rsidR="001F373E">
              <w:rPr>
                <w:rFonts w:hint="eastAsia"/>
                <w:color w:val="000000" w:themeColor="text1"/>
                <w:sz w:val="20"/>
                <w:szCs w:val="20"/>
              </w:rPr>
              <w:t xml:space="preserve"> </w:t>
            </w:r>
            <w:r w:rsidR="001F373E">
              <w:rPr>
                <w:rFonts w:hint="eastAsia"/>
                <w:color w:val="000000" w:themeColor="text1"/>
                <w:sz w:val="20"/>
                <w:szCs w:val="20"/>
              </w:rPr>
              <w:t>권한을</w:t>
            </w:r>
            <w:r w:rsidR="001F373E">
              <w:rPr>
                <w:rFonts w:hint="eastAsia"/>
                <w:color w:val="000000" w:themeColor="text1"/>
                <w:sz w:val="20"/>
                <w:szCs w:val="20"/>
              </w:rPr>
              <w:t xml:space="preserve"> </w:t>
            </w:r>
            <w:r w:rsidR="001F373E">
              <w:rPr>
                <w:rFonts w:hint="eastAsia"/>
                <w:color w:val="000000" w:themeColor="text1"/>
                <w:sz w:val="20"/>
                <w:szCs w:val="20"/>
              </w:rPr>
              <w:t>부여하고</w:t>
            </w:r>
            <w:r w:rsidR="001F373E">
              <w:rPr>
                <w:rFonts w:hint="eastAsia"/>
                <w:color w:val="000000" w:themeColor="text1"/>
                <w:sz w:val="20"/>
                <w:szCs w:val="20"/>
              </w:rPr>
              <w:t xml:space="preserve"> </w:t>
            </w:r>
            <w:r w:rsidR="001F373E">
              <w:rPr>
                <w:rFonts w:hint="eastAsia"/>
                <w:color w:val="000000" w:themeColor="text1"/>
                <w:sz w:val="20"/>
                <w:szCs w:val="20"/>
              </w:rPr>
              <w:t>있</w:t>
            </w:r>
            <w:r w:rsidR="00F35C86">
              <w:rPr>
                <w:rFonts w:hint="eastAsia"/>
                <w:color w:val="000000" w:themeColor="text1"/>
                <w:sz w:val="20"/>
                <w:szCs w:val="20"/>
              </w:rPr>
              <w:t>고</w:t>
            </w:r>
            <w:r w:rsidR="00F35C86">
              <w:rPr>
                <w:rFonts w:hint="eastAsia"/>
                <w:color w:val="000000" w:themeColor="text1"/>
                <w:sz w:val="20"/>
                <w:szCs w:val="20"/>
              </w:rPr>
              <w:t xml:space="preserve">, </w:t>
            </w:r>
            <w:r w:rsidR="00F35C86">
              <w:rPr>
                <w:rFonts w:hint="eastAsia"/>
                <w:color w:val="000000" w:themeColor="text1"/>
                <w:sz w:val="20"/>
                <w:szCs w:val="20"/>
              </w:rPr>
              <w:t>가상사설망</w:t>
            </w:r>
            <w:r w:rsidR="00F35C86">
              <w:rPr>
                <w:rFonts w:hint="eastAsia"/>
                <w:color w:val="000000" w:themeColor="text1"/>
                <w:sz w:val="20"/>
                <w:szCs w:val="20"/>
              </w:rPr>
              <w:t>(VPN)</w:t>
            </w:r>
            <w:r w:rsidR="00F35C86">
              <w:rPr>
                <w:rFonts w:hint="eastAsia"/>
                <w:color w:val="000000" w:themeColor="text1"/>
                <w:sz w:val="20"/>
                <w:szCs w:val="20"/>
              </w:rPr>
              <w:t>을</w:t>
            </w:r>
            <w:r w:rsidR="00F35C86">
              <w:rPr>
                <w:rFonts w:hint="eastAsia"/>
                <w:color w:val="000000" w:themeColor="text1"/>
                <w:sz w:val="20"/>
                <w:szCs w:val="20"/>
              </w:rPr>
              <w:t xml:space="preserve"> </w:t>
            </w:r>
            <w:r w:rsidR="00F35C86">
              <w:rPr>
                <w:rFonts w:hint="eastAsia"/>
                <w:color w:val="000000" w:themeColor="text1"/>
                <w:sz w:val="20"/>
                <w:szCs w:val="20"/>
              </w:rPr>
              <w:t>통해서만</w:t>
            </w:r>
            <w:r w:rsidR="00F35C86">
              <w:rPr>
                <w:rFonts w:hint="eastAsia"/>
                <w:color w:val="000000" w:themeColor="text1"/>
                <w:sz w:val="20"/>
                <w:szCs w:val="20"/>
              </w:rPr>
              <w:t xml:space="preserve"> </w:t>
            </w:r>
            <w:r w:rsidR="00F35C86">
              <w:rPr>
                <w:rFonts w:hint="eastAsia"/>
                <w:color w:val="000000" w:themeColor="text1"/>
                <w:sz w:val="20"/>
                <w:szCs w:val="20"/>
              </w:rPr>
              <w:t>접근함으로써</w:t>
            </w:r>
            <w:r w:rsidR="00F35C86">
              <w:rPr>
                <w:rFonts w:hint="eastAsia"/>
                <w:color w:val="000000" w:themeColor="text1"/>
                <w:sz w:val="20"/>
                <w:szCs w:val="20"/>
              </w:rPr>
              <w:t xml:space="preserve"> </w:t>
            </w:r>
            <w:r w:rsidR="00F35C86">
              <w:rPr>
                <w:rFonts w:hint="eastAsia"/>
                <w:color w:val="000000" w:themeColor="text1"/>
                <w:sz w:val="20"/>
                <w:szCs w:val="20"/>
              </w:rPr>
              <w:t>외부</w:t>
            </w:r>
            <w:r w:rsidR="00F35C86">
              <w:rPr>
                <w:rFonts w:hint="eastAsia"/>
                <w:color w:val="000000" w:themeColor="text1"/>
                <w:sz w:val="20"/>
                <w:szCs w:val="20"/>
              </w:rPr>
              <w:t xml:space="preserve"> </w:t>
            </w:r>
            <w:r w:rsidR="00F35C86">
              <w:rPr>
                <w:rFonts w:hint="eastAsia"/>
                <w:color w:val="000000" w:themeColor="text1"/>
                <w:sz w:val="20"/>
                <w:szCs w:val="20"/>
              </w:rPr>
              <w:t>보안을</w:t>
            </w:r>
            <w:r w:rsidR="00F35C86">
              <w:rPr>
                <w:rFonts w:hint="eastAsia"/>
                <w:color w:val="000000" w:themeColor="text1"/>
                <w:sz w:val="20"/>
                <w:szCs w:val="20"/>
              </w:rPr>
              <w:t xml:space="preserve"> </w:t>
            </w:r>
            <w:r w:rsidR="00F35C86">
              <w:rPr>
                <w:rFonts w:hint="eastAsia"/>
                <w:color w:val="000000" w:themeColor="text1"/>
                <w:sz w:val="20"/>
                <w:szCs w:val="20"/>
              </w:rPr>
              <w:t>유지하고</w:t>
            </w:r>
            <w:r w:rsidR="00F35C86">
              <w:rPr>
                <w:rFonts w:hint="eastAsia"/>
                <w:color w:val="000000" w:themeColor="text1"/>
                <w:sz w:val="20"/>
                <w:szCs w:val="20"/>
              </w:rPr>
              <w:t xml:space="preserve"> </w:t>
            </w:r>
            <w:r w:rsidR="00F35C86">
              <w:rPr>
                <w:rFonts w:hint="eastAsia"/>
                <w:color w:val="000000" w:themeColor="text1"/>
                <w:sz w:val="20"/>
                <w:szCs w:val="20"/>
              </w:rPr>
              <w:t>있음</w:t>
            </w:r>
            <w:r w:rsidR="00F35C86">
              <w:rPr>
                <w:rFonts w:hint="eastAsia"/>
                <w:color w:val="000000" w:themeColor="text1"/>
                <w:sz w:val="20"/>
                <w:szCs w:val="20"/>
              </w:rPr>
              <w:t xml:space="preserve">. </w:t>
            </w:r>
          </w:p>
          <w:p w14:paraId="6A77F1E4" w14:textId="02C07E82" w:rsidR="00345798" w:rsidRDefault="00277CE4" w:rsidP="00E63E3D">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근로자가</w:t>
            </w:r>
            <w:r>
              <w:rPr>
                <w:rFonts w:hint="eastAsia"/>
                <w:color w:val="000000" w:themeColor="text1"/>
                <w:sz w:val="20"/>
                <w:szCs w:val="20"/>
              </w:rPr>
              <w:t xml:space="preserve"> </w:t>
            </w:r>
            <w:r>
              <w:rPr>
                <w:rFonts w:hint="eastAsia"/>
                <w:color w:val="000000" w:themeColor="text1"/>
                <w:sz w:val="20"/>
                <w:szCs w:val="20"/>
              </w:rPr>
              <w:t>입사시</w:t>
            </w:r>
            <w:r>
              <w:rPr>
                <w:rFonts w:hint="eastAsia"/>
                <w:color w:val="000000" w:themeColor="text1"/>
                <w:sz w:val="20"/>
                <w:szCs w:val="20"/>
              </w:rPr>
              <w:t xml:space="preserve"> </w:t>
            </w:r>
            <w:r>
              <w:rPr>
                <w:rFonts w:hint="eastAsia"/>
                <w:color w:val="000000" w:themeColor="text1"/>
                <w:sz w:val="20"/>
                <w:szCs w:val="20"/>
              </w:rPr>
              <w:t>근로계약서를</w:t>
            </w:r>
            <w:r>
              <w:rPr>
                <w:rFonts w:hint="eastAsia"/>
                <w:color w:val="000000" w:themeColor="text1"/>
                <w:sz w:val="20"/>
                <w:szCs w:val="20"/>
              </w:rPr>
              <w:t xml:space="preserve"> </w:t>
            </w:r>
            <w:r>
              <w:rPr>
                <w:rFonts w:hint="eastAsia"/>
                <w:color w:val="000000" w:themeColor="text1"/>
                <w:sz w:val="20"/>
                <w:szCs w:val="20"/>
              </w:rPr>
              <w:t>체결하면서</w:t>
            </w:r>
            <w:r>
              <w:rPr>
                <w:rFonts w:hint="eastAsia"/>
                <w:color w:val="000000" w:themeColor="text1"/>
                <w:sz w:val="20"/>
                <w:szCs w:val="20"/>
              </w:rPr>
              <w:t xml:space="preserve"> </w:t>
            </w:r>
            <w:r>
              <w:rPr>
                <w:rFonts w:hint="eastAsia"/>
                <w:color w:val="000000" w:themeColor="text1"/>
                <w:sz w:val="20"/>
                <w:szCs w:val="20"/>
              </w:rPr>
              <w:t>비밀유지의무</w:t>
            </w:r>
            <w:r>
              <w:rPr>
                <w:rFonts w:hint="eastAsia"/>
                <w:color w:val="000000" w:themeColor="text1"/>
                <w:sz w:val="20"/>
                <w:szCs w:val="20"/>
              </w:rPr>
              <w:t xml:space="preserve"> </w:t>
            </w:r>
            <w:r>
              <w:rPr>
                <w:rFonts w:hint="eastAsia"/>
                <w:color w:val="000000" w:themeColor="text1"/>
                <w:sz w:val="20"/>
                <w:szCs w:val="20"/>
              </w:rPr>
              <w:t>조항을</w:t>
            </w:r>
            <w:r>
              <w:rPr>
                <w:rFonts w:hint="eastAsia"/>
                <w:color w:val="000000" w:themeColor="text1"/>
                <w:sz w:val="20"/>
                <w:szCs w:val="20"/>
              </w:rPr>
              <w:t xml:space="preserve"> </w:t>
            </w:r>
            <w:r w:rsidR="00704461">
              <w:rPr>
                <w:rFonts w:hint="eastAsia"/>
                <w:color w:val="000000" w:themeColor="text1"/>
                <w:sz w:val="20"/>
                <w:szCs w:val="20"/>
              </w:rPr>
              <w:t>포함하고</w:t>
            </w:r>
            <w:r w:rsidR="00704461">
              <w:rPr>
                <w:rFonts w:hint="eastAsia"/>
                <w:color w:val="000000" w:themeColor="text1"/>
                <w:sz w:val="20"/>
                <w:szCs w:val="20"/>
              </w:rPr>
              <w:t xml:space="preserve"> </w:t>
            </w:r>
            <w:r w:rsidR="00704461">
              <w:rPr>
                <w:rFonts w:hint="eastAsia"/>
                <w:color w:val="000000" w:themeColor="text1"/>
                <w:sz w:val="20"/>
                <w:szCs w:val="20"/>
              </w:rPr>
              <w:t>있고</w:t>
            </w:r>
            <w:r w:rsidR="00A01D9C">
              <w:rPr>
                <w:rFonts w:hint="eastAsia"/>
                <w:color w:val="000000" w:themeColor="text1"/>
                <w:sz w:val="20"/>
                <w:szCs w:val="20"/>
              </w:rPr>
              <w:t>(</w:t>
            </w:r>
            <w:r w:rsidR="00A01D9C">
              <w:rPr>
                <w:rFonts w:hint="eastAsia"/>
                <w:color w:val="000000" w:themeColor="text1"/>
                <w:sz w:val="20"/>
                <w:szCs w:val="20"/>
              </w:rPr>
              <w:t>경업금지의무는</w:t>
            </w:r>
            <w:r w:rsidR="00A01D9C">
              <w:rPr>
                <w:rFonts w:hint="eastAsia"/>
                <w:color w:val="000000" w:themeColor="text1"/>
                <w:sz w:val="20"/>
                <w:szCs w:val="20"/>
              </w:rPr>
              <w:t xml:space="preserve"> </w:t>
            </w:r>
            <w:r w:rsidR="00A01D9C">
              <w:rPr>
                <w:rFonts w:hint="eastAsia"/>
                <w:color w:val="000000" w:themeColor="text1"/>
                <w:sz w:val="20"/>
                <w:szCs w:val="20"/>
              </w:rPr>
              <w:t>미포함</w:t>
            </w:r>
            <w:r w:rsidR="00A01D9C">
              <w:rPr>
                <w:rFonts w:hint="eastAsia"/>
                <w:color w:val="000000" w:themeColor="text1"/>
                <w:sz w:val="20"/>
                <w:szCs w:val="20"/>
              </w:rPr>
              <w:t>)</w:t>
            </w:r>
            <w:r w:rsidR="00704461">
              <w:rPr>
                <w:rFonts w:hint="eastAsia"/>
                <w:color w:val="000000" w:themeColor="text1"/>
                <w:sz w:val="20"/>
                <w:szCs w:val="20"/>
              </w:rPr>
              <w:t xml:space="preserve">, </w:t>
            </w:r>
            <w:r w:rsidR="00704461">
              <w:rPr>
                <w:rFonts w:hint="eastAsia"/>
                <w:color w:val="000000" w:themeColor="text1"/>
                <w:sz w:val="20"/>
                <w:szCs w:val="20"/>
              </w:rPr>
              <w:t>퇴사시에는</w:t>
            </w:r>
            <w:r w:rsidR="00704461">
              <w:rPr>
                <w:rFonts w:hint="eastAsia"/>
                <w:color w:val="000000" w:themeColor="text1"/>
                <w:sz w:val="20"/>
                <w:szCs w:val="20"/>
              </w:rPr>
              <w:t xml:space="preserve"> </w:t>
            </w:r>
            <w:r w:rsidR="00E63E3D">
              <w:rPr>
                <w:rFonts w:hint="eastAsia"/>
                <w:color w:val="000000" w:themeColor="text1"/>
                <w:sz w:val="20"/>
                <w:szCs w:val="20"/>
              </w:rPr>
              <w:t>비밀유지</w:t>
            </w:r>
            <w:r w:rsidR="00E63E3D">
              <w:rPr>
                <w:rFonts w:hint="eastAsia"/>
                <w:color w:val="000000" w:themeColor="text1"/>
                <w:sz w:val="20"/>
                <w:szCs w:val="20"/>
              </w:rPr>
              <w:t xml:space="preserve"> </w:t>
            </w:r>
            <w:r w:rsidR="00E63E3D">
              <w:rPr>
                <w:rFonts w:hint="eastAsia"/>
                <w:color w:val="000000" w:themeColor="text1"/>
                <w:sz w:val="20"/>
                <w:szCs w:val="20"/>
              </w:rPr>
              <w:t>및</w:t>
            </w:r>
            <w:r w:rsidR="00E63E3D">
              <w:rPr>
                <w:rFonts w:hint="eastAsia"/>
                <w:color w:val="000000" w:themeColor="text1"/>
                <w:sz w:val="20"/>
                <w:szCs w:val="20"/>
              </w:rPr>
              <w:t xml:space="preserve"> </w:t>
            </w:r>
            <w:r w:rsidR="00E63E3D">
              <w:rPr>
                <w:rFonts w:hint="eastAsia"/>
                <w:color w:val="000000" w:themeColor="text1"/>
                <w:sz w:val="20"/>
                <w:szCs w:val="20"/>
              </w:rPr>
              <w:t>경업금지</w:t>
            </w:r>
            <w:r w:rsidR="00E63E3D">
              <w:rPr>
                <w:rFonts w:hint="eastAsia"/>
                <w:color w:val="000000" w:themeColor="text1"/>
                <w:sz w:val="20"/>
                <w:szCs w:val="20"/>
              </w:rPr>
              <w:t xml:space="preserve"> </w:t>
            </w:r>
            <w:r w:rsidR="00E63E3D">
              <w:rPr>
                <w:rFonts w:hint="eastAsia"/>
                <w:color w:val="000000" w:themeColor="text1"/>
                <w:sz w:val="20"/>
                <w:szCs w:val="20"/>
              </w:rPr>
              <w:t>계약서를</w:t>
            </w:r>
            <w:r w:rsidR="00E63E3D">
              <w:rPr>
                <w:rFonts w:hint="eastAsia"/>
                <w:color w:val="000000" w:themeColor="text1"/>
                <w:sz w:val="20"/>
                <w:szCs w:val="20"/>
              </w:rPr>
              <w:t xml:space="preserve"> </w:t>
            </w:r>
            <w:r w:rsidR="00E63E3D">
              <w:rPr>
                <w:rFonts w:hint="eastAsia"/>
                <w:color w:val="000000" w:themeColor="text1"/>
                <w:sz w:val="20"/>
                <w:szCs w:val="20"/>
              </w:rPr>
              <w:t>체결하여</w:t>
            </w:r>
            <w:r w:rsidR="00E63E3D">
              <w:rPr>
                <w:rFonts w:hint="eastAsia"/>
                <w:color w:val="000000" w:themeColor="text1"/>
                <w:sz w:val="20"/>
                <w:szCs w:val="20"/>
              </w:rPr>
              <w:t xml:space="preserve"> </w:t>
            </w:r>
            <w:r w:rsidR="00E63E3D">
              <w:rPr>
                <w:rFonts w:hint="eastAsia"/>
                <w:color w:val="000000" w:themeColor="text1"/>
                <w:sz w:val="20"/>
                <w:szCs w:val="20"/>
              </w:rPr>
              <w:t>퇴사자에게</w:t>
            </w:r>
            <w:r w:rsidR="00E63E3D">
              <w:rPr>
                <w:rFonts w:hint="eastAsia"/>
                <w:color w:val="000000" w:themeColor="text1"/>
                <w:sz w:val="20"/>
                <w:szCs w:val="20"/>
              </w:rPr>
              <w:t xml:space="preserve"> (i) 3</w:t>
            </w:r>
            <w:r w:rsidR="00E63E3D">
              <w:rPr>
                <w:rFonts w:hint="eastAsia"/>
                <w:color w:val="000000" w:themeColor="text1"/>
                <w:sz w:val="20"/>
                <w:szCs w:val="20"/>
              </w:rPr>
              <w:t>년간</w:t>
            </w:r>
            <w:r w:rsidR="00E63E3D">
              <w:rPr>
                <w:rFonts w:hint="eastAsia"/>
                <w:color w:val="000000" w:themeColor="text1"/>
                <w:sz w:val="20"/>
                <w:szCs w:val="20"/>
              </w:rPr>
              <w:t xml:space="preserve"> </w:t>
            </w:r>
            <w:r w:rsidR="00E63E3D">
              <w:rPr>
                <w:rFonts w:hint="eastAsia"/>
                <w:color w:val="000000" w:themeColor="text1"/>
                <w:sz w:val="20"/>
                <w:szCs w:val="20"/>
              </w:rPr>
              <w:t>경업금지의무</w:t>
            </w:r>
            <w:r w:rsidR="00E63E3D">
              <w:rPr>
                <w:rFonts w:hint="eastAsia"/>
                <w:color w:val="000000" w:themeColor="text1"/>
                <w:sz w:val="20"/>
                <w:szCs w:val="20"/>
              </w:rPr>
              <w:t xml:space="preserve"> </w:t>
            </w:r>
            <w:r w:rsidR="00E63E3D">
              <w:rPr>
                <w:rFonts w:hint="eastAsia"/>
                <w:color w:val="000000" w:themeColor="text1"/>
                <w:sz w:val="20"/>
                <w:szCs w:val="20"/>
              </w:rPr>
              <w:t>및</w:t>
            </w:r>
            <w:r w:rsidR="00E63E3D">
              <w:rPr>
                <w:rFonts w:hint="eastAsia"/>
                <w:color w:val="000000" w:themeColor="text1"/>
                <w:sz w:val="20"/>
                <w:szCs w:val="20"/>
              </w:rPr>
              <w:t xml:space="preserve"> (ii) </w:t>
            </w:r>
            <w:r w:rsidR="00E63E3D">
              <w:rPr>
                <w:rFonts w:hint="eastAsia"/>
                <w:color w:val="000000" w:themeColor="text1"/>
                <w:sz w:val="20"/>
                <w:szCs w:val="20"/>
              </w:rPr>
              <w:t>재직</w:t>
            </w:r>
            <w:r w:rsidR="00E63E3D">
              <w:rPr>
                <w:rFonts w:hint="eastAsia"/>
                <w:color w:val="000000" w:themeColor="text1"/>
                <w:sz w:val="20"/>
                <w:szCs w:val="20"/>
              </w:rPr>
              <w:t xml:space="preserve"> </w:t>
            </w:r>
            <w:r w:rsidR="00E63E3D">
              <w:rPr>
                <w:rFonts w:hint="eastAsia"/>
                <w:color w:val="000000" w:themeColor="text1"/>
                <w:sz w:val="20"/>
                <w:szCs w:val="20"/>
              </w:rPr>
              <w:t>중</w:t>
            </w:r>
            <w:r w:rsidR="00E63E3D">
              <w:rPr>
                <w:rFonts w:hint="eastAsia"/>
                <w:color w:val="000000" w:themeColor="text1"/>
                <w:sz w:val="20"/>
                <w:szCs w:val="20"/>
              </w:rPr>
              <w:t xml:space="preserve"> </w:t>
            </w:r>
            <w:r w:rsidR="00E63E3D">
              <w:rPr>
                <w:rFonts w:hint="eastAsia"/>
                <w:color w:val="000000" w:themeColor="text1"/>
                <w:sz w:val="20"/>
                <w:szCs w:val="20"/>
              </w:rPr>
              <w:t>취득한</w:t>
            </w:r>
            <w:r w:rsidR="00E63E3D">
              <w:rPr>
                <w:rFonts w:hint="eastAsia"/>
                <w:color w:val="000000" w:themeColor="text1"/>
                <w:sz w:val="20"/>
                <w:szCs w:val="20"/>
              </w:rPr>
              <w:t xml:space="preserve"> </w:t>
            </w:r>
            <w:r w:rsidR="00E63E3D">
              <w:rPr>
                <w:rFonts w:hint="eastAsia"/>
                <w:color w:val="000000" w:themeColor="text1"/>
                <w:sz w:val="20"/>
                <w:szCs w:val="20"/>
              </w:rPr>
              <w:t>대상회사</w:t>
            </w:r>
            <w:r w:rsidR="00E63E3D">
              <w:rPr>
                <w:rFonts w:hint="eastAsia"/>
                <w:color w:val="000000" w:themeColor="text1"/>
                <w:sz w:val="20"/>
                <w:szCs w:val="20"/>
              </w:rPr>
              <w:t xml:space="preserve"> </w:t>
            </w:r>
            <w:r w:rsidR="00E63E3D">
              <w:rPr>
                <w:rFonts w:hint="eastAsia"/>
                <w:color w:val="000000" w:themeColor="text1"/>
                <w:sz w:val="20"/>
                <w:szCs w:val="20"/>
              </w:rPr>
              <w:t>관련</w:t>
            </w:r>
            <w:r w:rsidR="00E63E3D">
              <w:rPr>
                <w:rFonts w:hint="eastAsia"/>
                <w:color w:val="000000" w:themeColor="text1"/>
                <w:sz w:val="20"/>
                <w:szCs w:val="20"/>
              </w:rPr>
              <w:t xml:space="preserve"> </w:t>
            </w:r>
            <w:r w:rsidR="00E63E3D">
              <w:rPr>
                <w:rFonts w:hint="eastAsia"/>
                <w:color w:val="000000" w:themeColor="text1"/>
                <w:sz w:val="20"/>
                <w:szCs w:val="20"/>
              </w:rPr>
              <w:t>모든</w:t>
            </w:r>
            <w:r w:rsidR="00E63E3D">
              <w:rPr>
                <w:rFonts w:hint="eastAsia"/>
                <w:color w:val="000000" w:themeColor="text1"/>
                <w:sz w:val="20"/>
                <w:szCs w:val="20"/>
              </w:rPr>
              <w:t xml:space="preserve"> </w:t>
            </w:r>
            <w:r w:rsidR="00E63E3D">
              <w:rPr>
                <w:rFonts w:hint="eastAsia"/>
                <w:color w:val="000000" w:themeColor="text1"/>
                <w:sz w:val="20"/>
                <w:szCs w:val="20"/>
              </w:rPr>
              <w:t>정보에</w:t>
            </w:r>
            <w:r w:rsidR="00E63E3D">
              <w:rPr>
                <w:rFonts w:hint="eastAsia"/>
                <w:color w:val="000000" w:themeColor="text1"/>
                <w:sz w:val="20"/>
                <w:szCs w:val="20"/>
              </w:rPr>
              <w:t xml:space="preserve"> </w:t>
            </w:r>
            <w:r w:rsidR="00E63E3D">
              <w:rPr>
                <w:rFonts w:hint="eastAsia"/>
                <w:color w:val="000000" w:themeColor="text1"/>
                <w:sz w:val="20"/>
                <w:szCs w:val="20"/>
              </w:rPr>
              <w:t>관한</w:t>
            </w:r>
            <w:r w:rsidR="00E63E3D">
              <w:rPr>
                <w:rFonts w:hint="eastAsia"/>
                <w:color w:val="000000" w:themeColor="text1"/>
                <w:sz w:val="20"/>
                <w:szCs w:val="20"/>
              </w:rPr>
              <w:t xml:space="preserve"> </w:t>
            </w:r>
            <w:r w:rsidR="00E63E3D">
              <w:rPr>
                <w:rFonts w:hint="eastAsia"/>
                <w:color w:val="000000" w:themeColor="text1"/>
                <w:sz w:val="20"/>
                <w:szCs w:val="20"/>
              </w:rPr>
              <w:t>비밀보호의무를</w:t>
            </w:r>
            <w:r w:rsidR="00E63E3D">
              <w:rPr>
                <w:rFonts w:hint="eastAsia"/>
                <w:color w:val="000000" w:themeColor="text1"/>
                <w:sz w:val="20"/>
                <w:szCs w:val="20"/>
              </w:rPr>
              <w:t xml:space="preserve"> </w:t>
            </w:r>
            <w:r w:rsidR="00E63E3D">
              <w:rPr>
                <w:rFonts w:hint="eastAsia"/>
                <w:color w:val="000000" w:themeColor="text1"/>
                <w:sz w:val="20"/>
                <w:szCs w:val="20"/>
              </w:rPr>
              <w:t>부과하고</w:t>
            </w:r>
            <w:r w:rsidR="00E63E3D">
              <w:rPr>
                <w:rFonts w:hint="eastAsia"/>
                <w:color w:val="000000" w:themeColor="text1"/>
                <w:sz w:val="20"/>
                <w:szCs w:val="20"/>
              </w:rPr>
              <w:t xml:space="preserve"> </w:t>
            </w:r>
            <w:r w:rsidR="00E63E3D">
              <w:rPr>
                <w:rFonts w:hint="eastAsia"/>
                <w:color w:val="000000" w:themeColor="text1"/>
                <w:sz w:val="20"/>
                <w:szCs w:val="20"/>
              </w:rPr>
              <w:t>있음</w:t>
            </w:r>
            <w:r w:rsidR="00E63E3D">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0DE5E416" w14:textId="7BE7288F" w:rsidR="00E7674B" w:rsidRDefault="00F96F0D" w:rsidP="00915BBC">
            <w:pPr>
              <w:pStyle w:val="1"/>
              <w:rPr>
                <w:color w:val="000000" w:themeColor="text1"/>
                <w:sz w:val="20"/>
                <w:szCs w:val="20"/>
              </w:rPr>
            </w:pPr>
            <w:r w:rsidRPr="00F96F0D">
              <w:rPr>
                <w:rFonts w:hint="eastAsia"/>
                <w:color w:val="000000" w:themeColor="text1"/>
                <w:sz w:val="20"/>
                <w:szCs w:val="20"/>
              </w:rPr>
              <w:t>부정경쟁방지</w:t>
            </w:r>
            <w:r>
              <w:rPr>
                <w:rFonts w:hint="eastAsia"/>
                <w:color w:val="000000" w:themeColor="text1"/>
                <w:sz w:val="20"/>
                <w:szCs w:val="20"/>
              </w:rPr>
              <w:t xml:space="preserve"> </w:t>
            </w:r>
            <w:r w:rsidRPr="00F96F0D">
              <w:rPr>
                <w:rFonts w:hint="eastAsia"/>
                <w:color w:val="000000" w:themeColor="text1"/>
                <w:sz w:val="20"/>
                <w:szCs w:val="20"/>
              </w:rPr>
              <w:t>및</w:t>
            </w:r>
            <w:r>
              <w:rPr>
                <w:rFonts w:hint="eastAsia"/>
                <w:color w:val="000000" w:themeColor="text1"/>
                <w:sz w:val="20"/>
                <w:szCs w:val="20"/>
              </w:rPr>
              <w:t xml:space="preserve"> </w:t>
            </w:r>
            <w:r w:rsidRPr="00F96F0D">
              <w:rPr>
                <w:rFonts w:hint="eastAsia"/>
                <w:color w:val="000000" w:themeColor="text1"/>
                <w:sz w:val="20"/>
                <w:szCs w:val="20"/>
              </w:rPr>
              <w:t>영업비밀보호에</w:t>
            </w:r>
            <w:r>
              <w:rPr>
                <w:rFonts w:hint="eastAsia"/>
                <w:color w:val="000000" w:themeColor="text1"/>
                <w:sz w:val="20"/>
                <w:szCs w:val="20"/>
              </w:rPr>
              <w:t xml:space="preserve"> </w:t>
            </w:r>
            <w:r w:rsidRPr="00F96F0D">
              <w:rPr>
                <w:rFonts w:hint="eastAsia"/>
                <w:color w:val="000000" w:themeColor="text1"/>
                <w:sz w:val="20"/>
                <w:szCs w:val="20"/>
              </w:rPr>
              <w:t>관한</w:t>
            </w:r>
            <w:r>
              <w:rPr>
                <w:rFonts w:hint="eastAsia"/>
                <w:color w:val="000000" w:themeColor="text1"/>
                <w:sz w:val="20"/>
                <w:szCs w:val="20"/>
              </w:rPr>
              <w:t xml:space="preserve"> </w:t>
            </w:r>
            <w:r w:rsidRPr="00F96F0D">
              <w:rPr>
                <w:rFonts w:hint="eastAsia"/>
                <w:color w:val="000000" w:themeColor="text1"/>
                <w:sz w:val="20"/>
                <w:szCs w:val="20"/>
              </w:rPr>
              <w:t>법률</w:t>
            </w:r>
            <w:r>
              <w:rPr>
                <w:rFonts w:hint="eastAsia"/>
                <w:color w:val="000000" w:themeColor="text1"/>
                <w:sz w:val="20"/>
                <w:szCs w:val="20"/>
              </w:rPr>
              <w:t>(</w:t>
            </w:r>
            <w:r>
              <w:rPr>
                <w:color w:val="000000" w:themeColor="text1"/>
                <w:sz w:val="20"/>
                <w:szCs w:val="20"/>
              </w:rPr>
              <w:t>“</w:t>
            </w:r>
            <w:r>
              <w:rPr>
                <w:rFonts w:hint="eastAsia"/>
                <w:color w:val="000000" w:themeColor="text1"/>
                <w:sz w:val="20"/>
                <w:szCs w:val="20"/>
              </w:rPr>
              <w:t>부정경쟁방지법</w:t>
            </w:r>
            <w:r>
              <w:rPr>
                <w:color w:val="000000" w:themeColor="text1"/>
                <w:sz w:val="20"/>
                <w:szCs w:val="20"/>
              </w:rPr>
              <w:t>”</w:t>
            </w:r>
            <w:r>
              <w:rPr>
                <w:rFonts w:hint="eastAsia"/>
                <w:color w:val="000000" w:themeColor="text1"/>
                <w:sz w:val="20"/>
                <w:szCs w:val="20"/>
              </w:rPr>
              <w:t>)</w:t>
            </w:r>
            <w:r>
              <w:rPr>
                <w:rFonts w:hint="eastAsia"/>
                <w:color w:val="000000" w:themeColor="text1"/>
                <w:sz w:val="20"/>
                <w:szCs w:val="20"/>
              </w:rPr>
              <w:t>상</w:t>
            </w:r>
            <w:r w:rsidRPr="00F96F0D">
              <w:rPr>
                <w:rFonts w:hint="eastAsia"/>
                <w:color w:val="000000" w:themeColor="text1"/>
                <w:sz w:val="20"/>
                <w:szCs w:val="20"/>
              </w:rPr>
              <w:t xml:space="preserve"> </w:t>
            </w:r>
            <w:r w:rsidR="00E7674B" w:rsidRPr="00E7674B">
              <w:rPr>
                <w:rFonts w:hint="eastAsia"/>
                <w:color w:val="000000" w:themeColor="text1"/>
                <w:sz w:val="20"/>
                <w:szCs w:val="20"/>
              </w:rPr>
              <w:t>영업비밀은</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공공연히</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알려져</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있지</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않고</w:t>
            </w:r>
            <w:r w:rsidR="00E7674B" w:rsidRPr="00E7674B">
              <w:rPr>
                <w:rFonts w:hint="eastAsia"/>
                <w:color w:val="000000" w:themeColor="text1"/>
                <w:sz w:val="20"/>
                <w:szCs w:val="20"/>
              </w:rPr>
              <w:t>(</w:t>
            </w:r>
            <w:r w:rsidR="00E7674B" w:rsidRPr="00E7674B">
              <w:rPr>
                <w:rFonts w:hint="eastAsia"/>
                <w:color w:val="000000" w:themeColor="text1"/>
                <w:sz w:val="20"/>
                <w:szCs w:val="20"/>
              </w:rPr>
              <w:t>비공지성</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독립된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경제적</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가치를</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가지는</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것</w:t>
            </w:r>
            <w:r w:rsidR="00E7674B" w:rsidRPr="00E7674B">
              <w:rPr>
                <w:rFonts w:hint="eastAsia"/>
                <w:color w:val="000000" w:themeColor="text1"/>
                <w:sz w:val="20"/>
                <w:szCs w:val="20"/>
              </w:rPr>
              <w:t>(</w:t>
            </w:r>
            <w:r w:rsidR="00E7674B" w:rsidRPr="00E7674B">
              <w:rPr>
                <w:rFonts w:hint="eastAsia"/>
                <w:color w:val="000000" w:themeColor="text1"/>
                <w:sz w:val="20"/>
                <w:szCs w:val="20"/>
              </w:rPr>
              <w:t>경제적</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가치</w:t>
            </w:r>
            <w:r w:rsidR="00E7674B" w:rsidRPr="00E7674B">
              <w:rPr>
                <w:rFonts w:hint="eastAsia"/>
                <w:color w:val="000000" w:themeColor="text1"/>
                <w:sz w:val="20"/>
                <w:szCs w:val="20"/>
              </w:rPr>
              <w:t>)</w:t>
            </w:r>
            <w:r w:rsidR="00E7674B" w:rsidRPr="00E7674B">
              <w:rPr>
                <w:rFonts w:hint="eastAsia"/>
                <w:color w:val="000000" w:themeColor="text1"/>
                <w:sz w:val="20"/>
                <w:szCs w:val="20"/>
              </w:rPr>
              <w:t>으로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합리적인</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노력에</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의해서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비밀로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유지</w:t>
            </w:r>
            <w:r w:rsidR="00E7674B" w:rsidRPr="00E7674B">
              <w:rPr>
                <w:rFonts w:hint="eastAsia"/>
                <w:color w:val="000000" w:themeColor="text1"/>
                <w:sz w:val="20"/>
                <w:szCs w:val="20"/>
              </w:rPr>
              <w:t>(</w:t>
            </w:r>
            <w:r w:rsidR="00E7674B" w:rsidRPr="00E7674B">
              <w:rPr>
                <w:rFonts w:hint="eastAsia"/>
                <w:color w:val="000000" w:themeColor="text1"/>
                <w:sz w:val="20"/>
                <w:szCs w:val="20"/>
              </w:rPr>
              <w:t>합리적</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보호</w:t>
            </w:r>
            <w:r w:rsidR="00E7674B" w:rsidRPr="00E7674B">
              <w:rPr>
                <w:rFonts w:hint="eastAsia"/>
                <w:color w:val="000000" w:themeColor="text1"/>
                <w:sz w:val="20"/>
                <w:szCs w:val="20"/>
              </w:rPr>
              <w:t>)</w:t>
            </w:r>
            <w:r w:rsidR="00E7674B" w:rsidRPr="00E7674B">
              <w:rPr>
                <w:rFonts w:hint="eastAsia"/>
                <w:color w:val="000000" w:themeColor="text1"/>
                <w:sz w:val="20"/>
                <w:szCs w:val="20"/>
              </w:rPr>
              <w:t>되어야</w:t>
            </w:r>
            <w:r w:rsidR="00E7674B" w:rsidRPr="00E7674B">
              <w:rPr>
                <w:rFonts w:hint="eastAsia"/>
                <w:color w:val="000000" w:themeColor="text1"/>
                <w:sz w:val="20"/>
                <w:szCs w:val="20"/>
              </w:rPr>
              <w:t xml:space="preserve"> </w:t>
            </w:r>
            <w:r w:rsidR="00E7674B">
              <w:rPr>
                <w:rFonts w:hint="eastAsia"/>
                <w:color w:val="000000" w:themeColor="text1"/>
                <w:sz w:val="20"/>
                <w:szCs w:val="20"/>
              </w:rPr>
              <w:t>함</w:t>
            </w:r>
            <w:r w:rsidR="00E7674B">
              <w:rPr>
                <w:rFonts w:hint="eastAsia"/>
                <w:color w:val="000000" w:themeColor="text1"/>
                <w:sz w:val="20"/>
                <w:szCs w:val="20"/>
              </w:rPr>
              <w:t xml:space="preserve">. </w:t>
            </w:r>
          </w:p>
          <w:p w14:paraId="16879FC2" w14:textId="3C05880B" w:rsidR="00345798" w:rsidRPr="00DC1F2F" w:rsidRDefault="00F96F0D" w:rsidP="00750058">
            <w:pPr>
              <w:pStyle w:val="1"/>
              <w:rPr>
                <w:color w:val="000000" w:themeColor="text1"/>
                <w:sz w:val="20"/>
                <w:szCs w:val="20"/>
              </w:rPr>
            </w:pPr>
            <w:r>
              <w:rPr>
                <w:rFonts w:hint="eastAsia"/>
                <w:color w:val="000000" w:themeColor="text1"/>
                <w:sz w:val="20"/>
                <w:szCs w:val="20"/>
              </w:rPr>
              <w:t>대상회사의</w:t>
            </w:r>
            <w:r>
              <w:rPr>
                <w:rFonts w:hint="eastAsia"/>
                <w:color w:val="000000" w:themeColor="text1"/>
                <w:sz w:val="20"/>
                <w:szCs w:val="20"/>
              </w:rPr>
              <w:t xml:space="preserve"> </w:t>
            </w:r>
            <w:r>
              <w:rPr>
                <w:rFonts w:hint="eastAsia"/>
                <w:color w:val="000000" w:themeColor="text1"/>
                <w:sz w:val="20"/>
                <w:szCs w:val="20"/>
              </w:rPr>
              <w:t>핵심</w:t>
            </w:r>
            <w:r>
              <w:rPr>
                <w:rFonts w:hint="eastAsia"/>
                <w:color w:val="000000" w:themeColor="text1"/>
                <w:sz w:val="20"/>
                <w:szCs w:val="20"/>
              </w:rPr>
              <w:t xml:space="preserve"> </w:t>
            </w:r>
            <w:r>
              <w:rPr>
                <w:rFonts w:hint="eastAsia"/>
                <w:color w:val="000000" w:themeColor="text1"/>
                <w:sz w:val="20"/>
                <w:szCs w:val="20"/>
              </w:rPr>
              <w:t>기술에</w:t>
            </w:r>
            <w:r>
              <w:rPr>
                <w:rFonts w:hint="eastAsia"/>
                <w:color w:val="000000" w:themeColor="text1"/>
                <w:sz w:val="20"/>
                <w:szCs w:val="20"/>
              </w:rPr>
              <w:t xml:space="preserve"> </w:t>
            </w:r>
            <w:r>
              <w:rPr>
                <w:rFonts w:hint="eastAsia"/>
                <w:color w:val="000000" w:themeColor="text1"/>
                <w:sz w:val="20"/>
                <w:szCs w:val="20"/>
              </w:rPr>
              <w:t>대하여</w:t>
            </w:r>
            <w:r>
              <w:rPr>
                <w:rFonts w:hint="eastAsia"/>
                <w:color w:val="000000" w:themeColor="text1"/>
                <w:sz w:val="20"/>
                <w:szCs w:val="20"/>
              </w:rPr>
              <w:t xml:space="preserve"> </w:t>
            </w:r>
            <w:r w:rsidR="00A10660">
              <w:rPr>
                <w:rFonts w:hint="eastAsia"/>
                <w:color w:val="000000" w:themeColor="text1"/>
                <w:sz w:val="20"/>
                <w:szCs w:val="20"/>
              </w:rPr>
              <w:t>부정경쟁방지법상</w:t>
            </w:r>
            <w:r w:rsidR="00A10660">
              <w:rPr>
                <w:rFonts w:hint="eastAsia"/>
                <w:color w:val="000000" w:themeColor="text1"/>
                <w:sz w:val="20"/>
                <w:szCs w:val="20"/>
              </w:rPr>
              <w:t xml:space="preserve"> </w:t>
            </w:r>
            <w:r w:rsidR="00915BBC">
              <w:rPr>
                <w:rFonts w:hint="eastAsia"/>
                <w:color w:val="000000" w:themeColor="text1"/>
                <w:sz w:val="20"/>
                <w:szCs w:val="20"/>
              </w:rPr>
              <w:t>영업비밀로</w:t>
            </w:r>
            <w:r w:rsidR="00915BBC">
              <w:rPr>
                <w:rFonts w:hint="eastAsia"/>
                <w:color w:val="000000" w:themeColor="text1"/>
                <w:sz w:val="20"/>
                <w:szCs w:val="20"/>
              </w:rPr>
              <w:t xml:space="preserve"> </w:t>
            </w:r>
            <w:r w:rsidR="00915BBC">
              <w:rPr>
                <w:rFonts w:hint="eastAsia"/>
                <w:color w:val="000000" w:themeColor="text1"/>
                <w:sz w:val="20"/>
                <w:szCs w:val="20"/>
              </w:rPr>
              <w:t>보호</w:t>
            </w:r>
            <w:r w:rsidR="007A4296">
              <w:rPr>
                <w:rFonts w:hint="eastAsia"/>
                <w:color w:val="000000" w:themeColor="text1"/>
                <w:sz w:val="20"/>
                <w:szCs w:val="20"/>
              </w:rPr>
              <w:t>되기</w:t>
            </w:r>
            <w:r w:rsidR="007A4296">
              <w:rPr>
                <w:rFonts w:hint="eastAsia"/>
                <w:color w:val="000000" w:themeColor="text1"/>
                <w:sz w:val="20"/>
                <w:szCs w:val="20"/>
              </w:rPr>
              <w:t xml:space="preserve"> </w:t>
            </w:r>
            <w:r w:rsidR="007A4296">
              <w:rPr>
                <w:rFonts w:hint="eastAsia"/>
                <w:color w:val="000000" w:themeColor="text1"/>
                <w:sz w:val="20"/>
                <w:szCs w:val="20"/>
              </w:rPr>
              <w:t>위하여는</w:t>
            </w:r>
            <w:r w:rsidR="007A4296">
              <w:rPr>
                <w:rFonts w:hint="eastAsia"/>
                <w:color w:val="000000" w:themeColor="text1"/>
                <w:sz w:val="20"/>
                <w:szCs w:val="20"/>
              </w:rPr>
              <w:t xml:space="preserve"> </w:t>
            </w:r>
            <w:r w:rsidR="007A4296">
              <w:rPr>
                <w:rFonts w:hint="eastAsia"/>
                <w:color w:val="000000" w:themeColor="text1"/>
                <w:sz w:val="20"/>
                <w:szCs w:val="20"/>
              </w:rPr>
              <w:t>핵심</w:t>
            </w:r>
            <w:r w:rsidR="007A4296">
              <w:rPr>
                <w:rFonts w:hint="eastAsia"/>
                <w:color w:val="000000" w:themeColor="text1"/>
                <w:sz w:val="20"/>
                <w:szCs w:val="20"/>
              </w:rPr>
              <w:t xml:space="preserve"> </w:t>
            </w:r>
            <w:r w:rsidR="007A4296">
              <w:rPr>
                <w:rFonts w:hint="eastAsia"/>
                <w:color w:val="000000" w:themeColor="text1"/>
                <w:sz w:val="20"/>
                <w:szCs w:val="20"/>
              </w:rPr>
              <w:t>기술</w:t>
            </w:r>
            <w:r w:rsidR="007A4296">
              <w:rPr>
                <w:rFonts w:hint="eastAsia"/>
                <w:color w:val="000000" w:themeColor="text1"/>
                <w:sz w:val="20"/>
                <w:szCs w:val="20"/>
              </w:rPr>
              <w:t xml:space="preserve"> </w:t>
            </w:r>
            <w:r w:rsidR="007A4296">
              <w:rPr>
                <w:rFonts w:hint="eastAsia"/>
                <w:color w:val="000000" w:themeColor="text1"/>
                <w:sz w:val="20"/>
                <w:szCs w:val="20"/>
              </w:rPr>
              <w:t>관련</w:t>
            </w:r>
            <w:r w:rsidR="007A4296">
              <w:rPr>
                <w:rFonts w:hint="eastAsia"/>
                <w:color w:val="000000" w:themeColor="text1"/>
                <w:sz w:val="20"/>
                <w:szCs w:val="20"/>
              </w:rPr>
              <w:t xml:space="preserve"> </w:t>
            </w:r>
            <w:r w:rsidR="007A4296">
              <w:rPr>
                <w:rFonts w:hint="eastAsia"/>
                <w:color w:val="000000" w:themeColor="text1"/>
                <w:sz w:val="20"/>
                <w:szCs w:val="20"/>
              </w:rPr>
              <w:t>자료에</w:t>
            </w:r>
            <w:r w:rsidR="007A4296">
              <w:rPr>
                <w:rFonts w:hint="eastAsia"/>
                <w:color w:val="000000" w:themeColor="text1"/>
                <w:sz w:val="20"/>
                <w:szCs w:val="20"/>
              </w:rPr>
              <w:t xml:space="preserve"> </w:t>
            </w:r>
            <w:r w:rsidR="007A4296">
              <w:rPr>
                <w:rFonts w:hint="eastAsia"/>
                <w:color w:val="000000" w:themeColor="text1"/>
                <w:sz w:val="20"/>
                <w:szCs w:val="20"/>
              </w:rPr>
              <w:t>대한</w:t>
            </w:r>
            <w:r w:rsidR="007A4296">
              <w:rPr>
                <w:rFonts w:hint="eastAsia"/>
                <w:color w:val="000000" w:themeColor="text1"/>
                <w:sz w:val="20"/>
                <w:szCs w:val="20"/>
              </w:rPr>
              <w:t xml:space="preserve"> </w:t>
            </w:r>
            <w:r w:rsidR="00915BBC">
              <w:rPr>
                <w:rFonts w:hint="eastAsia"/>
                <w:color w:val="000000" w:themeColor="text1"/>
                <w:sz w:val="20"/>
                <w:szCs w:val="20"/>
              </w:rPr>
              <w:t>비밀등급의</w:t>
            </w:r>
            <w:r w:rsidR="00915BBC">
              <w:rPr>
                <w:rFonts w:hint="eastAsia"/>
                <w:color w:val="000000" w:themeColor="text1"/>
                <w:sz w:val="20"/>
                <w:szCs w:val="20"/>
              </w:rPr>
              <w:t xml:space="preserve"> </w:t>
            </w:r>
            <w:r w:rsidR="00915BBC">
              <w:rPr>
                <w:rFonts w:hint="eastAsia"/>
                <w:color w:val="000000" w:themeColor="text1"/>
                <w:sz w:val="20"/>
                <w:szCs w:val="20"/>
              </w:rPr>
              <w:t>분류</w:t>
            </w:r>
            <w:r w:rsidR="00915BBC">
              <w:rPr>
                <w:rFonts w:ascii="바탕" w:hAnsi="바탕" w:hint="eastAsia"/>
                <w:color w:val="000000" w:themeColor="text1"/>
                <w:sz w:val="20"/>
                <w:szCs w:val="20"/>
              </w:rPr>
              <w:t>∙</w:t>
            </w:r>
            <w:r w:rsidR="00915BBC">
              <w:rPr>
                <w:rFonts w:hint="eastAsia"/>
                <w:color w:val="000000" w:themeColor="text1"/>
                <w:sz w:val="20"/>
                <w:szCs w:val="20"/>
              </w:rPr>
              <w:t>표시</w:t>
            </w:r>
            <w:r w:rsidR="00915BBC">
              <w:rPr>
                <w:rFonts w:hint="eastAsia"/>
                <w:color w:val="000000" w:themeColor="text1"/>
                <w:sz w:val="20"/>
                <w:szCs w:val="20"/>
              </w:rPr>
              <w:t xml:space="preserve">, </w:t>
            </w:r>
            <w:r w:rsidR="00915BBC">
              <w:rPr>
                <w:rFonts w:hint="eastAsia"/>
                <w:color w:val="000000" w:themeColor="text1"/>
                <w:sz w:val="20"/>
                <w:szCs w:val="20"/>
              </w:rPr>
              <w:t>접근</w:t>
            </w:r>
            <w:r w:rsidR="006649E2">
              <w:rPr>
                <w:rFonts w:hint="eastAsia"/>
                <w:color w:val="000000" w:themeColor="text1"/>
                <w:sz w:val="20"/>
                <w:szCs w:val="20"/>
              </w:rPr>
              <w:t xml:space="preserve"> </w:t>
            </w:r>
            <w:r w:rsidR="00915BBC">
              <w:rPr>
                <w:rFonts w:hint="eastAsia"/>
                <w:color w:val="000000" w:themeColor="text1"/>
                <w:sz w:val="20"/>
                <w:szCs w:val="20"/>
              </w:rPr>
              <w:t>대상자</w:t>
            </w:r>
            <w:r w:rsidR="00915BBC">
              <w:rPr>
                <w:rFonts w:hint="eastAsia"/>
                <w:color w:val="000000" w:themeColor="text1"/>
                <w:sz w:val="20"/>
                <w:szCs w:val="20"/>
              </w:rPr>
              <w:t xml:space="preserve"> </w:t>
            </w:r>
            <w:r w:rsidR="00915BBC">
              <w:rPr>
                <w:rFonts w:hint="eastAsia"/>
                <w:color w:val="000000" w:themeColor="text1"/>
                <w:sz w:val="20"/>
                <w:szCs w:val="20"/>
              </w:rPr>
              <w:t>한정</w:t>
            </w:r>
            <w:r w:rsidR="00915BBC">
              <w:rPr>
                <w:rFonts w:hint="eastAsia"/>
                <w:color w:val="000000" w:themeColor="text1"/>
                <w:sz w:val="20"/>
                <w:szCs w:val="20"/>
              </w:rPr>
              <w:t xml:space="preserve">, </w:t>
            </w:r>
            <w:r w:rsidR="00915BBC">
              <w:rPr>
                <w:rFonts w:hint="eastAsia"/>
                <w:color w:val="000000" w:themeColor="text1"/>
                <w:sz w:val="20"/>
                <w:szCs w:val="20"/>
              </w:rPr>
              <w:t>접근</w:t>
            </w:r>
            <w:r w:rsidR="006649E2">
              <w:rPr>
                <w:rFonts w:hint="eastAsia"/>
                <w:color w:val="000000" w:themeColor="text1"/>
                <w:sz w:val="20"/>
                <w:szCs w:val="20"/>
              </w:rPr>
              <w:t xml:space="preserve"> </w:t>
            </w:r>
            <w:r w:rsidR="00915BBC">
              <w:rPr>
                <w:rFonts w:hint="eastAsia"/>
                <w:color w:val="000000" w:themeColor="text1"/>
                <w:sz w:val="20"/>
                <w:szCs w:val="20"/>
              </w:rPr>
              <w:t>방법</w:t>
            </w:r>
            <w:r w:rsidR="00915BBC">
              <w:rPr>
                <w:rFonts w:hint="eastAsia"/>
                <w:color w:val="000000" w:themeColor="text1"/>
                <w:sz w:val="20"/>
                <w:szCs w:val="20"/>
              </w:rPr>
              <w:t xml:space="preserve"> </w:t>
            </w:r>
            <w:r w:rsidR="00915BBC">
              <w:rPr>
                <w:rFonts w:hint="eastAsia"/>
                <w:color w:val="000000" w:themeColor="text1"/>
                <w:sz w:val="20"/>
                <w:szCs w:val="20"/>
              </w:rPr>
              <w:t>제한</w:t>
            </w:r>
            <w:r w:rsidR="00915BBC">
              <w:rPr>
                <w:rFonts w:hint="eastAsia"/>
                <w:color w:val="000000" w:themeColor="text1"/>
                <w:sz w:val="20"/>
                <w:szCs w:val="20"/>
              </w:rPr>
              <w:t xml:space="preserve">, </w:t>
            </w:r>
            <w:r w:rsidR="00915BBC">
              <w:rPr>
                <w:rFonts w:hint="eastAsia"/>
                <w:color w:val="000000" w:themeColor="text1"/>
                <w:sz w:val="20"/>
                <w:szCs w:val="20"/>
              </w:rPr>
              <w:t>비밀유지</w:t>
            </w:r>
            <w:r w:rsidR="006649E2">
              <w:rPr>
                <w:rFonts w:hint="eastAsia"/>
                <w:color w:val="000000" w:themeColor="text1"/>
                <w:sz w:val="20"/>
                <w:szCs w:val="20"/>
              </w:rPr>
              <w:t xml:space="preserve"> </w:t>
            </w:r>
            <w:r w:rsidR="00915BBC">
              <w:rPr>
                <w:rFonts w:hint="eastAsia"/>
                <w:color w:val="000000" w:themeColor="text1"/>
                <w:sz w:val="20"/>
                <w:szCs w:val="20"/>
              </w:rPr>
              <w:t>대상자들에</w:t>
            </w:r>
            <w:r w:rsidR="00915BBC">
              <w:rPr>
                <w:rFonts w:hint="eastAsia"/>
                <w:color w:val="000000" w:themeColor="text1"/>
                <w:sz w:val="20"/>
                <w:szCs w:val="20"/>
              </w:rPr>
              <w:t xml:space="preserve"> </w:t>
            </w:r>
            <w:r w:rsidR="00915BBC">
              <w:rPr>
                <w:rFonts w:hint="eastAsia"/>
                <w:color w:val="000000" w:themeColor="text1"/>
                <w:sz w:val="20"/>
                <w:szCs w:val="20"/>
              </w:rPr>
              <w:t>대한</w:t>
            </w:r>
            <w:r w:rsidR="00915BBC">
              <w:rPr>
                <w:rFonts w:hint="eastAsia"/>
                <w:color w:val="000000" w:themeColor="text1"/>
                <w:sz w:val="20"/>
                <w:szCs w:val="20"/>
              </w:rPr>
              <w:t xml:space="preserve"> </w:t>
            </w:r>
            <w:r w:rsidR="00915BBC">
              <w:rPr>
                <w:rFonts w:hint="eastAsia"/>
                <w:color w:val="000000" w:themeColor="text1"/>
                <w:sz w:val="20"/>
                <w:szCs w:val="20"/>
              </w:rPr>
              <w:t>비밀유지의무</w:t>
            </w:r>
            <w:r w:rsidR="00915BBC">
              <w:rPr>
                <w:rFonts w:hint="eastAsia"/>
                <w:color w:val="000000" w:themeColor="text1"/>
                <w:sz w:val="20"/>
                <w:szCs w:val="20"/>
              </w:rPr>
              <w:t xml:space="preserve"> </w:t>
            </w:r>
            <w:r w:rsidR="00915BBC">
              <w:rPr>
                <w:rFonts w:hint="eastAsia"/>
                <w:color w:val="000000" w:themeColor="text1"/>
                <w:sz w:val="20"/>
                <w:szCs w:val="20"/>
              </w:rPr>
              <w:t>부과</w:t>
            </w:r>
            <w:r w:rsidR="00915BBC">
              <w:rPr>
                <w:rFonts w:hint="eastAsia"/>
                <w:color w:val="000000" w:themeColor="text1"/>
                <w:sz w:val="20"/>
                <w:szCs w:val="20"/>
              </w:rPr>
              <w:t xml:space="preserve"> </w:t>
            </w:r>
            <w:r w:rsidR="00915BBC">
              <w:rPr>
                <w:rFonts w:hint="eastAsia"/>
                <w:color w:val="000000" w:themeColor="text1"/>
                <w:sz w:val="20"/>
                <w:szCs w:val="20"/>
              </w:rPr>
              <w:t>등</w:t>
            </w:r>
            <w:r w:rsidR="006649E2">
              <w:rPr>
                <w:rFonts w:hint="eastAsia"/>
                <w:color w:val="000000" w:themeColor="text1"/>
                <w:sz w:val="20"/>
                <w:szCs w:val="20"/>
              </w:rPr>
              <w:t>의</w:t>
            </w:r>
            <w:r w:rsidR="006649E2">
              <w:rPr>
                <w:rFonts w:hint="eastAsia"/>
                <w:color w:val="000000" w:themeColor="text1"/>
                <w:sz w:val="20"/>
                <w:szCs w:val="20"/>
              </w:rPr>
              <w:t xml:space="preserve"> </w:t>
            </w:r>
            <w:r w:rsidR="006649E2">
              <w:rPr>
                <w:rFonts w:hint="eastAsia"/>
                <w:color w:val="000000" w:themeColor="text1"/>
                <w:sz w:val="20"/>
                <w:szCs w:val="20"/>
              </w:rPr>
              <w:t>조치를</w:t>
            </w:r>
            <w:r w:rsidR="006649E2">
              <w:rPr>
                <w:rFonts w:hint="eastAsia"/>
                <w:color w:val="000000" w:themeColor="text1"/>
                <w:sz w:val="20"/>
                <w:szCs w:val="20"/>
              </w:rPr>
              <w:t xml:space="preserve"> </w:t>
            </w:r>
            <w:r w:rsidR="006649E2">
              <w:rPr>
                <w:rFonts w:hint="eastAsia"/>
                <w:color w:val="000000" w:themeColor="text1"/>
                <w:sz w:val="20"/>
                <w:szCs w:val="20"/>
              </w:rPr>
              <w:t>취할</w:t>
            </w:r>
            <w:r w:rsidR="006649E2">
              <w:rPr>
                <w:rFonts w:hint="eastAsia"/>
                <w:color w:val="000000" w:themeColor="text1"/>
                <w:sz w:val="20"/>
                <w:szCs w:val="20"/>
              </w:rPr>
              <w:t xml:space="preserve"> </w:t>
            </w:r>
            <w:r w:rsidR="006649E2">
              <w:rPr>
                <w:rFonts w:hint="eastAsia"/>
                <w:color w:val="000000" w:themeColor="text1"/>
                <w:sz w:val="20"/>
                <w:szCs w:val="20"/>
              </w:rPr>
              <w:t>필요가</w:t>
            </w:r>
            <w:r w:rsidR="006649E2">
              <w:rPr>
                <w:rFonts w:hint="eastAsia"/>
                <w:color w:val="000000" w:themeColor="text1"/>
                <w:sz w:val="20"/>
                <w:szCs w:val="20"/>
              </w:rPr>
              <w:t xml:space="preserve"> </w:t>
            </w:r>
            <w:r w:rsidR="006649E2">
              <w:rPr>
                <w:rFonts w:hint="eastAsia"/>
                <w:color w:val="000000" w:themeColor="text1"/>
                <w:sz w:val="20"/>
                <w:szCs w:val="20"/>
              </w:rPr>
              <w:t>있음</w:t>
            </w:r>
            <w:r w:rsidR="006649E2">
              <w:rPr>
                <w:rFonts w:hint="eastAsia"/>
                <w:color w:val="000000" w:themeColor="text1"/>
                <w:sz w:val="20"/>
                <w:szCs w:val="20"/>
              </w:rPr>
              <w:t xml:space="preserve">. </w:t>
            </w:r>
            <w:r w:rsidR="004124F8">
              <w:rPr>
                <w:rFonts w:hint="eastAsia"/>
                <w:color w:val="000000" w:themeColor="text1"/>
                <w:sz w:val="20"/>
                <w:szCs w:val="20"/>
              </w:rPr>
              <w:t>현재</w:t>
            </w:r>
            <w:r w:rsidR="004124F8">
              <w:rPr>
                <w:rFonts w:hint="eastAsia"/>
                <w:color w:val="000000" w:themeColor="text1"/>
                <w:sz w:val="20"/>
                <w:szCs w:val="20"/>
              </w:rPr>
              <w:t xml:space="preserve"> </w:t>
            </w:r>
            <w:r w:rsidR="004124F8">
              <w:rPr>
                <w:rFonts w:hint="eastAsia"/>
                <w:color w:val="000000" w:themeColor="text1"/>
                <w:sz w:val="20"/>
                <w:szCs w:val="20"/>
              </w:rPr>
              <w:t>대상회사는</w:t>
            </w:r>
            <w:r w:rsidR="004124F8">
              <w:rPr>
                <w:rFonts w:hint="eastAsia"/>
                <w:color w:val="000000" w:themeColor="text1"/>
                <w:sz w:val="20"/>
                <w:szCs w:val="20"/>
              </w:rPr>
              <w:t xml:space="preserve"> </w:t>
            </w:r>
            <w:r w:rsidR="004124F8">
              <w:rPr>
                <w:rFonts w:hint="eastAsia"/>
                <w:color w:val="000000" w:themeColor="text1"/>
                <w:sz w:val="20"/>
                <w:szCs w:val="20"/>
              </w:rPr>
              <w:t>핵심</w:t>
            </w:r>
            <w:r w:rsidR="004124F8">
              <w:rPr>
                <w:rFonts w:hint="eastAsia"/>
                <w:color w:val="000000" w:themeColor="text1"/>
                <w:sz w:val="20"/>
                <w:szCs w:val="20"/>
              </w:rPr>
              <w:t xml:space="preserve"> </w:t>
            </w:r>
            <w:r w:rsidR="004124F8">
              <w:rPr>
                <w:rFonts w:hint="eastAsia"/>
                <w:color w:val="000000" w:themeColor="text1"/>
                <w:sz w:val="20"/>
                <w:szCs w:val="20"/>
              </w:rPr>
              <w:t>기술에</w:t>
            </w:r>
            <w:r w:rsidR="004124F8">
              <w:rPr>
                <w:rFonts w:hint="eastAsia"/>
                <w:color w:val="000000" w:themeColor="text1"/>
                <w:sz w:val="20"/>
                <w:szCs w:val="20"/>
              </w:rPr>
              <w:t xml:space="preserve"> </w:t>
            </w:r>
            <w:r w:rsidR="004124F8">
              <w:rPr>
                <w:rFonts w:hint="eastAsia"/>
                <w:color w:val="000000" w:themeColor="text1"/>
                <w:sz w:val="20"/>
                <w:szCs w:val="20"/>
              </w:rPr>
              <w:t>대한</w:t>
            </w:r>
            <w:r w:rsidR="004124F8">
              <w:rPr>
                <w:rFonts w:hint="eastAsia"/>
                <w:color w:val="000000" w:themeColor="text1"/>
                <w:sz w:val="20"/>
                <w:szCs w:val="20"/>
              </w:rPr>
              <w:t xml:space="preserve"> </w:t>
            </w:r>
            <w:r w:rsidR="004124F8">
              <w:rPr>
                <w:rFonts w:hint="eastAsia"/>
                <w:color w:val="000000" w:themeColor="text1"/>
                <w:sz w:val="20"/>
                <w:szCs w:val="20"/>
              </w:rPr>
              <w:t>접근</w:t>
            </w:r>
            <w:r w:rsidR="004124F8">
              <w:rPr>
                <w:rFonts w:hint="eastAsia"/>
                <w:color w:val="000000" w:themeColor="text1"/>
                <w:sz w:val="20"/>
                <w:szCs w:val="20"/>
              </w:rPr>
              <w:t xml:space="preserve"> </w:t>
            </w:r>
            <w:r w:rsidR="004124F8">
              <w:rPr>
                <w:rFonts w:hint="eastAsia"/>
                <w:color w:val="000000" w:themeColor="text1"/>
                <w:sz w:val="20"/>
                <w:szCs w:val="20"/>
              </w:rPr>
              <w:t>방법을</w:t>
            </w:r>
            <w:r w:rsidR="004124F8">
              <w:rPr>
                <w:rFonts w:hint="eastAsia"/>
                <w:color w:val="000000" w:themeColor="text1"/>
                <w:sz w:val="20"/>
                <w:szCs w:val="20"/>
              </w:rPr>
              <w:t xml:space="preserve"> </w:t>
            </w:r>
            <w:r w:rsidR="004124F8">
              <w:rPr>
                <w:rFonts w:hint="eastAsia"/>
                <w:color w:val="000000" w:themeColor="text1"/>
                <w:sz w:val="20"/>
                <w:szCs w:val="20"/>
              </w:rPr>
              <w:t>일부</w:t>
            </w:r>
            <w:r w:rsidR="004124F8">
              <w:rPr>
                <w:rFonts w:hint="eastAsia"/>
                <w:color w:val="000000" w:themeColor="text1"/>
                <w:sz w:val="20"/>
                <w:szCs w:val="20"/>
              </w:rPr>
              <w:t xml:space="preserve"> </w:t>
            </w:r>
            <w:r w:rsidR="004124F8">
              <w:rPr>
                <w:rFonts w:hint="eastAsia"/>
                <w:color w:val="000000" w:themeColor="text1"/>
                <w:sz w:val="20"/>
                <w:szCs w:val="20"/>
              </w:rPr>
              <w:t>제한하는</w:t>
            </w:r>
            <w:r w:rsidR="004124F8">
              <w:rPr>
                <w:rFonts w:hint="eastAsia"/>
                <w:color w:val="000000" w:themeColor="text1"/>
                <w:sz w:val="20"/>
                <w:szCs w:val="20"/>
              </w:rPr>
              <w:t xml:space="preserve"> </w:t>
            </w:r>
            <w:r w:rsidR="004124F8">
              <w:rPr>
                <w:rFonts w:hint="eastAsia"/>
                <w:color w:val="000000" w:themeColor="text1"/>
                <w:sz w:val="20"/>
                <w:szCs w:val="20"/>
              </w:rPr>
              <w:t>것으로</w:t>
            </w:r>
            <w:r w:rsidR="004124F8">
              <w:rPr>
                <w:rFonts w:hint="eastAsia"/>
                <w:color w:val="000000" w:themeColor="text1"/>
                <w:sz w:val="20"/>
                <w:szCs w:val="20"/>
              </w:rPr>
              <w:t xml:space="preserve"> </w:t>
            </w:r>
            <w:r w:rsidR="004124F8">
              <w:rPr>
                <w:rFonts w:hint="eastAsia"/>
                <w:color w:val="000000" w:themeColor="text1"/>
                <w:sz w:val="20"/>
                <w:szCs w:val="20"/>
              </w:rPr>
              <w:t>보이나</w:t>
            </w:r>
            <w:r w:rsidR="004124F8">
              <w:rPr>
                <w:rFonts w:hint="eastAsia"/>
                <w:color w:val="000000" w:themeColor="text1"/>
                <w:sz w:val="20"/>
                <w:szCs w:val="20"/>
              </w:rPr>
              <w:t xml:space="preserve">, </w:t>
            </w:r>
            <w:r w:rsidR="00D81467">
              <w:rPr>
                <w:rFonts w:hint="eastAsia"/>
                <w:color w:val="000000" w:themeColor="text1"/>
                <w:sz w:val="20"/>
                <w:szCs w:val="20"/>
              </w:rPr>
              <w:t>영업비밀로서의</w:t>
            </w:r>
            <w:r w:rsidR="00D81467">
              <w:rPr>
                <w:rFonts w:hint="eastAsia"/>
                <w:color w:val="000000" w:themeColor="text1"/>
                <w:sz w:val="20"/>
                <w:szCs w:val="20"/>
              </w:rPr>
              <w:t xml:space="preserve"> </w:t>
            </w:r>
            <w:r w:rsidR="00D81467">
              <w:rPr>
                <w:rFonts w:hint="eastAsia"/>
                <w:color w:val="000000" w:themeColor="text1"/>
                <w:sz w:val="20"/>
                <w:szCs w:val="20"/>
              </w:rPr>
              <w:t>형식적</w:t>
            </w:r>
            <w:r w:rsidR="00D81467">
              <w:rPr>
                <w:rFonts w:hint="eastAsia"/>
                <w:color w:val="000000" w:themeColor="text1"/>
                <w:sz w:val="20"/>
                <w:szCs w:val="20"/>
              </w:rPr>
              <w:t xml:space="preserve"> </w:t>
            </w:r>
            <w:r w:rsidR="0020427E">
              <w:rPr>
                <w:rFonts w:hint="eastAsia"/>
                <w:color w:val="000000" w:themeColor="text1"/>
                <w:sz w:val="20"/>
                <w:szCs w:val="20"/>
              </w:rPr>
              <w:t>표지를</w:t>
            </w:r>
            <w:r w:rsidR="00D81467">
              <w:rPr>
                <w:rFonts w:hint="eastAsia"/>
                <w:color w:val="000000" w:themeColor="text1"/>
                <w:sz w:val="20"/>
                <w:szCs w:val="20"/>
              </w:rPr>
              <w:t xml:space="preserve"> </w:t>
            </w:r>
            <w:r w:rsidR="00D81467">
              <w:rPr>
                <w:rFonts w:hint="eastAsia"/>
                <w:color w:val="000000" w:themeColor="text1"/>
                <w:sz w:val="20"/>
                <w:szCs w:val="20"/>
              </w:rPr>
              <w:t>갖추었다고</w:t>
            </w:r>
            <w:r w:rsidR="00D81467">
              <w:rPr>
                <w:rFonts w:hint="eastAsia"/>
                <w:color w:val="000000" w:themeColor="text1"/>
                <w:sz w:val="20"/>
                <w:szCs w:val="20"/>
              </w:rPr>
              <w:t xml:space="preserve"> </w:t>
            </w:r>
            <w:r w:rsidR="00D81467">
              <w:rPr>
                <w:rFonts w:hint="eastAsia"/>
                <w:color w:val="000000" w:themeColor="text1"/>
                <w:sz w:val="20"/>
                <w:szCs w:val="20"/>
              </w:rPr>
              <w:t>보기</w:t>
            </w:r>
            <w:r w:rsidR="00D81467">
              <w:rPr>
                <w:rFonts w:hint="eastAsia"/>
                <w:color w:val="000000" w:themeColor="text1"/>
                <w:sz w:val="20"/>
                <w:szCs w:val="20"/>
              </w:rPr>
              <w:t xml:space="preserve"> </w:t>
            </w:r>
            <w:r w:rsidR="00D81467">
              <w:rPr>
                <w:rFonts w:hint="eastAsia"/>
                <w:color w:val="000000" w:themeColor="text1"/>
                <w:sz w:val="20"/>
                <w:szCs w:val="20"/>
              </w:rPr>
              <w:t>어려우므로</w:t>
            </w:r>
            <w:r w:rsidR="00EB6910">
              <w:rPr>
                <w:rFonts w:hint="eastAsia"/>
                <w:color w:val="000000" w:themeColor="text1"/>
                <w:sz w:val="20"/>
                <w:szCs w:val="20"/>
              </w:rPr>
              <w:t>,</w:t>
            </w:r>
            <w:r w:rsidR="00D81467">
              <w:rPr>
                <w:rFonts w:hint="eastAsia"/>
                <w:color w:val="000000" w:themeColor="text1"/>
                <w:sz w:val="20"/>
                <w:szCs w:val="20"/>
              </w:rPr>
              <w:t xml:space="preserve"> </w:t>
            </w:r>
            <w:r w:rsidR="00EB6910">
              <w:rPr>
                <w:rFonts w:hint="eastAsia"/>
                <w:color w:val="000000" w:themeColor="text1"/>
                <w:sz w:val="20"/>
                <w:szCs w:val="20"/>
              </w:rPr>
              <w:t>핵심</w:t>
            </w:r>
            <w:r w:rsidR="00EB6910">
              <w:rPr>
                <w:rFonts w:hint="eastAsia"/>
                <w:color w:val="000000" w:themeColor="text1"/>
                <w:sz w:val="20"/>
                <w:szCs w:val="20"/>
              </w:rPr>
              <w:t xml:space="preserve"> </w:t>
            </w:r>
            <w:r w:rsidR="00EB6910">
              <w:rPr>
                <w:rFonts w:hint="eastAsia"/>
                <w:color w:val="000000" w:themeColor="text1"/>
                <w:sz w:val="20"/>
                <w:szCs w:val="20"/>
              </w:rPr>
              <w:t>기술이</w:t>
            </w:r>
            <w:r w:rsidR="00EB6910">
              <w:rPr>
                <w:rFonts w:hint="eastAsia"/>
                <w:color w:val="000000" w:themeColor="text1"/>
                <w:sz w:val="20"/>
                <w:szCs w:val="20"/>
              </w:rPr>
              <w:t xml:space="preserve"> </w:t>
            </w:r>
            <w:r w:rsidR="00BE56F1">
              <w:rPr>
                <w:rFonts w:hint="eastAsia"/>
                <w:color w:val="000000" w:themeColor="text1"/>
                <w:sz w:val="20"/>
                <w:szCs w:val="20"/>
              </w:rPr>
              <w:t>부정경쟁방지법상</w:t>
            </w:r>
            <w:r w:rsidR="00BE56F1">
              <w:rPr>
                <w:rFonts w:hint="eastAsia"/>
                <w:color w:val="000000" w:themeColor="text1"/>
                <w:sz w:val="20"/>
                <w:szCs w:val="20"/>
              </w:rPr>
              <w:t xml:space="preserve"> </w:t>
            </w:r>
            <w:r w:rsidR="00BE56F1">
              <w:rPr>
                <w:rFonts w:hint="eastAsia"/>
                <w:color w:val="000000" w:themeColor="text1"/>
                <w:sz w:val="20"/>
                <w:szCs w:val="20"/>
              </w:rPr>
              <w:t>영업비밀로</w:t>
            </w:r>
            <w:r w:rsidR="00BE56F1">
              <w:rPr>
                <w:rFonts w:hint="eastAsia"/>
                <w:color w:val="000000" w:themeColor="text1"/>
                <w:sz w:val="20"/>
                <w:szCs w:val="20"/>
              </w:rPr>
              <w:t xml:space="preserve"> </w:t>
            </w:r>
            <w:r w:rsidR="00BE56F1">
              <w:rPr>
                <w:rFonts w:hint="eastAsia"/>
                <w:color w:val="000000" w:themeColor="text1"/>
                <w:sz w:val="20"/>
                <w:szCs w:val="20"/>
              </w:rPr>
              <w:t>보호받지</w:t>
            </w:r>
            <w:r w:rsidR="00BE56F1">
              <w:rPr>
                <w:rFonts w:hint="eastAsia"/>
                <w:color w:val="000000" w:themeColor="text1"/>
                <w:sz w:val="20"/>
                <w:szCs w:val="20"/>
              </w:rPr>
              <w:t xml:space="preserve"> </w:t>
            </w:r>
            <w:r w:rsidR="00BE56F1">
              <w:rPr>
                <w:rFonts w:hint="eastAsia"/>
                <w:color w:val="000000" w:themeColor="text1"/>
                <w:sz w:val="20"/>
                <w:szCs w:val="20"/>
              </w:rPr>
              <w:t>못할</w:t>
            </w:r>
            <w:r w:rsidR="00BE56F1">
              <w:rPr>
                <w:rFonts w:hint="eastAsia"/>
                <w:color w:val="000000" w:themeColor="text1"/>
                <w:sz w:val="20"/>
                <w:szCs w:val="20"/>
              </w:rPr>
              <w:t xml:space="preserve"> </w:t>
            </w:r>
            <w:r w:rsidR="00BE56F1">
              <w:rPr>
                <w:rFonts w:hint="eastAsia"/>
                <w:color w:val="000000" w:themeColor="text1"/>
                <w:sz w:val="20"/>
                <w:szCs w:val="20"/>
              </w:rPr>
              <w:t>가능성이</w:t>
            </w:r>
            <w:r w:rsidR="00BE56F1">
              <w:rPr>
                <w:rFonts w:hint="eastAsia"/>
                <w:color w:val="000000" w:themeColor="text1"/>
                <w:sz w:val="20"/>
                <w:szCs w:val="20"/>
              </w:rPr>
              <w:t xml:space="preserve"> </w:t>
            </w:r>
            <w:r w:rsidR="00BE56F1">
              <w:rPr>
                <w:rFonts w:hint="eastAsia"/>
                <w:color w:val="000000" w:themeColor="text1"/>
                <w:sz w:val="20"/>
                <w:szCs w:val="20"/>
              </w:rPr>
              <w:t>있음</w:t>
            </w:r>
            <w:r w:rsidR="00BE56F1">
              <w:rPr>
                <w:rFonts w:hint="eastAsia"/>
                <w:color w:val="000000" w:themeColor="text1"/>
                <w:sz w:val="20"/>
                <w:szCs w:val="20"/>
              </w:rPr>
              <w:t xml:space="preserve">. </w:t>
            </w:r>
          </w:p>
        </w:tc>
      </w:tr>
      <w:tr w:rsidR="00D40D4F" w:rsidRPr="00C65EAA" w14:paraId="34E0144F" w14:textId="77777777" w:rsidTr="001D3938">
        <w:trPr>
          <w:trHeight w:val="20"/>
        </w:trPr>
        <w:tc>
          <w:tcPr>
            <w:tcW w:w="1418" w:type="dxa"/>
            <w:tcBorders>
              <w:top w:val="single" w:sz="12" w:space="0" w:color="0F243E"/>
              <w:bottom w:val="single" w:sz="12" w:space="0" w:color="0F243E"/>
            </w:tcBorders>
            <w:shd w:val="clear" w:color="auto" w:fill="auto"/>
          </w:tcPr>
          <w:p w14:paraId="5CB68710" w14:textId="6BEC145F" w:rsidR="00D40D4F" w:rsidRDefault="00D40D4F"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직무발명</w:t>
            </w:r>
          </w:p>
        </w:tc>
        <w:tc>
          <w:tcPr>
            <w:tcW w:w="6946" w:type="dxa"/>
            <w:tcBorders>
              <w:top w:val="single" w:sz="12" w:space="0" w:color="0F243E"/>
              <w:bottom w:val="single" w:sz="12" w:space="0" w:color="0F243E"/>
            </w:tcBorders>
            <w:shd w:val="clear" w:color="auto" w:fill="auto"/>
          </w:tcPr>
          <w:p w14:paraId="5EB54F6C" w14:textId="0F5D0C7F" w:rsidR="00D40D4F" w:rsidRDefault="00D40D4F" w:rsidP="00D40D4F">
            <w:pPr>
              <w:pStyle w:val="1"/>
              <w:rPr>
                <w:color w:val="000000" w:themeColor="text1"/>
                <w:sz w:val="20"/>
                <w:szCs w:val="20"/>
              </w:rPr>
            </w:pPr>
            <w:r w:rsidRPr="005756FD">
              <w:rPr>
                <w:rFonts w:hint="eastAsia"/>
                <w:color w:val="000000" w:themeColor="text1"/>
                <w:sz w:val="20"/>
                <w:szCs w:val="20"/>
              </w:rPr>
              <w:t>대상회사는</w:t>
            </w:r>
            <w:r w:rsidRPr="005756FD">
              <w:rPr>
                <w:rFonts w:hint="eastAsia"/>
                <w:color w:val="000000" w:themeColor="text1"/>
                <w:sz w:val="20"/>
                <w:szCs w:val="20"/>
              </w:rPr>
              <w:t xml:space="preserve"> </w:t>
            </w:r>
            <w:r>
              <w:rPr>
                <w:rFonts w:hint="eastAsia"/>
                <w:color w:val="000000" w:themeColor="text1"/>
                <w:sz w:val="20"/>
                <w:szCs w:val="20"/>
              </w:rPr>
              <w:t>2024</w:t>
            </w:r>
            <w:r w:rsidR="00D604F7">
              <w:rPr>
                <w:rFonts w:hint="eastAsia"/>
                <w:color w:val="000000" w:themeColor="text1"/>
                <w:sz w:val="20"/>
                <w:szCs w:val="20"/>
              </w:rPr>
              <w:t>년</w:t>
            </w:r>
            <w:r>
              <w:rPr>
                <w:rFonts w:hint="eastAsia"/>
                <w:color w:val="000000" w:themeColor="text1"/>
                <w:sz w:val="20"/>
                <w:szCs w:val="20"/>
              </w:rPr>
              <w:t xml:space="preserve"> 1</w:t>
            </w:r>
            <w:r w:rsidR="00D604F7">
              <w:rPr>
                <w:rFonts w:hint="eastAsia"/>
                <w:color w:val="000000" w:themeColor="text1"/>
                <w:sz w:val="20"/>
                <w:szCs w:val="20"/>
              </w:rPr>
              <w:t>월</w:t>
            </w:r>
            <w:r>
              <w:rPr>
                <w:rFonts w:hint="eastAsia"/>
                <w:color w:val="000000" w:themeColor="text1"/>
                <w:sz w:val="20"/>
                <w:szCs w:val="20"/>
              </w:rPr>
              <w:t xml:space="preserve"> 1</w:t>
            </w:r>
            <w:r w:rsidR="00D604F7">
              <w:rPr>
                <w:rFonts w:hint="eastAsia"/>
                <w:color w:val="000000" w:themeColor="text1"/>
                <w:sz w:val="20"/>
                <w:szCs w:val="20"/>
              </w:rPr>
              <w:t>일</w:t>
            </w:r>
            <w:r>
              <w:rPr>
                <w:rFonts w:hint="eastAsia"/>
                <w:color w:val="000000" w:themeColor="text1"/>
                <w:sz w:val="20"/>
                <w:szCs w:val="20"/>
              </w:rPr>
              <w:t>부터</w:t>
            </w:r>
            <w:r>
              <w:rPr>
                <w:rFonts w:hint="eastAsia"/>
                <w:color w:val="000000" w:themeColor="text1"/>
                <w:sz w:val="20"/>
                <w:szCs w:val="20"/>
              </w:rPr>
              <w:t xml:space="preserve"> </w:t>
            </w:r>
            <w:r w:rsidRPr="005756FD">
              <w:rPr>
                <w:rFonts w:hint="eastAsia"/>
                <w:color w:val="000000" w:themeColor="text1"/>
                <w:sz w:val="20"/>
                <w:szCs w:val="20"/>
              </w:rPr>
              <w:t>직무발명</w:t>
            </w:r>
            <w:r w:rsidR="00DD20F1">
              <w:rPr>
                <w:rFonts w:hint="eastAsia"/>
                <w:color w:val="000000" w:themeColor="text1"/>
                <w:sz w:val="20"/>
                <w:szCs w:val="20"/>
              </w:rPr>
              <w:t xml:space="preserve"> </w:t>
            </w:r>
            <w:r w:rsidRPr="005756FD">
              <w:rPr>
                <w:rFonts w:hint="eastAsia"/>
                <w:color w:val="000000" w:themeColor="text1"/>
                <w:sz w:val="20"/>
                <w:szCs w:val="20"/>
              </w:rPr>
              <w:t>보상규정을</w:t>
            </w:r>
            <w:r w:rsidRPr="005756FD">
              <w:rPr>
                <w:rFonts w:hint="eastAsia"/>
                <w:color w:val="000000" w:themeColor="text1"/>
                <w:sz w:val="20"/>
                <w:szCs w:val="20"/>
              </w:rPr>
              <w:t xml:space="preserve"> </w:t>
            </w:r>
            <w:r>
              <w:rPr>
                <w:rFonts w:hint="eastAsia"/>
                <w:color w:val="000000" w:themeColor="text1"/>
                <w:sz w:val="20"/>
                <w:szCs w:val="20"/>
              </w:rPr>
              <w:t>제정하여</w:t>
            </w:r>
            <w:r>
              <w:rPr>
                <w:rFonts w:hint="eastAsia"/>
                <w:color w:val="000000" w:themeColor="text1"/>
                <w:sz w:val="20"/>
                <w:szCs w:val="20"/>
              </w:rPr>
              <w:t xml:space="preserve"> </w:t>
            </w:r>
            <w:r>
              <w:rPr>
                <w:rFonts w:hint="eastAsia"/>
                <w:color w:val="000000" w:themeColor="text1"/>
                <w:sz w:val="20"/>
                <w:szCs w:val="20"/>
              </w:rPr>
              <w:t>운영</w:t>
            </w:r>
            <w:r w:rsidR="00701F37">
              <w:rPr>
                <w:rFonts w:hint="eastAsia"/>
                <w:color w:val="000000" w:themeColor="text1"/>
                <w:sz w:val="20"/>
                <w:szCs w:val="20"/>
              </w:rPr>
              <w:t xml:space="preserve"> </w:t>
            </w:r>
            <w:r>
              <w:rPr>
                <w:rFonts w:hint="eastAsia"/>
                <w:color w:val="000000" w:themeColor="text1"/>
                <w:sz w:val="20"/>
                <w:szCs w:val="20"/>
              </w:rPr>
              <w:t>중이</w:t>
            </w:r>
            <w:r w:rsidR="00701F37">
              <w:rPr>
                <w:rFonts w:hint="eastAsia"/>
                <w:color w:val="000000" w:themeColor="text1"/>
                <w:sz w:val="20"/>
                <w:szCs w:val="20"/>
              </w:rPr>
              <w:t>나</w:t>
            </w:r>
            <w:r>
              <w:rPr>
                <w:rFonts w:hint="eastAsia"/>
                <w:color w:val="000000" w:themeColor="text1"/>
                <w:sz w:val="20"/>
                <w:szCs w:val="20"/>
              </w:rPr>
              <w:t>,</w:t>
            </w:r>
            <w:r w:rsidR="00701F37">
              <w:rPr>
                <w:rFonts w:hint="eastAsia"/>
                <w:color w:val="000000" w:themeColor="text1"/>
                <w:sz w:val="20"/>
                <w:szCs w:val="20"/>
              </w:rPr>
              <w:t xml:space="preserve"> </w:t>
            </w:r>
            <w:r w:rsidR="00701F37">
              <w:rPr>
                <w:rFonts w:hint="eastAsia"/>
                <w:color w:val="000000" w:themeColor="text1"/>
                <w:sz w:val="20"/>
                <w:szCs w:val="20"/>
              </w:rPr>
              <w:t>제정</w:t>
            </w:r>
            <w:r w:rsidR="00701F37">
              <w:rPr>
                <w:rFonts w:hint="eastAsia"/>
                <w:color w:val="000000" w:themeColor="text1"/>
                <w:sz w:val="20"/>
                <w:szCs w:val="20"/>
              </w:rPr>
              <w:t xml:space="preserve"> </w:t>
            </w:r>
            <w:r w:rsidR="00701F37">
              <w:rPr>
                <w:rFonts w:hint="eastAsia"/>
                <w:color w:val="000000" w:themeColor="text1"/>
                <w:sz w:val="20"/>
                <w:szCs w:val="20"/>
              </w:rPr>
              <w:t>이후</w:t>
            </w:r>
            <w:r w:rsidR="00701F37">
              <w:rPr>
                <w:rFonts w:hint="eastAsia"/>
                <w:color w:val="000000" w:themeColor="text1"/>
                <w:sz w:val="20"/>
                <w:szCs w:val="20"/>
              </w:rPr>
              <w:t xml:space="preserve"> </w:t>
            </w:r>
            <w:r w:rsidR="00701F37">
              <w:rPr>
                <w:rFonts w:hint="eastAsia"/>
                <w:color w:val="000000" w:themeColor="text1"/>
                <w:sz w:val="20"/>
                <w:szCs w:val="20"/>
              </w:rPr>
              <w:t>특허</w:t>
            </w:r>
            <w:r w:rsidR="00701F37">
              <w:rPr>
                <w:rFonts w:hint="eastAsia"/>
                <w:color w:val="000000" w:themeColor="text1"/>
                <w:sz w:val="20"/>
                <w:szCs w:val="20"/>
              </w:rPr>
              <w:t xml:space="preserve"> </w:t>
            </w:r>
            <w:r w:rsidR="00701F37">
              <w:rPr>
                <w:rFonts w:hint="eastAsia"/>
                <w:color w:val="000000" w:themeColor="text1"/>
                <w:sz w:val="20"/>
                <w:szCs w:val="20"/>
              </w:rPr>
              <w:t>출원된</w:t>
            </w:r>
            <w:r w:rsidR="00701F37">
              <w:rPr>
                <w:rFonts w:hint="eastAsia"/>
                <w:color w:val="000000" w:themeColor="text1"/>
                <w:sz w:val="20"/>
                <w:szCs w:val="20"/>
              </w:rPr>
              <w:t xml:space="preserve"> </w:t>
            </w:r>
            <w:r w:rsidR="00701F37">
              <w:rPr>
                <w:rFonts w:hint="eastAsia"/>
                <w:color w:val="000000" w:themeColor="text1"/>
                <w:sz w:val="20"/>
                <w:szCs w:val="20"/>
              </w:rPr>
              <w:t>사례가</w:t>
            </w:r>
            <w:r w:rsidR="00701F37">
              <w:rPr>
                <w:rFonts w:hint="eastAsia"/>
                <w:color w:val="000000" w:themeColor="text1"/>
                <w:sz w:val="20"/>
                <w:szCs w:val="20"/>
              </w:rPr>
              <w:t xml:space="preserve"> </w:t>
            </w:r>
            <w:r w:rsidR="00701F37">
              <w:rPr>
                <w:rFonts w:hint="eastAsia"/>
                <w:color w:val="000000" w:themeColor="text1"/>
                <w:sz w:val="20"/>
                <w:szCs w:val="20"/>
              </w:rPr>
              <w:t>없어</w:t>
            </w:r>
            <w:r w:rsidR="00701F37">
              <w:rPr>
                <w:rFonts w:hint="eastAsia"/>
                <w:color w:val="000000" w:themeColor="text1"/>
                <w:sz w:val="20"/>
                <w:szCs w:val="20"/>
              </w:rPr>
              <w:t xml:space="preserve"> </w:t>
            </w:r>
            <w:r w:rsidR="00701F37">
              <w:rPr>
                <w:rFonts w:hint="eastAsia"/>
                <w:color w:val="000000" w:themeColor="text1"/>
                <w:sz w:val="20"/>
                <w:szCs w:val="20"/>
              </w:rPr>
              <w:t>보상금</w:t>
            </w:r>
            <w:r w:rsidR="00701F37">
              <w:rPr>
                <w:rFonts w:hint="eastAsia"/>
                <w:color w:val="000000" w:themeColor="text1"/>
                <w:sz w:val="20"/>
                <w:szCs w:val="20"/>
              </w:rPr>
              <w:t xml:space="preserve"> </w:t>
            </w:r>
            <w:r w:rsidR="00701F37">
              <w:rPr>
                <w:rFonts w:hint="eastAsia"/>
                <w:color w:val="000000" w:themeColor="text1"/>
                <w:sz w:val="20"/>
                <w:szCs w:val="20"/>
              </w:rPr>
              <w:t>지급</w:t>
            </w:r>
            <w:r w:rsidR="00701F37">
              <w:rPr>
                <w:rFonts w:hint="eastAsia"/>
                <w:color w:val="000000" w:themeColor="text1"/>
                <w:sz w:val="20"/>
                <w:szCs w:val="20"/>
              </w:rPr>
              <w:t xml:space="preserve"> </w:t>
            </w:r>
            <w:r w:rsidR="00701F37">
              <w:rPr>
                <w:rFonts w:hint="eastAsia"/>
                <w:color w:val="000000" w:themeColor="text1"/>
                <w:sz w:val="20"/>
                <w:szCs w:val="20"/>
              </w:rPr>
              <w:t>절차</w:t>
            </w:r>
            <w:r w:rsidR="007D00BC">
              <w:rPr>
                <w:rFonts w:hint="eastAsia"/>
                <w:color w:val="000000" w:themeColor="text1"/>
                <w:sz w:val="20"/>
                <w:szCs w:val="20"/>
              </w:rPr>
              <w:t>도</w:t>
            </w:r>
            <w:r w:rsidR="007D00BC">
              <w:rPr>
                <w:rFonts w:hint="eastAsia"/>
                <w:color w:val="000000" w:themeColor="text1"/>
                <w:sz w:val="20"/>
                <w:szCs w:val="20"/>
              </w:rPr>
              <w:t xml:space="preserve"> </w:t>
            </w:r>
            <w:r w:rsidR="007D00BC">
              <w:rPr>
                <w:rFonts w:hint="eastAsia"/>
                <w:color w:val="000000" w:themeColor="text1"/>
                <w:sz w:val="20"/>
                <w:szCs w:val="20"/>
              </w:rPr>
              <w:t>진행된</w:t>
            </w:r>
            <w:r w:rsidR="007D00BC">
              <w:rPr>
                <w:rFonts w:hint="eastAsia"/>
                <w:color w:val="000000" w:themeColor="text1"/>
                <w:sz w:val="20"/>
                <w:szCs w:val="20"/>
              </w:rPr>
              <w:t xml:space="preserve"> </w:t>
            </w:r>
            <w:r w:rsidR="00B12A56">
              <w:rPr>
                <w:rFonts w:hint="eastAsia"/>
                <w:color w:val="000000" w:themeColor="text1"/>
                <w:sz w:val="20"/>
                <w:szCs w:val="20"/>
              </w:rPr>
              <w:t>사실이</w:t>
            </w:r>
            <w:r w:rsidR="00B12A56">
              <w:rPr>
                <w:rFonts w:hint="eastAsia"/>
                <w:color w:val="000000" w:themeColor="text1"/>
                <w:sz w:val="20"/>
                <w:szCs w:val="20"/>
              </w:rPr>
              <w:t xml:space="preserve"> </w:t>
            </w:r>
            <w:r w:rsidR="00B12A56">
              <w:rPr>
                <w:rFonts w:hint="eastAsia"/>
                <w:color w:val="000000" w:themeColor="text1"/>
                <w:sz w:val="20"/>
                <w:szCs w:val="20"/>
              </w:rPr>
              <w:t>없다고</w:t>
            </w:r>
            <w:r w:rsidR="00B12A56">
              <w:rPr>
                <w:rFonts w:hint="eastAsia"/>
                <w:color w:val="000000" w:themeColor="text1"/>
                <w:sz w:val="20"/>
                <w:szCs w:val="20"/>
              </w:rPr>
              <w:t xml:space="preserve"> </w:t>
            </w:r>
            <w:r w:rsidR="00557F10">
              <w:rPr>
                <w:rFonts w:hint="eastAsia"/>
                <w:color w:val="000000" w:themeColor="text1"/>
                <w:sz w:val="20"/>
                <w:szCs w:val="20"/>
              </w:rPr>
              <w:t>하며</w:t>
            </w:r>
            <w:r w:rsidR="00557F10">
              <w:rPr>
                <w:rFonts w:hint="eastAsia"/>
                <w:color w:val="000000" w:themeColor="text1"/>
                <w:sz w:val="20"/>
                <w:szCs w:val="20"/>
              </w:rPr>
              <w:t xml:space="preserve">, </w:t>
            </w:r>
            <w:r w:rsidR="00557F10">
              <w:rPr>
                <w:rFonts w:hint="eastAsia"/>
                <w:color w:val="000000" w:themeColor="text1"/>
                <w:sz w:val="20"/>
                <w:szCs w:val="20"/>
              </w:rPr>
              <w:t>직무발명</w:t>
            </w:r>
            <w:r w:rsidR="00557F10">
              <w:rPr>
                <w:rFonts w:hint="eastAsia"/>
                <w:color w:val="000000" w:themeColor="text1"/>
                <w:sz w:val="20"/>
                <w:szCs w:val="20"/>
              </w:rPr>
              <w:t xml:space="preserve"> </w:t>
            </w:r>
            <w:r w:rsidR="00557F10">
              <w:rPr>
                <w:rFonts w:hint="eastAsia"/>
                <w:color w:val="000000" w:themeColor="text1"/>
                <w:sz w:val="20"/>
                <w:szCs w:val="20"/>
              </w:rPr>
              <w:t>보상과</w:t>
            </w:r>
            <w:r w:rsidR="00557F10">
              <w:rPr>
                <w:rFonts w:hint="eastAsia"/>
                <w:color w:val="000000" w:themeColor="text1"/>
                <w:sz w:val="20"/>
                <w:szCs w:val="20"/>
              </w:rPr>
              <w:t xml:space="preserve"> </w:t>
            </w:r>
            <w:r w:rsidR="00557F10">
              <w:rPr>
                <w:rFonts w:hint="eastAsia"/>
                <w:color w:val="000000" w:themeColor="text1"/>
                <w:sz w:val="20"/>
                <w:szCs w:val="20"/>
              </w:rPr>
              <w:t>관련하여</w:t>
            </w:r>
            <w:r w:rsidR="00557F10">
              <w:rPr>
                <w:rFonts w:hint="eastAsia"/>
                <w:color w:val="000000" w:themeColor="text1"/>
                <w:sz w:val="20"/>
                <w:szCs w:val="20"/>
              </w:rPr>
              <w:t xml:space="preserve"> </w:t>
            </w:r>
            <w:r w:rsidR="00557F10">
              <w:rPr>
                <w:rFonts w:hint="eastAsia"/>
                <w:color w:val="000000" w:themeColor="text1"/>
                <w:sz w:val="20"/>
                <w:szCs w:val="20"/>
              </w:rPr>
              <w:t>발생한</w:t>
            </w:r>
            <w:r w:rsidR="00557F10">
              <w:rPr>
                <w:rFonts w:hint="eastAsia"/>
                <w:color w:val="000000" w:themeColor="text1"/>
                <w:sz w:val="20"/>
                <w:szCs w:val="20"/>
              </w:rPr>
              <w:t xml:space="preserve"> </w:t>
            </w:r>
            <w:r w:rsidR="00557F10">
              <w:rPr>
                <w:rFonts w:hint="eastAsia"/>
                <w:color w:val="000000" w:themeColor="text1"/>
                <w:sz w:val="20"/>
                <w:szCs w:val="20"/>
              </w:rPr>
              <w:t>분쟁도</w:t>
            </w:r>
            <w:r w:rsidR="00557F10">
              <w:rPr>
                <w:rFonts w:hint="eastAsia"/>
                <w:color w:val="000000" w:themeColor="text1"/>
                <w:sz w:val="20"/>
                <w:szCs w:val="20"/>
              </w:rPr>
              <w:t xml:space="preserve"> </w:t>
            </w:r>
            <w:r w:rsidR="00557F10">
              <w:rPr>
                <w:rFonts w:hint="eastAsia"/>
                <w:color w:val="000000" w:themeColor="text1"/>
                <w:sz w:val="20"/>
                <w:szCs w:val="20"/>
              </w:rPr>
              <w:t>없었다고</w:t>
            </w:r>
            <w:r w:rsidR="00557F10">
              <w:rPr>
                <w:rFonts w:hint="eastAsia"/>
                <w:color w:val="000000" w:themeColor="text1"/>
                <w:sz w:val="20"/>
                <w:szCs w:val="20"/>
              </w:rPr>
              <w:t xml:space="preserve"> </w:t>
            </w:r>
            <w:r w:rsidR="00557F10">
              <w:rPr>
                <w:rFonts w:hint="eastAsia"/>
                <w:color w:val="000000" w:themeColor="text1"/>
                <w:sz w:val="20"/>
                <w:szCs w:val="20"/>
              </w:rPr>
              <w:t>함</w:t>
            </w:r>
            <w:r w:rsidR="00557F10">
              <w:rPr>
                <w:rFonts w:hint="eastAsia"/>
                <w:color w:val="000000" w:themeColor="text1"/>
                <w:sz w:val="20"/>
                <w:szCs w:val="20"/>
              </w:rPr>
              <w:t xml:space="preserve">. </w:t>
            </w:r>
          </w:p>
          <w:p w14:paraId="6CB4BB79" w14:textId="5FAE0C5F" w:rsidR="00D40D4F" w:rsidRDefault="003475F9" w:rsidP="00D40D4F">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00D40D4F" w:rsidRPr="005756FD">
              <w:rPr>
                <w:rFonts w:hint="eastAsia"/>
                <w:color w:val="000000" w:themeColor="text1"/>
                <w:sz w:val="20"/>
                <w:szCs w:val="20"/>
              </w:rPr>
              <w:t>대상회사의</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권리별</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출원</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및</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등록</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보상금은</w:t>
            </w:r>
            <w:r w:rsidR="00D40D4F" w:rsidRPr="005756FD">
              <w:rPr>
                <w:rFonts w:hint="eastAsia"/>
                <w:color w:val="000000" w:themeColor="text1"/>
                <w:sz w:val="20"/>
                <w:szCs w:val="20"/>
              </w:rPr>
              <w:t xml:space="preserve"> </w:t>
            </w:r>
            <w:r w:rsidR="00A4426A">
              <w:rPr>
                <w:rFonts w:hint="eastAsia"/>
                <w:color w:val="000000" w:themeColor="text1"/>
                <w:sz w:val="20"/>
                <w:szCs w:val="20"/>
              </w:rPr>
              <w:t>다음과</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같</w:t>
            </w:r>
            <w:r w:rsidR="00D40D4F">
              <w:rPr>
                <w:rFonts w:hint="eastAsia"/>
                <w:color w:val="000000" w:themeColor="text1"/>
                <w:sz w:val="20"/>
                <w:szCs w:val="20"/>
              </w:rPr>
              <w:t>고</w:t>
            </w:r>
            <w:r w:rsidR="00834FA0">
              <w:rPr>
                <w:rFonts w:hint="eastAsia"/>
                <w:color w:val="000000" w:themeColor="text1"/>
                <w:sz w:val="20"/>
                <w:szCs w:val="20"/>
              </w:rPr>
              <w:t>(</w:t>
            </w:r>
            <w:r w:rsidR="00834FA0">
              <w:rPr>
                <w:rFonts w:hint="eastAsia"/>
                <w:color w:val="000000" w:themeColor="text1"/>
                <w:sz w:val="20"/>
                <w:szCs w:val="20"/>
              </w:rPr>
              <w:t>국내외</w:t>
            </w:r>
            <w:r w:rsidR="00834FA0">
              <w:rPr>
                <w:rFonts w:hint="eastAsia"/>
                <w:color w:val="000000" w:themeColor="text1"/>
                <w:sz w:val="20"/>
                <w:szCs w:val="20"/>
              </w:rPr>
              <w:t xml:space="preserve"> </w:t>
            </w:r>
            <w:r w:rsidR="00834FA0">
              <w:rPr>
                <w:rFonts w:hint="eastAsia"/>
                <w:color w:val="000000" w:themeColor="text1"/>
                <w:sz w:val="20"/>
                <w:szCs w:val="20"/>
              </w:rPr>
              <w:t>동일</w:t>
            </w:r>
            <w:r w:rsidR="00834FA0">
              <w:rPr>
                <w:rFonts w:hint="eastAsia"/>
                <w:color w:val="000000" w:themeColor="text1"/>
                <w:sz w:val="20"/>
                <w:szCs w:val="20"/>
              </w:rPr>
              <w:t>)</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그</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외에</w:t>
            </w:r>
            <w:r w:rsidR="00D40D4F" w:rsidRPr="005756FD">
              <w:rPr>
                <w:rFonts w:hint="eastAsia"/>
                <w:color w:val="000000" w:themeColor="text1"/>
                <w:sz w:val="20"/>
                <w:szCs w:val="20"/>
              </w:rPr>
              <w:t xml:space="preserve"> </w:t>
            </w:r>
            <w:r w:rsidR="00D40D4F">
              <w:rPr>
                <w:rFonts w:hint="eastAsia"/>
                <w:color w:val="000000" w:themeColor="text1"/>
                <w:sz w:val="20"/>
                <w:szCs w:val="20"/>
              </w:rPr>
              <w:t>발명자의</w:t>
            </w:r>
            <w:r w:rsidR="00D40D4F">
              <w:rPr>
                <w:rFonts w:hint="eastAsia"/>
                <w:color w:val="000000" w:themeColor="text1"/>
                <w:sz w:val="20"/>
                <w:szCs w:val="20"/>
              </w:rPr>
              <w:t xml:space="preserve"> </w:t>
            </w:r>
            <w:r w:rsidR="00D40D4F">
              <w:rPr>
                <w:rFonts w:hint="eastAsia"/>
                <w:color w:val="000000" w:themeColor="text1"/>
                <w:sz w:val="20"/>
                <w:szCs w:val="20"/>
              </w:rPr>
              <w:t>공헌도</w:t>
            </w:r>
            <w:r w:rsidR="00D40D4F">
              <w:rPr>
                <w:rFonts w:hint="eastAsia"/>
                <w:color w:val="000000" w:themeColor="text1"/>
                <w:sz w:val="20"/>
                <w:szCs w:val="20"/>
              </w:rPr>
              <w:t xml:space="preserve"> </w:t>
            </w:r>
            <w:r w:rsidR="00D40D4F">
              <w:rPr>
                <w:rFonts w:hint="eastAsia"/>
                <w:color w:val="000000" w:themeColor="text1"/>
                <w:sz w:val="20"/>
                <w:szCs w:val="20"/>
              </w:rPr>
              <w:t>및</w:t>
            </w:r>
            <w:r w:rsidR="00D40D4F">
              <w:rPr>
                <w:rFonts w:hint="eastAsia"/>
                <w:color w:val="000000" w:themeColor="text1"/>
                <w:sz w:val="20"/>
                <w:szCs w:val="20"/>
              </w:rPr>
              <w:t xml:space="preserve"> </w:t>
            </w:r>
            <w:r w:rsidR="00D40D4F">
              <w:rPr>
                <w:rFonts w:hint="eastAsia"/>
                <w:color w:val="000000" w:themeColor="text1"/>
                <w:sz w:val="20"/>
                <w:szCs w:val="20"/>
              </w:rPr>
              <w:t>기여도에</w:t>
            </w:r>
            <w:r w:rsidR="00D40D4F">
              <w:rPr>
                <w:rFonts w:hint="eastAsia"/>
                <w:color w:val="000000" w:themeColor="text1"/>
                <w:sz w:val="20"/>
                <w:szCs w:val="20"/>
              </w:rPr>
              <w:t xml:space="preserve"> </w:t>
            </w:r>
            <w:r w:rsidR="00D40D4F">
              <w:rPr>
                <w:rFonts w:hint="eastAsia"/>
                <w:color w:val="000000" w:themeColor="text1"/>
                <w:sz w:val="20"/>
                <w:szCs w:val="20"/>
              </w:rPr>
              <w:t>따라</w:t>
            </w:r>
            <w:r w:rsidR="00D40D4F">
              <w:rPr>
                <w:rFonts w:hint="eastAsia"/>
                <w:color w:val="000000" w:themeColor="text1"/>
                <w:sz w:val="20"/>
                <w:szCs w:val="20"/>
              </w:rPr>
              <w:t xml:space="preserve"> </w:t>
            </w:r>
            <w:r w:rsidR="00D40D4F">
              <w:rPr>
                <w:rFonts w:hint="eastAsia"/>
                <w:color w:val="000000" w:themeColor="text1"/>
                <w:sz w:val="20"/>
                <w:szCs w:val="20"/>
              </w:rPr>
              <w:t>실시보상</w:t>
            </w:r>
            <w:r w:rsidR="00D40D4F">
              <w:rPr>
                <w:rFonts w:hint="eastAsia"/>
                <w:color w:val="000000" w:themeColor="text1"/>
                <w:sz w:val="20"/>
                <w:szCs w:val="20"/>
              </w:rPr>
              <w:t xml:space="preserve"> </w:t>
            </w:r>
            <w:r w:rsidR="00D40D4F">
              <w:rPr>
                <w:rFonts w:hint="eastAsia"/>
                <w:color w:val="000000" w:themeColor="text1"/>
                <w:sz w:val="20"/>
                <w:szCs w:val="20"/>
              </w:rPr>
              <w:t>및</w:t>
            </w:r>
            <w:r w:rsidR="00D40D4F">
              <w:rPr>
                <w:rFonts w:hint="eastAsia"/>
                <w:color w:val="000000" w:themeColor="text1"/>
                <w:sz w:val="20"/>
                <w:szCs w:val="20"/>
              </w:rPr>
              <w:t xml:space="preserve"> </w:t>
            </w:r>
            <w:r w:rsidR="00D40D4F">
              <w:rPr>
                <w:rFonts w:hint="eastAsia"/>
                <w:color w:val="000000" w:themeColor="text1"/>
                <w:sz w:val="20"/>
                <w:szCs w:val="20"/>
              </w:rPr>
              <w:t>처분보상금은</w:t>
            </w:r>
            <w:r w:rsidR="00D40D4F">
              <w:rPr>
                <w:rFonts w:hint="eastAsia"/>
                <w:color w:val="000000" w:themeColor="text1"/>
                <w:sz w:val="20"/>
                <w:szCs w:val="20"/>
              </w:rPr>
              <w:t xml:space="preserve"> </w:t>
            </w:r>
            <w:r w:rsidR="00D40D4F">
              <w:rPr>
                <w:rFonts w:hint="eastAsia"/>
                <w:color w:val="000000" w:themeColor="text1"/>
                <w:sz w:val="20"/>
                <w:szCs w:val="20"/>
              </w:rPr>
              <w:t>별도로</w:t>
            </w:r>
            <w:r w:rsidR="00D40D4F">
              <w:rPr>
                <w:rFonts w:hint="eastAsia"/>
                <w:color w:val="000000" w:themeColor="text1"/>
                <w:sz w:val="20"/>
                <w:szCs w:val="20"/>
              </w:rPr>
              <w:t xml:space="preserve"> </w:t>
            </w:r>
            <w:r w:rsidR="00D40D4F">
              <w:rPr>
                <w:rFonts w:hint="eastAsia"/>
                <w:color w:val="000000" w:themeColor="text1"/>
                <w:sz w:val="20"/>
                <w:szCs w:val="20"/>
              </w:rPr>
              <w:t>지급하고</w:t>
            </w:r>
            <w:r w:rsidR="00D40D4F">
              <w:rPr>
                <w:rFonts w:hint="eastAsia"/>
                <w:color w:val="000000" w:themeColor="text1"/>
                <w:sz w:val="20"/>
                <w:szCs w:val="20"/>
              </w:rPr>
              <w:t xml:space="preserve"> </w:t>
            </w:r>
            <w:r w:rsidR="00D40D4F">
              <w:rPr>
                <w:rFonts w:hint="eastAsia"/>
                <w:color w:val="000000" w:themeColor="text1"/>
                <w:sz w:val="20"/>
                <w:szCs w:val="20"/>
              </w:rPr>
              <w:t>있다고</w:t>
            </w:r>
            <w:r w:rsidR="00D40D4F">
              <w:rPr>
                <w:rFonts w:hint="eastAsia"/>
                <w:color w:val="000000" w:themeColor="text1"/>
                <w:sz w:val="20"/>
                <w:szCs w:val="20"/>
              </w:rPr>
              <w:t xml:space="preserve"> </w:t>
            </w:r>
            <w:r w:rsidR="00D40D4F">
              <w:rPr>
                <w:rFonts w:hint="eastAsia"/>
                <w:color w:val="000000" w:themeColor="text1"/>
                <w:sz w:val="20"/>
                <w:szCs w:val="20"/>
              </w:rPr>
              <w:t>함</w:t>
            </w:r>
            <w:r w:rsidR="006D4F6C">
              <w:rPr>
                <w:rFonts w:hint="eastAsia"/>
                <w:color w:val="000000" w:themeColor="text1"/>
                <w:sz w:val="20"/>
                <w:szCs w:val="20"/>
              </w:rPr>
              <w:t>.</w:t>
            </w:r>
          </w:p>
          <w:tbl>
            <w:tblPr>
              <w:tblStyle w:val="a7"/>
              <w:tblW w:w="6307" w:type="dxa"/>
              <w:tblInd w:w="458"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4A0" w:firstRow="1" w:lastRow="0" w:firstColumn="1" w:lastColumn="0" w:noHBand="0" w:noVBand="1"/>
            </w:tblPr>
            <w:tblGrid>
              <w:gridCol w:w="1417"/>
              <w:gridCol w:w="1630"/>
              <w:gridCol w:w="1489"/>
              <w:gridCol w:w="1771"/>
            </w:tblGrid>
            <w:tr w:rsidR="006D4F6C" w:rsidRPr="00C66183" w14:paraId="7FDEF4B7" w14:textId="77777777" w:rsidTr="006A42BC">
              <w:trPr>
                <w:trHeight w:val="20"/>
              </w:trPr>
              <w:tc>
                <w:tcPr>
                  <w:tcW w:w="1417" w:type="dxa"/>
                  <w:shd w:val="clear" w:color="auto" w:fill="D9D9D9" w:themeFill="background1" w:themeFillShade="D9"/>
                  <w:vAlign w:val="center"/>
                </w:tcPr>
                <w:p w14:paraId="43F97A79" w14:textId="77777777" w:rsidR="006D4F6C" w:rsidRPr="00C66183" w:rsidRDefault="006D4F6C" w:rsidP="006D4F6C">
                  <w:pPr>
                    <w:pStyle w:val="1"/>
                    <w:numPr>
                      <w:ilvl w:val="0"/>
                      <w:numId w:val="0"/>
                    </w:numPr>
                    <w:spacing w:before="0" w:after="0" w:line="240" w:lineRule="auto"/>
                    <w:ind w:right="0"/>
                    <w:jc w:val="center"/>
                    <w:rPr>
                      <w:color w:val="000000" w:themeColor="text1"/>
                      <w:sz w:val="18"/>
                      <w:szCs w:val="18"/>
                    </w:rPr>
                  </w:pPr>
                </w:p>
              </w:tc>
              <w:tc>
                <w:tcPr>
                  <w:tcW w:w="1630" w:type="dxa"/>
                  <w:shd w:val="clear" w:color="auto" w:fill="D9D9D9" w:themeFill="background1" w:themeFillShade="D9"/>
                  <w:vAlign w:val="center"/>
                </w:tcPr>
                <w:p w14:paraId="54DC52D1" w14:textId="7059EDCD" w:rsidR="006D4F6C" w:rsidRPr="00C66183" w:rsidRDefault="006D4F6C" w:rsidP="006D4F6C">
                  <w:pPr>
                    <w:pStyle w:val="1"/>
                    <w:numPr>
                      <w:ilvl w:val="0"/>
                      <w:numId w:val="0"/>
                    </w:numPr>
                    <w:spacing w:before="0" w:after="0" w:line="240" w:lineRule="auto"/>
                    <w:jc w:val="center"/>
                    <w:rPr>
                      <w:b/>
                      <w:bCs/>
                      <w:color w:val="000000" w:themeColor="text1"/>
                      <w:sz w:val="18"/>
                      <w:szCs w:val="18"/>
                    </w:rPr>
                  </w:pPr>
                  <w:r>
                    <w:rPr>
                      <w:rFonts w:hint="eastAsia"/>
                      <w:b/>
                      <w:bCs/>
                      <w:color w:val="000000" w:themeColor="text1"/>
                      <w:sz w:val="18"/>
                      <w:szCs w:val="18"/>
                    </w:rPr>
                    <w:t>출원</w:t>
                  </w:r>
                  <w:r w:rsidR="00834FA0">
                    <w:rPr>
                      <w:rFonts w:hint="eastAsia"/>
                      <w:b/>
                      <w:bCs/>
                      <w:color w:val="000000" w:themeColor="text1"/>
                      <w:sz w:val="18"/>
                      <w:szCs w:val="18"/>
                    </w:rPr>
                    <w:t xml:space="preserve"> </w:t>
                  </w:r>
                  <w:r>
                    <w:rPr>
                      <w:rFonts w:hint="eastAsia"/>
                      <w:b/>
                      <w:bCs/>
                      <w:color w:val="000000" w:themeColor="text1"/>
                      <w:sz w:val="18"/>
                      <w:szCs w:val="18"/>
                    </w:rPr>
                    <w:t>보상금</w:t>
                  </w:r>
                </w:p>
              </w:tc>
              <w:tc>
                <w:tcPr>
                  <w:tcW w:w="1489" w:type="dxa"/>
                  <w:shd w:val="clear" w:color="auto" w:fill="D9D9D9" w:themeFill="background1" w:themeFillShade="D9"/>
                  <w:vAlign w:val="center"/>
                </w:tcPr>
                <w:p w14:paraId="3CBA33A0" w14:textId="4504BFB1" w:rsidR="006D4F6C" w:rsidRPr="00C66183" w:rsidRDefault="006D4F6C" w:rsidP="006D4F6C">
                  <w:pPr>
                    <w:pStyle w:val="1"/>
                    <w:numPr>
                      <w:ilvl w:val="0"/>
                      <w:numId w:val="0"/>
                    </w:numPr>
                    <w:spacing w:before="0" w:after="0" w:line="240" w:lineRule="auto"/>
                    <w:jc w:val="center"/>
                    <w:rPr>
                      <w:b/>
                      <w:bCs/>
                      <w:color w:val="000000" w:themeColor="text1"/>
                      <w:sz w:val="18"/>
                      <w:szCs w:val="18"/>
                    </w:rPr>
                  </w:pPr>
                  <w:r>
                    <w:rPr>
                      <w:rFonts w:hint="eastAsia"/>
                      <w:b/>
                      <w:bCs/>
                      <w:color w:val="000000" w:themeColor="text1"/>
                      <w:sz w:val="18"/>
                      <w:szCs w:val="18"/>
                    </w:rPr>
                    <w:t>등록</w:t>
                  </w:r>
                  <w:r w:rsidR="00834FA0">
                    <w:rPr>
                      <w:rFonts w:hint="eastAsia"/>
                      <w:b/>
                      <w:bCs/>
                      <w:color w:val="000000" w:themeColor="text1"/>
                      <w:sz w:val="18"/>
                      <w:szCs w:val="18"/>
                    </w:rPr>
                    <w:t xml:space="preserve"> </w:t>
                  </w:r>
                  <w:r>
                    <w:rPr>
                      <w:rFonts w:hint="eastAsia"/>
                      <w:b/>
                      <w:bCs/>
                      <w:color w:val="000000" w:themeColor="text1"/>
                      <w:sz w:val="18"/>
                      <w:szCs w:val="18"/>
                    </w:rPr>
                    <w:t>보상금</w:t>
                  </w:r>
                </w:p>
              </w:tc>
              <w:tc>
                <w:tcPr>
                  <w:tcW w:w="1771" w:type="dxa"/>
                  <w:shd w:val="clear" w:color="auto" w:fill="D9D9D9" w:themeFill="background1" w:themeFillShade="D9"/>
                  <w:vAlign w:val="center"/>
                </w:tcPr>
                <w:p w14:paraId="2361F41E" w14:textId="623ACAA2" w:rsidR="006D4F6C" w:rsidRPr="00C66183" w:rsidRDefault="006D4F6C" w:rsidP="006D4F6C">
                  <w:pPr>
                    <w:pStyle w:val="1"/>
                    <w:numPr>
                      <w:ilvl w:val="0"/>
                      <w:numId w:val="0"/>
                    </w:numPr>
                    <w:spacing w:before="0" w:after="0" w:line="240" w:lineRule="auto"/>
                    <w:jc w:val="center"/>
                    <w:rPr>
                      <w:b/>
                      <w:bCs/>
                      <w:color w:val="000000" w:themeColor="text1"/>
                      <w:sz w:val="18"/>
                      <w:szCs w:val="18"/>
                    </w:rPr>
                  </w:pPr>
                  <w:r>
                    <w:rPr>
                      <w:rFonts w:hint="eastAsia"/>
                      <w:b/>
                      <w:bCs/>
                      <w:color w:val="000000" w:themeColor="text1"/>
                      <w:sz w:val="18"/>
                      <w:szCs w:val="18"/>
                    </w:rPr>
                    <w:t>출원유보</w:t>
                  </w:r>
                  <w:r w:rsidR="00834FA0">
                    <w:rPr>
                      <w:rFonts w:hint="eastAsia"/>
                      <w:b/>
                      <w:bCs/>
                      <w:color w:val="000000" w:themeColor="text1"/>
                      <w:sz w:val="18"/>
                      <w:szCs w:val="18"/>
                    </w:rPr>
                    <w:t xml:space="preserve"> </w:t>
                  </w:r>
                  <w:r>
                    <w:rPr>
                      <w:rFonts w:hint="eastAsia"/>
                      <w:b/>
                      <w:bCs/>
                      <w:color w:val="000000" w:themeColor="text1"/>
                      <w:sz w:val="18"/>
                      <w:szCs w:val="18"/>
                    </w:rPr>
                    <w:t>보상금</w:t>
                  </w:r>
                </w:p>
              </w:tc>
            </w:tr>
            <w:tr w:rsidR="006D4F6C" w:rsidRPr="00C66183" w14:paraId="5518CD8B" w14:textId="77777777" w:rsidTr="006A42BC">
              <w:trPr>
                <w:trHeight w:val="20"/>
              </w:trPr>
              <w:tc>
                <w:tcPr>
                  <w:tcW w:w="1417" w:type="dxa"/>
                  <w:vAlign w:val="center"/>
                </w:tcPr>
                <w:p w14:paraId="0715440C" w14:textId="2A6C85DF" w:rsidR="006D4F6C" w:rsidRPr="00C66183" w:rsidRDefault="006D4F6C" w:rsidP="006D4F6C">
                  <w:pPr>
                    <w:pStyle w:val="1"/>
                    <w:numPr>
                      <w:ilvl w:val="0"/>
                      <w:numId w:val="0"/>
                    </w:numPr>
                    <w:spacing w:before="0" w:after="0" w:line="240" w:lineRule="auto"/>
                    <w:ind w:right="0"/>
                    <w:jc w:val="center"/>
                    <w:rPr>
                      <w:b/>
                      <w:bCs/>
                      <w:color w:val="000000" w:themeColor="text1"/>
                      <w:sz w:val="18"/>
                      <w:szCs w:val="18"/>
                    </w:rPr>
                  </w:pPr>
                  <w:r>
                    <w:rPr>
                      <w:rFonts w:hint="eastAsia"/>
                      <w:b/>
                      <w:bCs/>
                      <w:color w:val="000000" w:themeColor="text1"/>
                      <w:sz w:val="18"/>
                      <w:szCs w:val="18"/>
                    </w:rPr>
                    <w:t>특허</w:t>
                  </w:r>
                </w:p>
              </w:tc>
              <w:tc>
                <w:tcPr>
                  <w:tcW w:w="1630" w:type="dxa"/>
                  <w:vAlign w:val="center"/>
                </w:tcPr>
                <w:p w14:paraId="55E02D77" w14:textId="5929B65D" w:rsidR="006D4F6C" w:rsidRPr="00C66183" w:rsidRDefault="00582312" w:rsidP="006A42BC">
                  <w:pPr>
                    <w:pStyle w:val="1"/>
                    <w:numPr>
                      <w:ilvl w:val="0"/>
                      <w:numId w:val="0"/>
                    </w:numPr>
                    <w:spacing w:before="0" w:after="0" w:line="240" w:lineRule="auto"/>
                    <w:jc w:val="center"/>
                    <w:rPr>
                      <w:color w:val="000000" w:themeColor="text1"/>
                      <w:sz w:val="18"/>
                      <w:szCs w:val="18"/>
                    </w:rPr>
                  </w:pPr>
                  <w:r>
                    <w:rPr>
                      <w:rFonts w:hint="eastAsia"/>
                      <w:color w:val="000000" w:themeColor="text1"/>
                      <w:sz w:val="18"/>
                      <w:szCs w:val="18"/>
                    </w:rPr>
                    <w:t>20</w:t>
                  </w:r>
                  <w:r>
                    <w:rPr>
                      <w:rFonts w:hint="eastAsia"/>
                      <w:color w:val="000000" w:themeColor="text1"/>
                      <w:sz w:val="18"/>
                      <w:szCs w:val="18"/>
                    </w:rPr>
                    <w:t>만원</w:t>
                  </w:r>
                </w:p>
              </w:tc>
              <w:tc>
                <w:tcPr>
                  <w:tcW w:w="1489" w:type="dxa"/>
                  <w:shd w:val="clear" w:color="auto" w:fill="FFFFFF" w:themeFill="background1"/>
                  <w:vAlign w:val="center"/>
                </w:tcPr>
                <w:p w14:paraId="19451C07" w14:textId="5DE4F7E4"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40</w:t>
                  </w:r>
                  <w:r>
                    <w:rPr>
                      <w:rFonts w:hint="eastAsia"/>
                      <w:color w:val="000000" w:themeColor="text1"/>
                      <w:sz w:val="18"/>
                      <w:szCs w:val="18"/>
                    </w:rPr>
                    <w:t>만원</w:t>
                  </w:r>
                </w:p>
              </w:tc>
              <w:tc>
                <w:tcPr>
                  <w:tcW w:w="1771" w:type="dxa"/>
                  <w:shd w:val="clear" w:color="auto" w:fill="FFFFFF" w:themeFill="background1"/>
                  <w:vAlign w:val="center"/>
                </w:tcPr>
                <w:p w14:paraId="066B1532" w14:textId="289BDA9F"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r>
            <w:tr w:rsidR="006D4F6C" w:rsidRPr="00C66183" w14:paraId="6D765025" w14:textId="77777777" w:rsidTr="006A42BC">
              <w:trPr>
                <w:trHeight w:val="20"/>
              </w:trPr>
              <w:tc>
                <w:tcPr>
                  <w:tcW w:w="1417" w:type="dxa"/>
                  <w:vAlign w:val="center"/>
                </w:tcPr>
                <w:p w14:paraId="42508664" w14:textId="43F205A3" w:rsidR="006D4F6C" w:rsidRPr="00C66183" w:rsidRDefault="006D4F6C" w:rsidP="006D4F6C">
                  <w:pPr>
                    <w:pStyle w:val="1"/>
                    <w:numPr>
                      <w:ilvl w:val="0"/>
                      <w:numId w:val="0"/>
                    </w:numPr>
                    <w:spacing w:before="0" w:after="0" w:line="240" w:lineRule="auto"/>
                    <w:ind w:right="0"/>
                    <w:jc w:val="center"/>
                    <w:rPr>
                      <w:b/>
                      <w:bCs/>
                      <w:color w:val="000000" w:themeColor="text1"/>
                      <w:sz w:val="18"/>
                      <w:szCs w:val="18"/>
                    </w:rPr>
                  </w:pPr>
                  <w:r>
                    <w:rPr>
                      <w:rFonts w:hint="eastAsia"/>
                      <w:b/>
                      <w:bCs/>
                      <w:color w:val="000000" w:themeColor="text1"/>
                      <w:sz w:val="18"/>
                      <w:szCs w:val="18"/>
                    </w:rPr>
                    <w:t>실용신안</w:t>
                  </w:r>
                </w:p>
              </w:tc>
              <w:tc>
                <w:tcPr>
                  <w:tcW w:w="1630" w:type="dxa"/>
                  <w:vAlign w:val="center"/>
                </w:tcPr>
                <w:p w14:paraId="26408704" w14:textId="055A5BDE" w:rsidR="006D4F6C" w:rsidRPr="00C66183" w:rsidRDefault="00582312" w:rsidP="006A42BC">
                  <w:pPr>
                    <w:pStyle w:val="1"/>
                    <w:numPr>
                      <w:ilvl w:val="0"/>
                      <w:numId w:val="0"/>
                    </w:numPr>
                    <w:spacing w:before="0" w:after="0" w:line="240" w:lineRule="auto"/>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c>
                <w:tcPr>
                  <w:tcW w:w="1489" w:type="dxa"/>
                  <w:shd w:val="clear" w:color="auto" w:fill="FFFFFF" w:themeFill="background1"/>
                  <w:vAlign w:val="center"/>
                </w:tcPr>
                <w:p w14:paraId="14887262" w14:textId="245C7555"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30</w:t>
                  </w:r>
                  <w:r>
                    <w:rPr>
                      <w:rFonts w:hint="eastAsia"/>
                      <w:color w:val="000000" w:themeColor="text1"/>
                      <w:sz w:val="18"/>
                      <w:szCs w:val="18"/>
                    </w:rPr>
                    <w:t>만원</w:t>
                  </w:r>
                </w:p>
              </w:tc>
              <w:tc>
                <w:tcPr>
                  <w:tcW w:w="1771" w:type="dxa"/>
                  <w:shd w:val="clear" w:color="auto" w:fill="FFFFFF" w:themeFill="background1"/>
                  <w:vAlign w:val="center"/>
                </w:tcPr>
                <w:p w14:paraId="5198C97B" w14:textId="7A76C34C"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r>
            <w:tr w:rsidR="006D4F6C" w:rsidRPr="00C66183" w14:paraId="59E196F5" w14:textId="77777777" w:rsidTr="006A42BC">
              <w:trPr>
                <w:trHeight w:val="20"/>
              </w:trPr>
              <w:tc>
                <w:tcPr>
                  <w:tcW w:w="1417" w:type="dxa"/>
                  <w:vAlign w:val="center"/>
                </w:tcPr>
                <w:p w14:paraId="1E104755" w14:textId="0836A03A" w:rsidR="006D4F6C" w:rsidRPr="00C66183" w:rsidRDefault="006D4F6C" w:rsidP="006D4F6C">
                  <w:pPr>
                    <w:pStyle w:val="1"/>
                    <w:numPr>
                      <w:ilvl w:val="0"/>
                      <w:numId w:val="0"/>
                    </w:numPr>
                    <w:spacing w:before="0" w:after="0" w:line="240" w:lineRule="auto"/>
                    <w:ind w:right="0"/>
                    <w:jc w:val="center"/>
                    <w:rPr>
                      <w:b/>
                      <w:bCs/>
                      <w:color w:val="000000" w:themeColor="text1"/>
                      <w:sz w:val="18"/>
                      <w:szCs w:val="18"/>
                    </w:rPr>
                  </w:pPr>
                  <w:r>
                    <w:rPr>
                      <w:rFonts w:hint="eastAsia"/>
                      <w:b/>
                      <w:bCs/>
                      <w:color w:val="000000" w:themeColor="text1"/>
                      <w:sz w:val="18"/>
                      <w:szCs w:val="18"/>
                    </w:rPr>
                    <w:t>디자인</w:t>
                  </w:r>
                </w:p>
              </w:tc>
              <w:tc>
                <w:tcPr>
                  <w:tcW w:w="1630" w:type="dxa"/>
                  <w:vAlign w:val="center"/>
                </w:tcPr>
                <w:p w14:paraId="718D5CEB" w14:textId="061510DB" w:rsidR="006D4F6C" w:rsidRPr="00C66183" w:rsidRDefault="00582312" w:rsidP="006A42BC">
                  <w:pPr>
                    <w:pStyle w:val="1"/>
                    <w:numPr>
                      <w:ilvl w:val="0"/>
                      <w:numId w:val="0"/>
                    </w:numPr>
                    <w:spacing w:before="0" w:after="0" w:line="240" w:lineRule="auto"/>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c>
                <w:tcPr>
                  <w:tcW w:w="1489" w:type="dxa"/>
                  <w:shd w:val="clear" w:color="auto" w:fill="FFFFFF" w:themeFill="background1"/>
                  <w:vAlign w:val="center"/>
                </w:tcPr>
                <w:p w14:paraId="5732A9CB" w14:textId="3FA8B109"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120</w:t>
                  </w:r>
                  <w:r>
                    <w:rPr>
                      <w:rFonts w:hint="eastAsia"/>
                      <w:color w:val="000000" w:themeColor="text1"/>
                      <w:sz w:val="18"/>
                      <w:szCs w:val="18"/>
                    </w:rPr>
                    <w:t>만원</w:t>
                  </w:r>
                </w:p>
              </w:tc>
              <w:tc>
                <w:tcPr>
                  <w:tcW w:w="1771" w:type="dxa"/>
                  <w:shd w:val="clear" w:color="auto" w:fill="FFFFFF" w:themeFill="background1"/>
                  <w:vAlign w:val="center"/>
                </w:tcPr>
                <w:p w14:paraId="4DA8A57D" w14:textId="4BEAFF65"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r>
          </w:tbl>
          <w:p w14:paraId="61686AA5" w14:textId="14A26E4D" w:rsidR="00D40D4F" w:rsidRDefault="00D40D4F" w:rsidP="009528DB">
            <w:pPr>
              <w:pStyle w:val="1"/>
              <w:numPr>
                <w:ilvl w:val="0"/>
                <w:numId w:val="0"/>
              </w:numPr>
              <w:ind w:left="5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7DD0231D" w14:textId="1BC25031" w:rsidR="00D40D4F" w:rsidRDefault="009528DB" w:rsidP="00915BBC">
            <w:pPr>
              <w:pStyle w:val="1"/>
              <w:rPr>
                <w:color w:val="000000" w:themeColor="text1"/>
                <w:sz w:val="20"/>
                <w:szCs w:val="20"/>
              </w:rPr>
            </w:pPr>
            <w:r>
              <w:rPr>
                <w:rFonts w:hint="eastAsia"/>
                <w:color w:val="000000" w:themeColor="text1"/>
                <w:sz w:val="20"/>
                <w:szCs w:val="20"/>
              </w:rPr>
              <w:t>특이사항</w:t>
            </w:r>
            <w:r>
              <w:rPr>
                <w:rFonts w:hint="eastAsia"/>
                <w:color w:val="000000" w:themeColor="text1"/>
                <w:sz w:val="20"/>
                <w:szCs w:val="20"/>
              </w:rPr>
              <w:t xml:space="preserve"> </w:t>
            </w:r>
            <w:r>
              <w:rPr>
                <w:rFonts w:hint="eastAsia"/>
                <w:color w:val="000000" w:themeColor="text1"/>
                <w:sz w:val="20"/>
                <w:szCs w:val="20"/>
              </w:rPr>
              <w:t>없음</w:t>
            </w:r>
            <w:r>
              <w:rPr>
                <w:rFonts w:hint="eastAsia"/>
                <w:color w:val="000000" w:themeColor="text1"/>
                <w:sz w:val="20"/>
                <w:szCs w:val="20"/>
              </w:rPr>
              <w:t xml:space="preserve">. </w:t>
            </w:r>
          </w:p>
        </w:tc>
      </w:tr>
      <w:tr w:rsidR="009218FA" w:rsidRPr="00C65EAA" w14:paraId="45C6AAD2"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036E9E97" w14:textId="4D989394" w:rsidR="009218FA" w:rsidRPr="00C65EAA" w:rsidRDefault="008851E1" w:rsidP="002F76A3">
            <w:pPr>
              <w:widowControl w:val="0"/>
              <w:numPr>
                <w:ilvl w:val="0"/>
                <w:numId w:val="2"/>
              </w:numPr>
              <w:wordWrap w:val="0"/>
              <w:autoSpaceDE w:val="0"/>
              <w:autoSpaceDN w:val="0"/>
              <w:spacing w:before="120" w:after="120" w:line="300" w:lineRule="exact"/>
              <w:ind w:left="833" w:right="113" w:hanging="720"/>
              <w:outlineLvl w:val="0"/>
            </w:pPr>
            <w:r w:rsidRPr="00C65EAA">
              <w:rPr>
                <w:rFonts w:eastAsia="바탕" w:hint="eastAsia"/>
                <w:b/>
                <w:color w:val="000000" w:themeColor="text1"/>
                <w:kern w:val="2"/>
              </w:rPr>
              <w:t>소송</w:t>
            </w:r>
            <w:r w:rsidRPr="00C65EAA">
              <w:rPr>
                <w:rFonts w:eastAsia="바탕" w:hint="eastAsia"/>
                <w:b/>
                <w:color w:val="000000" w:themeColor="text1"/>
                <w:kern w:val="2"/>
              </w:rPr>
              <w:t xml:space="preserve"> </w:t>
            </w:r>
            <w:r w:rsidRPr="00C65EAA">
              <w:rPr>
                <w:rFonts w:eastAsia="바탕" w:hint="eastAsia"/>
                <w:b/>
                <w:color w:val="000000" w:themeColor="text1"/>
                <w:kern w:val="2"/>
              </w:rPr>
              <w:t>및</w:t>
            </w:r>
            <w:r w:rsidRPr="00C65EAA">
              <w:rPr>
                <w:rFonts w:eastAsia="바탕" w:hint="eastAsia"/>
                <w:b/>
                <w:color w:val="000000" w:themeColor="text1"/>
                <w:kern w:val="2"/>
              </w:rPr>
              <w:t xml:space="preserve"> </w:t>
            </w:r>
            <w:r w:rsidRPr="00C65EAA">
              <w:rPr>
                <w:rFonts w:eastAsia="바탕" w:hint="eastAsia"/>
                <w:b/>
                <w:color w:val="000000" w:themeColor="text1"/>
                <w:kern w:val="2"/>
              </w:rPr>
              <w:t>분쟁</w:t>
            </w:r>
          </w:p>
        </w:tc>
      </w:tr>
      <w:tr w:rsidR="00C775F8" w:rsidRPr="00C65EAA" w14:paraId="6E98418F" w14:textId="77777777" w:rsidTr="001D3938">
        <w:trPr>
          <w:trHeight w:val="20"/>
        </w:trPr>
        <w:tc>
          <w:tcPr>
            <w:tcW w:w="1418" w:type="dxa"/>
            <w:tcBorders>
              <w:top w:val="single" w:sz="12" w:space="0" w:color="0F243E"/>
              <w:bottom w:val="single" w:sz="12" w:space="0" w:color="0F243E"/>
            </w:tcBorders>
            <w:shd w:val="clear" w:color="auto" w:fill="auto"/>
          </w:tcPr>
          <w:p w14:paraId="42BA97F7" w14:textId="56FBCD5A"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세금</w:t>
            </w:r>
          </w:p>
        </w:tc>
        <w:tc>
          <w:tcPr>
            <w:tcW w:w="6946" w:type="dxa"/>
            <w:tcBorders>
              <w:top w:val="single" w:sz="12" w:space="0" w:color="0F243E"/>
              <w:bottom w:val="single" w:sz="12" w:space="0" w:color="0F243E"/>
            </w:tcBorders>
            <w:shd w:val="clear" w:color="auto" w:fill="auto"/>
          </w:tcPr>
          <w:p w14:paraId="0B64A817" w14:textId="4D43E933" w:rsidR="00C775F8" w:rsidRPr="00C65EAA" w:rsidRDefault="002A2734" w:rsidP="00C775F8">
            <w:pPr>
              <w:pStyle w:val="1"/>
              <w:rPr>
                <w:sz w:val="20"/>
                <w:szCs w:val="20"/>
              </w:rPr>
            </w:pPr>
            <w:r>
              <w:rPr>
                <w:rFonts w:hint="eastAsia"/>
                <w:sz w:val="20"/>
                <w:szCs w:val="20"/>
              </w:rPr>
              <w:t>제공된</w:t>
            </w:r>
            <w:r w:rsidR="00C775F8">
              <w:rPr>
                <w:rFonts w:hint="eastAsia"/>
                <w:sz w:val="20"/>
                <w:szCs w:val="20"/>
              </w:rPr>
              <w:t xml:space="preserve"> 2024</w:t>
            </w:r>
            <w:r w:rsidR="001B745D">
              <w:rPr>
                <w:rFonts w:hint="eastAsia"/>
                <w:sz w:val="20"/>
                <w:szCs w:val="20"/>
              </w:rPr>
              <w:t>년</w:t>
            </w:r>
            <w:r w:rsidR="00C775F8">
              <w:rPr>
                <w:rFonts w:hint="eastAsia"/>
                <w:sz w:val="20"/>
                <w:szCs w:val="20"/>
              </w:rPr>
              <w:t xml:space="preserve"> 8</w:t>
            </w:r>
            <w:r w:rsidR="001B745D">
              <w:rPr>
                <w:rFonts w:hint="eastAsia"/>
                <w:sz w:val="20"/>
                <w:szCs w:val="20"/>
              </w:rPr>
              <w:t>월</w:t>
            </w:r>
            <w:r w:rsidR="00C775F8">
              <w:rPr>
                <w:rFonts w:hint="eastAsia"/>
                <w:sz w:val="20"/>
                <w:szCs w:val="20"/>
              </w:rPr>
              <w:t xml:space="preserve"> 4</w:t>
            </w:r>
            <w:r w:rsidR="001B745D">
              <w:rPr>
                <w:rFonts w:hint="eastAsia"/>
                <w:sz w:val="20"/>
                <w:szCs w:val="20"/>
              </w:rPr>
              <w:t>일</w:t>
            </w:r>
            <w:r w:rsidR="00C775F8">
              <w:rPr>
                <w:rFonts w:hint="eastAsia"/>
                <w:sz w:val="20"/>
                <w:szCs w:val="20"/>
              </w:rPr>
              <w:t>자</w:t>
            </w:r>
            <w:r w:rsidR="00C775F8">
              <w:rPr>
                <w:rFonts w:hint="eastAsia"/>
                <w:sz w:val="20"/>
                <w:szCs w:val="20"/>
              </w:rPr>
              <w:t xml:space="preserve"> </w:t>
            </w:r>
            <w:r w:rsidR="00C775F8">
              <w:rPr>
                <w:rFonts w:hint="eastAsia"/>
                <w:sz w:val="20"/>
                <w:szCs w:val="20"/>
              </w:rPr>
              <w:t>납세증명서에</w:t>
            </w:r>
            <w:r w:rsidR="00C775F8">
              <w:rPr>
                <w:rFonts w:hint="eastAsia"/>
                <w:sz w:val="20"/>
                <w:szCs w:val="20"/>
              </w:rPr>
              <w:t xml:space="preserve"> </w:t>
            </w:r>
            <w:r w:rsidR="00C775F8">
              <w:rPr>
                <w:rFonts w:hint="eastAsia"/>
                <w:sz w:val="20"/>
                <w:szCs w:val="20"/>
              </w:rPr>
              <w:t>따르면</w:t>
            </w:r>
            <w:r w:rsidR="00C775F8">
              <w:rPr>
                <w:rFonts w:hint="eastAsia"/>
                <w:sz w:val="20"/>
                <w:szCs w:val="20"/>
              </w:rPr>
              <w:t xml:space="preserve">, </w:t>
            </w:r>
            <w:r w:rsidR="00C775F8">
              <w:rPr>
                <w:rFonts w:hint="eastAsia"/>
                <w:sz w:val="20"/>
                <w:szCs w:val="20"/>
              </w:rPr>
              <w:t>현재</w:t>
            </w:r>
            <w:r w:rsidR="00C775F8">
              <w:rPr>
                <w:rFonts w:hint="eastAsia"/>
                <w:sz w:val="20"/>
                <w:szCs w:val="20"/>
              </w:rPr>
              <w:t xml:space="preserve"> </w:t>
            </w:r>
            <w:r w:rsidR="00C775F8">
              <w:rPr>
                <w:rFonts w:hint="eastAsia"/>
                <w:sz w:val="20"/>
                <w:szCs w:val="20"/>
              </w:rPr>
              <w:t>납부기간의</w:t>
            </w:r>
            <w:r w:rsidR="00C775F8">
              <w:rPr>
                <w:rFonts w:hint="eastAsia"/>
                <w:sz w:val="20"/>
                <w:szCs w:val="20"/>
              </w:rPr>
              <w:t xml:space="preserve"> </w:t>
            </w:r>
            <w:r w:rsidR="00C775F8">
              <w:rPr>
                <w:rFonts w:hint="eastAsia"/>
                <w:sz w:val="20"/>
                <w:szCs w:val="20"/>
              </w:rPr>
              <w:t>연장액</w:t>
            </w:r>
            <w:r w:rsidR="00C775F8">
              <w:rPr>
                <w:rFonts w:hint="eastAsia"/>
                <w:sz w:val="20"/>
                <w:szCs w:val="20"/>
              </w:rPr>
              <w:t xml:space="preserve">, </w:t>
            </w:r>
            <w:r w:rsidR="00C775F8">
              <w:rPr>
                <w:rFonts w:hint="eastAsia"/>
                <w:sz w:val="20"/>
                <w:szCs w:val="20"/>
              </w:rPr>
              <w:t>납부유예액</w:t>
            </w:r>
            <w:r w:rsidR="00C775F8">
              <w:rPr>
                <w:rFonts w:hint="eastAsia"/>
                <w:sz w:val="20"/>
                <w:szCs w:val="20"/>
              </w:rPr>
              <w:t xml:space="preserve"> </w:t>
            </w:r>
            <w:r w:rsidR="00C775F8">
              <w:rPr>
                <w:rFonts w:hint="eastAsia"/>
                <w:sz w:val="20"/>
                <w:szCs w:val="20"/>
              </w:rPr>
              <w:t>및</w:t>
            </w:r>
            <w:r w:rsidR="00C775F8">
              <w:rPr>
                <w:rFonts w:hint="eastAsia"/>
                <w:sz w:val="20"/>
                <w:szCs w:val="20"/>
              </w:rPr>
              <w:t xml:space="preserve"> </w:t>
            </w:r>
            <w:r w:rsidR="00C775F8">
              <w:rPr>
                <w:rFonts w:hint="eastAsia"/>
                <w:sz w:val="20"/>
                <w:szCs w:val="20"/>
              </w:rPr>
              <w:t>물적납세의무와</w:t>
            </w:r>
            <w:r w:rsidR="00C775F8">
              <w:rPr>
                <w:rFonts w:hint="eastAsia"/>
                <w:sz w:val="20"/>
                <w:szCs w:val="20"/>
              </w:rPr>
              <w:t xml:space="preserve"> </w:t>
            </w:r>
            <w:r w:rsidR="00C775F8">
              <w:rPr>
                <w:rFonts w:hint="eastAsia"/>
                <w:sz w:val="20"/>
                <w:szCs w:val="20"/>
              </w:rPr>
              <w:t>관련된</w:t>
            </w:r>
            <w:r w:rsidR="00C775F8">
              <w:rPr>
                <w:rFonts w:hint="eastAsia"/>
                <w:sz w:val="20"/>
                <w:szCs w:val="20"/>
              </w:rPr>
              <w:t xml:space="preserve"> </w:t>
            </w:r>
            <w:r w:rsidR="00C775F8">
              <w:rPr>
                <w:rFonts w:hint="eastAsia"/>
                <w:sz w:val="20"/>
                <w:szCs w:val="20"/>
              </w:rPr>
              <w:t>체납액은</w:t>
            </w:r>
            <w:r w:rsidR="00C775F8">
              <w:rPr>
                <w:rFonts w:hint="eastAsia"/>
                <w:sz w:val="20"/>
                <w:szCs w:val="20"/>
              </w:rPr>
              <w:t xml:space="preserve"> </w:t>
            </w:r>
            <w:r w:rsidR="00C775F8">
              <w:rPr>
                <w:rFonts w:hint="eastAsia"/>
                <w:sz w:val="20"/>
                <w:szCs w:val="20"/>
              </w:rPr>
              <w:t>없고</w:t>
            </w:r>
            <w:r w:rsidR="00C775F8">
              <w:rPr>
                <w:rFonts w:hint="eastAsia"/>
                <w:sz w:val="20"/>
                <w:szCs w:val="20"/>
              </w:rPr>
              <w:t xml:space="preserve">, </w:t>
            </w:r>
            <w:r w:rsidR="00C775F8">
              <w:rPr>
                <w:rFonts w:hint="eastAsia"/>
                <w:sz w:val="20"/>
                <w:szCs w:val="20"/>
              </w:rPr>
              <w:t>징수유예등</w:t>
            </w:r>
            <w:r w:rsidR="00C775F8">
              <w:rPr>
                <w:rFonts w:hint="eastAsia"/>
                <w:sz w:val="20"/>
                <w:szCs w:val="20"/>
              </w:rPr>
              <w:t xml:space="preserve"> </w:t>
            </w:r>
            <w:r w:rsidR="00C775F8">
              <w:rPr>
                <w:rFonts w:hint="eastAsia"/>
                <w:sz w:val="20"/>
                <w:szCs w:val="20"/>
              </w:rPr>
              <w:t>또는</w:t>
            </w:r>
            <w:r w:rsidR="00C775F8">
              <w:rPr>
                <w:rFonts w:hint="eastAsia"/>
                <w:sz w:val="20"/>
                <w:szCs w:val="20"/>
              </w:rPr>
              <w:t xml:space="preserve"> </w:t>
            </w:r>
            <w:r w:rsidR="00C775F8">
              <w:rPr>
                <w:rFonts w:hint="eastAsia"/>
                <w:sz w:val="20"/>
                <w:szCs w:val="20"/>
              </w:rPr>
              <w:t>체납처분유예액은</w:t>
            </w:r>
            <w:r w:rsidR="00C775F8">
              <w:rPr>
                <w:rFonts w:hint="eastAsia"/>
                <w:sz w:val="20"/>
                <w:szCs w:val="20"/>
              </w:rPr>
              <w:t xml:space="preserve"> </w:t>
            </w:r>
            <w:r w:rsidR="00C775F8">
              <w:rPr>
                <w:rFonts w:hint="eastAsia"/>
                <w:sz w:val="20"/>
                <w:szCs w:val="20"/>
              </w:rPr>
              <w:t>없으며</w:t>
            </w:r>
            <w:r w:rsidR="00C775F8">
              <w:rPr>
                <w:rFonts w:hint="eastAsia"/>
                <w:sz w:val="20"/>
                <w:szCs w:val="20"/>
              </w:rPr>
              <w:t xml:space="preserve">, </w:t>
            </w:r>
            <w:r w:rsidR="00C775F8">
              <w:rPr>
                <w:rFonts w:hint="eastAsia"/>
                <w:sz w:val="20"/>
                <w:szCs w:val="20"/>
              </w:rPr>
              <w:t>그</w:t>
            </w:r>
            <w:r w:rsidR="00C775F8">
              <w:rPr>
                <w:rFonts w:hint="eastAsia"/>
                <w:sz w:val="20"/>
                <w:szCs w:val="20"/>
              </w:rPr>
              <w:t xml:space="preserve"> </w:t>
            </w:r>
            <w:r w:rsidR="00C775F8">
              <w:rPr>
                <w:rFonts w:hint="eastAsia"/>
                <w:sz w:val="20"/>
                <w:szCs w:val="20"/>
              </w:rPr>
              <w:t>외</w:t>
            </w:r>
            <w:r w:rsidR="00C775F8">
              <w:rPr>
                <w:rFonts w:hint="eastAsia"/>
                <w:sz w:val="20"/>
                <w:szCs w:val="20"/>
              </w:rPr>
              <w:t xml:space="preserve"> </w:t>
            </w:r>
            <w:r w:rsidR="00C775F8">
              <w:rPr>
                <w:rFonts w:hint="eastAsia"/>
                <w:sz w:val="20"/>
                <w:szCs w:val="20"/>
              </w:rPr>
              <w:t>체납한</w:t>
            </w:r>
            <w:r w:rsidR="00C775F8">
              <w:rPr>
                <w:rFonts w:hint="eastAsia"/>
                <w:sz w:val="20"/>
                <w:szCs w:val="20"/>
              </w:rPr>
              <w:t xml:space="preserve"> </w:t>
            </w:r>
            <w:r w:rsidR="00C775F8">
              <w:rPr>
                <w:rFonts w:hint="eastAsia"/>
                <w:sz w:val="20"/>
                <w:szCs w:val="20"/>
              </w:rPr>
              <w:t>국세</w:t>
            </w:r>
            <w:r w:rsidR="00C775F8">
              <w:rPr>
                <w:rFonts w:hint="eastAsia"/>
                <w:sz w:val="20"/>
                <w:szCs w:val="20"/>
              </w:rPr>
              <w:t xml:space="preserve"> </w:t>
            </w:r>
            <w:r w:rsidR="00C775F8">
              <w:rPr>
                <w:rFonts w:hint="eastAsia"/>
                <w:sz w:val="20"/>
                <w:szCs w:val="20"/>
              </w:rPr>
              <w:t>및</w:t>
            </w:r>
            <w:r w:rsidR="00C775F8">
              <w:rPr>
                <w:rFonts w:hint="eastAsia"/>
                <w:sz w:val="20"/>
                <w:szCs w:val="20"/>
              </w:rPr>
              <w:t xml:space="preserve"> </w:t>
            </w:r>
            <w:r w:rsidR="00C775F8">
              <w:rPr>
                <w:rFonts w:hint="eastAsia"/>
                <w:sz w:val="20"/>
                <w:szCs w:val="20"/>
              </w:rPr>
              <w:t>지방세</w:t>
            </w:r>
            <w:r w:rsidR="00C775F8">
              <w:rPr>
                <w:rFonts w:hint="eastAsia"/>
                <w:sz w:val="20"/>
                <w:szCs w:val="20"/>
              </w:rPr>
              <w:t xml:space="preserve"> </w:t>
            </w:r>
            <w:r w:rsidR="00C775F8">
              <w:rPr>
                <w:rFonts w:hint="eastAsia"/>
                <w:sz w:val="20"/>
                <w:szCs w:val="20"/>
              </w:rPr>
              <w:t>또한</w:t>
            </w:r>
            <w:r w:rsidR="00C775F8">
              <w:rPr>
                <w:rFonts w:hint="eastAsia"/>
                <w:sz w:val="20"/>
                <w:szCs w:val="20"/>
              </w:rPr>
              <w:t xml:space="preserve"> </w:t>
            </w:r>
            <w:r w:rsidR="00C775F8">
              <w:rPr>
                <w:rFonts w:hint="eastAsia"/>
                <w:sz w:val="20"/>
                <w:szCs w:val="20"/>
              </w:rPr>
              <w:t>없음</w:t>
            </w:r>
            <w:r w:rsidR="00C775F8">
              <w:rPr>
                <w:rFonts w:hint="eastAsia"/>
                <w:sz w:val="20"/>
                <w:szCs w:val="20"/>
              </w:rPr>
              <w:t>.</w:t>
            </w:r>
          </w:p>
        </w:tc>
        <w:tc>
          <w:tcPr>
            <w:tcW w:w="5640" w:type="dxa"/>
            <w:tcBorders>
              <w:top w:val="single" w:sz="12" w:space="0" w:color="0F243E"/>
              <w:bottom w:val="single" w:sz="12" w:space="0" w:color="0F243E"/>
            </w:tcBorders>
            <w:shd w:val="clear" w:color="auto" w:fill="auto"/>
          </w:tcPr>
          <w:p w14:paraId="2F91272A" w14:textId="04048F9B" w:rsidR="00C775F8" w:rsidRPr="00C65EAA" w:rsidRDefault="00C775F8" w:rsidP="00C775F8">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답변에서</w:t>
            </w:r>
            <w:r>
              <w:rPr>
                <w:rFonts w:hint="eastAsia"/>
                <w:sz w:val="20"/>
                <w:szCs w:val="20"/>
              </w:rPr>
              <w:t xml:space="preserve"> </w:t>
            </w:r>
            <w:r>
              <w:rPr>
                <w:rFonts w:hint="eastAsia"/>
                <w:sz w:val="20"/>
                <w:szCs w:val="20"/>
              </w:rPr>
              <w:t>확인되는</w:t>
            </w:r>
            <w:r>
              <w:rPr>
                <w:rFonts w:hint="eastAsia"/>
                <w:sz w:val="20"/>
                <w:szCs w:val="20"/>
              </w:rPr>
              <w:t xml:space="preserve"> </w:t>
            </w:r>
            <w:r>
              <w:rPr>
                <w:rFonts w:hint="eastAsia"/>
                <w:sz w:val="20"/>
                <w:szCs w:val="20"/>
              </w:rPr>
              <w:t>사항</w:t>
            </w:r>
            <w:r>
              <w:rPr>
                <w:rFonts w:hint="eastAsia"/>
                <w:sz w:val="20"/>
                <w:szCs w:val="20"/>
              </w:rPr>
              <w:t xml:space="preserve"> </w:t>
            </w:r>
            <w:r>
              <w:rPr>
                <w:rFonts w:hint="eastAsia"/>
                <w:sz w:val="20"/>
                <w:szCs w:val="20"/>
              </w:rPr>
              <w:t>외에</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체납한</w:t>
            </w:r>
            <w:r>
              <w:rPr>
                <w:rFonts w:hint="eastAsia"/>
                <w:sz w:val="20"/>
                <w:szCs w:val="20"/>
              </w:rPr>
              <w:t xml:space="preserve"> </w:t>
            </w:r>
            <w:r>
              <w:rPr>
                <w:rFonts w:hint="eastAsia"/>
                <w:sz w:val="20"/>
                <w:szCs w:val="20"/>
              </w:rPr>
              <w:t>국세</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지방세가</w:t>
            </w:r>
            <w:r>
              <w:rPr>
                <w:rFonts w:hint="eastAsia"/>
                <w:sz w:val="20"/>
                <w:szCs w:val="20"/>
              </w:rPr>
              <w:t xml:space="preserve"> </w:t>
            </w:r>
            <w:r>
              <w:rPr>
                <w:rFonts w:hint="eastAsia"/>
                <w:sz w:val="20"/>
                <w:szCs w:val="20"/>
              </w:rPr>
              <w:t>존재하지</w:t>
            </w:r>
            <w:r>
              <w:rPr>
                <w:rFonts w:hint="eastAsia"/>
                <w:sz w:val="20"/>
                <w:szCs w:val="20"/>
              </w:rPr>
              <w:t xml:space="preserve"> </w:t>
            </w:r>
            <w:r>
              <w:rPr>
                <w:rFonts w:hint="eastAsia"/>
                <w:sz w:val="20"/>
                <w:szCs w:val="20"/>
              </w:rPr>
              <w:t>아니하고</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알고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향후</w:t>
            </w:r>
            <w:r>
              <w:rPr>
                <w:rFonts w:hint="eastAsia"/>
                <w:sz w:val="20"/>
                <w:szCs w:val="20"/>
              </w:rPr>
              <w:t xml:space="preserve"> </w:t>
            </w:r>
            <w:r>
              <w:rPr>
                <w:rFonts w:hint="eastAsia"/>
                <w:sz w:val="20"/>
                <w:szCs w:val="20"/>
              </w:rPr>
              <w:t>그와</w:t>
            </w:r>
            <w:r>
              <w:rPr>
                <w:rFonts w:hint="eastAsia"/>
                <w:sz w:val="20"/>
                <w:szCs w:val="20"/>
              </w:rPr>
              <w:t xml:space="preserve"> </w:t>
            </w:r>
            <w:r>
              <w:rPr>
                <w:rFonts w:hint="eastAsia"/>
                <w:sz w:val="20"/>
                <w:szCs w:val="20"/>
              </w:rPr>
              <w:t>관련된</w:t>
            </w:r>
            <w:r>
              <w:rPr>
                <w:rFonts w:hint="eastAsia"/>
                <w:sz w:val="20"/>
                <w:szCs w:val="20"/>
              </w:rPr>
              <w:t xml:space="preserve"> </w:t>
            </w:r>
            <w:r>
              <w:rPr>
                <w:rFonts w:hint="eastAsia"/>
                <w:sz w:val="20"/>
                <w:szCs w:val="20"/>
              </w:rPr>
              <w:t>법적</w:t>
            </w:r>
            <w:r>
              <w:rPr>
                <w:rFonts w:hint="eastAsia"/>
                <w:sz w:val="20"/>
                <w:szCs w:val="20"/>
              </w:rPr>
              <w:t xml:space="preserve"> </w:t>
            </w:r>
            <w:r>
              <w:rPr>
                <w:rFonts w:hint="eastAsia"/>
                <w:sz w:val="20"/>
                <w:szCs w:val="20"/>
              </w:rPr>
              <w:t>절차가</w:t>
            </w:r>
            <w:r>
              <w:rPr>
                <w:rFonts w:hint="eastAsia"/>
                <w:sz w:val="20"/>
                <w:szCs w:val="20"/>
              </w:rPr>
              <w:t xml:space="preserve"> </w:t>
            </w:r>
            <w:r>
              <w:rPr>
                <w:rFonts w:hint="eastAsia"/>
                <w:sz w:val="20"/>
                <w:szCs w:val="20"/>
              </w:rPr>
              <w:t>제기될</w:t>
            </w:r>
            <w:r>
              <w:rPr>
                <w:rFonts w:hint="eastAsia"/>
                <w:sz w:val="20"/>
                <w:szCs w:val="20"/>
              </w:rPr>
              <w:t xml:space="preserve"> </w:t>
            </w:r>
            <w:r>
              <w:rPr>
                <w:rFonts w:hint="eastAsia"/>
                <w:sz w:val="20"/>
                <w:szCs w:val="20"/>
              </w:rPr>
              <w:t>우려가</w:t>
            </w:r>
            <w:r>
              <w:rPr>
                <w:rFonts w:hint="eastAsia"/>
                <w:sz w:val="20"/>
                <w:szCs w:val="20"/>
              </w:rPr>
              <w:t xml:space="preserve"> </w:t>
            </w:r>
            <w:r>
              <w:rPr>
                <w:rFonts w:hint="eastAsia"/>
                <w:sz w:val="20"/>
                <w:szCs w:val="20"/>
              </w:rPr>
              <w:t>없다는</w:t>
            </w:r>
            <w:r>
              <w:rPr>
                <w:rFonts w:hint="eastAsia"/>
                <w:sz w:val="20"/>
                <w:szCs w:val="20"/>
              </w:rPr>
              <w:t xml:space="preserve"> </w:t>
            </w:r>
            <w:r>
              <w:rPr>
                <w:rFonts w:hint="eastAsia"/>
                <w:sz w:val="20"/>
                <w:szCs w:val="20"/>
              </w:rPr>
              <w:t>점에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진술</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보장을</w:t>
            </w:r>
            <w:r>
              <w:rPr>
                <w:rFonts w:hint="eastAsia"/>
                <w:sz w:val="20"/>
                <w:szCs w:val="20"/>
              </w:rPr>
              <w:t xml:space="preserve"> </w:t>
            </w:r>
            <w:r>
              <w:rPr>
                <w:rFonts w:hint="eastAsia"/>
                <w:sz w:val="20"/>
                <w:szCs w:val="20"/>
              </w:rPr>
              <w:t>받는</w:t>
            </w:r>
            <w:r>
              <w:rPr>
                <w:rFonts w:hint="eastAsia"/>
                <w:sz w:val="20"/>
                <w:szCs w:val="20"/>
              </w:rPr>
              <w:t xml:space="preserve"> </w:t>
            </w:r>
            <w:r>
              <w:rPr>
                <w:rFonts w:hint="eastAsia"/>
                <w:sz w:val="20"/>
                <w:szCs w:val="20"/>
              </w:rPr>
              <w:t>방안을</w:t>
            </w:r>
            <w:r>
              <w:rPr>
                <w:rFonts w:hint="eastAsia"/>
                <w:sz w:val="20"/>
                <w:szCs w:val="20"/>
              </w:rPr>
              <w:t xml:space="preserve"> </w:t>
            </w:r>
            <w:r>
              <w:rPr>
                <w:rFonts w:hint="eastAsia"/>
                <w:sz w:val="20"/>
                <w:szCs w:val="20"/>
              </w:rPr>
              <w:t>고려할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p>
        </w:tc>
      </w:tr>
      <w:tr w:rsidR="00C775F8" w:rsidRPr="00C65EAA" w14:paraId="5FF96608" w14:textId="77777777" w:rsidTr="001D3938">
        <w:trPr>
          <w:trHeight w:val="20"/>
        </w:trPr>
        <w:tc>
          <w:tcPr>
            <w:tcW w:w="1418" w:type="dxa"/>
            <w:tcBorders>
              <w:top w:val="single" w:sz="12" w:space="0" w:color="0F243E"/>
              <w:bottom w:val="single" w:sz="12" w:space="0" w:color="0F243E"/>
            </w:tcBorders>
            <w:shd w:val="clear" w:color="auto" w:fill="auto"/>
          </w:tcPr>
          <w:p w14:paraId="2EBB3C39" w14:textId="77777777" w:rsidR="0073086E"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소송</w:t>
            </w:r>
            <w:r w:rsidRPr="00C65EAA">
              <w:rPr>
                <w:rFonts w:eastAsia="바탕"/>
                <w:b/>
                <w:color w:val="000000" w:themeColor="text1"/>
              </w:rPr>
              <w:t xml:space="preserve"> </w:t>
            </w:r>
            <w:r w:rsidRPr="00C65EAA">
              <w:rPr>
                <w:rFonts w:eastAsia="바탕"/>
                <w:b/>
                <w:color w:val="000000" w:themeColor="text1"/>
              </w:rPr>
              <w:t>및</w:t>
            </w:r>
            <w:r w:rsidRPr="00C65EAA">
              <w:rPr>
                <w:rFonts w:eastAsia="바탕"/>
                <w:b/>
                <w:color w:val="000000" w:themeColor="text1"/>
              </w:rPr>
              <w:t xml:space="preserve"> </w:t>
            </w:r>
          </w:p>
          <w:p w14:paraId="0C7B8271" w14:textId="327ADE9F"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분쟁</w:t>
            </w:r>
            <w:r w:rsidRPr="00C65EAA">
              <w:rPr>
                <w:rFonts w:eastAsia="바탕"/>
                <w:b/>
                <w:color w:val="000000" w:themeColor="text1"/>
              </w:rPr>
              <w:t xml:space="preserve"> </w:t>
            </w:r>
          </w:p>
        </w:tc>
        <w:tc>
          <w:tcPr>
            <w:tcW w:w="6946" w:type="dxa"/>
            <w:tcBorders>
              <w:top w:val="single" w:sz="12" w:space="0" w:color="0F243E"/>
              <w:bottom w:val="single" w:sz="12" w:space="0" w:color="0F243E"/>
            </w:tcBorders>
            <w:shd w:val="clear" w:color="auto" w:fill="auto"/>
          </w:tcPr>
          <w:p w14:paraId="7947EE48" w14:textId="184170EF" w:rsidR="00C775F8" w:rsidRPr="00C65EAA" w:rsidRDefault="00C775F8" w:rsidP="00C775F8">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Pr>
                <w:rFonts w:hint="eastAsia"/>
                <w:sz w:val="20"/>
                <w:szCs w:val="20"/>
              </w:rPr>
              <w:t xml:space="preserve">, (i) </w:t>
            </w:r>
            <w:r>
              <w:rPr>
                <w:rFonts w:hint="eastAsia"/>
                <w:sz w:val="20"/>
                <w:szCs w:val="20"/>
              </w:rPr>
              <w:t>대상회사와</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현재</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중인</w:t>
            </w:r>
            <w:r>
              <w:rPr>
                <w:rFonts w:hint="eastAsia"/>
                <w:sz w:val="20"/>
                <w:szCs w:val="20"/>
              </w:rPr>
              <w:t xml:space="preserve"> </w:t>
            </w:r>
            <w:r>
              <w:rPr>
                <w:rFonts w:hint="eastAsia"/>
                <w:sz w:val="20"/>
                <w:szCs w:val="20"/>
              </w:rPr>
              <w:t>소송이나</w:t>
            </w:r>
            <w:r>
              <w:rPr>
                <w:rFonts w:hint="eastAsia"/>
                <w:sz w:val="20"/>
                <w:szCs w:val="20"/>
              </w:rPr>
              <w:t xml:space="preserve"> </w:t>
            </w:r>
            <w:r>
              <w:rPr>
                <w:rFonts w:hint="eastAsia"/>
                <w:sz w:val="20"/>
                <w:szCs w:val="20"/>
              </w:rPr>
              <w:t>분쟁은</w:t>
            </w:r>
            <w:r>
              <w:rPr>
                <w:rFonts w:hint="eastAsia"/>
                <w:sz w:val="20"/>
                <w:szCs w:val="20"/>
              </w:rPr>
              <w:t xml:space="preserve"> </w:t>
            </w:r>
            <w:r>
              <w:rPr>
                <w:rFonts w:hint="eastAsia"/>
                <w:sz w:val="20"/>
                <w:szCs w:val="20"/>
              </w:rPr>
              <w:t>없으며</w:t>
            </w:r>
            <w:r>
              <w:rPr>
                <w:rFonts w:hint="eastAsia"/>
                <w:sz w:val="20"/>
                <w:szCs w:val="20"/>
              </w:rPr>
              <w:t xml:space="preserve">, (ii) </w:t>
            </w:r>
            <w:r>
              <w:rPr>
                <w:rFonts w:hint="eastAsia"/>
                <w:sz w:val="20"/>
                <w:szCs w:val="20"/>
              </w:rPr>
              <w:t>대상회사</w:t>
            </w:r>
            <w:r>
              <w:rPr>
                <w:rFonts w:hint="eastAsia"/>
                <w:sz w:val="20"/>
                <w:szCs w:val="20"/>
              </w:rPr>
              <w:t xml:space="preserve"> </w:t>
            </w:r>
            <w:r>
              <w:rPr>
                <w:rFonts w:hint="eastAsia"/>
                <w:sz w:val="20"/>
                <w:szCs w:val="20"/>
              </w:rPr>
              <w:t>임직원의</w:t>
            </w:r>
            <w:r>
              <w:rPr>
                <w:rFonts w:hint="eastAsia"/>
                <w:sz w:val="20"/>
                <w:szCs w:val="20"/>
              </w:rPr>
              <w:t xml:space="preserve"> </w:t>
            </w:r>
            <w:r>
              <w:rPr>
                <w:rFonts w:hint="eastAsia"/>
                <w:sz w:val="20"/>
                <w:szCs w:val="20"/>
              </w:rPr>
              <w:t>업무상</w:t>
            </w:r>
            <w:r>
              <w:rPr>
                <w:rFonts w:hint="eastAsia"/>
                <w:sz w:val="20"/>
                <w:szCs w:val="20"/>
              </w:rPr>
              <w:t xml:space="preserve"> </w:t>
            </w:r>
            <w:r>
              <w:rPr>
                <w:rFonts w:hint="eastAsia"/>
                <w:sz w:val="20"/>
                <w:szCs w:val="20"/>
              </w:rPr>
              <w:t>행위와</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중인</w:t>
            </w:r>
            <w:r>
              <w:rPr>
                <w:rFonts w:hint="eastAsia"/>
                <w:sz w:val="20"/>
                <w:szCs w:val="20"/>
              </w:rPr>
              <w:t xml:space="preserve"> </w:t>
            </w:r>
            <w:r>
              <w:rPr>
                <w:rFonts w:hint="eastAsia"/>
                <w:sz w:val="20"/>
                <w:szCs w:val="20"/>
              </w:rPr>
              <w:t>소송</w:t>
            </w:r>
            <w:r>
              <w:rPr>
                <w:rFonts w:hint="eastAsia"/>
                <w:sz w:val="20"/>
                <w:szCs w:val="20"/>
              </w:rPr>
              <w:t xml:space="preserve"> </w:t>
            </w:r>
            <w:r>
              <w:rPr>
                <w:rFonts w:hint="eastAsia"/>
                <w:sz w:val="20"/>
                <w:szCs w:val="20"/>
              </w:rPr>
              <w:t>기타</w:t>
            </w:r>
            <w:r>
              <w:rPr>
                <w:rFonts w:hint="eastAsia"/>
                <w:sz w:val="20"/>
                <w:szCs w:val="20"/>
              </w:rPr>
              <w:t xml:space="preserve"> </w:t>
            </w:r>
            <w:r>
              <w:rPr>
                <w:rFonts w:hint="eastAsia"/>
                <w:sz w:val="20"/>
                <w:szCs w:val="20"/>
              </w:rPr>
              <w:t>분쟁사건도</w:t>
            </w:r>
            <w:r>
              <w:rPr>
                <w:rFonts w:hint="eastAsia"/>
                <w:sz w:val="20"/>
                <w:szCs w:val="20"/>
              </w:rPr>
              <w:t xml:space="preserve"> </w:t>
            </w:r>
            <w:r>
              <w:rPr>
                <w:rFonts w:hint="eastAsia"/>
                <w:sz w:val="20"/>
                <w:szCs w:val="20"/>
              </w:rPr>
              <w:t>없다고</w:t>
            </w:r>
            <w:r>
              <w:rPr>
                <w:rFonts w:hint="eastAsia"/>
                <w:sz w:val="20"/>
                <w:szCs w:val="20"/>
              </w:rPr>
              <w:t xml:space="preserve"> </w:t>
            </w:r>
            <w:r>
              <w:rPr>
                <w:rFonts w:hint="eastAsia"/>
                <w:sz w:val="20"/>
                <w:szCs w:val="20"/>
              </w:rPr>
              <w:t>함</w:t>
            </w:r>
            <w:r>
              <w:rPr>
                <w:rFonts w:hint="eastAsia"/>
                <w:sz w:val="20"/>
                <w:szCs w:val="20"/>
              </w:rPr>
              <w:t>.</w:t>
            </w:r>
          </w:p>
        </w:tc>
        <w:tc>
          <w:tcPr>
            <w:tcW w:w="5640" w:type="dxa"/>
            <w:tcBorders>
              <w:top w:val="single" w:sz="12" w:space="0" w:color="0F243E"/>
              <w:bottom w:val="single" w:sz="12" w:space="0" w:color="0F243E"/>
            </w:tcBorders>
            <w:shd w:val="clear" w:color="auto" w:fill="auto"/>
          </w:tcPr>
          <w:p w14:paraId="578D3A10" w14:textId="39BC73CA" w:rsidR="00C775F8" w:rsidRPr="00C65EAA" w:rsidRDefault="004319CD" w:rsidP="00C775F8">
            <w:pPr>
              <w:pStyle w:val="1"/>
              <w:rPr>
                <w:sz w:val="20"/>
                <w:szCs w:val="20"/>
              </w:rPr>
            </w:pPr>
            <w:r>
              <w:rPr>
                <w:rFonts w:hint="eastAsia"/>
                <w:sz w:val="20"/>
                <w:szCs w:val="20"/>
              </w:rPr>
              <w:t>귀사가</w:t>
            </w:r>
            <w:r>
              <w:rPr>
                <w:rFonts w:hint="eastAsia"/>
                <w:sz w:val="20"/>
                <w:szCs w:val="20"/>
              </w:rPr>
              <w:t xml:space="preserve"> </w:t>
            </w:r>
            <w:r>
              <w:rPr>
                <w:rFonts w:hint="eastAsia"/>
                <w:sz w:val="20"/>
                <w:szCs w:val="20"/>
              </w:rPr>
              <w:t>본건</w:t>
            </w:r>
            <w:r>
              <w:rPr>
                <w:rFonts w:hint="eastAsia"/>
                <w:sz w:val="20"/>
                <w:szCs w:val="20"/>
              </w:rPr>
              <w:t xml:space="preserve"> </w:t>
            </w:r>
            <w:r>
              <w:rPr>
                <w:rFonts w:hint="eastAsia"/>
                <w:sz w:val="20"/>
                <w:szCs w:val="20"/>
              </w:rPr>
              <w:t>거래를</w:t>
            </w:r>
            <w:r>
              <w:rPr>
                <w:rFonts w:hint="eastAsia"/>
                <w:sz w:val="20"/>
                <w:szCs w:val="20"/>
              </w:rPr>
              <w:t xml:space="preserve"> </w:t>
            </w:r>
            <w:r>
              <w:rPr>
                <w:rFonts w:hint="eastAsia"/>
                <w:sz w:val="20"/>
                <w:szCs w:val="20"/>
              </w:rPr>
              <w:t>통하여</w:t>
            </w:r>
            <w:r>
              <w:rPr>
                <w:rFonts w:hint="eastAsia"/>
                <w:sz w:val="20"/>
                <w:szCs w:val="20"/>
              </w:rPr>
              <w:t xml:space="preserve"> </w:t>
            </w:r>
            <w:r>
              <w:rPr>
                <w:rFonts w:hint="eastAsia"/>
                <w:sz w:val="20"/>
                <w:szCs w:val="20"/>
              </w:rPr>
              <w:t>취득하게</w:t>
            </w:r>
            <w:r>
              <w:rPr>
                <w:rFonts w:hint="eastAsia"/>
                <w:sz w:val="20"/>
                <w:szCs w:val="20"/>
              </w:rPr>
              <w:t xml:space="preserve"> </w:t>
            </w:r>
            <w:r>
              <w:rPr>
                <w:rFonts w:hint="eastAsia"/>
                <w:sz w:val="20"/>
                <w:szCs w:val="20"/>
              </w:rPr>
              <w:t>될</w:t>
            </w:r>
            <w:r>
              <w:rPr>
                <w:rFonts w:hint="eastAsia"/>
                <w:sz w:val="20"/>
                <w:szCs w:val="20"/>
              </w:rPr>
              <w:t xml:space="preserve"> </w:t>
            </w:r>
            <w:r>
              <w:rPr>
                <w:rFonts w:hint="eastAsia"/>
                <w:sz w:val="20"/>
                <w:szCs w:val="20"/>
              </w:rPr>
              <w:t>주식의</w:t>
            </w:r>
            <w:r>
              <w:rPr>
                <w:rFonts w:hint="eastAsia"/>
                <w:sz w:val="20"/>
                <w:szCs w:val="20"/>
              </w:rPr>
              <w:t xml:space="preserve"> </w:t>
            </w:r>
            <w:r>
              <w:rPr>
                <w:rFonts w:hint="eastAsia"/>
                <w:sz w:val="20"/>
                <w:szCs w:val="20"/>
              </w:rPr>
              <w:t>제한</w:t>
            </w:r>
            <w:r>
              <w:rPr>
                <w:rFonts w:hint="eastAsia"/>
                <w:sz w:val="20"/>
                <w:szCs w:val="20"/>
              </w:rPr>
              <w:t xml:space="preserve"> </w:t>
            </w:r>
            <w:r>
              <w:rPr>
                <w:rFonts w:hint="eastAsia"/>
                <w:sz w:val="20"/>
                <w:szCs w:val="20"/>
              </w:rPr>
              <w:t>없는</w:t>
            </w:r>
            <w:r>
              <w:rPr>
                <w:rFonts w:hint="eastAsia"/>
                <w:sz w:val="20"/>
                <w:szCs w:val="20"/>
              </w:rPr>
              <w:t xml:space="preserve"> </w:t>
            </w:r>
            <w:r>
              <w:rPr>
                <w:rFonts w:hint="eastAsia"/>
                <w:sz w:val="20"/>
                <w:szCs w:val="20"/>
              </w:rPr>
              <w:t>소유권</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유효성과</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현재</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중이거나</w:t>
            </w:r>
            <w:r>
              <w:rPr>
                <w:rFonts w:hint="eastAsia"/>
                <w:sz w:val="20"/>
                <w:szCs w:val="20"/>
              </w:rPr>
              <w:t xml:space="preserve"> </w:t>
            </w:r>
            <w:r>
              <w:rPr>
                <w:rFonts w:hint="eastAsia"/>
                <w:sz w:val="20"/>
                <w:szCs w:val="20"/>
              </w:rPr>
              <w:t>예상되는</w:t>
            </w:r>
            <w:r>
              <w:rPr>
                <w:rFonts w:hint="eastAsia"/>
                <w:sz w:val="20"/>
                <w:szCs w:val="20"/>
              </w:rPr>
              <w:t xml:space="preserve"> </w:t>
            </w:r>
            <w:r>
              <w:rPr>
                <w:rFonts w:hint="eastAsia"/>
                <w:sz w:val="20"/>
                <w:szCs w:val="20"/>
              </w:rPr>
              <w:t>소송</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또는</w:t>
            </w:r>
            <w:r>
              <w:rPr>
                <w:rFonts w:hint="eastAsia"/>
                <w:sz w:val="20"/>
                <w:szCs w:val="20"/>
              </w:rPr>
              <w:t xml:space="preserve"> </w:t>
            </w:r>
            <w:r>
              <w:rPr>
                <w:rFonts w:hint="eastAsia"/>
                <w:sz w:val="20"/>
                <w:szCs w:val="20"/>
              </w:rPr>
              <w:t>분쟁이</w:t>
            </w:r>
            <w:r>
              <w:rPr>
                <w:rFonts w:hint="eastAsia"/>
                <w:sz w:val="20"/>
                <w:szCs w:val="20"/>
              </w:rPr>
              <w:t xml:space="preserve"> </w:t>
            </w:r>
            <w:r>
              <w:rPr>
                <w:rFonts w:hint="eastAsia"/>
                <w:sz w:val="20"/>
                <w:szCs w:val="20"/>
              </w:rPr>
              <w:t>존재하지</w:t>
            </w:r>
            <w:r>
              <w:rPr>
                <w:rFonts w:hint="eastAsia"/>
                <w:sz w:val="20"/>
                <w:szCs w:val="20"/>
              </w:rPr>
              <w:t xml:space="preserve"> </w:t>
            </w:r>
            <w:r>
              <w:rPr>
                <w:rFonts w:hint="eastAsia"/>
                <w:sz w:val="20"/>
                <w:szCs w:val="20"/>
              </w:rPr>
              <w:t>아니한다는</w:t>
            </w:r>
            <w:r>
              <w:rPr>
                <w:rFonts w:hint="eastAsia"/>
                <w:sz w:val="20"/>
                <w:szCs w:val="20"/>
              </w:rPr>
              <w:t xml:space="preserve"> </w:t>
            </w:r>
            <w:r>
              <w:rPr>
                <w:rFonts w:hint="eastAsia"/>
                <w:sz w:val="20"/>
                <w:szCs w:val="20"/>
              </w:rPr>
              <w:t>점에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진술</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보장을</w:t>
            </w:r>
            <w:r>
              <w:rPr>
                <w:rFonts w:hint="eastAsia"/>
                <w:sz w:val="20"/>
                <w:szCs w:val="20"/>
              </w:rPr>
              <w:t xml:space="preserve"> </w:t>
            </w:r>
            <w:r>
              <w:rPr>
                <w:rFonts w:hint="eastAsia"/>
                <w:sz w:val="20"/>
                <w:szCs w:val="20"/>
              </w:rPr>
              <w:t>받는</w:t>
            </w:r>
            <w:r>
              <w:rPr>
                <w:rFonts w:hint="eastAsia"/>
                <w:sz w:val="20"/>
                <w:szCs w:val="20"/>
              </w:rPr>
              <w:t xml:space="preserve"> </w:t>
            </w:r>
            <w:r>
              <w:rPr>
                <w:rFonts w:hint="eastAsia"/>
                <w:sz w:val="20"/>
                <w:szCs w:val="20"/>
              </w:rPr>
              <w:t>것이</w:t>
            </w:r>
            <w:r>
              <w:rPr>
                <w:rFonts w:hint="eastAsia"/>
                <w:sz w:val="20"/>
                <w:szCs w:val="20"/>
              </w:rPr>
              <w:t xml:space="preserve"> </w:t>
            </w:r>
            <w:r>
              <w:rPr>
                <w:rFonts w:hint="eastAsia"/>
                <w:sz w:val="20"/>
                <w:szCs w:val="20"/>
              </w:rPr>
              <w:t>바람직할</w:t>
            </w:r>
            <w:r>
              <w:rPr>
                <w:rFonts w:hint="eastAsia"/>
                <w:sz w:val="20"/>
                <w:szCs w:val="20"/>
              </w:rPr>
              <w:t xml:space="preserve"> </w:t>
            </w:r>
            <w:r>
              <w:rPr>
                <w:rFonts w:hint="eastAsia"/>
                <w:sz w:val="20"/>
                <w:szCs w:val="20"/>
              </w:rPr>
              <w:t>것으로</w:t>
            </w:r>
            <w:r>
              <w:rPr>
                <w:rFonts w:hint="eastAsia"/>
                <w:sz w:val="20"/>
                <w:szCs w:val="20"/>
              </w:rPr>
              <w:t xml:space="preserve"> </w:t>
            </w:r>
            <w:r>
              <w:rPr>
                <w:rFonts w:hint="eastAsia"/>
                <w:sz w:val="20"/>
                <w:szCs w:val="20"/>
              </w:rPr>
              <w:t>보임</w:t>
            </w:r>
            <w:r>
              <w:rPr>
                <w:rFonts w:hint="eastAsia"/>
                <w:sz w:val="20"/>
                <w:szCs w:val="20"/>
              </w:rPr>
              <w:t xml:space="preserve">. </w:t>
            </w:r>
          </w:p>
        </w:tc>
      </w:tr>
      <w:tr w:rsidR="00F075BA" w:rsidRPr="00C65EAA" w14:paraId="38B67BD3"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164D90BE" w14:textId="5B670656" w:rsidR="00F075BA" w:rsidRPr="00C65EAA" w:rsidRDefault="00F075BA"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보험</w:t>
            </w:r>
          </w:p>
        </w:tc>
      </w:tr>
      <w:tr w:rsidR="00C775F8" w:rsidRPr="00C65EAA" w14:paraId="003FA72F" w14:textId="77777777" w:rsidTr="001D3938">
        <w:trPr>
          <w:trHeight w:val="20"/>
        </w:trPr>
        <w:tc>
          <w:tcPr>
            <w:tcW w:w="1418" w:type="dxa"/>
            <w:tcBorders>
              <w:top w:val="single" w:sz="12" w:space="0" w:color="0F243E"/>
              <w:bottom w:val="single" w:sz="12" w:space="0" w:color="0F243E"/>
            </w:tcBorders>
            <w:shd w:val="clear" w:color="auto" w:fill="auto"/>
          </w:tcPr>
          <w:p w14:paraId="6CEEEF80" w14:textId="72D98F12"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보험</w:t>
            </w:r>
            <w:r w:rsidRPr="00C65EAA">
              <w:rPr>
                <w:rFonts w:eastAsia="바탕"/>
                <w:b/>
                <w:color w:val="000000" w:themeColor="text1"/>
              </w:rPr>
              <w:t xml:space="preserve"> </w:t>
            </w:r>
            <w:r w:rsidRPr="00C65EAA">
              <w:rPr>
                <w:rFonts w:eastAsia="바탕"/>
                <w:b/>
                <w:color w:val="000000" w:themeColor="text1"/>
              </w:rPr>
              <w:t>가입</w:t>
            </w:r>
            <w:r w:rsidRPr="00C65EAA">
              <w:rPr>
                <w:rFonts w:eastAsia="바탕"/>
                <w:b/>
                <w:color w:val="000000" w:themeColor="text1"/>
              </w:rPr>
              <w:t xml:space="preserve"> </w:t>
            </w:r>
            <w:r w:rsidRPr="00C65EAA">
              <w:rPr>
                <w:rFonts w:eastAsia="바탕"/>
                <w:b/>
                <w:color w:val="000000" w:themeColor="text1"/>
              </w:rPr>
              <w:t>현황</w:t>
            </w:r>
          </w:p>
        </w:tc>
        <w:tc>
          <w:tcPr>
            <w:tcW w:w="6946" w:type="dxa"/>
            <w:tcBorders>
              <w:top w:val="single" w:sz="12" w:space="0" w:color="0F243E"/>
              <w:bottom w:val="single" w:sz="12" w:space="0" w:color="0F243E"/>
            </w:tcBorders>
            <w:shd w:val="clear" w:color="auto" w:fill="auto"/>
          </w:tcPr>
          <w:p w14:paraId="2566E0BC" w14:textId="1D0148D1" w:rsidR="00C775F8" w:rsidRPr="00C65EAA" w:rsidRDefault="00C775F8" w:rsidP="00C775F8">
            <w:pPr>
              <w:pStyle w:val="1"/>
              <w:numPr>
                <w:ilvl w:val="0"/>
                <w:numId w:val="0"/>
              </w:numPr>
              <w:ind w:left="513"/>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sidR="00C66183">
              <w:rPr>
                <w:rFonts w:hint="eastAsia"/>
                <w:color w:val="000000" w:themeColor="text1"/>
                <w:sz w:val="20"/>
                <w:szCs w:val="20"/>
              </w:rPr>
              <w:t>,</w:t>
            </w:r>
            <w:r>
              <w:rPr>
                <w:rFonts w:hint="eastAsia"/>
                <w:color w:val="000000" w:themeColor="text1"/>
                <w:sz w:val="20"/>
                <w:szCs w:val="20"/>
              </w:rPr>
              <w:t xml:space="preserve"> </w:t>
            </w:r>
            <w:r>
              <w:rPr>
                <w:rFonts w:hint="eastAsia"/>
                <w:color w:val="000000" w:themeColor="text1"/>
                <w:sz w:val="20"/>
                <w:szCs w:val="20"/>
              </w:rPr>
              <w:t>대상회사에</w:t>
            </w:r>
            <w:r>
              <w:rPr>
                <w:rFonts w:hint="eastAsia"/>
                <w:color w:val="000000" w:themeColor="text1"/>
                <w:sz w:val="20"/>
                <w:szCs w:val="20"/>
              </w:rPr>
              <w:t xml:space="preserve"> </w:t>
            </w:r>
            <w:r>
              <w:rPr>
                <w:rFonts w:hint="eastAsia"/>
                <w:color w:val="000000" w:themeColor="text1"/>
                <w:sz w:val="20"/>
                <w:szCs w:val="20"/>
              </w:rPr>
              <w:t>법률적으로</w:t>
            </w:r>
            <w:r>
              <w:rPr>
                <w:rFonts w:hint="eastAsia"/>
                <w:color w:val="000000" w:themeColor="text1"/>
                <w:sz w:val="20"/>
                <w:szCs w:val="20"/>
              </w:rPr>
              <w:t xml:space="preserve"> </w:t>
            </w:r>
            <w:r>
              <w:rPr>
                <w:rFonts w:hint="eastAsia"/>
                <w:color w:val="000000" w:themeColor="text1"/>
                <w:sz w:val="20"/>
                <w:szCs w:val="20"/>
              </w:rPr>
              <w:t>요구되는</w:t>
            </w:r>
            <w:r>
              <w:rPr>
                <w:rFonts w:hint="eastAsia"/>
                <w:color w:val="000000" w:themeColor="text1"/>
                <w:sz w:val="20"/>
                <w:szCs w:val="20"/>
              </w:rPr>
              <w:t xml:space="preserve"> </w:t>
            </w:r>
            <w:r>
              <w:rPr>
                <w:rFonts w:hint="eastAsia"/>
                <w:color w:val="000000" w:themeColor="text1"/>
                <w:sz w:val="20"/>
                <w:szCs w:val="20"/>
              </w:rPr>
              <w:t>책임보험은</w:t>
            </w:r>
            <w:r>
              <w:rPr>
                <w:rFonts w:hint="eastAsia"/>
                <w:color w:val="000000" w:themeColor="text1"/>
                <w:sz w:val="20"/>
                <w:szCs w:val="20"/>
              </w:rPr>
              <w:t xml:space="preserve"> </w:t>
            </w:r>
            <w:r>
              <w:rPr>
                <w:rFonts w:hint="eastAsia"/>
                <w:color w:val="000000" w:themeColor="text1"/>
                <w:sz w:val="20"/>
                <w:szCs w:val="20"/>
              </w:rPr>
              <w:t>없다고</w:t>
            </w:r>
            <w:r>
              <w:rPr>
                <w:rFonts w:hint="eastAsia"/>
                <w:color w:val="000000" w:themeColor="text1"/>
                <w:sz w:val="20"/>
                <w:szCs w:val="20"/>
              </w:rPr>
              <w:t xml:space="preserve"> </w:t>
            </w:r>
            <w:r>
              <w:rPr>
                <w:rFonts w:hint="eastAsia"/>
                <w:color w:val="000000" w:themeColor="text1"/>
                <w:sz w:val="20"/>
                <w:szCs w:val="20"/>
              </w:rPr>
              <w:t>하고</w:t>
            </w:r>
            <w:r>
              <w:rPr>
                <w:rFonts w:hint="eastAsia"/>
                <w:color w:val="000000" w:themeColor="text1"/>
                <w:sz w:val="20"/>
                <w:szCs w:val="20"/>
              </w:rPr>
              <w:t xml:space="preserve">, </w:t>
            </w:r>
            <w:r>
              <w:rPr>
                <w:rFonts w:hint="eastAsia"/>
                <w:color w:val="000000" w:themeColor="text1"/>
                <w:sz w:val="20"/>
                <w:szCs w:val="20"/>
              </w:rPr>
              <w:t>회사의</w:t>
            </w:r>
            <w:r>
              <w:rPr>
                <w:rFonts w:hint="eastAsia"/>
                <w:color w:val="000000" w:themeColor="text1"/>
                <w:sz w:val="20"/>
                <w:szCs w:val="20"/>
              </w:rPr>
              <w:t xml:space="preserve"> </w:t>
            </w:r>
            <w:r>
              <w:rPr>
                <w:rFonts w:hint="eastAsia"/>
                <w:color w:val="000000" w:themeColor="text1"/>
                <w:sz w:val="20"/>
                <w:szCs w:val="20"/>
              </w:rPr>
              <w:t>자산</w:t>
            </w:r>
            <w:r>
              <w:rPr>
                <w:rFonts w:hint="eastAsia"/>
                <w:color w:val="000000" w:themeColor="text1"/>
                <w:sz w:val="20"/>
                <w:szCs w:val="20"/>
              </w:rPr>
              <w:t xml:space="preserve">, </w:t>
            </w:r>
            <w:r>
              <w:rPr>
                <w:rFonts w:hint="eastAsia"/>
                <w:color w:val="000000" w:themeColor="text1"/>
                <w:sz w:val="20"/>
                <w:szCs w:val="20"/>
              </w:rPr>
              <w:t>사업</w:t>
            </w:r>
            <w:r>
              <w:rPr>
                <w:rFonts w:hint="eastAsia"/>
                <w:color w:val="000000" w:themeColor="text1"/>
                <w:sz w:val="20"/>
                <w:szCs w:val="20"/>
              </w:rPr>
              <w:t xml:space="preserve">, </w:t>
            </w:r>
            <w:r>
              <w:rPr>
                <w:rFonts w:hint="eastAsia"/>
                <w:color w:val="000000" w:themeColor="text1"/>
                <w:sz w:val="20"/>
                <w:szCs w:val="20"/>
              </w:rPr>
              <w:t>임직원</w:t>
            </w:r>
            <w:r>
              <w:rPr>
                <w:rFonts w:hint="eastAsia"/>
                <w:color w:val="000000" w:themeColor="text1"/>
                <w:sz w:val="20"/>
                <w:szCs w:val="20"/>
              </w:rPr>
              <w:t xml:space="preserve"> </w:t>
            </w:r>
            <w:r>
              <w:rPr>
                <w:rFonts w:hint="eastAsia"/>
                <w:color w:val="000000" w:themeColor="text1"/>
                <w:sz w:val="20"/>
                <w:szCs w:val="20"/>
              </w:rPr>
              <w:t>등을</w:t>
            </w:r>
            <w:r>
              <w:rPr>
                <w:rFonts w:hint="eastAsia"/>
                <w:color w:val="000000" w:themeColor="text1"/>
                <w:sz w:val="20"/>
                <w:szCs w:val="20"/>
              </w:rPr>
              <w:t xml:space="preserve"> </w:t>
            </w:r>
            <w:r>
              <w:rPr>
                <w:rFonts w:hint="eastAsia"/>
                <w:color w:val="000000" w:themeColor="text1"/>
                <w:sz w:val="20"/>
                <w:szCs w:val="20"/>
              </w:rPr>
              <w:t>부보하는</w:t>
            </w:r>
            <w:r>
              <w:rPr>
                <w:rFonts w:hint="eastAsia"/>
                <w:color w:val="000000" w:themeColor="text1"/>
                <w:sz w:val="20"/>
                <w:szCs w:val="20"/>
              </w:rPr>
              <w:t xml:space="preserve"> </w:t>
            </w:r>
            <w:r>
              <w:rPr>
                <w:rFonts w:hint="eastAsia"/>
                <w:color w:val="000000" w:themeColor="text1"/>
                <w:sz w:val="20"/>
                <w:szCs w:val="20"/>
              </w:rPr>
              <w:t>보험도</w:t>
            </w:r>
            <w:r>
              <w:rPr>
                <w:rFonts w:hint="eastAsia"/>
                <w:color w:val="000000" w:themeColor="text1"/>
                <w:sz w:val="20"/>
                <w:szCs w:val="20"/>
              </w:rPr>
              <w:t xml:space="preserve"> </w:t>
            </w:r>
            <w:r>
              <w:rPr>
                <w:rFonts w:hint="eastAsia"/>
                <w:color w:val="000000" w:themeColor="text1"/>
                <w:sz w:val="20"/>
                <w:szCs w:val="20"/>
              </w:rPr>
              <w:t>가입되어</w:t>
            </w:r>
            <w:r>
              <w:rPr>
                <w:rFonts w:hint="eastAsia"/>
                <w:color w:val="000000" w:themeColor="text1"/>
                <w:sz w:val="20"/>
                <w:szCs w:val="20"/>
              </w:rPr>
              <w:t xml:space="preserve"> </w:t>
            </w:r>
            <w:r>
              <w:rPr>
                <w:rFonts w:hint="eastAsia"/>
                <w:color w:val="000000" w:themeColor="text1"/>
                <w:sz w:val="20"/>
                <w:szCs w:val="20"/>
              </w:rPr>
              <w:t>있지</w:t>
            </w:r>
            <w:r>
              <w:rPr>
                <w:rFonts w:hint="eastAsia"/>
                <w:color w:val="000000" w:themeColor="text1"/>
                <w:sz w:val="20"/>
                <w:szCs w:val="20"/>
              </w:rPr>
              <w:t xml:space="preserve"> </w:t>
            </w:r>
            <w:r>
              <w:rPr>
                <w:rFonts w:hint="eastAsia"/>
                <w:color w:val="000000" w:themeColor="text1"/>
                <w:sz w:val="20"/>
                <w:szCs w:val="20"/>
              </w:rPr>
              <w:t>않다고</w:t>
            </w:r>
            <w:r>
              <w:rPr>
                <w:rFonts w:hint="eastAsia"/>
                <w:color w:val="000000" w:themeColor="text1"/>
                <w:sz w:val="20"/>
                <w:szCs w:val="20"/>
              </w:rPr>
              <w:t xml:space="preserve"> </w:t>
            </w:r>
            <w:r>
              <w:rPr>
                <w:rFonts w:hint="eastAsia"/>
                <w:color w:val="000000" w:themeColor="text1"/>
                <w:sz w:val="20"/>
                <w:szCs w:val="20"/>
              </w:rPr>
              <w:t>함</w:t>
            </w:r>
          </w:p>
        </w:tc>
        <w:tc>
          <w:tcPr>
            <w:tcW w:w="5640" w:type="dxa"/>
            <w:tcBorders>
              <w:top w:val="single" w:sz="12" w:space="0" w:color="0F243E"/>
              <w:bottom w:val="single" w:sz="12" w:space="0" w:color="0F243E"/>
            </w:tcBorders>
            <w:shd w:val="clear" w:color="auto" w:fill="auto"/>
          </w:tcPr>
          <w:p w14:paraId="76C8610A" w14:textId="6292E292" w:rsidR="00C775F8" w:rsidRPr="00C65EAA" w:rsidRDefault="009861FA" w:rsidP="00C775F8">
            <w:pPr>
              <w:pStyle w:val="1"/>
              <w:rPr>
                <w:bCs/>
                <w:color w:val="000000" w:themeColor="text1"/>
                <w:sz w:val="20"/>
                <w:szCs w:val="20"/>
              </w:rPr>
            </w:pPr>
            <w:r>
              <w:rPr>
                <w:rFonts w:hint="eastAsia"/>
                <w:bCs/>
                <w:color w:val="000000" w:themeColor="text1"/>
                <w:sz w:val="20"/>
                <w:szCs w:val="20"/>
              </w:rPr>
              <w:t>특이사항</w:t>
            </w:r>
            <w:r>
              <w:rPr>
                <w:rFonts w:hint="eastAsia"/>
                <w:bCs/>
                <w:color w:val="000000" w:themeColor="text1"/>
                <w:sz w:val="20"/>
                <w:szCs w:val="20"/>
              </w:rPr>
              <w:t xml:space="preserve"> </w:t>
            </w:r>
            <w:r>
              <w:rPr>
                <w:rFonts w:hint="eastAsia"/>
                <w:bCs/>
                <w:color w:val="000000" w:themeColor="text1"/>
                <w:sz w:val="20"/>
                <w:szCs w:val="20"/>
              </w:rPr>
              <w:t>없음</w:t>
            </w:r>
            <w:r>
              <w:rPr>
                <w:rFonts w:hint="eastAsia"/>
                <w:bCs/>
                <w:color w:val="000000" w:themeColor="text1"/>
                <w:sz w:val="20"/>
                <w:szCs w:val="20"/>
              </w:rPr>
              <w:t xml:space="preserve">. </w:t>
            </w:r>
          </w:p>
        </w:tc>
      </w:tr>
      <w:tr w:rsidR="00686143" w:rsidRPr="00C65EAA" w14:paraId="5B0CA6CC"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63B96961" w14:textId="47403B88" w:rsidR="00686143" w:rsidRPr="00686143" w:rsidRDefault="00686143" w:rsidP="002F76A3">
            <w:pPr>
              <w:widowControl w:val="0"/>
              <w:numPr>
                <w:ilvl w:val="0"/>
                <w:numId w:val="2"/>
              </w:numPr>
              <w:wordWrap w:val="0"/>
              <w:autoSpaceDE w:val="0"/>
              <w:autoSpaceDN w:val="0"/>
              <w:spacing w:before="120" w:after="120" w:line="300" w:lineRule="exact"/>
              <w:ind w:left="833" w:right="113" w:hanging="720"/>
              <w:outlineLvl w:val="0"/>
              <w:rPr>
                <w:b/>
                <w:color w:val="000000" w:themeColor="text1"/>
              </w:rPr>
            </w:pPr>
            <w:r w:rsidRPr="00686143">
              <w:rPr>
                <w:rFonts w:hint="eastAsia"/>
                <w:b/>
                <w:color w:val="000000" w:themeColor="text1"/>
              </w:rPr>
              <w:t>개인정보</w:t>
            </w:r>
          </w:p>
        </w:tc>
      </w:tr>
      <w:tr w:rsidR="002126E8" w:rsidRPr="00C65EAA" w14:paraId="33AA1C1F" w14:textId="77777777" w:rsidTr="001D3938">
        <w:trPr>
          <w:trHeight w:val="20"/>
        </w:trPr>
        <w:tc>
          <w:tcPr>
            <w:tcW w:w="1418" w:type="dxa"/>
            <w:tcBorders>
              <w:top w:val="single" w:sz="12" w:space="0" w:color="0F243E"/>
              <w:bottom w:val="single" w:sz="12" w:space="0" w:color="0F243E"/>
            </w:tcBorders>
            <w:shd w:val="clear" w:color="auto" w:fill="auto"/>
          </w:tcPr>
          <w:p w14:paraId="226509EE" w14:textId="572D7F41" w:rsidR="002126E8" w:rsidRPr="00C65EAA" w:rsidRDefault="00686143"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개인정보</w:t>
            </w:r>
            <w:r>
              <w:rPr>
                <w:rFonts w:eastAsia="바탕" w:hint="eastAsia"/>
                <w:b/>
                <w:color w:val="000000" w:themeColor="text1"/>
              </w:rPr>
              <w:t xml:space="preserve"> </w:t>
            </w:r>
            <w:r>
              <w:rPr>
                <w:rFonts w:eastAsia="바탕" w:hint="eastAsia"/>
                <w:b/>
                <w:color w:val="000000" w:themeColor="text1"/>
              </w:rPr>
              <w:t>처리</w:t>
            </w:r>
            <w:r>
              <w:rPr>
                <w:rFonts w:eastAsia="바탕" w:hint="eastAsia"/>
                <w:b/>
                <w:color w:val="000000" w:themeColor="text1"/>
              </w:rPr>
              <w:t xml:space="preserve"> </w:t>
            </w:r>
            <w:r>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1A618870" w14:textId="0CCAE198" w:rsidR="00151DA4" w:rsidRDefault="006D1805" w:rsidP="0025067D">
            <w:pPr>
              <w:pStyle w:val="1"/>
              <w:rPr>
                <w:color w:val="000000" w:themeColor="text1"/>
                <w:sz w:val="20"/>
                <w:szCs w:val="20"/>
              </w:rPr>
            </w:pPr>
            <w:r w:rsidRPr="006D1805">
              <w:rPr>
                <w:rFonts w:hint="eastAsia"/>
                <w:color w:val="000000" w:themeColor="text1"/>
                <w:sz w:val="20"/>
                <w:szCs w:val="20"/>
              </w:rPr>
              <w:t>대상회사가</w:t>
            </w:r>
            <w:r w:rsidRPr="006D1805">
              <w:rPr>
                <w:color w:val="000000" w:themeColor="text1"/>
                <w:sz w:val="20"/>
                <w:szCs w:val="20"/>
              </w:rPr>
              <w:t xml:space="preserve"> </w:t>
            </w:r>
            <w:r w:rsidRPr="006D1805">
              <w:rPr>
                <w:rFonts w:hint="eastAsia"/>
                <w:color w:val="000000" w:themeColor="text1"/>
                <w:sz w:val="20"/>
                <w:szCs w:val="20"/>
              </w:rPr>
              <w:t>개인정보를</w:t>
            </w:r>
            <w:r w:rsidRPr="006D1805">
              <w:rPr>
                <w:color w:val="000000" w:themeColor="text1"/>
                <w:sz w:val="20"/>
                <w:szCs w:val="20"/>
              </w:rPr>
              <w:t xml:space="preserve"> </w:t>
            </w:r>
            <w:r w:rsidRPr="006D1805">
              <w:rPr>
                <w:rFonts w:hint="eastAsia"/>
                <w:color w:val="000000" w:themeColor="text1"/>
                <w:sz w:val="20"/>
                <w:szCs w:val="20"/>
              </w:rPr>
              <w:t>수집</w:t>
            </w:r>
            <w:r w:rsidRPr="006D1805">
              <w:rPr>
                <w:color w:val="000000" w:themeColor="text1"/>
                <w:sz w:val="20"/>
                <w:szCs w:val="20"/>
              </w:rPr>
              <w:t>/</w:t>
            </w:r>
            <w:r w:rsidRPr="006D1805">
              <w:rPr>
                <w:rFonts w:hint="eastAsia"/>
                <w:color w:val="000000" w:themeColor="text1"/>
                <w:sz w:val="20"/>
                <w:szCs w:val="20"/>
              </w:rPr>
              <w:t>이용하거나</w:t>
            </w:r>
            <w:r w:rsidRPr="006D1805">
              <w:rPr>
                <w:color w:val="000000" w:themeColor="text1"/>
                <w:sz w:val="20"/>
                <w:szCs w:val="20"/>
              </w:rPr>
              <w:t xml:space="preserve"> </w:t>
            </w:r>
            <w:r w:rsidRPr="006D1805">
              <w:rPr>
                <w:rFonts w:hint="eastAsia"/>
                <w:color w:val="000000" w:themeColor="text1"/>
                <w:sz w:val="20"/>
                <w:szCs w:val="20"/>
              </w:rPr>
              <w:t>제공받는</w:t>
            </w:r>
            <w:r w:rsidRPr="006D1805">
              <w:rPr>
                <w:color w:val="000000" w:themeColor="text1"/>
                <w:sz w:val="20"/>
                <w:szCs w:val="20"/>
              </w:rPr>
              <w:t xml:space="preserve"> </w:t>
            </w:r>
            <w:r w:rsidRPr="006D1805">
              <w:rPr>
                <w:rFonts w:hint="eastAsia"/>
                <w:color w:val="000000" w:themeColor="text1"/>
                <w:sz w:val="20"/>
                <w:szCs w:val="20"/>
              </w:rPr>
              <w:t>경로는</w:t>
            </w:r>
            <w:r w:rsidRPr="006D1805">
              <w:rPr>
                <w:color w:val="000000" w:themeColor="text1"/>
                <w:sz w:val="20"/>
                <w:szCs w:val="20"/>
              </w:rPr>
              <w:t xml:space="preserve"> </w:t>
            </w:r>
            <w:r w:rsidRPr="006D1805">
              <w:rPr>
                <w:rFonts w:hint="eastAsia"/>
                <w:color w:val="000000" w:themeColor="text1"/>
                <w:sz w:val="20"/>
                <w:szCs w:val="20"/>
              </w:rPr>
              <w:t>크게</w:t>
            </w:r>
            <w:r w:rsidRPr="006D1805">
              <w:rPr>
                <w:color w:val="000000" w:themeColor="text1"/>
                <w:sz w:val="20"/>
                <w:szCs w:val="20"/>
              </w:rPr>
              <w:t xml:space="preserve"> </w:t>
            </w:r>
            <w:r w:rsidRPr="006D1805">
              <w:rPr>
                <w:rFonts w:hint="eastAsia"/>
                <w:color w:val="000000" w:themeColor="text1"/>
                <w:sz w:val="20"/>
                <w:szCs w:val="20"/>
              </w:rPr>
              <w:t>웹사이트</w:t>
            </w:r>
            <w:r w:rsidRPr="006D1805">
              <w:rPr>
                <w:color w:val="000000" w:themeColor="text1"/>
                <w:sz w:val="20"/>
                <w:szCs w:val="20"/>
              </w:rPr>
              <w:t xml:space="preserve"> </w:t>
            </w:r>
            <w:r w:rsidRPr="006D1805">
              <w:rPr>
                <w:rFonts w:hint="eastAsia"/>
                <w:color w:val="000000" w:themeColor="text1"/>
                <w:sz w:val="20"/>
                <w:szCs w:val="20"/>
              </w:rPr>
              <w:t>및</w:t>
            </w:r>
            <w:r w:rsidRPr="006D1805">
              <w:rPr>
                <w:color w:val="000000" w:themeColor="text1"/>
                <w:sz w:val="20"/>
                <w:szCs w:val="20"/>
              </w:rPr>
              <w:t xml:space="preserve"> </w:t>
            </w:r>
            <w:r w:rsidRPr="006D1805">
              <w:rPr>
                <w:rFonts w:hint="eastAsia"/>
                <w:color w:val="000000" w:themeColor="text1"/>
                <w:sz w:val="20"/>
                <w:szCs w:val="20"/>
              </w:rPr>
              <w:t>모바일</w:t>
            </w:r>
            <w:r w:rsidRPr="006D1805">
              <w:rPr>
                <w:color w:val="000000" w:themeColor="text1"/>
                <w:sz w:val="20"/>
                <w:szCs w:val="20"/>
              </w:rPr>
              <w:t xml:space="preserve"> </w:t>
            </w:r>
            <w:r w:rsidRPr="006D1805">
              <w:rPr>
                <w:rFonts w:hint="eastAsia"/>
                <w:color w:val="000000" w:themeColor="text1"/>
                <w:sz w:val="20"/>
                <w:szCs w:val="20"/>
              </w:rPr>
              <w:t>어플리케이션</w:t>
            </w:r>
            <w:r w:rsidRPr="006D1805">
              <w:rPr>
                <w:color w:val="000000" w:themeColor="text1"/>
                <w:sz w:val="20"/>
                <w:szCs w:val="20"/>
              </w:rPr>
              <w:t>(</w:t>
            </w:r>
            <w:r w:rsidRPr="006D1805">
              <w:rPr>
                <w:rFonts w:hint="eastAsia"/>
                <w:color w:val="000000" w:themeColor="text1"/>
                <w:sz w:val="20"/>
                <w:szCs w:val="20"/>
              </w:rPr>
              <w:t>이하</w:t>
            </w:r>
            <w:r w:rsidRPr="006D1805">
              <w:rPr>
                <w:color w:val="000000" w:themeColor="text1"/>
                <w:sz w:val="20"/>
                <w:szCs w:val="20"/>
              </w:rPr>
              <w:t xml:space="preserve"> “APP”)</w:t>
            </w:r>
            <w:r>
              <w:rPr>
                <w:rFonts w:hint="eastAsia"/>
                <w:color w:val="000000" w:themeColor="text1"/>
                <w:sz w:val="20"/>
                <w:szCs w:val="20"/>
              </w:rPr>
              <w:t>으로</w:t>
            </w:r>
            <w:r>
              <w:rPr>
                <w:rFonts w:hint="eastAsia"/>
                <w:color w:val="000000" w:themeColor="text1"/>
                <w:sz w:val="20"/>
                <w:szCs w:val="20"/>
              </w:rPr>
              <w:t xml:space="preserve"> </w:t>
            </w:r>
            <w:r>
              <w:rPr>
                <w:rFonts w:hint="eastAsia"/>
                <w:color w:val="000000" w:themeColor="text1"/>
                <w:sz w:val="20"/>
                <w:szCs w:val="20"/>
              </w:rPr>
              <w:t>나누어짐</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sidR="00D94320" w:rsidRPr="00D94320">
              <w:rPr>
                <w:rFonts w:hint="eastAsia"/>
                <w:color w:val="000000" w:themeColor="text1"/>
                <w:sz w:val="20"/>
                <w:szCs w:val="20"/>
              </w:rPr>
              <w:t>루티</w:t>
            </w:r>
            <w:r w:rsidR="00D94320" w:rsidRPr="00D94320">
              <w:rPr>
                <w:rFonts w:hint="eastAsia"/>
                <w:color w:val="000000" w:themeColor="text1"/>
                <w:sz w:val="20"/>
                <w:szCs w:val="20"/>
              </w:rPr>
              <w:t xml:space="preserve"> TMS</w:t>
            </w:r>
            <w:r w:rsidR="005E6FBE">
              <w:rPr>
                <w:rFonts w:hint="eastAsia"/>
                <w:color w:val="000000" w:themeColor="text1"/>
                <w:sz w:val="20"/>
                <w:szCs w:val="20"/>
              </w:rPr>
              <w:t xml:space="preserve"> </w:t>
            </w:r>
            <w:r w:rsidR="005E6FBE">
              <w:rPr>
                <w:rFonts w:hint="eastAsia"/>
                <w:color w:val="000000" w:themeColor="text1"/>
                <w:sz w:val="20"/>
                <w:szCs w:val="20"/>
              </w:rPr>
              <w:t>홈페이지</w:t>
            </w:r>
            <w:r w:rsidR="00634DB2">
              <w:rPr>
                <w:rFonts w:hint="eastAsia"/>
                <w:color w:val="000000" w:themeColor="text1"/>
                <w:sz w:val="20"/>
                <w:szCs w:val="20"/>
              </w:rPr>
              <w:t>(</w:t>
            </w:r>
            <w:hyperlink r:id="rId8" w:history="1">
              <w:r w:rsidR="00634DB2" w:rsidRPr="003D67FF">
                <w:rPr>
                  <w:rStyle w:val="af0"/>
                  <w:sz w:val="20"/>
                  <w:szCs w:val="20"/>
                </w:rPr>
                <w:t>https://tms.roouty.io</w:t>
              </w:r>
            </w:hyperlink>
            <w:r w:rsidR="00634DB2">
              <w:rPr>
                <w:rFonts w:hint="eastAsia"/>
                <w:color w:val="000000" w:themeColor="text1"/>
                <w:sz w:val="20"/>
                <w:szCs w:val="20"/>
              </w:rPr>
              <w:t>)</w:t>
            </w:r>
            <w:r w:rsidR="00D94320" w:rsidRPr="00D94320">
              <w:rPr>
                <w:rFonts w:hint="eastAsia"/>
                <w:color w:val="000000" w:themeColor="text1"/>
                <w:sz w:val="20"/>
                <w:szCs w:val="20"/>
              </w:rPr>
              <w:t xml:space="preserve"> </w:t>
            </w:r>
            <w:r w:rsidR="000218CF">
              <w:rPr>
                <w:rFonts w:hint="eastAsia"/>
                <w:color w:val="000000" w:themeColor="text1"/>
                <w:sz w:val="20"/>
                <w:szCs w:val="20"/>
              </w:rPr>
              <w:t>및</w:t>
            </w:r>
            <w:r w:rsidR="000218CF">
              <w:rPr>
                <w:rFonts w:hint="eastAsia"/>
                <w:color w:val="000000" w:themeColor="text1"/>
                <w:sz w:val="20"/>
                <w:szCs w:val="20"/>
              </w:rPr>
              <w:t xml:space="preserve"> </w:t>
            </w:r>
            <w:r w:rsidR="00A2002B">
              <w:rPr>
                <w:rFonts w:hint="eastAsia"/>
                <w:color w:val="000000" w:themeColor="text1"/>
                <w:sz w:val="20"/>
                <w:szCs w:val="20"/>
              </w:rPr>
              <w:t>루티드라이버</w:t>
            </w:r>
            <w:r>
              <w:rPr>
                <w:rFonts w:hint="eastAsia"/>
                <w:color w:val="000000" w:themeColor="text1"/>
                <w:sz w:val="20"/>
                <w:szCs w:val="20"/>
              </w:rPr>
              <w:t xml:space="preserve"> APP</w:t>
            </w:r>
            <w:r>
              <w:rPr>
                <w:rFonts w:hint="eastAsia"/>
                <w:color w:val="000000" w:themeColor="text1"/>
                <w:sz w:val="20"/>
                <w:szCs w:val="20"/>
              </w:rPr>
              <w:t>을</w:t>
            </w:r>
            <w:r>
              <w:rPr>
                <w:rFonts w:hint="eastAsia"/>
                <w:color w:val="000000" w:themeColor="text1"/>
                <w:sz w:val="20"/>
                <w:szCs w:val="20"/>
              </w:rPr>
              <w:t xml:space="preserve"> </w:t>
            </w:r>
            <w:r>
              <w:rPr>
                <w:rFonts w:hint="eastAsia"/>
                <w:color w:val="000000" w:themeColor="text1"/>
                <w:sz w:val="20"/>
                <w:szCs w:val="20"/>
              </w:rPr>
              <w:t>통해</w:t>
            </w:r>
            <w:r>
              <w:rPr>
                <w:rFonts w:hint="eastAsia"/>
                <w:color w:val="000000" w:themeColor="text1"/>
                <w:sz w:val="20"/>
                <w:szCs w:val="20"/>
              </w:rPr>
              <w:t xml:space="preserve"> </w:t>
            </w:r>
            <w:r>
              <w:rPr>
                <w:rFonts w:hint="eastAsia"/>
                <w:color w:val="000000" w:themeColor="text1"/>
                <w:sz w:val="20"/>
                <w:szCs w:val="20"/>
              </w:rPr>
              <w:t>대상회사</w:t>
            </w:r>
            <w:r>
              <w:rPr>
                <w:rFonts w:hint="eastAsia"/>
                <w:color w:val="000000" w:themeColor="text1"/>
                <w:sz w:val="20"/>
                <w:szCs w:val="20"/>
              </w:rPr>
              <w:t xml:space="preserve"> </w:t>
            </w:r>
            <w:r>
              <w:rPr>
                <w:rFonts w:hint="eastAsia"/>
                <w:color w:val="000000" w:themeColor="text1"/>
                <w:sz w:val="20"/>
                <w:szCs w:val="20"/>
              </w:rPr>
              <w:t>서비스에</w:t>
            </w:r>
            <w:r>
              <w:rPr>
                <w:rFonts w:hint="eastAsia"/>
                <w:color w:val="000000" w:themeColor="text1"/>
                <w:sz w:val="20"/>
                <w:szCs w:val="20"/>
              </w:rPr>
              <w:t xml:space="preserve"> </w:t>
            </w:r>
            <w:r>
              <w:rPr>
                <w:rFonts w:hint="eastAsia"/>
                <w:color w:val="000000" w:themeColor="text1"/>
                <w:sz w:val="20"/>
                <w:szCs w:val="20"/>
              </w:rPr>
              <w:t>가입한</w:t>
            </w:r>
            <w:r>
              <w:rPr>
                <w:rFonts w:hint="eastAsia"/>
                <w:color w:val="000000" w:themeColor="text1"/>
                <w:sz w:val="20"/>
                <w:szCs w:val="20"/>
              </w:rPr>
              <w:t xml:space="preserve"> </w:t>
            </w:r>
            <w:r>
              <w:rPr>
                <w:rFonts w:hint="eastAsia"/>
                <w:color w:val="000000" w:themeColor="text1"/>
                <w:sz w:val="20"/>
                <w:szCs w:val="20"/>
              </w:rPr>
              <w:t>회원</w:t>
            </w:r>
            <w:r w:rsidR="00151DA4" w:rsidRPr="00151DA4">
              <w:rPr>
                <w:rFonts w:hint="eastAsia"/>
                <w:color w:val="000000" w:themeColor="text1"/>
                <w:sz w:val="20"/>
                <w:szCs w:val="20"/>
              </w:rPr>
              <w:t>들로부터</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회원가입</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시</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및</w:t>
            </w:r>
            <w:r w:rsidR="00151DA4" w:rsidRPr="00151DA4">
              <w:rPr>
                <w:rFonts w:hint="eastAsia"/>
                <w:color w:val="000000" w:themeColor="text1"/>
                <w:sz w:val="20"/>
                <w:szCs w:val="20"/>
              </w:rPr>
              <w:t xml:space="preserve"> APP </w:t>
            </w:r>
            <w:r w:rsidR="00151DA4" w:rsidRPr="00151DA4">
              <w:rPr>
                <w:rFonts w:hint="eastAsia"/>
                <w:color w:val="000000" w:themeColor="text1"/>
                <w:sz w:val="20"/>
                <w:szCs w:val="20"/>
              </w:rPr>
              <w:t>이용</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시</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개인정보를</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수집하고</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있</w:t>
            </w:r>
            <w:r w:rsidR="000218CF">
              <w:rPr>
                <w:rFonts w:hint="eastAsia"/>
                <w:color w:val="000000" w:themeColor="text1"/>
                <w:sz w:val="20"/>
                <w:szCs w:val="20"/>
              </w:rPr>
              <w:t>으며</w:t>
            </w:r>
            <w:r w:rsidR="000218CF">
              <w:rPr>
                <w:rFonts w:hint="eastAsia"/>
                <w:color w:val="000000" w:themeColor="text1"/>
                <w:sz w:val="20"/>
                <w:szCs w:val="20"/>
              </w:rPr>
              <w:t>,</w:t>
            </w:r>
            <w:r w:rsidR="00151DA4" w:rsidRPr="00151DA4">
              <w:rPr>
                <w:rFonts w:hint="eastAsia"/>
                <w:color w:val="000000" w:themeColor="text1"/>
                <w:sz w:val="20"/>
                <w:szCs w:val="20"/>
              </w:rPr>
              <w:t xml:space="preserve"> </w:t>
            </w:r>
            <w:r w:rsidR="00904D31">
              <w:rPr>
                <w:rFonts w:hint="eastAsia"/>
                <w:color w:val="000000" w:themeColor="text1"/>
                <w:sz w:val="20"/>
                <w:szCs w:val="20"/>
              </w:rPr>
              <w:t>2024</w:t>
            </w:r>
            <w:r w:rsidR="00904D31">
              <w:rPr>
                <w:rFonts w:hint="eastAsia"/>
                <w:color w:val="000000" w:themeColor="text1"/>
                <w:sz w:val="20"/>
                <w:szCs w:val="20"/>
              </w:rPr>
              <w:t>년</w:t>
            </w:r>
            <w:r w:rsidR="00904D31">
              <w:rPr>
                <w:rFonts w:hint="eastAsia"/>
                <w:color w:val="000000" w:themeColor="text1"/>
                <w:sz w:val="20"/>
                <w:szCs w:val="20"/>
              </w:rPr>
              <w:t xml:space="preserve"> 8</w:t>
            </w:r>
            <w:r w:rsidR="00904D31">
              <w:rPr>
                <w:rFonts w:hint="eastAsia"/>
                <w:color w:val="000000" w:themeColor="text1"/>
                <w:sz w:val="20"/>
                <w:szCs w:val="20"/>
              </w:rPr>
              <w:t>월</w:t>
            </w:r>
            <w:r w:rsidR="00904D31">
              <w:rPr>
                <w:rFonts w:hint="eastAsia"/>
                <w:color w:val="000000" w:themeColor="text1"/>
                <w:sz w:val="20"/>
                <w:szCs w:val="20"/>
              </w:rPr>
              <w:t xml:space="preserve"> 19</w:t>
            </w:r>
            <w:r w:rsidR="00904D31">
              <w:rPr>
                <w:rFonts w:hint="eastAsia"/>
                <w:color w:val="000000" w:themeColor="text1"/>
                <w:sz w:val="20"/>
                <w:szCs w:val="20"/>
              </w:rPr>
              <w:t>일</w:t>
            </w:r>
            <w:r w:rsidR="00151DA4">
              <w:rPr>
                <w:rFonts w:hint="eastAsia"/>
                <w:color w:val="000000" w:themeColor="text1"/>
                <w:sz w:val="20"/>
                <w:szCs w:val="20"/>
              </w:rPr>
              <w:t xml:space="preserve"> </w:t>
            </w:r>
            <w:r w:rsidR="00151DA4">
              <w:rPr>
                <w:rFonts w:hint="eastAsia"/>
                <w:color w:val="000000" w:themeColor="text1"/>
                <w:sz w:val="20"/>
                <w:szCs w:val="20"/>
              </w:rPr>
              <w:t>기준</w:t>
            </w:r>
            <w:r w:rsidR="00151DA4">
              <w:rPr>
                <w:rFonts w:hint="eastAsia"/>
                <w:color w:val="000000" w:themeColor="text1"/>
                <w:sz w:val="20"/>
                <w:szCs w:val="20"/>
              </w:rPr>
              <w:t xml:space="preserve"> </w:t>
            </w:r>
            <w:r w:rsidR="00151DA4">
              <w:rPr>
                <w:rFonts w:hint="eastAsia"/>
                <w:color w:val="000000" w:themeColor="text1"/>
                <w:sz w:val="20"/>
                <w:szCs w:val="20"/>
              </w:rPr>
              <w:t>현재</w:t>
            </w:r>
            <w:r w:rsidR="00151DA4">
              <w:rPr>
                <w:rFonts w:hint="eastAsia"/>
                <w:color w:val="000000" w:themeColor="text1"/>
                <w:sz w:val="20"/>
                <w:szCs w:val="20"/>
              </w:rPr>
              <w:t xml:space="preserve"> </w:t>
            </w:r>
            <w:r w:rsidR="00151DA4" w:rsidRPr="00151DA4">
              <w:rPr>
                <w:rFonts w:hint="eastAsia"/>
                <w:color w:val="000000" w:themeColor="text1"/>
                <w:sz w:val="20"/>
                <w:szCs w:val="20"/>
              </w:rPr>
              <w:t>회원</w:t>
            </w:r>
            <w:r w:rsidR="00151DA4" w:rsidRPr="00151DA4">
              <w:rPr>
                <w:rFonts w:hint="eastAsia"/>
                <w:color w:val="000000" w:themeColor="text1"/>
                <w:sz w:val="20"/>
                <w:szCs w:val="20"/>
              </w:rPr>
              <w:t xml:space="preserve"> </w:t>
            </w:r>
            <w:r w:rsidR="00151DA4">
              <w:rPr>
                <w:rFonts w:hint="eastAsia"/>
                <w:color w:val="000000" w:themeColor="text1"/>
                <w:sz w:val="20"/>
                <w:szCs w:val="20"/>
              </w:rPr>
              <w:t>5</w:t>
            </w:r>
            <w:r w:rsidR="00151DA4" w:rsidRPr="00151DA4">
              <w:rPr>
                <w:rFonts w:hint="eastAsia"/>
                <w:color w:val="000000" w:themeColor="text1"/>
                <w:sz w:val="20"/>
                <w:szCs w:val="20"/>
              </w:rPr>
              <w:t>,6</w:t>
            </w:r>
            <w:r w:rsidR="00151DA4">
              <w:rPr>
                <w:rFonts w:hint="eastAsia"/>
                <w:color w:val="000000" w:themeColor="text1"/>
                <w:sz w:val="20"/>
                <w:szCs w:val="20"/>
              </w:rPr>
              <w:t>31</w:t>
            </w:r>
            <w:r w:rsidR="00151DA4" w:rsidRPr="00151DA4">
              <w:rPr>
                <w:rFonts w:hint="eastAsia"/>
                <w:color w:val="000000" w:themeColor="text1"/>
                <w:sz w:val="20"/>
                <w:szCs w:val="20"/>
              </w:rPr>
              <w:t>명의</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개인정보를</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보유하고</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있</w:t>
            </w:r>
            <w:r w:rsidR="00151DA4">
              <w:rPr>
                <w:rFonts w:hint="eastAsia"/>
                <w:color w:val="000000" w:themeColor="text1"/>
                <w:sz w:val="20"/>
                <w:szCs w:val="20"/>
              </w:rPr>
              <w:t>음</w:t>
            </w:r>
            <w:r w:rsidR="00151DA4">
              <w:rPr>
                <w:rFonts w:hint="eastAsia"/>
                <w:color w:val="000000" w:themeColor="text1"/>
                <w:sz w:val="20"/>
                <w:szCs w:val="20"/>
              </w:rPr>
              <w:t xml:space="preserve">. </w:t>
            </w:r>
          </w:p>
          <w:p w14:paraId="193AB6F2" w14:textId="5150BA04" w:rsidR="0078380F" w:rsidRPr="0078380F" w:rsidRDefault="006254D8" w:rsidP="00DC509C">
            <w:pPr>
              <w:pStyle w:val="1"/>
              <w:rPr>
                <w:b/>
                <w:bCs/>
                <w:color w:val="000000" w:themeColor="text1"/>
                <w:sz w:val="20"/>
                <w:szCs w:val="20"/>
                <w:u w:val="single"/>
              </w:rPr>
            </w:pPr>
            <w:r w:rsidRPr="00D94320">
              <w:rPr>
                <w:rFonts w:hint="eastAsia"/>
                <w:color w:val="000000" w:themeColor="text1"/>
                <w:sz w:val="20"/>
                <w:szCs w:val="20"/>
              </w:rPr>
              <w:t>제주오늘</w:t>
            </w:r>
            <w:r>
              <w:rPr>
                <w:rFonts w:hint="eastAsia"/>
                <w:color w:val="000000" w:themeColor="text1"/>
                <w:sz w:val="20"/>
                <w:szCs w:val="20"/>
              </w:rPr>
              <w:t xml:space="preserve"> </w:t>
            </w:r>
            <w:r>
              <w:rPr>
                <w:rFonts w:hint="eastAsia"/>
                <w:color w:val="000000" w:themeColor="text1"/>
                <w:sz w:val="20"/>
                <w:szCs w:val="20"/>
              </w:rPr>
              <w:t>홈페이지</w:t>
            </w:r>
            <w:r w:rsidR="00634DB2">
              <w:rPr>
                <w:rFonts w:hint="eastAsia"/>
                <w:color w:val="000000" w:themeColor="text1"/>
                <w:sz w:val="20"/>
                <w:szCs w:val="20"/>
              </w:rPr>
              <w:t>(</w:t>
            </w:r>
            <w:hyperlink r:id="rId9" w:history="1">
              <w:r w:rsidR="00634DB2" w:rsidRPr="003D67FF">
                <w:rPr>
                  <w:rStyle w:val="af0"/>
                  <w:sz w:val="20"/>
                  <w:szCs w:val="20"/>
                </w:rPr>
                <w:t>https://www.jejuonul.com</w:t>
              </w:r>
            </w:hyperlink>
            <w:r w:rsidR="00634DB2">
              <w:rPr>
                <w:rFonts w:hint="eastAsia"/>
                <w:color w:val="000000" w:themeColor="text1"/>
                <w:sz w:val="20"/>
                <w:szCs w:val="20"/>
              </w:rPr>
              <w:t>)</w:t>
            </w:r>
            <w:r>
              <w:rPr>
                <w:rFonts w:hint="eastAsia"/>
                <w:color w:val="000000" w:themeColor="text1"/>
                <w:sz w:val="20"/>
                <w:szCs w:val="20"/>
              </w:rPr>
              <w:t>에서는</w:t>
            </w:r>
            <w:r>
              <w:rPr>
                <w:rFonts w:hint="eastAsia"/>
                <w:color w:val="000000" w:themeColor="text1"/>
                <w:sz w:val="20"/>
                <w:szCs w:val="20"/>
              </w:rPr>
              <w:t xml:space="preserve"> </w:t>
            </w:r>
            <w:r>
              <w:rPr>
                <w:rFonts w:hint="eastAsia"/>
                <w:color w:val="000000" w:themeColor="text1"/>
                <w:sz w:val="20"/>
                <w:szCs w:val="20"/>
              </w:rPr>
              <w:t>주식회사</w:t>
            </w:r>
            <w:r>
              <w:rPr>
                <w:rFonts w:hint="eastAsia"/>
                <w:color w:val="000000" w:themeColor="text1"/>
                <w:sz w:val="20"/>
                <w:szCs w:val="20"/>
              </w:rPr>
              <w:t xml:space="preserve"> </w:t>
            </w:r>
            <w:r>
              <w:rPr>
                <w:rFonts w:hint="eastAsia"/>
                <w:color w:val="000000" w:themeColor="text1"/>
                <w:sz w:val="20"/>
                <w:szCs w:val="20"/>
              </w:rPr>
              <w:t>제주로지스틱이</w:t>
            </w:r>
            <w:r>
              <w:rPr>
                <w:rFonts w:hint="eastAsia"/>
                <w:color w:val="000000" w:themeColor="text1"/>
                <w:sz w:val="20"/>
                <w:szCs w:val="20"/>
              </w:rPr>
              <w:t xml:space="preserve"> </w:t>
            </w:r>
            <w:r>
              <w:rPr>
                <w:rFonts w:hint="eastAsia"/>
                <w:color w:val="000000" w:themeColor="text1"/>
                <w:sz w:val="20"/>
                <w:szCs w:val="20"/>
              </w:rPr>
              <w:t>회원들의</w:t>
            </w:r>
            <w:r>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수집한</w:t>
            </w:r>
            <w:r>
              <w:rPr>
                <w:rFonts w:hint="eastAsia"/>
                <w:color w:val="000000" w:themeColor="text1"/>
                <w:sz w:val="20"/>
                <w:szCs w:val="20"/>
              </w:rPr>
              <w:t xml:space="preserve"> </w:t>
            </w:r>
            <w:r>
              <w:rPr>
                <w:rFonts w:hint="eastAsia"/>
                <w:color w:val="000000" w:themeColor="text1"/>
                <w:sz w:val="20"/>
                <w:szCs w:val="20"/>
              </w:rPr>
              <w:t>다음</w:t>
            </w:r>
            <w:r>
              <w:rPr>
                <w:rFonts w:hint="eastAsia"/>
                <w:color w:val="000000" w:themeColor="text1"/>
                <w:sz w:val="20"/>
                <w:szCs w:val="20"/>
              </w:rPr>
              <w:t xml:space="preserve">, </w:t>
            </w:r>
            <w:r w:rsidRPr="006254D8">
              <w:rPr>
                <w:rFonts w:hint="eastAsia"/>
                <w:color w:val="000000" w:themeColor="text1"/>
                <w:sz w:val="20"/>
                <w:szCs w:val="20"/>
              </w:rPr>
              <w:t>휴대폰</w:t>
            </w:r>
            <w:r w:rsidRPr="006254D8">
              <w:rPr>
                <w:rFonts w:hint="eastAsia"/>
                <w:color w:val="000000" w:themeColor="text1"/>
                <w:sz w:val="20"/>
                <w:szCs w:val="20"/>
              </w:rPr>
              <w:t xml:space="preserve"> </w:t>
            </w:r>
            <w:r w:rsidRPr="006254D8">
              <w:rPr>
                <w:rFonts w:hint="eastAsia"/>
                <w:color w:val="000000" w:themeColor="text1"/>
                <w:sz w:val="20"/>
                <w:szCs w:val="20"/>
              </w:rPr>
              <w:t>인증</w:t>
            </w:r>
            <w:r w:rsidRPr="006254D8">
              <w:rPr>
                <w:rFonts w:hint="eastAsia"/>
                <w:color w:val="000000" w:themeColor="text1"/>
                <w:sz w:val="20"/>
                <w:szCs w:val="20"/>
              </w:rPr>
              <w:t xml:space="preserve">, </w:t>
            </w:r>
            <w:r w:rsidRPr="006254D8">
              <w:rPr>
                <w:rFonts w:hint="eastAsia"/>
                <w:color w:val="000000" w:themeColor="text1"/>
                <w:sz w:val="20"/>
                <w:szCs w:val="20"/>
              </w:rPr>
              <w:t>주문관리</w:t>
            </w:r>
            <w:r w:rsidRPr="006254D8">
              <w:rPr>
                <w:rFonts w:hint="eastAsia"/>
                <w:color w:val="000000" w:themeColor="text1"/>
                <w:sz w:val="20"/>
                <w:szCs w:val="20"/>
              </w:rPr>
              <w:t xml:space="preserve"> </w:t>
            </w:r>
            <w:r w:rsidRPr="006254D8">
              <w:rPr>
                <w:rFonts w:hint="eastAsia"/>
                <w:color w:val="000000" w:themeColor="text1"/>
                <w:sz w:val="20"/>
                <w:szCs w:val="20"/>
              </w:rPr>
              <w:t>시스템</w:t>
            </w:r>
            <w:r w:rsidRPr="006254D8">
              <w:rPr>
                <w:rFonts w:hint="eastAsia"/>
                <w:color w:val="000000" w:themeColor="text1"/>
                <w:sz w:val="20"/>
                <w:szCs w:val="20"/>
              </w:rPr>
              <w:t xml:space="preserve"> </w:t>
            </w:r>
            <w:r w:rsidRPr="006254D8">
              <w:rPr>
                <w:rFonts w:hint="eastAsia"/>
                <w:color w:val="000000" w:themeColor="text1"/>
                <w:sz w:val="20"/>
                <w:szCs w:val="20"/>
              </w:rPr>
              <w:t>운영</w:t>
            </w:r>
            <w:r w:rsidRPr="006254D8">
              <w:rPr>
                <w:rFonts w:hint="eastAsia"/>
                <w:color w:val="000000" w:themeColor="text1"/>
                <w:sz w:val="20"/>
                <w:szCs w:val="20"/>
              </w:rPr>
              <w:t xml:space="preserve">, </w:t>
            </w:r>
            <w:r w:rsidRPr="006254D8">
              <w:rPr>
                <w:rFonts w:hint="eastAsia"/>
                <w:color w:val="000000" w:themeColor="text1"/>
                <w:sz w:val="20"/>
                <w:szCs w:val="20"/>
              </w:rPr>
              <w:t>카카오</w:t>
            </w:r>
            <w:r w:rsidRPr="006254D8">
              <w:rPr>
                <w:rFonts w:hint="eastAsia"/>
                <w:color w:val="000000" w:themeColor="text1"/>
                <w:sz w:val="20"/>
                <w:szCs w:val="20"/>
              </w:rPr>
              <w:t xml:space="preserve"> </w:t>
            </w:r>
            <w:r w:rsidRPr="006254D8">
              <w:rPr>
                <w:rFonts w:hint="eastAsia"/>
                <w:color w:val="000000" w:themeColor="text1"/>
                <w:sz w:val="20"/>
                <w:szCs w:val="20"/>
              </w:rPr>
              <w:t>알림톡</w:t>
            </w:r>
            <w:r w:rsidRPr="006254D8">
              <w:rPr>
                <w:rFonts w:hint="eastAsia"/>
                <w:color w:val="000000" w:themeColor="text1"/>
                <w:sz w:val="20"/>
                <w:szCs w:val="20"/>
              </w:rPr>
              <w:t xml:space="preserve">, SMS </w:t>
            </w:r>
            <w:r w:rsidRPr="006254D8">
              <w:rPr>
                <w:rFonts w:hint="eastAsia"/>
                <w:color w:val="000000" w:themeColor="text1"/>
                <w:sz w:val="20"/>
                <w:szCs w:val="20"/>
              </w:rPr>
              <w:t>등</w:t>
            </w:r>
            <w:r w:rsidRPr="006254D8">
              <w:rPr>
                <w:rFonts w:hint="eastAsia"/>
                <w:color w:val="000000" w:themeColor="text1"/>
                <w:sz w:val="20"/>
                <w:szCs w:val="20"/>
              </w:rPr>
              <w:t xml:space="preserve"> </w:t>
            </w:r>
            <w:r w:rsidRPr="006254D8">
              <w:rPr>
                <w:rFonts w:hint="eastAsia"/>
                <w:color w:val="000000" w:themeColor="text1"/>
                <w:sz w:val="20"/>
                <w:szCs w:val="20"/>
              </w:rPr>
              <w:t>알림</w:t>
            </w:r>
            <w:r w:rsidRPr="006254D8">
              <w:rPr>
                <w:rFonts w:hint="eastAsia"/>
                <w:color w:val="000000" w:themeColor="text1"/>
                <w:sz w:val="20"/>
                <w:szCs w:val="20"/>
              </w:rPr>
              <w:t xml:space="preserve"> </w:t>
            </w:r>
            <w:r w:rsidRPr="006254D8">
              <w:rPr>
                <w:rFonts w:hint="eastAsia"/>
                <w:color w:val="000000" w:themeColor="text1"/>
                <w:sz w:val="20"/>
                <w:szCs w:val="20"/>
              </w:rPr>
              <w:t>발송</w:t>
            </w:r>
            <w:r>
              <w:rPr>
                <w:rFonts w:hint="eastAsia"/>
                <w:color w:val="000000" w:themeColor="text1"/>
                <w:sz w:val="20"/>
                <w:szCs w:val="20"/>
              </w:rPr>
              <w:t xml:space="preserve"> </w:t>
            </w:r>
            <w:r>
              <w:rPr>
                <w:rFonts w:hint="eastAsia"/>
                <w:color w:val="000000" w:themeColor="text1"/>
                <w:sz w:val="20"/>
                <w:szCs w:val="20"/>
              </w:rPr>
              <w:t>등을</w:t>
            </w:r>
            <w:r>
              <w:rPr>
                <w:rFonts w:hint="eastAsia"/>
                <w:color w:val="000000" w:themeColor="text1"/>
                <w:sz w:val="20"/>
                <w:szCs w:val="20"/>
              </w:rPr>
              <w:t xml:space="preserve"> </w:t>
            </w:r>
            <w:r>
              <w:rPr>
                <w:rFonts w:hint="eastAsia"/>
                <w:color w:val="000000" w:themeColor="text1"/>
                <w:sz w:val="20"/>
                <w:szCs w:val="20"/>
              </w:rPr>
              <w:t>위하여</w:t>
            </w:r>
            <w:r>
              <w:rPr>
                <w:rFonts w:hint="eastAsia"/>
                <w:color w:val="000000" w:themeColor="text1"/>
                <w:sz w:val="20"/>
                <w:szCs w:val="20"/>
              </w:rPr>
              <w:t xml:space="preserve"> </w:t>
            </w:r>
            <w:r>
              <w:rPr>
                <w:rFonts w:hint="eastAsia"/>
                <w:color w:val="000000" w:themeColor="text1"/>
                <w:sz w:val="20"/>
                <w:szCs w:val="20"/>
              </w:rPr>
              <w:t>대상회사에게</w:t>
            </w:r>
            <w:r>
              <w:rPr>
                <w:rFonts w:hint="eastAsia"/>
                <w:color w:val="000000" w:themeColor="text1"/>
                <w:sz w:val="20"/>
                <w:szCs w:val="20"/>
              </w:rPr>
              <w:t xml:space="preserve"> </w:t>
            </w:r>
            <w:r w:rsidR="0016604F">
              <w:rPr>
                <w:rFonts w:hint="eastAsia"/>
                <w:color w:val="000000" w:themeColor="text1"/>
                <w:sz w:val="20"/>
                <w:szCs w:val="20"/>
              </w:rPr>
              <w:t>회원들의</w:t>
            </w:r>
            <w:r w:rsidR="0016604F">
              <w:rPr>
                <w:rFonts w:hint="eastAsia"/>
                <w:color w:val="000000" w:themeColor="text1"/>
                <w:sz w:val="20"/>
                <w:szCs w:val="20"/>
              </w:rPr>
              <w:t xml:space="preserve"> </w:t>
            </w:r>
            <w:r w:rsidR="0016604F">
              <w:rPr>
                <w:rFonts w:hint="eastAsia"/>
                <w:color w:val="000000" w:themeColor="text1"/>
                <w:sz w:val="20"/>
                <w:szCs w:val="20"/>
              </w:rPr>
              <w:t>주문정보</w:t>
            </w:r>
            <w:r w:rsidR="0016604F">
              <w:rPr>
                <w:rFonts w:hint="eastAsia"/>
                <w:color w:val="000000" w:themeColor="text1"/>
                <w:sz w:val="20"/>
                <w:szCs w:val="20"/>
              </w:rPr>
              <w:t xml:space="preserve"> </w:t>
            </w:r>
            <w:r w:rsidR="0016604F">
              <w:rPr>
                <w:rFonts w:hint="eastAsia"/>
                <w:color w:val="000000" w:themeColor="text1"/>
                <w:sz w:val="20"/>
                <w:szCs w:val="20"/>
              </w:rPr>
              <w:t>등의</w:t>
            </w:r>
            <w:r w:rsidR="0016604F">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위탁하고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7C892053" w14:textId="43A72166" w:rsidR="002529AE" w:rsidRPr="00C65EAA" w:rsidRDefault="0000489C" w:rsidP="009E6329">
            <w:pPr>
              <w:pStyle w:val="1"/>
              <w:rPr>
                <w:bCs/>
                <w:color w:val="000000" w:themeColor="text1"/>
                <w:sz w:val="20"/>
                <w:szCs w:val="20"/>
              </w:rPr>
            </w:pPr>
            <w:r>
              <w:rPr>
                <w:rFonts w:hint="eastAsia"/>
                <w:bCs/>
                <w:color w:val="000000" w:themeColor="text1"/>
                <w:sz w:val="20"/>
                <w:szCs w:val="20"/>
              </w:rPr>
              <w:t>특이사항</w:t>
            </w:r>
            <w:r>
              <w:rPr>
                <w:rFonts w:hint="eastAsia"/>
                <w:bCs/>
                <w:color w:val="000000" w:themeColor="text1"/>
                <w:sz w:val="20"/>
                <w:szCs w:val="20"/>
              </w:rPr>
              <w:t xml:space="preserve"> </w:t>
            </w:r>
            <w:r>
              <w:rPr>
                <w:rFonts w:hint="eastAsia"/>
                <w:bCs/>
                <w:color w:val="000000" w:themeColor="text1"/>
                <w:sz w:val="20"/>
                <w:szCs w:val="20"/>
              </w:rPr>
              <w:t>없음</w:t>
            </w:r>
            <w:r>
              <w:rPr>
                <w:rFonts w:hint="eastAsia"/>
                <w:bCs/>
                <w:color w:val="000000" w:themeColor="text1"/>
                <w:sz w:val="20"/>
                <w:szCs w:val="20"/>
              </w:rPr>
              <w:t xml:space="preserve">. </w:t>
            </w:r>
          </w:p>
        </w:tc>
      </w:tr>
      <w:tr w:rsidR="00162237" w:rsidRPr="00C65EAA" w14:paraId="307C3E84" w14:textId="77777777" w:rsidTr="001D3938">
        <w:trPr>
          <w:trHeight w:val="20"/>
        </w:trPr>
        <w:tc>
          <w:tcPr>
            <w:tcW w:w="1418" w:type="dxa"/>
            <w:tcBorders>
              <w:top w:val="single" w:sz="12" w:space="0" w:color="0F243E"/>
              <w:bottom w:val="single" w:sz="12" w:space="0" w:color="0F243E"/>
            </w:tcBorders>
            <w:shd w:val="clear" w:color="auto" w:fill="auto"/>
          </w:tcPr>
          <w:p w14:paraId="6C65C2F4" w14:textId="0152C174" w:rsidR="00162237" w:rsidRDefault="00B046C4"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개인정보</w:t>
            </w:r>
            <w:r>
              <w:rPr>
                <w:rFonts w:eastAsia="바탕" w:hint="eastAsia"/>
                <w:b/>
                <w:color w:val="000000" w:themeColor="text1"/>
              </w:rPr>
              <w:t xml:space="preserve"> </w:t>
            </w:r>
            <w:r>
              <w:rPr>
                <w:rFonts w:eastAsia="바탕" w:hint="eastAsia"/>
                <w:b/>
                <w:color w:val="000000" w:themeColor="text1"/>
              </w:rPr>
              <w:t>처리</w:t>
            </w:r>
            <w:r>
              <w:rPr>
                <w:rFonts w:eastAsia="바탕" w:hint="eastAsia"/>
                <w:b/>
                <w:color w:val="000000" w:themeColor="text1"/>
              </w:rPr>
              <w:t xml:space="preserve"> </w:t>
            </w:r>
            <w:r>
              <w:rPr>
                <w:rFonts w:eastAsia="바탕" w:hint="eastAsia"/>
                <w:b/>
                <w:color w:val="000000" w:themeColor="text1"/>
              </w:rPr>
              <w:t>동의</w:t>
            </w:r>
            <w:r w:rsidR="00C9065D">
              <w:rPr>
                <w:rFonts w:eastAsia="바탕" w:hint="eastAsia"/>
                <w:b/>
                <w:color w:val="000000" w:themeColor="text1"/>
              </w:rPr>
              <w:t xml:space="preserve"> </w:t>
            </w:r>
            <w:r w:rsidR="00C9065D">
              <w:rPr>
                <w:rFonts w:eastAsia="바탕" w:hint="eastAsia"/>
                <w:b/>
                <w:color w:val="000000" w:themeColor="text1"/>
              </w:rPr>
              <w:t>및</w:t>
            </w:r>
            <w:r w:rsidR="00C9065D">
              <w:rPr>
                <w:rFonts w:eastAsia="바탕" w:hint="eastAsia"/>
                <w:b/>
                <w:color w:val="000000" w:themeColor="text1"/>
              </w:rPr>
              <w:t xml:space="preserve"> </w:t>
            </w:r>
            <w:r w:rsidR="00C9065D">
              <w:rPr>
                <w:rFonts w:eastAsia="바탕" w:hint="eastAsia"/>
                <w:b/>
                <w:color w:val="000000" w:themeColor="text1"/>
              </w:rPr>
              <w:t>개인정보처리방침</w:t>
            </w:r>
          </w:p>
        </w:tc>
        <w:tc>
          <w:tcPr>
            <w:tcW w:w="6946" w:type="dxa"/>
            <w:tcBorders>
              <w:top w:val="single" w:sz="12" w:space="0" w:color="0F243E"/>
              <w:bottom w:val="single" w:sz="12" w:space="0" w:color="0F243E"/>
            </w:tcBorders>
            <w:shd w:val="clear" w:color="auto" w:fill="auto"/>
          </w:tcPr>
          <w:p w14:paraId="2AE8B6AE" w14:textId="77777777" w:rsidR="00162237" w:rsidRDefault="009F20E5" w:rsidP="0025067D">
            <w:pPr>
              <w:pStyle w:val="1"/>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수집하는</w:t>
            </w:r>
            <w:r>
              <w:rPr>
                <w:rFonts w:hint="eastAsia"/>
                <w:color w:val="000000" w:themeColor="text1"/>
                <w:sz w:val="20"/>
                <w:szCs w:val="20"/>
              </w:rPr>
              <w:t xml:space="preserve"> </w:t>
            </w:r>
            <w:r>
              <w:rPr>
                <w:rFonts w:hint="eastAsia"/>
                <w:color w:val="000000" w:themeColor="text1"/>
                <w:sz w:val="20"/>
                <w:szCs w:val="20"/>
              </w:rPr>
              <w:t>루티</w:t>
            </w:r>
            <w:r>
              <w:rPr>
                <w:rFonts w:hint="eastAsia"/>
                <w:color w:val="000000" w:themeColor="text1"/>
                <w:sz w:val="20"/>
                <w:szCs w:val="20"/>
              </w:rPr>
              <w:t xml:space="preserve"> TMS </w:t>
            </w:r>
            <w:r>
              <w:rPr>
                <w:rFonts w:hint="eastAsia"/>
                <w:color w:val="000000" w:themeColor="text1"/>
                <w:sz w:val="20"/>
                <w:szCs w:val="20"/>
              </w:rPr>
              <w:t>홈페이지</w:t>
            </w:r>
            <w:r>
              <w:rPr>
                <w:rFonts w:hint="eastAsia"/>
                <w:color w:val="000000" w:themeColor="text1"/>
                <w:sz w:val="20"/>
                <w:szCs w:val="20"/>
              </w:rPr>
              <w:t xml:space="preserve">, </w:t>
            </w:r>
            <w:r>
              <w:rPr>
                <w:rFonts w:hint="eastAsia"/>
                <w:color w:val="000000" w:themeColor="text1"/>
                <w:sz w:val="20"/>
                <w:szCs w:val="20"/>
              </w:rPr>
              <w:t>제주오늘</w:t>
            </w:r>
            <w:r>
              <w:rPr>
                <w:rFonts w:hint="eastAsia"/>
                <w:color w:val="000000" w:themeColor="text1"/>
                <w:sz w:val="20"/>
                <w:szCs w:val="20"/>
              </w:rPr>
              <w:t xml:space="preserve"> </w:t>
            </w:r>
            <w:r>
              <w:rPr>
                <w:rFonts w:hint="eastAsia"/>
                <w:color w:val="000000" w:themeColor="text1"/>
                <w:sz w:val="20"/>
                <w:szCs w:val="20"/>
              </w:rPr>
              <w:t>홈페이지</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루티드라이버</w:t>
            </w:r>
            <w:r>
              <w:rPr>
                <w:rFonts w:hint="eastAsia"/>
                <w:color w:val="000000" w:themeColor="text1"/>
                <w:sz w:val="20"/>
                <w:szCs w:val="20"/>
              </w:rPr>
              <w:t xml:space="preserve"> APP</w:t>
            </w:r>
            <w:r>
              <w:rPr>
                <w:rFonts w:hint="eastAsia"/>
                <w:color w:val="000000" w:themeColor="text1"/>
                <w:sz w:val="20"/>
                <w:szCs w:val="20"/>
              </w:rPr>
              <w:t>는</w:t>
            </w:r>
            <w:r>
              <w:rPr>
                <w:rFonts w:hint="eastAsia"/>
                <w:color w:val="000000" w:themeColor="text1"/>
                <w:sz w:val="20"/>
                <w:szCs w:val="20"/>
              </w:rPr>
              <w:t xml:space="preserve"> </w:t>
            </w:r>
            <w:r w:rsidR="002B0489">
              <w:rPr>
                <w:rFonts w:hint="eastAsia"/>
                <w:color w:val="000000" w:themeColor="text1"/>
                <w:sz w:val="20"/>
                <w:szCs w:val="20"/>
              </w:rPr>
              <w:t>회원들로부터</w:t>
            </w:r>
            <w:r w:rsidR="002B0489">
              <w:rPr>
                <w:rFonts w:hint="eastAsia"/>
                <w:color w:val="000000" w:themeColor="text1"/>
                <w:sz w:val="20"/>
                <w:szCs w:val="20"/>
              </w:rPr>
              <w:t xml:space="preserve"> </w:t>
            </w:r>
            <w:r>
              <w:rPr>
                <w:rFonts w:hint="eastAsia"/>
                <w:color w:val="000000" w:themeColor="text1"/>
                <w:sz w:val="20"/>
                <w:szCs w:val="20"/>
              </w:rPr>
              <w:t>개인정보</w:t>
            </w:r>
            <w:r>
              <w:rPr>
                <w:rFonts w:hint="eastAsia"/>
                <w:color w:val="000000" w:themeColor="text1"/>
                <w:sz w:val="20"/>
                <w:szCs w:val="20"/>
              </w:rPr>
              <w:t xml:space="preserve"> </w:t>
            </w:r>
            <w:r>
              <w:rPr>
                <w:rFonts w:hint="eastAsia"/>
                <w:color w:val="000000" w:themeColor="text1"/>
                <w:sz w:val="20"/>
                <w:szCs w:val="20"/>
              </w:rPr>
              <w:t>수집을</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과정에서</w:t>
            </w:r>
            <w:r>
              <w:rPr>
                <w:rFonts w:hint="eastAsia"/>
                <w:color w:val="000000" w:themeColor="text1"/>
                <w:sz w:val="20"/>
                <w:szCs w:val="20"/>
              </w:rPr>
              <w:t xml:space="preserve"> </w:t>
            </w:r>
            <w:r>
              <w:rPr>
                <w:rFonts w:hint="eastAsia"/>
                <w:color w:val="000000" w:themeColor="text1"/>
                <w:sz w:val="20"/>
                <w:szCs w:val="20"/>
              </w:rPr>
              <w:t>별도의</w:t>
            </w:r>
            <w:r>
              <w:rPr>
                <w:rFonts w:hint="eastAsia"/>
                <w:color w:val="000000" w:themeColor="text1"/>
                <w:sz w:val="20"/>
                <w:szCs w:val="20"/>
              </w:rPr>
              <w:t xml:space="preserve"> </w:t>
            </w:r>
            <w:r>
              <w:rPr>
                <w:rFonts w:hint="eastAsia"/>
                <w:color w:val="000000" w:themeColor="text1"/>
                <w:sz w:val="20"/>
                <w:szCs w:val="20"/>
              </w:rPr>
              <w:t>동의서</w:t>
            </w:r>
            <w:r>
              <w:rPr>
                <w:rFonts w:hint="eastAsia"/>
                <w:color w:val="000000" w:themeColor="text1"/>
                <w:sz w:val="20"/>
                <w:szCs w:val="20"/>
              </w:rPr>
              <w:t xml:space="preserve"> </w:t>
            </w:r>
            <w:r>
              <w:rPr>
                <w:rFonts w:hint="eastAsia"/>
                <w:color w:val="000000" w:themeColor="text1"/>
                <w:sz w:val="20"/>
                <w:szCs w:val="20"/>
              </w:rPr>
              <w:t>양식</w:t>
            </w:r>
            <w:r w:rsidR="00354FB5">
              <w:rPr>
                <w:rFonts w:hint="eastAsia"/>
                <w:color w:val="000000" w:themeColor="text1"/>
                <w:sz w:val="20"/>
                <w:szCs w:val="20"/>
              </w:rPr>
              <w:t>을</w:t>
            </w:r>
            <w:r w:rsidR="00354FB5">
              <w:rPr>
                <w:rFonts w:hint="eastAsia"/>
                <w:color w:val="000000" w:themeColor="text1"/>
                <w:sz w:val="20"/>
                <w:szCs w:val="20"/>
              </w:rPr>
              <w:t xml:space="preserve"> </w:t>
            </w:r>
            <w:r w:rsidR="00354FB5">
              <w:rPr>
                <w:rFonts w:hint="eastAsia"/>
                <w:color w:val="000000" w:themeColor="text1"/>
                <w:sz w:val="20"/>
                <w:szCs w:val="20"/>
              </w:rPr>
              <w:t>작성하지</w:t>
            </w:r>
            <w:r w:rsidR="00354FB5">
              <w:rPr>
                <w:rFonts w:hint="eastAsia"/>
                <w:color w:val="000000" w:themeColor="text1"/>
                <w:sz w:val="20"/>
                <w:szCs w:val="20"/>
              </w:rPr>
              <w:t xml:space="preserve"> </w:t>
            </w:r>
            <w:r w:rsidR="00354FB5">
              <w:rPr>
                <w:rFonts w:hint="eastAsia"/>
                <w:color w:val="000000" w:themeColor="text1"/>
                <w:sz w:val="20"/>
                <w:szCs w:val="20"/>
              </w:rPr>
              <w:t>아니하고</w:t>
            </w:r>
            <w:r w:rsidR="00354FB5">
              <w:rPr>
                <w:rFonts w:hint="eastAsia"/>
                <w:color w:val="000000" w:themeColor="text1"/>
                <w:sz w:val="20"/>
                <w:szCs w:val="20"/>
              </w:rPr>
              <w:t xml:space="preserve">, </w:t>
            </w:r>
            <w:r w:rsidR="004478DF">
              <w:rPr>
                <w:rFonts w:hint="eastAsia"/>
                <w:color w:val="000000" w:themeColor="text1"/>
                <w:sz w:val="20"/>
                <w:szCs w:val="20"/>
              </w:rPr>
              <w:t>홈페이지에</w:t>
            </w:r>
            <w:r w:rsidR="004478DF">
              <w:rPr>
                <w:rFonts w:hint="eastAsia"/>
                <w:color w:val="000000" w:themeColor="text1"/>
                <w:sz w:val="20"/>
                <w:szCs w:val="20"/>
              </w:rPr>
              <w:t xml:space="preserve"> </w:t>
            </w:r>
            <w:r w:rsidR="004478DF">
              <w:rPr>
                <w:rFonts w:hint="eastAsia"/>
                <w:color w:val="000000" w:themeColor="text1"/>
                <w:sz w:val="20"/>
                <w:szCs w:val="20"/>
              </w:rPr>
              <w:t>게시하는</w:t>
            </w:r>
            <w:r w:rsidR="004478DF">
              <w:rPr>
                <w:rFonts w:hint="eastAsia"/>
                <w:color w:val="000000" w:themeColor="text1"/>
                <w:sz w:val="20"/>
                <w:szCs w:val="20"/>
              </w:rPr>
              <w:t xml:space="preserve"> </w:t>
            </w:r>
            <w:r>
              <w:rPr>
                <w:rFonts w:hint="eastAsia"/>
                <w:color w:val="000000" w:themeColor="text1"/>
                <w:sz w:val="20"/>
                <w:szCs w:val="20"/>
              </w:rPr>
              <w:t>개인정보처리방침에</w:t>
            </w:r>
            <w:r>
              <w:rPr>
                <w:rFonts w:hint="eastAsia"/>
                <w:color w:val="000000" w:themeColor="text1"/>
                <w:sz w:val="20"/>
                <w:szCs w:val="20"/>
              </w:rPr>
              <w:t xml:space="preserve"> </w:t>
            </w:r>
            <w:r>
              <w:rPr>
                <w:rFonts w:hint="eastAsia"/>
                <w:color w:val="000000" w:themeColor="text1"/>
                <w:sz w:val="20"/>
                <w:szCs w:val="20"/>
              </w:rPr>
              <w:t>대하여</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방법으로</w:t>
            </w:r>
            <w:r>
              <w:rPr>
                <w:rFonts w:hint="eastAsia"/>
                <w:color w:val="000000" w:themeColor="text1"/>
                <w:sz w:val="20"/>
                <w:szCs w:val="20"/>
              </w:rPr>
              <w:t xml:space="preserve"> </w:t>
            </w:r>
            <w:r>
              <w:rPr>
                <w:rFonts w:hint="eastAsia"/>
                <w:color w:val="000000" w:themeColor="text1"/>
                <w:sz w:val="20"/>
                <w:szCs w:val="20"/>
              </w:rPr>
              <w:t>처리하고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 xml:space="preserve">. </w:t>
            </w:r>
          </w:p>
          <w:p w14:paraId="16F4F62A" w14:textId="0F12A591" w:rsidR="0063286E" w:rsidRPr="00D94320" w:rsidRDefault="0063286E" w:rsidP="0025067D">
            <w:pPr>
              <w:pStyle w:val="1"/>
              <w:rPr>
                <w:color w:val="000000" w:themeColor="text1"/>
                <w:sz w:val="20"/>
                <w:szCs w:val="20"/>
              </w:rPr>
            </w:pP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루티</w:t>
            </w:r>
            <w:r>
              <w:rPr>
                <w:rFonts w:hint="eastAsia"/>
                <w:color w:val="000000" w:themeColor="text1"/>
                <w:sz w:val="20"/>
                <w:szCs w:val="20"/>
              </w:rPr>
              <w:t xml:space="preserve"> TMS </w:t>
            </w:r>
            <w:r>
              <w:rPr>
                <w:rFonts w:hint="eastAsia"/>
                <w:color w:val="000000" w:themeColor="text1"/>
                <w:sz w:val="20"/>
                <w:szCs w:val="20"/>
              </w:rPr>
              <w:t>홈페이지에</w:t>
            </w:r>
            <w:r>
              <w:rPr>
                <w:rFonts w:hint="eastAsia"/>
                <w:color w:val="000000" w:themeColor="text1"/>
                <w:sz w:val="20"/>
                <w:szCs w:val="20"/>
              </w:rPr>
              <w:t xml:space="preserve"> </w:t>
            </w:r>
            <w:r>
              <w:rPr>
                <w:rFonts w:hint="eastAsia"/>
                <w:color w:val="000000" w:themeColor="text1"/>
                <w:sz w:val="20"/>
                <w:szCs w:val="20"/>
              </w:rPr>
              <w:t>개인정보</w:t>
            </w:r>
            <w:r>
              <w:rPr>
                <w:rFonts w:hint="eastAsia"/>
                <w:color w:val="000000" w:themeColor="text1"/>
                <w:sz w:val="20"/>
                <w:szCs w:val="20"/>
              </w:rPr>
              <w:t xml:space="preserve"> </w:t>
            </w:r>
            <w:r>
              <w:rPr>
                <w:rFonts w:hint="eastAsia"/>
                <w:color w:val="000000" w:themeColor="text1"/>
                <w:sz w:val="20"/>
                <w:szCs w:val="20"/>
              </w:rPr>
              <w:t>처리방침을</w:t>
            </w:r>
            <w:r>
              <w:rPr>
                <w:rFonts w:hint="eastAsia"/>
                <w:color w:val="000000" w:themeColor="text1"/>
                <w:sz w:val="20"/>
                <w:szCs w:val="20"/>
              </w:rPr>
              <w:t xml:space="preserve"> </w:t>
            </w:r>
            <w:r>
              <w:rPr>
                <w:rFonts w:hint="eastAsia"/>
                <w:color w:val="000000" w:themeColor="text1"/>
                <w:sz w:val="20"/>
                <w:szCs w:val="20"/>
              </w:rPr>
              <w:t>상시</w:t>
            </w:r>
            <w:r>
              <w:rPr>
                <w:rFonts w:hint="eastAsia"/>
                <w:color w:val="000000" w:themeColor="text1"/>
                <w:sz w:val="20"/>
                <w:szCs w:val="20"/>
              </w:rPr>
              <w:t xml:space="preserve"> </w:t>
            </w:r>
            <w:r>
              <w:rPr>
                <w:rFonts w:hint="eastAsia"/>
                <w:color w:val="000000" w:themeColor="text1"/>
                <w:sz w:val="20"/>
                <w:szCs w:val="20"/>
              </w:rPr>
              <w:t>게재하고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753B81A7" w14:textId="106F2799" w:rsidR="00B046C4" w:rsidRDefault="00B046C4" w:rsidP="00B046C4">
            <w:pPr>
              <w:pStyle w:val="1"/>
              <w:rPr>
                <w:bCs/>
                <w:color w:val="000000" w:themeColor="text1"/>
                <w:sz w:val="20"/>
                <w:szCs w:val="20"/>
              </w:rPr>
            </w:pPr>
            <w:r w:rsidRPr="002529AE">
              <w:rPr>
                <w:rFonts w:hint="eastAsia"/>
                <w:bCs/>
                <w:color w:val="000000" w:themeColor="text1"/>
                <w:sz w:val="20"/>
                <w:szCs w:val="20"/>
              </w:rPr>
              <w:t>사업자는</w:t>
            </w:r>
            <w:r w:rsidRPr="002529AE">
              <w:rPr>
                <w:rFonts w:hint="eastAsia"/>
                <w:bCs/>
                <w:color w:val="000000" w:themeColor="text1"/>
                <w:sz w:val="20"/>
                <w:szCs w:val="20"/>
              </w:rPr>
              <w:t xml:space="preserve"> </w:t>
            </w:r>
            <w:r w:rsidRPr="002529AE">
              <w:rPr>
                <w:rFonts w:hint="eastAsia"/>
                <w:bCs/>
                <w:color w:val="000000" w:themeColor="text1"/>
                <w:sz w:val="20"/>
                <w:szCs w:val="20"/>
              </w:rPr>
              <w:t>개인정보</w:t>
            </w:r>
            <w:r w:rsidRPr="002529AE">
              <w:rPr>
                <w:rFonts w:hint="eastAsia"/>
                <w:bCs/>
                <w:color w:val="000000" w:themeColor="text1"/>
                <w:sz w:val="20"/>
                <w:szCs w:val="20"/>
              </w:rPr>
              <w:t xml:space="preserve"> </w:t>
            </w:r>
            <w:r w:rsidRPr="002529AE">
              <w:rPr>
                <w:rFonts w:hint="eastAsia"/>
                <w:bCs/>
                <w:color w:val="000000" w:themeColor="text1"/>
                <w:sz w:val="20"/>
                <w:szCs w:val="20"/>
              </w:rPr>
              <w:t>처리에</w:t>
            </w:r>
            <w:r w:rsidRPr="002529AE">
              <w:rPr>
                <w:rFonts w:hint="eastAsia"/>
                <w:bCs/>
                <w:color w:val="000000" w:themeColor="text1"/>
                <w:sz w:val="20"/>
                <w:szCs w:val="20"/>
              </w:rPr>
              <w:t xml:space="preserve"> </w:t>
            </w:r>
            <w:r w:rsidRPr="002529AE">
              <w:rPr>
                <w:rFonts w:hint="eastAsia"/>
                <w:bCs/>
                <w:color w:val="000000" w:themeColor="text1"/>
                <w:sz w:val="20"/>
                <w:szCs w:val="20"/>
              </w:rPr>
              <w:t>대한</w:t>
            </w:r>
            <w:r w:rsidRPr="002529AE">
              <w:rPr>
                <w:rFonts w:hint="eastAsia"/>
                <w:bCs/>
                <w:color w:val="000000" w:themeColor="text1"/>
                <w:sz w:val="20"/>
                <w:szCs w:val="20"/>
              </w:rPr>
              <w:t xml:space="preserve"> </w:t>
            </w:r>
            <w:r w:rsidRPr="002529AE">
              <w:rPr>
                <w:rFonts w:hint="eastAsia"/>
                <w:bCs/>
                <w:color w:val="000000" w:themeColor="text1"/>
                <w:sz w:val="20"/>
                <w:szCs w:val="20"/>
              </w:rPr>
              <w:t>동의를</w:t>
            </w:r>
            <w:r w:rsidRPr="002529AE">
              <w:rPr>
                <w:rFonts w:hint="eastAsia"/>
                <w:bCs/>
                <w:color w:val="000000" w:themeColor="text1"/>
                <w:sz w:val="20"/>
                <w:szCs w:val="20"/>
              </w:rPr>
              <w:t xml:space="preserve"> </w:t>
            </w:r>
            <w:r w:rsidRPr="002529AE">
              <w:rPr>
                <w:rFonts w:hint="eastAsia"/>
                <w:bCs/>
                <w:color w:val="000000" w:themeColor="text1"/>
                <w:sz w:val="20"/>
                <w:szCs w:val="20"/>
              </w:rPr>
              <w:t>받을</w:t>
            </w:r>
            <w:r w:rsidRPr="002529AE">
              <w:rPr>
                <w:rFonts w:hint="eastAsia"/>
                <w:bCs/>
                <w:color w:val="000000" w:themeColor="text1"/>
                <w:sz w:val="20"/>
                <w:szCs w:val="20"/>
              </w:rPr>
              <w:t xml:space="preserve"> </w:t>
            </w:r>
            <w:r w:rsidRPr="002529AE">
              <w:rPr>
                <w:rFonts w:hint="eastAsia"/>
                <w:bCs/>
                <w:color w:val="000000" w:themeColor="text1"/>
                <w:sz w:val="20"/>
                <w:szCs w:val="20"/>
              </w:rPr>
              <w:t>시</w:t>
            </w:r>
            <w:r w:rsidRPr="002529AE">
              <w:rPr>
                <w:rFonts w:hint="eastAsia"/>
                <w:bCs/>
                <w:color w:val="000000" w:themeColor="text1"/>
                <w:sz w:val="20"/>
                <w:szCs w:val="20"/>
              </w:rPr>
              <w:t xml:space="preserve"> </w:t>
            </w:r>
            <w:r w:rsidRPr="002529AE">
              <w:rPr>
                <w:rFonts w:hint="eastAsia"/>
                <w:bCs/>
                <w:color w:val="000000" w:themeColor="text1"/>
                <w:sz w:val="20"/>
                <w:szCs w:val="20"/>
              </w:rPr>
              <w:t>법령에</w:t>
            </w:r>
            <w:r w:rsidRPr="002529AE">
              <w:rPr>
                <w:rFonts w:hint="eastAsia"/>
                <w:bCs/>
                <w:color w:val="000000" w:themeColor="text1"/>
                <w:sz w:val="20"/>
                <w:szCs w:val="20"/>
              </w:rPr>
              <w:t xml:space="preserve"> </w:t>
            </w:r>
            <w:r w:rsidRPr="002529AE">
              <w:rPr>
                <w:rFonts w:hint="eastAsia"/>
                <w:bCs/>
                <w:color w:val="000000" w:themeColor="text1"/>
                <w:sz w:val="20"/>
                <w:szCs w:val="20"/>
              </w:rPr>
              <w:t>규정된</w:t>
            </w:r>
            <w:r w:rsidRPr="002529AE">
              <w:rPr>
                <w:rFonts w:hint="eastAsia"/>
                <w:bCs/>
                <w:color w:val="000000" w:themeColor="text1"/>
                <w:sz w:val="20"/>
                <w:szCs w:val="20"/>
              </w:rPr>
              <w:t xml:space="preserve"> </w:t>
            </w:r>
            <w:r w:rsidRPr="002529AE">
              <w:rPr>
                <w:rFonts w:hint="eastAsia"/>
                <w:bCs/>
                <w:color w:val="000000" w:themeColor="text1"/>
                <w:sz w:val="20"/>
                <w:szCs w:val="20"/>
              </w:rPr>
              <w:t>방식에</w:t>
            </w:r>
            <w:r w:rsidRPr="002529AE">
              <w:rPr>
                <w:rFonts w:hint="eastAsia"/>
                <w:bCs/>
                <w:color w:val="000000" w:themeColor="text1"/>
                <w:sz w:val="20"/>
                <w:szCs w:val="20"/>
              </w:rPr>
              <w:t xml:space="preserve"> </w:t>
            </w:r>
            <w:r w:rsidRPr="002529AE">
              <w:rPr>
                <w:rFonts w:hint="eastAsia"/>
                <w:bCs/>
                <w:color w:val="000000" w:themeColor="text1"/>
                <w:sz w:val="20"/>
                <w:szCs w:val="20"/>
              </w:rPr>
              <w:t>따라</w:t>
            </w:r>
            <w:r w:rsidRPr="002529AE">
              <w:rPr>
                <w:rFonts w:hint="eastAsia"/>
                <w:bCs/>
                <w:color w:val="000000" w:themeColor="text1"/>
                <w:sz w:val="20"/>
                <w:szCs w:val="20"/>
              </w:rPr>
              <w:t xml:space="preserve"> </w:t>
            </w:r>
            <w:r w:rsidRPr="002529AE">
              <w:rPr>
                <w:rFonts w:hint="eastAsia"/>
                <w:bCs/>
                <w:color w:val="000000" w:themeColor="text1"/>
                <w:sz w:val="20"/>
                <w:szCs w:val="20"/>
              </w:rPr>
              <w:t>받아야</w:t>
            </w:r>
            <w:r w:rsidRPr="002529AE">
              <w:rPr>
                <w:rFonts w:hint="eastAsia"/>
                <w:bCs/>
                <w:color w:val="000000" w:themeColor="text1"/>
                <w:sz w:val="20"/>
                <w:szCs w:val="20"/>
              </w:rPr>
              <w:t xml:space="preserve"> </w:t>
            </w:r>
            <w:r w:rsidRPr="002529AE">
              <w:rPr>
                <w:rFonts w:hint="eastAsia"/>
                <w:bCs/>
                <w:color w:val="000000" w:themeColor="text1"/>
                <w:sz w:val="20"/>
                <w:szCs w:val="20"/>
              </w:rPr>
              <w:t>하고</w:t>
            </w:r>
            <w:r w:rsidRPr="002529AE">
              <w:rPr>
                <w:rFonts w:hint="eastAsia"/>
                <w:bCs/>
                <w:color w:val="000000" w:themeColor="text1"/>
                <w:sz w:val="20"/>
                <w:szCs w:val="20"/>
              </w:rPr>
              <w:t xml:space="preserve">, </w:t>
            </w:r>
            <w:r w:rsidRPr="002529AE">
              <w:rPr>
                <w:rFonts w:hint="eastAsia"/>
                <w:bCs/>
                <w:color w:val="000000" w:themeColor="text1"/>
                <w:sz w:val="20"/>
                <w:szCs w:val="20"/>
              </w:rPr>
              <w:t>이를</w:t>
            </w:r>
            <w:r w:rsidRPr="002529AE">
              <w:rPr>
                <w:rFonts w:hint="eastAsia"/>
                <w:bCs/>
                <w:color w:val="000000" w:themeColor="text1"/>
                <w:sz w:val="20"/>
                <w:szCs w:val="20"/>
              </w:rPr>
              <w:t xml:space="preserve"> </w:t>
            </w:r>
            <w:r w:rsidRPr="002529AE">
              <w:rPr>
                <w:rFonts w:hint="eastAsia"/>
                <w:bCs/>
                <w:color w:val="000000" w:themeColor="text1"/>
                <w:sz w:val="20"/>
                <w:szCs w:val="20"/>
              </w:rPr>
              <w:t>위반</w:t>
            </w:r>
            <w:r w:rsidRPr="002529AE">
              <w:rPr>
                <w:rFonts w:hint="eastAsia"/>
                <w:bCs/>
                <w:color w:val="000000" w:themeColor="text1"/>
                <w:sz w:val="20"/>
                <w:szCs w:val="20"/>
              </w:rPr>
              <w:t xml:space="preserve"> </w:t>
            </w:r>
            <w:r w:rsidRPr="002529AE">
              <w:rPr>
                <w:rFonts w:hint="eastAsia"/>
                <w:bCs/>
                <w:color w:val="000000" w:themeColor="text1"/>
                <w:sz w:val="20"/>
                <w:szCs w:val="20"/>
              </w:rPr>
              <w:t>시</w:t>
            </w:r>
            <w:r w:rsidRPr="002529AE">
              <w:rPr>
                <w:rFonts w:hint="eastAsia"/>
                <w:bCs/>
                <w:color w:val="000000" w:themeColor="text1"/>
                <w:sz w:val="20"/>
                <w:szCs w:val="20"/>
              </w:rPr>
              <w:t xml:space="preserve"> 1</w:t>
            </w:r>
            <w:r w:rsidRPr="002529AE">
              <w:rPr>
                <w:rFonts w:hint="eastAsia"/>
                <w:bCs/>
                <w:color w:val="000000" w:themeColor="text1"/>
                <w:sz w:val="20"/>
                <w:szCs w:val="20"/>
              </w:rPr>
              <w:t>천만원</w:t>
            </w:r>
            <w:r w:rsidRPr="002529AE">
              <w:rPr>
                <w:rFonts w:hint="eastAsia"/>
                <w:bCs/>
                <w:color w:val="000000" w:themeColor="text1"/>
                <w:sz w:val="20"/>
                <w:szCs w:val="20"/>
              </w:rPr>
              <w:t xml:space="preserve"> </w:t>
            </w:r>
            <w:r w:rsidRPr="002529AE">
              <w:rPr>
                <w:rFonts w:hint="eastAsia"/>
                <w:bCs/>
                <w:color w:val="000000" w:themeColor="text1"/>
                <w:sz w:val="20"/>
                <w:szCs w:val="20"/>
              </w:rPr>
              <w:t>이하의</w:t>
            </w:r>
            <w:r w:rsidRPr="002529AE">
              <w:rPr>
                <w:rFonts w:hint="eastAsia"/>
                <w:bCs/>
                <w:color w:val="000000" w:themeColor="text1"/>
                <w:sz w:val="20"/>
                <w:szCs w:val="20"/>
              </w:rPr>
              <w:t xml:space="preserve"> </w:t>
            </w:r>
            <w:r w:rsidRPr="002529AE">
              <w:rPr>
                <w:rFonts w:hint="eastAsia"/>
                <w:bCs/>
                <w:color w:val="000000" w:themeColor="text1"/>
                <w:sz w:val="20"/>
                <w:szCs w:val="20"/>
              </w:rPr>
              <w:t>과태료</w:t>
            </w:r>
            <w:r w:rsidRPr="002529AE">
              <w:rPr>
                <w:rFonts w:hint="eastAsia"/>
                <w:bCs/>
                <w:color w:val="000000" w:themeColor="text1"/>
                <w:sz w:val="20"/>
                <w:szCs w:val="20"/>
              </w:rPr>
              <w:t xml:space="preserve"> </w:t>
            </w:r>
            <w:r w:rsidRPr="002529AE">
              <w:rPr>
                <w:rFonts w:hint="eastAsia"/>
                <w:bCs/>
                <w:color w:val="000000" w:themeColor="text1"/>
                <w:sz w:val="20"/>
                <w:szCs w:val="20"/>
              </w:rPr>
              <w:t>처분을</w:t>
            </w:r>
            <w:r w:rsidRPr="002529AE">
              <w:rPr>
                <w:rFonts w:hint="eastAsia"/>
                <w:bCs/>
                <w:color w:val="000000" w:themeColor="text1"/>
                <w:sz w:val="20"/>
                <w:szCs w:val="20"/>
              </w:rPr>
              <w:t xml:space="preserve"> </w:t>
            </w:r>
            <w:r w:rsidRPr="002529AE">
              <w:rPr>
                <w:rFonts w:hint="eastAsia"/>
                <w:bCs/>
                <w:color w:val="000000" w:themeColor="text1"/>
                <w:sz w:val="20"/>
                <w:szCs w:val="20"/>
              </w:rPr>
              <w:t>받을</w:t>
            </w:r>
            <w:r w:rsidRPr="002529AE">
              <w:rPr>
                <w:rFonts w:hint="eastAsia"/>
                <w:bCs/>
                <w:color w:val="000000" w:themeColor="text1"/>
                <w:sz w:val="20"/>
                <w:szCs w:val="20"/>
              </w:rPr>
              <w:t xml:space="preserve"> </w:t>
            </w:r>
            <w:r w:rsidRPr="002529AE">
              <w:rPr>
                <w:rFonts w:hint="eastAsia"/>
                <w:bCs/>
                <w:color w:val="000000" w:themeColor="text1"/>
                <w:sz w:val="20"/>
                <w:szCs w:val="20"/>
              </w:rPr>
              <w:t>수</w:t>
            </w:r>
            <w:r w:rsidRPr="002529AE">
              <w:rPr>
                <w:rFonts w:hint="eastAsia"/>
                <w:bCs/>
                <w:color w:val="000000" w:themeColor="text1"/>
                <w:sz w:val="20"/>
                <w:szCs w:val="20"/>
              </w:rPr>
              <w:t xml:space="preserve"> </w:t>
            </w:r>
            <w:r w:rsidRPr="002529AE">
              <w:rPr>
                <w:rFonts w:hint="eastAsia"/>
                <w:bCs/>
                <w:color w:val="000000" w:themeColor="text1"/>
                <w:sz w:val="20"/>
                <w:szCs w:val="20"/>
              </w:rPr>
              <w:t>있음</w:t>
            </w:r>
            <w:r w:rsidRPr="002529AE">
              <w:rPr>
                <w:rFonts w:hint="eastAsia"/>
                <w:bCs/>
                <w:color w:val="000000" w:themeColor="text1"/>
                <w:sz w:val="20"/>
                <w:szCs w:val="20"/>
              </w:rPr>
              <w:t>(</w:t>
            </w:r>
            <w:r w:rsidRPr="002529AE">
              <w:rPr>
                <w:rFonts w:hint="eastAsia"/>
                <w:bCs/>
                <w:color w:val="000000" w:themeColor="text1"/>
                <w:sz w:val="20"/>
                <w:szCs w:val="20"/>
              </w:rPr>
              <w:t>개인정보보호법</w:t>
            </w:r>
            <w:r w:rsidRPr="002529AE">
              <w:rPr>
                <w:rFonts w:hint="eastAsia"/>
                <w:bCs/>
                <w:color w:val="000000" w:themeColor="text1"/>
                <w:sz w:val="20"/>
                <w:szCs w:val="20"/>
              </w:rPr>
              <w:t xml:space="preserve"> </w:t>
            </w:r>
            <w:r w:rsidRPr="002529AE">
              <w:rPr>
                <w:rFonts w:hint="eastAsia"/>
                <w:bCs/>
                <w:color w:val="000000" w:themeColor="text1"/>
                <w:sz w:val="20"/>
                <w:szCs w:val="20"/>
              </w:rPr>
              <w:t>제</w:t>
            </w:r>
            <w:r w:rsidRPr="002529AE">
              <w:rPr>
                <w:rFonts w:hint="eastAsia"/>
                <w:bCs/>
                <w:color w:val="000000" w:themeColor="text1"/>
                <w:sz w:val="20"/>
                <w:szCs w:val="20"/>
              </w:rPr>
              <w:t>22</w:t>
            </w:r>
            <w:r w:rsidRPr="002529AE">
              <w:rPr>
                <w:rFonts w:hint="eastAsia"/>
                <w:bCs/>
                <w:color w:val="000000" w:themeColor="text1"/>
                <w:sz w:val="20"/>
                <w:szCs w:val="20"/>
              </w:rPr>
              <w:t>조</w:t>
            </w:r>
            <w:r w:rsidRPr="002529AE">
              <w:rPr>
                <w:rFonts w:hint="eastAsia"/>
                <w:bCs/>
                <w:color w:val="000000" w:themeColor="text1"/>
                <w:sz w:val="20"/>
                <w:szCs w:val="20"/>
              </w:rPr>
              <w:t xml:space="preserve">, </w:t>
            </w:r>
            <w:r w:rsidRPr="002529AE">
              <w:rPr>
                <w:rFonts w:hint="eastAsia"/>
                <w:bCs/>
                <w:color w:val="000000" w:themeColor="text1"/>
                <w:sz w:val="20"/>
                <w:szCs w:val="20"/>
              </w:rPr>
              <w:t>제</w:t>
            </w:r>
            <w:r w:rsidRPr="002529AE">
              <w:rPr>
                <w:rFonts w:hint="eastAsia"/>
                <w:bCs/>
                <w:color w:val="000000" w:themeColor="text1"/>
                <w:sz w:val="20"/>
                <w:szCs w:val="20"/>
              </w:rPr>
              <w:t>75</w:t>
            </w:r>
            <w:r w:rsidRPr="002529AE">
              <w:rPr>
                <w:rFonts w:hint="eastAsia"/>
                <w:bCs/>
                <w:color w:val="000000" w:themeColor="text1"/>
                <w:sz w:val="20"/>
                <w:szCs w:val="20"/>
              </w:rPr>
              <w:t>조</w:t>
            </w:r>
            <w:r w:rsidRPr="002529AE">
              <w:rPr>
                <w:rFonts w:hint="eastAsia"/>
                <w:bCs/>
                <w:color w:val="000000" w:themeColor="text1"/>
                <w:sz w:val="20"/>
                <w:szCs w:val="20"/>
              </w:rPr>
              <w:t xml:space="preserve"> </w:t>
            </w:r>
            <w:r w:rsidRPr="002529AE">
              <w:rPr>
                <w:rFonts w:hint="eastAsia"/>
                <w:bCs/>
                <w:color w:val="000000" w:themeColor="text1"/>
                <w:sz w:val="20"/>
                <w:szCs w:val="20"/>
              </w:rPr>
              <w:t>제</w:t>
            </w:r>
            <w:r w:rsidRPr="002529AE">
              <w:rPr>
                <w:rFonts w:hint="eastAsia"/>
                <w:bCs/>
                <w:color w:val="000000" w:themeColor="text1"/>
                <w:sz w:val="20"/>
                <w:szCs w:val="20"/>
              </w:rPr>
              <w:t>4</w:t>
            </w:r>
            <w:r w:rsidRPr="002529AE">
              <w:rPr>
                <w:rFonts w:hint="eastAsia"/>
                <w:bCs/>
                <w:color w:val="000000" w:themeColor="text1"/>
                <w:sz w:val="20"/>
                <w:szCs w:val="20"/>
              </w:rPr>
              <w:t>항</w:t>
            </w:r>
            <w:r w:rsidRPr="002529AE">
              <w:rPr>
                <w:rFonts w:hint="eastAsia"/>
                <w:bCs/>
                <w:color w:val="000000" w:themeColor="text1"/>
                <w:sz w:val="20"/>
                <w:szCs w:val="20"/>
              </w:rPr>
              <w:t xml:space="preserve">). </w:t>
            </w:r>
          </w:p>
          <w:p w14:paraId="387FD25D" w14:textId="2B05659D" w:rsidR="00E334DA" w:rsidRPr="002529AE" w:rsidRDefault="00E334DA" w:rsidP="00B046C4">
            <w:pPr>
              <w:pStyle w:val="1"/>
              <w:rPr>
                <w:bCs/>
                <w:color w:val="000000" w:themeColor="text1"/>
                <w:sz w:val="20"/>
                <w:szCs w:val="20"/>
              </w:rPr>
            </w:pPr>
            <w:r>
              <w:rPr>
                <w:rFonts w:hint="eastAsia"/>
                <w:bCs/>
                <w:color w:val="000000" w:themeColor="text1"/>
                <w:sz w:val="20"/>
                <w:szCs w:val="20"/>
              </w:rPr>
              <w:t>대상회사가</w:t>
            </w:r>
            <w:r>
              <w:rPr>
                <w:rFonts w:hint="eastAsia"/>
                <w:bCs/>
                <w:color w:val="000000" w:themeColor="text1"/>
                <w:sz w:val="20"/>
                <w:szCs w:val="20"/>
              </w:rPr>
              <w:t xml:space="preserve"> </w:t>
            </w:r>
            <w:r>
              <w:rPr>
                <w:rFonts w:hint="eastAsia"/>
                <w:bCs/>
                <w:color w:val="000000" w:themeColor="text1"/>
                <w:sz w:val="20"/>
                <w:szCs w:val="20"/>
              </w:rPr>
              <w:t>홈페이지에</w:t>
            </w:r>
            <w:r>
              <w:rPr>
                <w:rFonts w:hint="eastAsia"/>
                <w:bCs/>
                <w:color w:val="000000" w:themeColor="text1"/>
                <w:sz w:val="20"/>
                <w:szCs w:val="20"/>
              </w:rPr>
              <w:t xml:space="preserve"> </w:t>
            </w:r>
            <w:r>
              <w:rPr>
                <w:rFonts w:hint="eastAsia"/>
                <w:bCs/>
                <w:color w:val="000000" w:themeColor="text1"/>
                <w:sz w:val="20"/>
                <w:szCs w:val="20"/>
              </w:rPr>
              <w:t>게재하고</w:t>
            </w:r>
            <w:r>
              <w:rPr>
                <w:rFonts w:hint="eastAsia"/>
                <w:bCs/>
                <w:color w:val="000000" w:themeColor="text1"/>
                <w:sz w:val="20"/>
                <w:szCs w:val="20"/>
              </w:rPr>
              <w:t xml:space="preserve"> </w:t>
            </w:r>
            <w:r>
              <w:rPr>
                <w:rFonts w:hint="eastAsia"/>
                <w:bCs/>
                <w:color w:val="000000" w:themeColor="text1"/>
                <w:sz w:val="20"/>
                <w:szCs w:val="20"/>
              </w:rPr>
              <w:t>있는</w:t>
            </w:r>
            <w:r>
              <w:rPr>
                <w:rFonts w:hint="eastAsia"/>
                <w:bCs/>
                <w:color w:val="000000" w:themeColor="text1"/>
                <w:sz w:val="20"/>
                <w:szCs w:val="20"/>
              </w:rPr>
              <w:t xml:space="preserve"> </w:t>
            </w:r>
            <w:r>
              <w:rPr>
                <w:rFonts w:hint="eastAsia"/>
                <w:bCs/>
                <w:color w:val="000000" w:themeColor="text1"/>
                <w:sz w:val="20"/>
                <w:szCs w:val="20"/>
              </w:rPr>
              <w:t>개인정보처리방침은</w:t>
            </w:r>
            <w:r>
              <w:rPr>
                <w:rFonts w:hint="eastAsia"/>
                <w:bCs/>
                <w:color w:val="000000" w:themeColor="text1"/>
                <w:sz w:val="20"/>
                <w:szCs w:val="20"/>
              </w:rPr>
              <w:t xml:space="preserve"> </w:t>
            </w:r>
            <w:r>
              <w:rPr>
                <w:rFonts w:hint="eastAsia"/>
                <w:bCs/>
                <w:color w:val="000000" w:themeColor="text1"/>
                <w:sz w:val="20"/>
                <w:szCs w:val="20"/>
              </w:rPr>
              <w:t>법령상</w:t>
            </w:r>
            <w:r>
              <w:rPr>
                <w:rFonts w:hint="eastAsia"/>
                <w:bCs/>
                <w:color w:val="000000" w:themeColor="text1"/>
                <w:sz w:val="20"/>
                <w:szCs w:val="20"/>
              </w:rPr>
              <w:t xml:space="preserve"> </w:t>
            </w:r>
            <w:r>
              <w:rPr>
                <w:rFonts w:hint="eastAsia"/>
                <w:bCs/>
                <w:color w:val="000000" w:themeColor="text1"/>
                <w:sz w:val="20"/>
                <w:szCs w:val="20"/>
              </w:rPr>
              <w:t>필수적</w:t>
            </w:r>
            <w:r>
              <w:rPr>
                <w:rFonts w:hint="eastAsia"/>
                <w:bCs/>
                <w:color w:val="000000" w:themeColor="text1"/>
                <w:sz w:val="20"/>
                <w:szCs w:val="20"/>
              </w:rPr>
              <w:t xml:space="preserve"> </w:t>
            </w:r>
            <w:r>
              <w:rPr>
                <w:rFonts w:hint="eastAsia"/>
                <w:bCs/>
                <w:color w:val="000000" w:themeColor="text1"/>
                <w:sz w:val="20"/>
                <w:szCs w:val="20"/>
              </w:rPr>
              <w:t>기재사항을</w:t>
            </w:r>
            <w:r>
              <w:rPr>
                <w:rFonts w:hint="eastAsia"/>
                <w:bCs/>
                <w:color w:val="000000" w:themeColor="text1"/>
                <w:sz w:val="20"/>
                <w:szCs w:val="20"/>
              </w:rPr>
              <w:t xml:space="preserve"> </w:t>
            </w:r>
            <w:r>
              <w:rPr>
                <w:rFonts w:hint="eastAsia"/>
                <w:bCs/>
                <w:color w:val="000000" w:themeColor="text1"/>
                <w:sz w:val="20"/>
                <w:szCs w:val="20"/>
              </w:rPr>
              <w:t>모두</w:t>
            </w:r>
            <w:r>
              <w:rPr>
                <w:rFonts w:hint="eastAsia"/>
                <w:bCs/>
                <w:color w:val="000000" w:themeColor="text1"/>
                <w:sz w:val="20"/>
                <w:szCs w:val="20"/>
              </w:rPr>
              <w:t xml:space="preserve"> </w:t>
            </w:r>
            <w:r>
              <w:rPr>
                <w:rFonts w:hint="eastAsia"/>
                <w:bCs/>
                <w:color w:val="000000" w:themeColor="text1"/>
                <w:sz w:val="20"/>
                <w:szCs w:val="20"/>
              </w:rPr>
              <w:t>포함하여</w:t>
            </w:r>
            <w:r>
              <w:rPr>
                <w:rFonts w:hint="eastAsia"/>
                <w:bCs/>
                <w:color w:val="000000" w:themeColor="text1"/>
                <w:sz w:val="20"/>
                <w:szCs w:val="20"/>
              </w:rPr>
              <w:t xml:space="preserve"> </w:t>
            </w:r>
            <w:r>
              <w:rPr>
                <w:rFonts w:hint="eastAsia"/>
                <w:bCs/>
                <w:color w:val="000000" w:themeColor="text1"/>
                <w:sz w:val="20"/>
                <w:szCs w:val="20"/>
              </w:rPr>
              <w:t>적절히</w:t>
            </w:r>
            <w:r>
              <w:rPr>
                <w:rFonts w:hint="eastAsia"/>
                <w:bCs/>
                <w:color w:val="000000" w:themeColor="text1"/>
                <w:sz w:val="20"/>
                <w:szCs w:val="20"/>
              </w:rPr>
              <w:t xml:space="preserve"> </w:t>
            </w:r>
            <w:r>
              <w:rPr>
                <w:rFonts w:hint="eastAsia"/>
                <w:bCs/>
                <w:color w:val="000000" w:themeColor="text1"/>
                <w:sz w:val="20"/>
                <w:szCs w:val="20"/>
              </w:rPr>
              <w:t>작성된</w:t>
            </w:r>
            <w:r>
              <w:rPr>
                <w:rFonts w:hint="eastAsia"/>
                <w:bCs/>
                <w:color w:val="000000" w:themeColor="text1"/>
                <w:sz w:val="20"/>
                <w:szCs w:val="20"/>
              </w:rPr>
              <w:t xml:space="preserve"> </w:t>
            </w:r>
            <w:r>
              <w:rPr>
                <w:rFonts w:hint="eastAsia"/>
                <w:bCs/>
                <w:color w:val="000000" w:themeColor="text1"/>
                <w:sz w:val="20"/>
                <w:szCs w:val="20"/>
              </w:rPr>
              <w:t>것으로</w:t>
            </w:r>
            <w:r>
              <w:rPr>
                <w:rFonts w:hint="eastAsia"/>
                <w:bCs/>
                <w:color w:val="000000" w:themeColor="text1"/>
                <w:sz w:val="20"/>
                <w:szCs w:val="20"/>
              </w:rPr>
              <w:t xml:space="preserve"> </w:t>
            </w:r>
            <w:r>
              <w:rPr>
                <w:rFonts w:hint="eastAsia"/>
                <w:bCs/>
                <w:color w:val="000000" w:themeColor="text1"/>
                <w:sz w:val="20"/>
                <w:szCs w:val="20"/>
              </w:rPr>
              <w:t>보임</w:t>
            </w:r>
            <w:r>
              <w:rPr>
                <w:rFonts w:hint="eastAsia"/>
                <w:bCs/>
                <w:color w:val="000000" w:themeColor="text1"/>
                <w:sz w:val="20"/>
                <w:szCs w:val="20"/>
              </w:rPr>
              <w:t xml:space="preserve">. </w:t>
            </w:r>
          </w:p>
          <w:p w14:paraId="4E9475E9" w14:textId="65E7CB79" w:rsidR="00162237" w:rsidRPr="00745CBB" w:rsidRDefault="00B046C4" w:rsidP="00B046C4">
            <w:pPr>
              <w:pStyle w:val="1"/>
              <w:rPr>
                <w:bCs/>
                <w:color w:val="000000" w:themeColor="text1"/>
                <w:sz w:val="20"/>
                <w:szCs w:val="20"/>
              </w:rPr>
            </w:pPr>
            <w:r>
              <w:rPr>
                <w:rFonts w:hint="eastAsia"/>
                <w:bCs/>
                <w:color w:val="000000" w:themeColor="text1"/>
                <w:sz w:val="20"/>
                <w:szCs w:val="20"/>
              </w:rPr>
              <w:t>대상회사는</w:t>
            </w:r>
            <w:r w:rsidRPr="00745CBB">
              <w:rPr>
                <w:rFonts w:hint="eastAsia"/>
                <w:bCs/>
                <w:color w:val="000000" w:themeColor="text1"/>
                <w:sz w:val="20"/>
                <w:szCs w:val="20"/>
              </w:rPr>
              <w:t xml:space="preserve"> </w:t>
            </w:r>
            <w:r w:rsidRPr="00745CBB">
              <w:rPr>
                <w:rFonts w:hint="eastAsia"/>
                <w:bCs/>
                <w:color w:val="000000" w:themeColor="text1"/>
                <w:sz w:val="20"/>
                <w:szCs w:val="20"/>
              </w:rPr>
              <w:t>이용자로부터</w:t>
            </w:r>
            <w:r w:rsidRPr="00745CBB">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수집에</w:t>
            </w:r>
            <w:r>
              <w:rPr>
                <w:rFonts w:hint="eastAsia"/>
                <w:bCs/>
                <w:color w:val="000000" w:themeColor="text1"/>
                <w:sz w:val="20"/>
                <w:szCs w:val="20"/>
              </w:rPr>
              <w:t xml:space="preserve"> </w:t>
            </w:r>
            <w:r>
              <w:rPr>
                <w:rFonts w:hint="eastAsia"/>
                <w:bCs/>
                <w:color w:val="000000" w:themeColor="text1"/>
                <w:sz w:val="20"/>
                <w:szCs w:val="20"/>
              </w:rPr>
              <w:t>대한</w:t>
            </w:r>
            <w:r>
              <w:rPr>
                <w:rFonts w:hint="eastAsia"/>
                <w:bCs/>
                <w:color w:val="000000" w:themeColor="text1"/>
                <w:sz w:val="20"/>
                <w:szCs w:val="20"/>
              </w:rPr>
              <w:t xml:space="preserve"> </w:t>
            </w:r>
            <w:r w:rsidRPr="00745CBB">
              <w:rPr>
                <w:rFonts w:hint="eastAsia"/>
                <w:bCs/>
                <w:color w:val="000000" w:themeColor="text1"/>
                <w:sz w:val="20"/>
                <w:szCs w:val="20"/>
              </w:rPr>
              <w:t>동의</w:t>
            </w:r>
            <w:r w:rsidRPr="00745CBB">
              <w:rPr>
                <w:rFonts w:hint="eastAsia"/>
                <w:bCs/>
                <w:color w:val="000000" w:themeColor="text1"/>
                <w:sz w:val="20"/>
                <w:szCs w:val="20"/>
              </w:rPr>
              <w:t xml:space="preserve"> </w:t>
            </w:r>
            <w:r w:rsidRPr="00745CBB">
              <w:rPr>
                <w:rFonts w:hint="eastAsia"/>
                <w:bCs/>
                <w:color w:val="000000" w:themeColor="text1"/>
                <w:sz w:val="20"/>
                <w:szCs w:val="20"/>
              </w:rPr>
              <w:t>자체는</w:t>
            </w:r>
            <w:r w:rsidRPr="00745CBB">
              <w:rPr>
                <w:rFonts w:hint="eastAsia"/>
                <w:bCs/>
                <w:color w:val="000000" w:themeColor="text1"/>
                <w:sz w:val="20"/>
                <w:szCs w:val="20"/>
              </w:rPr>
              <w:t xml:space="preserve"> </w:t>
            </w:r>
            <w:r w:rsidRPr="00745CBB">
              <w:rPr>
                <w:rFonts w:hint="eastAsia"/>
                <w:bCs/>
                <w:color w:val="000000" w:themeColor="text1"/>
                <w:sz w:val="20"/>
                <w:szCs w:val="20"/>
              </w:rPr>
              <w:t>받은</w:t>
            </w:r>
            <w:r w:rsidRPr="00745CBB">
              <w:rPr>
                <w:rFonts w:hint="eastAsia"/>
                <w:bCs/>
                <w:color w:val="000000" w:themeColor="text1"/>
                <w:sz w:val="20"/>
                <w:szCs w:val="20"/>
              </w:rPr>
              <w:t xml:space="preserve"> </w:t>
            </w:r>
            <w:r w:rsidRPr="00745CBB">
              <w:rPr>
                <w:rFonts w:hint="eastAsia"/>
                <w:bCs/>
                <w:color w:val="000000" w:themeColor="text1"/>
                <w:sz w:val="20"/>
                <w:szCs w:val="20"/>
              </w:rPr>
              <w:t>것으로</w:t>
            </w:r>
            <w:r w:rsidRPr="00745CBB">
              <w:rPr>
                <w:rFonts w:hint="eastAsia"/>
                <w:bCs/>
                <w:color w:val="000000" w:themeColor="text1"/>
                <w:sz w:val="20"/>
                <w:szCs w:val="20"/>
              </w:rPr>
              <w:t xml:space="preserve"> </w:t>
            </w:r>
            <w:r w:rsidRPr="00745CBB">
              <w:rPr>
                <w:rFonts w:hint="eastAsia"/>
                <w:bCs/>
                <w:color w:val="000000" w:themeColor="text1"/>
                <w:sz w:val="20"/>
                <w:szCs w:val="20"/>
              </w:rPr>
              <w:t>보이나</w:t>
            </w:r>
            <w:r w:rsidRPr="00745CBB">
              <w:rPr>
                <w:rFonts w:hint="eastAsia"/>
                <w:bCs/>
                <w:color w:val="000000" w:themeColor="text1"/>
                <w:sz w:val="20"/>
                <w:szCs w:val="20"/>
              </w:rPr>
              <w:t xml:space="preserve">, </w:t>
            </w:r>
            <w:r>
              <w:rPr>
                <w:rFonts w:hint="eastAsia"/>
                <w:bCs/>
                <w:color w:val="000000" w:themeColor="text1"/>
                <w:sz w:val="20"/>
                <w:szCs w:val="20"/>
              </w:rPr>
              <w:t>별도의</w:t>
            </w:r>
            <w:r>
              <w:rPr>
                <w:rFonts w:hint="eastAsia"/>
                <w:bCs/>
                <w:color w:val="000000" w:themeColor="text1"/>
                <w:sz w:val="20"/>
                <w:szCs w:val="20"/>
              </w:rPr>
              <w:t xml:space="preserve"> </w:t>
            </w:r>
            <w:r>
              <w:rPr>
                <w:rFonts w:hint="eastAsia"/>
                <w:bCs/>
                <w:color w:val="000000" w:themeColor="text1"/>
                <w:sz w:val="20"/>
                <w:szCs w:val="20"/>
              </w:rPr>
              <w:t>양식이</w:t>
            </w:r>
            <w:r>
              <w:rPr>
                <w:rFonts w:hint="eastAsia"/>
                <w:bCs/>
                <w:color w:val="000000" w:themeColor="text1"/>
                <w:sz w:val="20"/>
                <w:szCs w:val="20"/>
              </w:rPr>
              <w:t xml:space="preserve"> </w:t>
            </w:r>
            <w:r>
              <w:rPr>
                <w:rFonts w:hint="eastAsia"/>
                <w:bCs/>
                <w:color w:val="000000" w:themeColor="text1"/>
                <w:sz w:val="20"/>
                <w:szCs w:val="20"/>
              </w:rPr>
              <w:t>아닌</w:t>
            </w:r>
            <w:r>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처리방침으로</w:t>
            </w:r>
            <w:r>
              <w:rPr>
                <w:rFonts w:hint="eastAsia"/>
                <w:bCs/>
                <w:color w:val="000000" w:themeColor="text1"/>
                <w:sz w:val="20"/>
                <w:szCs w:val="20"/>
              </w:rPr>
              <w:t xml:space="preserve"> </w:t>
            </w:r>
            <w:r>
              <w:rPr>
                <w:rFonts w:hint="eastAsia"/>
                <w:bCs/>
                <w:color w:val="000000" w:themeColor="text1"/>
                <w:sz w:val="20"/>
                <w:szCs w:val="20"/>
              </w:rPr>
              <w:t>동의를</w:t>
            </w:r>
            <w:r>
              <w:rPr>
                <w:rFonts w:hint="eastAsia"/>
                <w:bCs/>
                <w:color w:val="000000" w:themeColor="text1"/>
                <w:sz w:val="20"/>
                <w:szCs w:val="20"/>
              </w:rPr>
              <w:t xml:space="preserve"> </w:t>
            </w:r>
            <w:r>
              <w:rPr>
                <w:rFonts w:hint="eastAsia"/>
                <w:bCs/>
                <w:color w:val="000000" w:themeColor="text1"/>
                <w:sz w:val="20"/>
                <w:szCs w:val="20"/>
              </w:rPr>
              <w:t>받고</w:t>
            </w:r>
            <w:r>
              <w:rPr>
                <w:rFonts w:hint="eastAsia"/>
                <w:bCs/>
                <w:color w:val="000000" w:themeColor="text1"/>
                <w:sz w:val="20"/>
                <w:szCs w:val="20"/>
              </w:rPr>
              <w:t xml:space="preserve"> </w:t>
            </w:r>
            <w:r>
              <w:rPr>
                <w:rFonts w:hint="eastAsia"/>
                <w:bCs/>
                <w:color w:val="000000" w:themeColor="text1"/>
                <w:sz w:val="20"/>
                <w:szCs w:val="20"/>
              </w:rPr>
              <w:t>있어</w:t>
            </w:r>
            <w:r w:rsidRPr="00745CBB">
              <w:rPr>
                <w:rFonts w:hint="eastAsia"/>
                <w:bCs/>
                <w:color w:val="000000" w:themeColor="text1"/>
                <w:sz w:val="20"/>
                <w:szCs w:val="20"/>
              </w:rPr>
              <w:t xml:space="preserve"> </w:t>
            </w:r>
            <w:r w:rsidR="009870DC">
              <w:rPr>
                <w:rFonts w:hint="eastAsia"/>
                <w:bCs/>
                <w:color w:val="000000" w:themeColor="text1"/>
                <w:sz w:val="20"/>
                <w:szCs w:val="20"/>
              </w:rPr>
              <w:t>향후</w:t>
            </w:r>
            <w:r w:rsidR="009870DC">
              <w:rPr>
                <w:rFonts w:hint="eastAsia"/>
                <w:bCs/>
                <w:color w:val="000000" w:themeColor="text1"/>
                <w:sz w:val="20"/>
                <w:szCs w:val="20"/>
              </w:rPr>
              <w:t xml:space="preserve"> </w:t>
            </w:r>
            <w:r w:rsidR="00577DCD">
              <w:rPr>
                <w:rFonts w:hint="eastAsia"/>
                <w:bCs/>
                <w:color w:val="000000" w:themeColor="text1"/>
                <w:sz w:val="20"/>
                <w:szCs w:val="20"/>
              </w:rPr>
              <w:t>별도</w:t>
            </w:r>
            <w:r w:rsidR="00577DCD">
              <w:rPr>
                <w:rFonts w:hint="eastAsia"/>
                <w:bCs/>
                <w:color w:val="000000" w:themeColor="text1"/>
                <w:sz w:val="20"/>
                <w:szCs w:val="20"/>
              </w:rPr>
              <w:t xml:space="preserve"> </w:t>
            </w:r>
            <w:r w:rsidR="00577DCD">
              <w:rPr>
                <w:rFonts w:hint="eastAsia"/>
                <w:bCs/>
                <w:color w:val="000000" w:themeColor="text1"/>
                <w:sz w:val="20"/>
                <w:szCs w:val="20"/>
              </w:rPr>
              <w:t>동의서</w:t>
            </w:r>
            <w:r w:rsidR="00577DCD">
              <w:rPr>
                <w:rFonts w:hint="eastAsia"/>
                <w:bCs/>
                <w:color w:val="000000" w:themeColor="text1"/>
                <w:sz w:val="20"/>
                <w:szCs w:val="20"/>
              </w:rPr>
              <w:t xml:space="preserve"> </w:t>
            </w:r>
            <w:r w:rsidR="00577DCD">
              <w:rPr>
                <w:rFonts w:hint="eastAsia"/>
                <w:bCs/>
                <w:color w:val="000000" w:themeColor="text1"/>
                <w:sz w:val="20"/>
                <w:szCs w:val="20"/>
              </w:rPr>
              <w:t>양식을</w:t>
            </w:r>
            <w:r w:rsidR="00577DCD">
              <w:rPr>
                <w:rFonts w:hint="eastAsia"/>
                <w:bCs/>
                <w:color w:val="000000" w:themeColor="text1"/>
                <w:sz w:val="20"/>
                <w:szCs w:val="20"/>
              </w:rPr>
              <w:t xml:space="preserve"> </w:t>
            </w:r>
            <w:r w:rsidR="000F40A7">
              <w:rPr>
                <w:rFonts w:hint="eastAsia"/>
                <w:bCs/>
                <w:color w:val="000000" w:themeColor="text1"/>
                <w:sz w:val="20"/>
                <w:szCs w:val="20"/>
              </w:rPr>
              <w:t>통하여</w:t>
            </w:r>
            <w:r w:rsidR="000F40A7">
              <w:rPr>
                <w:rFonts w:hint="eastAsia"/>
                <w:bCs/>
                <w:color w:val="000000" w:themeColor="text1"/>
                <w:sz w:val="20"/>
                <w:szCs w:val="20"/>
              </w:rPr>
              <w:t xml:space="preserve"> </w:t>
            </w:r>
            <w:r w:rsidR="009870DC" w:rsidRPr="009870DC">
              <w:rPr>
                <w:rFonts w:hint="eastAsia"/>
                <w:bCs/>
                <w:color w:val="000000" w:themeColor="text1"/>
                <w:sz w:val="20"/>
                <w:szCs w:val="20"/>
              </w:rPr>
              <w:t>기존</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회원</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및</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신규회원들</w:t>
            </w:r>
            <w:r w:rsidR="000F40A7">
              <w:rPr>
                <w:rFonts w:hint="eastAsia"/>
                <w:bCs/>
                <w:color w:val="000000" w:themeColor="text1"/>
                <w:sz w:val="20"/>
                <w:szCs w:val="20"/>
              </w:rPr>
              <w:t>로부터</w:t>
            </w:r>
            <w:r w:rsidR="000F40A7">
              <w:rPr>
                <w:rFonts w:hint="eastAsia"/>
                <w:bCs/>
                <w:color w:val="000000" w:themeColor="text1"/>
                <w:sz w:val="20"/>
                <w:szCs w:val="20"/>
              </w:rPr>
              <w:t xml:space="preserve"> </w:t>
            </w:r>
            <w:r w:rsidR="000F40A7">
              <w:rPr>
                <w:rFonts w:hint="eastAsia"/>
                <w:bCs/>
                <w:color w:val="000000" w:themeColor="text1"/>
                <w:sz w:val="20"/>
                <w:szCs w:val="20"/>
              </w:rPr>
              <w:t>개인정보</w:t>
            </w:r>
            <w:r w:rsidR="000F40A7">
              <w:rPr>
                <w:rFonts w:hint="eastAsia"/>
                <w:bCs/>
                <w:color w:val="000000" w:themeColor="text1"/>
                <w:sz w:val="20"/>
                <w:szCs w:val="20"/>
              </w:rPr>
              <w:t xml:space="preserve"> </w:t>
            </w:r>
            <w:r w:rsidR="000F40A7">
              <w:rPr>
                <w:rFonts w:hint="eastAsia"/>
                <w:bCs/>
                <w:color w:val="000000" w:themeColor="text1"/>
                <w:sz w:val="20"/>
                <w:szCs w:val="20"/>
              </w:rPr>
              <w:t>수집에</w:t>
            </w:r>
            <w:r w:rsidR="000F40A7">
              <w:rPr>
                <w:rFonts w:hint="eastAsia"/>
                <w:bCs/>
                <w:color w:val="000000" w:themeColor="text1"/>
                <w:sz w:val="20"/>
                <w:szCs w:val="20"/>
              </w:rPr>
              <w:t xml:space="preserve"> </w:t>
            </w:r>
            <w:r w:rsidR="000F40A7">
              <w:rPr>
                <w:rFonts w:hint="eastAsia"/>
                <w:bCs/>
                <w:color w:val="000000" w:themeColor="text1"/>
                <w:sz w:val="20"/>
                <w:szCs w:val="20"/>
              </w:rPr>
              <w:t>대하여</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동의를</w:t>
            </w:r>
            <w:r w:rsidR="009870DC" w:rsidRPr="009870DC">
              <w:rPr>
                <w:rFonts w:hint="eastAsia"/>
                <w:bCs/>
                <w:color w:val="000000" w:themeColor="text1"/>
                <w:sz w:val="20"/>
                <w:szCs w:val="20"/>
              </w:rPr>
              <w:t xml:space="preserve"> </w:t>
            </w:r>
            <w:r w:rsidR="001D746B">
              <w:rPr>
                <w:rFonts w:hint="eastAsia"/>
                <w:bCs/>
                <w:color w:val="000000" w:themeColor="text1"/>
                <w:sz w:val="20"/>
                <w:szCs w:val="20"/>
              </w:rPr>
              <w:t>받</w:t>
            </w:r>
            <w:r w:rsidR="000F40A7">
              <w:rPr>
                <w:rFonts w:hint="eastAsia"/>
                <w:bCs/>
                <w:color w:val="000000" w:themeColor="text1"/>
                <w:sz w:val="20"/>
                <w:szCs w:val="20"/>
              </w:rPr>
              <w:t>았다는</w:t>
            </w:r>
            <w:r w:rsidR="000F40A7">
              <w:rPr>
                <w:rFonts w:hint="eastAsia"/>
                <w:bCs/>
                <w:color w:val="000000" w:themeColor="text1"/>
                <w:sz w:val="20"/>
                <w:szCs w:val="20"/>
              </w:rPr>
              <w:t xml:space="preserve"> </w:t>
            </w:r>
            <w:r w:rsidR="000F40A7">
              <w:rPr>
                <w:rFonts w:hint="eastAsia"/>
                <w:bCs/>
                <w:color w:val="000000" w:themeColor="text1"/>
                <w:sz w:val="20"/>
                <w:szCs w:val="20"/>
              </w:rPr>
              <w:t>점을</w:t>
            </w:r>
            <w:r w:rsidR="000F40A7">
              <w:rPr>
                <w:rFonts w:hint="eastAsia"/>
                <w:bCs/>
                <w:color w:val="000000" w:themeColor="text1"/>
                <w:sz w:val="20"/>
                <w:szCs w:val="20"/>
              </w:rPr>
              <w:t xml:space="preserve"> </w:t>
            </w:r>
            <w:r w:rsidR="000F40A7">
              <w:rPr>
                <w:rFonts w:hint="eastAsia"/>
                <w:bCs/>
                <w:color w:val="000000" w:themeColor="text1"/>
                <w:sz w:val="20"/>
                <w:szCs w:val="20"/>
              </w:rPr>
              <w:t>명확히</w:t>
            </w:r>
            <w:r w:rsidR="000F40A7">
              <w:rPr>
                <w:rFonts w:hint="eastAsia"/>
                <w:bCs/>
                <w:color w:val="000000" w:themeColor="text1"/>
                <w:sz w:val="20"/>
                <w:szCs w:val="20"/>
              </w:rPr>
              <w:t xml:space="preserve"> </w:t>
            </w:r>
            <w:r w:rsidR="000F40A7">
              <w:rPr>
                <w:rFonts w:hint="eastAsia"/>
                <w:bCs/>
                <w:color w:val="000000" w:themeColor="text1"/>
                <w:sz w:val="20"/>
                <w:szCs w:val="20"/>
              </w:rPr>
              <w:t>할</w:t>
            </w:r>
            <w:r w:rsidR="001D746B">
              <w:rPr>
                <w:rFonts w:hint="eastAsia"/>
                <w:bCs/>
                <w:color w:val="000000" w:themeColor="text1"/>
                <w:sz w:val="20"/>
                <w:szCs w:val="20"/>
              </w:rPr>
              <w:t xml:space="preserve"> </w:t>
            </w:r>
            <w:r w:rsidR="009870DC" w:rsidRPr="009870DC">
              <w:rPr>
                <w:rFonts w:hint="eastAsia"/>
                <w:bCs/>
                <w:color w:val="000000" w:themeColor="text1"/>
                <w:sz w:val="20"/>
                <w:szCs w:val="20"/>
              </w:rPr>
              <w:t>필요가</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있음</w:t>
            </w:r>
            <w:r w:rsidR="009870DC" w:rsidRPr="009870DC">
              <w:rPr>
                <w:rFonts w:hint="eastAsia"/>
                <w:bCs/>
                <w:color w:val="000000" w:themeColor="text1"/>
                <w:sz w:val="20"/>
                <w:szCs w:val="20"/>
              </w:rPr>
              <w:t>.</w:t>
            </w:r>
          </w:p>
        </w:tc>
      </w:tr>
      <w:tr w:rsidR="00EE71C3" w:rsidRPr="00C65EAA" w14:paraId="74F77FA3" w14:textId="77777777" w:rsidTr="001D3938">
        <w:trPr>
          <w:trHeight w:val="20"/>
        </w:trPr>
        <w:tc>
          <w:tcPr>
            <w:tcW w:w="1418" w:type="dxa"/>
            <w:tcBorders>
              <w:top w:val="single" w:sz="12" w:space="0" w:color="0F243E"/>
              <w:bottom w:val="single" w:sz="12" w:space="0" w:color="0F243E"/>
            </w:tcBorders>
            <w:shd w:val="clear" w:color="auto" w:fill="auto"/>
          </w:tcPr>
          <w:p w14:paraId="619E0880" w14:textId="33007053" w:rsidR="00EE71C3" w:rsidRDefault="006E2630"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6E2630">
              <w:rPr>
                <w:rFonts w:eastAsia="바탕" w:hint="eastAsia"/>
                <w:b/>
                <w:color w:val="000000" w:themeColor="text1"/>
              </w:rPr>
              <w:t>기술적</w:t>
            </w:r>
            <w:r w:rsidRPr="006E2630">
              <w:rPr>
                <w:rFonts w:eastAsia="바탕" w:hint="eastAsia"/>
                <w:b/>
                <w:color w:val="000000" w:themeColor="text1"/>
              </w:rPr>
              <w:t xml:space="preserve">, </w:t>
            </w:r>
            <w:r w:rsidRPr="006E2630">
              <w:rPr>
                <w:rFonts w:eastAsia="바탕" w:hint="eastAsia"/>
                <w:b/>
                <w:color w:val="000000" w:themeColor="text1"/>
              </w:rPr>
              <w:t>관리적</w:t>
            </w:r>
            <w:r w:rsidRPr="006E2630">
              <w:rPr>
                <w:rFonts w:eastAsia="바탕" w:hint="eastAsia"/>
                <w:b/>
                <w:color w:val="000000" w:themeColor="text1"/>
              </w:rPr>
              <w:t xml:space="preserve"> </w:t>
            </w:r>
            <w:r w:rsidRPr="006E2630">
              <w:rPr>
                <w:rFonts w:eastAsia="바탕" w:hint="eastAsia"/>
                <w:b/>
                <w:color w:val="000000" w:themeColor="text1"/>
              </w:rPr>
              <w:t>보호조치</w:t>
            </w:r>
          </w:p>
        </w:tc>
        <w:tc>
          <w:tcPr>
            <w:tcW w:w="6946" w:type="dxa"/>
            <w:tcBorders>
              <w:top w:val="single" w:sz="12" w:space="0" w:color="0F243E"/>
              <w:bottom w:val="single" w:sz="12" w:space="0" w:color="0F243E"/>
            </w:tcBorders>
            <w:shd w:val="clear" w:color="auto" w:fill="auto"/>
          </w:tcPr>
          <w:p w14:paraId="3B78E52E" w14:textId="5F6FE8B1" w:rsidR="00EE71C3" w:rsidRDefault="006E2630" w:rsidP="0025067D">
            <w:pPr>
              <w:pStyle w:val="1"/>
              <w:rPr>
                <w:ins w:id="63" w:author="SL Partners" w:date="2024-09-27T12:37:00Z" w16du:dateUtc="2024-09-27T03:37:00Z"/>
                <w:color w:val="000000" w:themeColor="text1"/>
                <w:sz w:val="20"/>
                <w:szCs w:val="20"/>
              </w:rPr>
            </w:pPr>
            <w:del w:id="64" w:author="SL Partners" w:date="2024-09-27T11:55:00Z" w16du:dateUtc="2024-09-27T02:55:00Z">
              <w:r w:rsidDel="00D734DC">
                <w:rPr>
                  <w:rFonts w:hint="eastAsia"/>
                  <w:color w:val="000000" w:themeColor="text1"/>
                  <w:sz w:val="20"/>
                  <w:szCs w:val="20"/>
                </w:rPr>
                <w:delText>추가</w:delText>
              </w:r>
              <w:r w:rsidDel="00D734DC">
                <w:rPr>
                  <w:rFonts w:hint="eastAsia"/>
                  <w:color w:val="000000" w:themeColor="text1"/>
                  <w:sz w:val="20"/>
                  <w:szCs w:val="20"/>
                </w:rPr>
                <w:delText xml:space="preserve"> </w:delText>
              </w:r>
              <w:r w:rsidDel="00D734DC">
                <w:rPr>
                  <w:rFonts w:hint="eastAsia"/>
                  <w:color w:val="000000" w:themeColor="text1"/>
                  <w:sz w:val="20"/>
                  <w:szCs w:val="20"/>
                </w:rPr>
                <w:delText>자료가</w:delText>
              </w:r>
              <w:r w:rsidDel="00D734DC">
                <w:rPr>
                  <w:rFonts w:hint="eastAsia"/>
                  <w:color w:val="000000" w:themeColor="text1"/>
                  <w:sz w:val="20"/>
                  <w:szCs w:val="20"/>
                </w:rPr>
                <w:delText xml:space="preserve"> </w:delText>
              </w:r>
              <w:r w:rsidDel="00D734DC">
                <w:rPr>
                  <w:rFonts w:hint="eastAsia"/>
                  <w:color w:val="000000" w:themeColor="text1"/>
                  <w:sz w:val="20"/>
                  <w:szCs w:val="20"/>
                </w:rPr>
                <w:delText>제공되는</w:delText>
              </w:r>
              <w:r w:rsidDel="00D734DC">
                <w:rPr>
                  <w:rFonts w:hint="eastAsia"/>
                  <w:color w:val="000000" w:themeColor="text1"/>
                  <w:sz w:val="20"/>
                  <w:szCs w:val="20"/>
                </w:rPr>
                <w:delText xml:space="preserve"> </w:delText>
              </w:r>
              <w:r w:rsidDel="00D734DC">
                <w:rPr>
                  <w:rFonts w:hint="eastAsia"/>
                  <w:color w:val="000000" w:themeColor="text1"/>
                  <w:sz w:val="20"/>
                  <w:szCs w:val="20"/>
                </w:rPr>
                <w:delText>대로</w:delText>
              </w:r>
              <w:r w:rsidDel="00D734DC">
                <w:rPr>
                  <w:rFonts w:hint="eastAsia"/>
                  <w:color w:val="000000" w:themeColor="text1"/>
                  <w:sz w:val="20"/>
                  <w:szCs w:val="20"/>
                </w:rPr>
                <w:delText xml:space="preserve"> </w:delText>
              </w:r>
              <w:r w:rsidDel="00D734DC">
                <w:rPr>
                  <w:rFonts w:hint="eastAsia"/>
                  <w:color w:val="000000" w:themeColor="text1"/>
                  <w:sz w:val="20"/>
                  <w:szCs w:val="20"/>
                </w:rPr>
                <w:delText>검토할</w:delText>
              </w:r>
              <w:r w:rsidDel="00D734DC">
                <w:rPr>
                  <w:rFonts w:hint="eastAsia"/>
                  <w:color w:val="000000" w:themeColor="text1"/>
                  <w:sz w:val="20"/>
                  <w:szCs w:val="20"/>
                </w:rPr>
                <w:delText xml:space="preserve"> </w:delText>
              </w:r>
              <w:r w:rsidDel="00D734DC">
                <w:rPr>
                  <w:rFonts w:hint="eastAsia"/>
                  <w:color w:val="000000" w:themeColor="text1"/>
                  <w:sz w:val="20"/>
                  <w:szCs w:val="20"/>
                </w:rPr>
                <w:delText>예정임</w:delText>
              </w:r>
            </w:del>
            <w:ins w:id="65" w:author="SL Partners" w:date="2024-09-27T12:22:00Z" w16du:dateUtc="2024-09-27T03:22:00Z">
              <w:r w:rsidR="00026C3D">
                <w:rPr>
                  <w:rFonts w:hint="eastAsia"/>
                  <w:color w:val="000000" w:themeColor="text1"/>
                  <w:sz w:val="20"/>
                  <w:szCs w:val="20"/>
                </w:rPr>
                <w:t>대상회사는</w:t>
              </w:r>
              <w:r w:rsidR="00026C3D">
                <w:rPr>
                  <w:rFonts w:hint="eastAsia"/>
                  <w:color w:val="000000" w:themeColor="text1"/>
                  <w:sz w:val="20"/>
                  <w:szCs w:val="20"/>
                </w:rPr>
                <w:t xml:space="preserve"> </w:t>
              </w:r>
            </w:ins>
            <w:ins w:id="66" w:author="SL Partners" w:date="2024-09-27T12:41:00Z" w16du:dateUtc="2024-09-27T03:41:00Z">
              <w:r w:rsidR="006A7C17">
                <w:rPr>
                  <w:rFonts w:hint="eastAsia"/>
                  <w:color w:val="000000" w:themeColor="text1"/>
                  <w:sz w:val="20"/>
                  <w:szCs w:val="20"/>
                </w:rPr>
                <w:t>내부</w:t>
              </w:r>
            </w:ins>
            <w:ins w:id="67" w:author="SL Partners" w:date="2024-09-27T12:42:00Z" w16du:dateUtc="2024-09-27T03:42:00Z">
              <w:r w:rsidR="006A7C17">
                <w:rPr>
                  <w:rFonts w:hint="eastAsia"/>
                  <w:color w:val="000000" w:themeColor="text1"/>
                  <w:sz w:val="20"/>
                  <w:szCs w:val="20"/>
                </w:rPr>
                <w:t>관리계획을</w:t>
              </w:r>
              <w:r w:rsidR="006A7C17">
                <w:rPr>
                  <w:rFonts w:hint="eastAsia"/>
                  <w:color w:val="000000" w:themeColor="text1"/>
                  <w:sz w:val="20"/>
                  <w:szCs w:val="20"/>
                </w:rPr>
                <w:t xml:space="preserve"> </w:t>
              </w:r>
              <w:r w:rsidR="006A7C17">
                <w:rPr>
                  <w:rFonts w:hint="eastAsia"/>
                  <w:color w:val="000000" w:themeColor="text1"/>
                  <w:sz w:val="20"/>
                  <w:szCs w:val="20"/>
                </w:rPr>
                <w:t>수립하지</w:t>
              </w:r>
              <w:r w:rsidR="006A7C17">
                <w:rPr>
                  <w:rFonts w:hint="eastAsia"/>
                  <w:color w:val="000000" w:themeColor="text1"/>
                  <w:sz w:val="20"/>
                  <w:szCs w:val="20"/>
                </w:rPr>
                <w:t xml:space="preserve"> </w:t>
              </w:r>
              <w:r w:rsidR="006A7C17">
                <w:rPr>
                  <w:rFonts w:hint="eastAsia"/>
                  <w:color w:val="000000" w:themeColor="text1"/>
                  <w:sz w:val="20"/>
                  <w:szCs w:val="20"/>
                </w:rPr>
                <w:t>않고</w:t>
              </w:r>
              <w:r w:rsidR="006A7C17">
                <w:rPr>
                  <w:rFonts w:hint="eastAsia"/>
                  <w:color w:val="000000" w:themeColor="text1"/>
                  <w:sz w:val="20"/>
                  <w:szCs w:val="20"/>
                </w:rPr>
                <w:t xml:space="preserve">, </w:t>
              </w:r>
              <w:r w:rsidR="006A7C17">
                <w:rPr>
                  <w:rFonts w:hint="eastAsia"/>
                  <w:color w:val="000000" w:themeColor="text1"/>
                  <w:sz w:val="20"/>
                  <w:szCs w:val="20"/>
                </w:rPr>
                <w:t>별도의</w:t>
              </w:r>
            </w:ins>
            <w:ins w:id="68" w:author="SL Partners" w:date="2024-09-27T12:22:00Z" w16du:dateUtc="2024-09-27T03:22:00Z">
              <w:r w:rsidR="00026C3D">
                <w:rPr>
                  <w:rFonts w:hint="eastAsia"/>
                  <w:color w:val="000000" w:themeColor="text1"/>
                  <w:sz w:val="20"/>
                  <w:szCs w:val="20"/>
                </w:rPr>
                <w:t xml:space="preserve"> </w:t>
              </w:r>
              <w:r w:rsidR="00026C3D">
                <w:rPr>
                  <w:rFonts w:hint="eastAsia"/>
                  <w:color w:val="000000" w:themeColor="text1"/>
                  <w:sz w:val="20"/>
                  <w:szCs w:val="20"/>
                </w:rPr>
                <w:t>개인정보보호</w:t>
              </w:r>
              <w:r w:rsidR="00026C3D">
                <w:rPr>
                  <w:rFonts w:hint="eastAsia"/>
                  <w:color w:val="000000" w:themeColor="text1"/>
                  <w:sz w:val="20"/>
                  <w:szCs w:val="20"/>
                </w:rPr>
                <w:t xml:space="preserve"> </w:t>
              </w:r>
              <w:r w:rsidR="00026C3D">
                <w:rPr>
                  <w:rFonts w:hint="eastAsia"/>
                  <w:color w:val="000000" w:themeColor="text1"/>
                  <w:sz w:val="20"/>
                  <w:szCs w:val="20"/>
                </w:rPr>
                <w:t>전담부서</w:t>
              </w:r>
            </w:ins>
            <w:ins w:id="69" w:author="SL Partners" w:date="2024-09-27T12:42:00Z" w16du:dateUtc="2024-09-27T03:42:00Z">
              <w:r w:rsidR="006A7C17">
                <w:rPr>
                  <w:rFonts w:hint="eastAsia"/>
                  <w:color w:val="000000" w:themeColor="text1"/>
                  <w:sz w:val="20"/>
                  <w:szCs w:val="20"/>
                </w:rPr>
                <w:t>를</w:t>
              </w:r>
              <w:r w:rsidR="006A7C17">
                <w:rPr>
                  <w:rFonts w:hint="eastAsia"/>
                  <w:color w:val="000000" w:themeColor="text1"/>
                  <w:sz w:val="20"/>
                  <w:szCs w:val="20"/>
                </w:rPr>
                <w:t xml:space="preserve"> </w:t>
              </w:r>
              <w:r w:rsidR="006A7C17">
                <w:rPr>
                  <w:rFonts w:hint="eastAsia"/>
                  <w:color w:val="000000" w:themeColor="text1"/>
                  <w:sz w:val="20"/>
                  <w:szCs w:val="20"/>
                </w:rPr>
                <w:t>조직하지</w:t>
              </w:r>
              <w:r w:rsidR="006A7C17">
                <w:rPr>
                  <w:rFonts w:hint="eastAsia"/>
                  <w:color w:val="000000" w:themeColor="text1"/>
                  <w:sz w:val="20"/>
                  <w:szCs w:val="20"/>
                </w:rPr>
                <w:t xml:space="preserve"> </w:t>
              </w:r>
              <w:r w:rsidR="006A7C17">
                <w:rPr>
                  <w:rFonts w:hint="eastAsia"/>
                  <w:color w:val="000000" w:themeColor="text1"/>
                  <w:sz w:val="20"/>
                  <w:szCs w:val="20"/>
                </w:rPr>
                <w:t>않고</w:t>
              </w:r>
              <w:r w:rsidR="006A7C17">
                <w:rPr>
                  <w:rFonts w:hint="eastAsia"/>
                  <w:color w:val="000000" w:themeColor="text1"/>
                  <w:sz w:val="20"/>
                  <w:szCs w:val="20"/>
                </w:rPr>
                <w:t xml:space="preserve"> </w:t>
              </w:r>
              <w:r w:rsidR="006A7C17">
                <w:rPr>
                  <w:rFonts w:hint="eastAsia"/>
                  <w:color w:val="000000" w:themeColor="text1"/>
                  <w:sz w:val="20"/>
                  <w:szCs w:val="20"/>
                </w:rPr>
                <w:t>있</w:t>
              </w:r>
            </w:ins>
            <w:ins w:id="70" w:author="SL Partners" w:date="2024-09-27T12:50:00Z" w16du:dateUtc="2024-09-27T03:50:00Z">
              <w:r w:rsidR="00366AEA">
                <w:rPr>
                  <w:rFonts w:hint="eastAsia"/>
                  <w:color w:val="000000" w:themeColor="text1"/>
                  <w:sz w:val="20"/>
                  <w:szCs w:val="20"/>
                </w:rPr>
                <w:t>고</w:t>
              </w:r>
              <w:r w:rsidR="00366AEA">
                <w:rPr>
                  <w:rFonts w:hint="eastAsia"/>
                  <w:color w:val="000000" w:themeColor="text1"/>
                  <w:sz w:val="20"/>
                  <w:szCs w:val="20"/>
                </w:rPr>
                <w:t xml:space="preserve">, </w:t>
              </w:r>
              <w:r w:rsidR="00366AEA">
                <w:rPr>
                  <w:rFonts w:hint="eastAsia"/>
                  <w:color w:val="000000" w:themeColor="text1"/>
                  <w:sz w:val="20"/>
                  <w:szCs w:val="20"/>
                </w:rPr>
                <w:t>개인정보보호책임자도</w:t>
              </w:r>
              <w:r w:rsidR="00366AEA">
                <w:rPr>
                  <w:rFonts w:hint="eastAsia"/>
                  <w:color w:val="000000" w:themeColor="text1"/>
                  <w:sz w:val="20"/>
                  <w:szCs w:val="20"/>
                </w:rPr>
                <w:t xml:space="preserve"> </w:t>
              </w:r>
              <w:r w:rsidR="00366AEA">
                <w:rPr>
                  <w:rFonts w:hint="eastAsia"/>
                  <w:color w:val="000000" w:themeColor="text1"/>
                  <w:sz w:val="20"/>
                  <w:szCs w:val="20"/>
                </w:rPr>
                <w:t>별도로</w:t>
              </w:r>
              <w:r w:rsidR="00366AEA">
                <w:rPr>
                  <w:rFonts w:hint="eastAsia"/>
                  <w:color w:val="000000" w:themeColor="text1"/>
                  <w:sz w:val="20"/>
                  <w:szCs w:val="20"/>
                </w:rPr>
                <w:t xml:space="preserve"> </w:t>
              </w:r>
              <w:r w:rsidR="00366AEA">
                <w:rPr>
                  <w:rFonts w:hint="eastAsia"/>
                  <w:color w:val="000000" w:themeColor="text1"/>
                  <w:sz w:val="20"/>
                  <w:szCs w:val="20"/>
                </w:rPr>
                <w:t>지정하고</w:t>
              </w:r>
              <w:r w:rsidR="00366AEA">
                <w:rPr>
                  <w:rFonts w:hint="eastAsia"/>
                  <w:color w:val="000000" w:themeColor="text1"/>
                  <w:sz w:val="20"/>
                  <w:szCs w:val="20"/>
                </w:rPr>
                <w:t xml:space="preserve"> </w:t>
              </w:r>
              <w:r w:rsidR="00366AEA">
                <w:rPr>
                  <w:rFonts w:hint="eastAsia"/>
                  <w:color w:val="000000" w:themeColor="text1"/>
                  <w:sz w:val="20"/>
                  <w:szCs w:val="20"/>
                </w:rPr>
                <w:t>있지</w:t>
              </w:r>
              <w:r w:rsidR="00366AEA">
                <w:rPr>
                  <w:rFonts w:hint="eastAsia"/>
                  <w:color w:val="000000" w:themeColor="text1"/>
                  <w:sz w:val="20"/>
                  <w:szCs w:val="20"/>
                </w:rPr>
                <w:t xml:space="preserve"> </w:t>
              </w:r>
              <w:r w:rsidR="00366AEA">
                <w:rPr>
                  <w:rFonts w:hint="eastAsia"/>
                  <w:color w:val="000000" w:themeColor="text1"/>
                  <w:sz w:val="20"/>
                  <w:szCs w:val="20"/>
                </w:rPr>
                <w:t>아니함</w:t>
              </w:r>
              <w:r w:rsidR="00366AEA">
                <w:rPr>
                  <w:rFonts w:hint="eastAsia"/>
                  <w:color w:val="000000" w:themeColor="text1"/>
                  <w:sz w:val="20"/>
                  <w:szCs w:val="20"/>
                </w:rPr>
                <w:t xml:space="preserve">. </w:t>
              </w:r>
              <w:r w:rsidR="00366AEA">
                <w:rPr>
                  <w:rFonts w:hint="eastAsia"/>
                  <w:color w:val="000000" w:themeColor="text1"/>
                  <w:sz w:val="20"/>
                  <w:szCs w:val="20"/>
                </w:rPr>
                <w:t>다만</w:t>
              </w:r>
              <w:r w:rsidR="00366AEA">
                <w:rPr>
                  <w:rFonts w:hint="eastAsia"/>
                  <w:color w:val="000000" w:themeColor="text1"/>
                  <w:sz w:val="20"/>
                  <w:szCs w:val="20"/>
                </w:rPr>
                <w:t xml:space="preserve">, </w:t>
              </w:r>
              <w:r w:rsidR="00366AEA">
                <w:rPr>
                  <w:rFonts w:hint="eastAsia"/>
                  <w:color w:val="000000" w:themeColor="text1"/>
                  <w:sz w:val="20"/>
                  <w:szCs w:val="20"/>
                </w:rPr>
                <w:t>대상회사의</w:t>
              </w:r>
              <w:r w:rsidR="00366AEA">
                <w:rPr>
                  <w:rFonts w:hint="eastAsia"/>
                  <w:color w:val="000000" w:themeColor="text1"/>
                  <w:sz w:val="20"/>
                  <w:szCs w:val="20"/>
                </w:rPr>
                <w:t xml:space="preserve"> </w:t>
              </w:r>
            </w:ins>
            <w:ins w:id="71" w:author="SL Partners" w:date="2024-09-27T12:22:00Z" w16du:dateUtc="2024-09-27T03:22:00Z">
              <w:r w:rsidR="00026C3D">
                <w:rPr>
                  <w:rFonts w:hint="eastAsia"/>
                  <w:color w:val="000000" w:themeColor="text1"/>
                  <w:sz w:val="20"/>
                  <w:szCs w:val="20"/>
                </w:rPr>
                <w:t>개발팀</w:t>
              </w:r>
              <w:r w:rsidR="00026C3D">
                <w:rPr>
                  <w:rFonts w:hint="eastAsia"/>
                  <w:color w:val="000000" w:themeColor="text1"/>
                  <w:sz w:val="20"/>
                  <w:szCs w:val="20"/>
                </w:rPr>
                <w:t>(DevOps)</w:t>
              </w:r>
              <w:r w:rsidR="00026C3D">
                <w:rPr>
                  <w:rFonts w:hint="eastAsia"/>
                  <w:color w:val="000000" w:themeColor="text1"/>
                  <w:sz w:val="20"/>
                  <w:szCs w:val="20"/>
                </w:rPr>
                <w:t>팀에서</w:t>
              </w:r>
              <w:r w:rsidR="00026C3D">
                <w:rPr>
                  <w:rFonts w:hint="eastAsia"/>
                  <w:color w:val="000000" w:themeColor="text1"/>
                  <w:sz w:val="20"/>
                  <w:szCs w:val="20"/>
                </w:rPr>
                <w:t xml:space="preserve"> </w:t>
              </w:r>
              <w:r w:rsidR="00026C3D">
                <w:rPr>
                  <w:rFonts w:hint="eastAsia"/>
                  <w:color w:val="000000" w:themeColor="text1"/>
                  <w:sz w:val="20"/>
                  <w:szCs w:val="20"/>
                </w:rPr>
                <w:t>개인정보</w:t>
              </w:r>
              <w:r w:rsidR="00026C3D">
                <w:rPr>
                  <w:rFonts w:hint="eastAsia"/>
                  <w:color w:val="000000" w:themeColor="text1"/>
                  <w:sz w:val="20"/>
                  <w:szCs w:val="20"/>
                </w:rPr>
                <w:t xml:space="preserve"> </w:t>
              </w:r>
              <w:r w:rsidR="00026C3D">
                <w:rPr>
                  <w:rFonts w:hint="eastAsia"/>
                  <w:color w:val="000000" w:themeColor="text1"/>
                  <w:sz w:val="20"/>
                  <w:szCs w:val="20"/>
                </w:rPr>
                <w:t>및</w:t>
              </w:r>
              <w:r w:rsidR="00026C3D">
                <w:rPr>
                  <w:rFonts w:hint="eastAsia"/>
                  <w:color w:val="000000" w:themeColor="text1"/>
                  <w:sz w:val="20"/>
                  <w:szCs w:val="20"/>
                </w:rPr>
                <w:t xml:space="preserve"> </w:t>
              </w:r>
              <w:r w:rsidR="00026C3D">
                <w:rPr>
                  <w:rFonts w:hint="eastAsia"/>
                  <w:color w:val="000000" w:themeColor="text1"/>
                  <w:sz w:val="20"/>
                  <w:szCs w:val="20"/>
                </w:rPr>
                <w:t>위치정보와</w:t>
              </w:r>
              <w:r w:rsidR="00026C3D">
                <w:rPr>
                  <w:rFonts w:hint="eastAsia"/>
                  <w:color w:val="000000" w:themeColor="text1"/>
                  <w:sz w:val="20"/>
                  <w:szCs w:val="20"/>
                </w:rPr>
                <w:t xml:space="preserve"> </w:t>
              </w:r>
              <w:r w:rsidR="00026C3D">
                <w:rPr>
                  <w:rFonts w:hint="eastAsia"/>
                  <w:color w:val="000000" w:themeColor="text1"/>
                  <w:sz w:val="20"/>
                  <w:szCs w:val="20"/>
                </w:rPr>
                <w:t>관련된</w:t>
              </w:r>
              <w:r w:rsidR="00026C3D">
                <w:rPr>
                  <w:rFonts w:hint="eastAsia"/>
                  <w:color w:val="000000" w:themeColor="text1"/>
                  <w:sz w:val="20"/>
                  <w:szCs w:val="20"/>
                </w:rPr>
                <w:t xml:space="preserve"> </w:t>
              </w:r>
              <w:r w:rsidR="00026C3D">
                <w:rPr>
                  <w:rFonts w:hint="eastAsia"/>
                  <w:color w:val="000000" w:themeColor="text1"/>
                  <w:sz w:val="20"/>
                  <w:szCs w:val="20"/>
                </w:rPr>
                <w:t>업무를</w:t>
              </w:r>
              <w:r w:rsidR="00026C3D">
                <w:rPr>
                  <w:rFonts w:hint="eastAsia"/>
                  <w:color w:val="000000" w:themeColor="text1"/>
                  <w:sz w:val="20"/>
                  <w:szCs w:val="20"/>
                </w:rPr>
                <w:t xml:space="preserve"> </w:t>
              </w:r>
              <w:r w:rsidR="00026C3D">
                <w:rPr>
                  <w:rFonts w:hint="eastAsia"/>
                  <w:color w:val="000000" w:themeColor="text1"/>
                  <w:sz w:val="20"/>
                  <w:szCs w:val="20"/>
                </w:rPr>
                <w:t>전담하고</w:t>
              </w:r>
              <w:r w:rsidR="00026C3D">
                <w:rPr>
                  <w:rFonts w:hint="eastAsia"/>
                  <w:color w:val="000000" w:themeColor="text1"/>
                  <w:sz w:val="20"/>
                  <w:szCs w:val="20"/>
                </w:rPr>
                <w:t xml:space="preserve"> </w:t>
              </w:r>
              <w:r w:rsidR="00026C3D">
                <w:rPr>
                  <w:rFonts w:hint="eastAsia"/>
                  <w:color w:val="000000" w:themeColor="text1"/>
                  <w:sz w:val="20"/>
                  <w:szCs w:val="20"/>
                </w:rPr>
                <w:t>있</w:t>
              </w:r>
            </w:ins>
            <w:ins w:id="72" w:author="SL Partners" w:date="2024-09-27T12:50:00Z" w16du:dateUtc="2024-09-27T03:50:00Z">
              <w:r w:rsidR="00366AEA">
                <w:rPr>
                  <w:rFonts w:hint="eastAsia"/>
                  <w:color w:val="000000" w:themeColor="text1"/>
                  <w:sz w:val="20"/>
                  <w:szCs w:val="20"/>
                </w:rPr>
                <w:t>다고</w:t>
              </w:r>
              <w:r w:rsidR="00366AEA">
                <w:rPr>
                  <w:rFonts w:hint="eastAsia"/>
                  <w:color w:val="000000" w:themeColor="text1"/>
                  <w:sz w:val="20"/>
                  <w:szCs w:val="20"/>
                </w:rPr>
                <w:t xml:space="preserve"> </w:t>
              </w:r>
              <w:r w:rsidR="00366AEA">
                <w:rPr>
                  <w:rFonts w:hint="eastAsia"/>
                  <w:color w:val="000000" w:themeColor="text1"/>
                  <w:sz w:val="20"/>
                  <w:szCs w:val="20"/>
                </w:rPr>
                <w:t>함</w:t>
              </w:r>
              <w:r w:rsidR="00366AEA">
                <w:rPr>
                  <w:rFonts w:hint="eastAsia"/>
                  <w:color w:val="000000" w:themeColor="text1"/>
                  <w:sz w:val="20"/>
                  <w:szCs w:val="20"/>
                </w:rPr>
                <w:t>.</w:t>
              </w:r>
            </w:ins>
            <w:ins w:id="73" w:author="SL Partners" w:date="2024-09-27T12:22:00Z" w16du:dateUtc="2024-09-27T03:22:00Z">
              <w:r w:rsidR="00026C3D">
                <w:rPr>
                  <w:rFonts w:hint="eastAsia"/>
                  <w:color w:val="000000" w:themeColor="text1"/>
                  <w:sz w:val="20"/>
                  <w:szCs w:val="20"/>
                </w:rPr>
                <w:t xml:space="preserve"> </w:t>
              </w:r>
            </w:ins>
            <w:del w:id="74" w:author="SL Partners" w:date="2024-09-27T12:13:00Z" w16du:dateUtc="2024-09-27T03:13:00Z">
              <w:r w:rsidDel="000643CE">
                <w:rPr>
                  <w:rFonts w:hint="eastAsia"/>
                  <w:color w:val="000000" w:themeColor="text1"/>
                  <w:sz w:val="20"/>
                  <w:szCs w:val="20"/>
                </w:rPr>
                <w:delText xml:space="preserve">. </w:delText>
              </w:r>
            </w:del>
          </w:p>
          <w:p w14:paraId="232ABEA5" w14:textId="77777777" w:rsidR="00497BF3" w:rsidRDefault="00497BF3" w:rsidP="0025067D">
            <w:pPr>
              <w:pStyle w:val="1"/>
              <w:rPr>
                <w:ins w:id="75" w:author="SL Partners" w:date="2024-09-27T12:40:00Z" w16du:dateUtc="2024-09-27T03:40:00Z"/>
                <w:color w:val="000000" w:themeColor="text1"/>
                <w:sz w:val="20"/>
                <w:szCs w:val="20"/>
              </w:rPr>
            </w:pPr>
            <w:ins w:id="76" w:author="SL Partners" w:date="2024-09-27T12:37:00Z" w16du:dateUtc="2024-09-27T03:37:00Z">
              <w:r>
                <w:rPr>
                  <w:rFonts w:hint="eastAsia"/>
                  <w:color w:val="000000" w:themeColor="text1"/>
                  <w:sz w:val="20"/>
                  <w:szCs w:val="20"/>
                </w:rPr>
                <w:t>대상회사는</w:t>
              </w:r>
              <w:r>
                <w:rPr>
                  <w:rFonts w:hint="eastAsia"/>
                  <w:color w:val="000000" w:themeColor="text1"/>
                  <w:sz w:val="20"/>
                  <w:szCs w:val="20"/>
                </w:rPr>
                <w:t xml:space="preserve"> </w:t>
              </w:r>
              <w:r w:rsidRPr="00497BF3">
                <w:rPr>
                  <w:rFonts w:hint="eastAsia"/>
                  <w:color w:val="000000" w:themeColor="text1"/>
                  <w:sz w:val="20"/>
                  <w:szCs w:val="20"/>
                </w:rPr>
                <w:t>개인정보</w:t>
              </w:r>
              <w:r w:rsidRPr="00497BF3">
                <w:rPr>
                  <w:rFonts w:hint="eastAsia"/>
                  <w:color w:val="000000" w:themeColor="text1"/>
                  <w:sz w:val="20"/>
                  <w:szCs w:val="20"/>
                </w:rPr>
                <w:t xml:space="preserve"> DB</w:t>
              </w:r>
              <w:r w:rsidRPr="00497BF3">
                <w:rPr>
                  <w:rFonts w:hint="eastAsia"/>
                  <w:color w:val="000000" w:themeColor="text1"/>
                  <w:sz w:val="20"/>
                  <w:szCs w:val="20"/>
                </w:rPr>
                <w:t>에</w:t>
              </w:r>
              <w:r w:rsidRPr="00497BF3">
                <w:rPr>
                  <w:rFonts w:hint="eastAsia"/>
                  <w:color w:val="000000" w:themeColor="text1"/>
                  <w:sz w:val="20"/>
                  <w:szCs w:val="20"/>
                </w:rPr>
                <w:t xml:space="preserve"> </w:t>
              </w:r>
              <w:r w:rsidRPr="00497BF3">
                <w:rPr>
                  <w:rFonts w:hint="eastAsia"/>
                  <w:color w:val="000000" w:themeColor="text1"/>
                  <w:sz w:val="20"/>
                  <w:szCs w:val="20"/>
                </w:rPr>
                <w:t>접근할</w:t>
              </w:r>
              <w:r w:rsidRPr="00497BF3">
                <w:rPr>
                  <w:rFonts w:hint="eastAsia"/>
                  <w:color w:val="000000" w:themeColor="text1"/>
                  <w:sz w:val="20"/>
                  <w:szCs w:val="20"/>
                </w:rPr>
                <w:t xml:space="preserve"> </w:t>
              </w:r>
              <w:r w:rsidRPr="00497BF3">
                <w:rPr>
                  <w:rFonts w:hint="eastAsia"/>
                  <w:color w:val="000000" w:themeColor="text1"/>
                  <w:sz w:val="20"/>
                  <w:szCs w:val="20"/>
                </w:rPr>
                <w:t>수</w:t>
              </w:r>
              <w:r w:rsidRPr="00497BF3">
                <w:rPr>
                  <w:rFonts w:hint="eastAsia"/>
                  <w:color w:val="000000" w:themeColor="text1"/>
                  <w:sz w:val="20"/>
                  <w:szCs w:val="20"/>
                </w:rPr>
                <w:t xml:space="preserve"> </w:t>
              </w:r>
              <w:r w:rsidRPr="00497BF3">
                <w:rPr>
                  <w:rFonts w:hint="eastAsia"/>
                  <w:color w:val="000000" w:themeColor="text1"/>
                  <w:sz w:val="20"/>
                  <w:szCs w:val="20"/>
                </w:rPr>
                <w:t>있는</w:t>
              </w:r>
              <w:r w:rsidRPr="00497BF3">
                <w:rPr>
                  <w:rFonts w:hint="eastAsia"/>
                  <w:color w:val="000000" w:themeColor="text1"/>
                  <w:sz w:val="20"/>
                  <w:szCs w:val="20"/>
                </w:rPr>
                <w:t xml:space="preserve"> </w:t>
              </w:r>
              <w:r w:rsidRPr="00497BF3">
                <w:rPr>
                  <w:rFonts w:hint="eastAsia"/>
                  <w:color w:val="000000" w:themeColor="text1"/>
                  <w:sz w:val="20"/>
                  <w:szCs w:val="20"/>
                </w:rPr>
                <w:t>권한을</w:t>
              </w:r>
              <w:r w:rsidRPr="00497BF3">
                <w:rPr>
                  <w:rFonts w:hint="eastAsia"/>
                  <w:color w:val="000000" w:themeColor="text1"/>
                  <w:sz w:val="20"/>
                  <w:szCs w:val="20"/>
                </w:rPr>
                <w:t xml:space="preserve"> </w:t>
              </w:r>
              <w:r w:rsidRPr="00497BF3">
                <w:rPr>
                  <w:rFonts w:hint="eastAsia"/>
                  <w:color w:val="000000" w:themeColor="text1"/>
                  <w:sz w:val="20"/>
                  <w:szCs w:val="20"/>
                </w:rPr>
                <w:t>부여받은</w:t>
              </w:r>
              <w:r w:rsidRPr="00497BF3">
                <w:rPr>
                  <w:rFonts w:hint="eastAsia"/>
                  <w:color w:val="000000" w:themeColor="text1"/>
                  <w:sz w:val="20"/>
                  <w:szCs w:val="20"/>
                </w:rPr>
                <w:t xml:space="preserve"> </w:t>
              </w:r>
              <w:r w:rsidRPr="00497BF3">
                <w:rPr>
                  <w:rFonts w:hint="eastAsia"/>
                  <w:color w:val="000000" w:themeColor="text1"/>
                  <w:sz w:val="20"/>
                  <w:szCs w:val="20"/>
                </w:rPr>
                <w:t>임직원의</w:t>
              </w:r>
              <w:r w:rsidRPr="00497BF3">
                <w:rPr>
                  <w:rFonts w:hint="eastAsia"/>
                  <w:color w:val="000000" w:themeColor="text1"/>
                  <w:sz w:val="20"/>
                  <w:szCs w:val="20"/>
                </w:rPr>
                <w:t xml:space="preserve"> </w:t>
              </w:r>
              <w:r w:rsidRPr="00497BF3">
                <w:rPr>
                  <w:rFonts w:hint="eastAsia"/>
                  <w:color w:val="000000" w:themeColor="text1"/>
                  <w:sz w:val="20"/>
                  <w:szCs w:val="20"/>
                </w:rPr>
                <w:t>명단을</w:t>
              </w:r>
              <w:r w:rsidRPr="00497BF3">
                <w:rPr>
                  <w:rFonts w:hint="eastAsia"/>
                  <w:color w:val="000000" w:themeColor="text1"/>
                  <w:sz w:val="20"/>
                  <w:szCs w:val="20"/>
                </w:rPr>
                <w:t xml:space="preserve"> </w:t>
              </w:r>
              <w:r w:rsidRPr="00497BF3">
                <w:rPr>
                  <w:rFonts w:hint="eastAsia"/>
                  <w:color w:val="000000" w:themeColor="text1"/>
                  <w:sz w:val="20"/>
                  <w:szCs w:val="20"/>
                </w:rPr>
                <w:t>관리</w:t>
              </w:r>
            </w:ins>
            <w:ins w:id="77" w:author="SL Partners" w:date="2024-09-27T12:38:00Z" w16du:dateUtc="2024-09-27T03:38:00Z">
              <w:r w:rsidR="00C41CA2">
                <w:rPr>
                  <w:rFonts w:hint="eastAsia"/>
                  <w:color w:val="000000" w:themeColor="text1"/>
                  <w:sz w:val="20"/>
                  <w:szCs w:val="20"/>
                </w:rPr>
                <w:t xml:space="preserve"> </w:t>
              </w:r>
              <w:r w:rsidR="00C41CA2" w:rsidRPr="00C41CA2">
                <w:rPr>
                  <w:rFonts w:hint="eastAsia"/>
                  <w:color w:val="000000" w:themeColor="text1"/>
                  <w:sz w:val="20"/>
                  <w:szCs w:val="20"/>
                </w:rPr>
                <w:t>회사</w:t>
              </w:r>
              <w:r w:rsidR="00C41CA2" w:rsidRPr="00C41CA2">
                <w:rPr>
                  <w:rFonts w:hint="eastAsia"/>
                  <w:color w:val="000000" w:themeColor="text1"/>
                  <w:sz w:val="20"/>
                  <w:szCs w:val="20"/>
                </w:rPr>
                <w:t xml:space="preserve"> </w:t>
              </w:r>
              <w:r w:rsidR="00C41CA2" w:rsidRPr="00C41CA2">
                <w:rPr>
                  <w:rFonts w:hint="eastAsia"/>
                  <w:color w:val="000000" w:themeColor="text1"/>
                  <w:sz w:val="20"/>
                  <w:szCs w:val="20"/>
                </w:rPr>
                <w:t>내부와</w:t>
              </w:r>
              <w:r w:rsidR="00C41CA2" w:rsidRPr="00C41CA2">
                <w:rPr>
                  <w:rFonts w:hint="eastAsia"/>
                  <w:color w:val="000000" w:themeColor="text1"/>
                  <w:sz w:val="20"/>
                  <w:szCs w:val="20"/>
                </w:rPr>
                <w:t xml:space="preserve"> </w:t>
              </w:r>
              <w:r w:rsidR="00C41CA2" w:rsidRPr="00C41CA2">
                <w:rPr>
                  <w:rFonts w:hint="eastAsia"/>
                  <w:color w:val="000000" w:themeColor="text1"/>
                  <w:sz w:val="20"/>
                  <w:szCs w:val="20"/>
                </w:rPr>
                <w:t>등록된</w:t>
              </w:r>
              <w:r w:rsidR="00C41CA2" w:rsidRPr="00C41CA2">
                <w:rPr>
                  <w:rFonts w:hint="eastAsia"/>
                  <w:color w:val="000000" w:themeColor="text1"/>
                  <w:sz w:val="20"/>
                  <w:szCs w:val="20"/>
                </w:rPr>
                <w:t xml:space="preserve"> </w:t>
              </w:r>
              <w:r w:rsidR="00C41CA2" w:rsidRPr="00C41CA2">
                <w:rPr>
                  <w:rFonts w:hint="eastAsia"/>
                  <w:color w:val="000000" w:themeColor="text1"/>
                  <w:sz w:val="20"/>
                  <w:szCs w:val="20"/>
                </w:rPr>
                <w:t>사용자만</w:t>
              </w:r>
              <w:r w:rsidR="00C41CA2" w:rsidRPr="00C41CA2">
                <w:rPr>
                  <w:rFonts w:hint="eastAsia"/>
                  <w:color w:val="000000" w:themeColor="text1"/>
                  <w:sz w:val="20"/>
                  <w:szCs w:val="20"/>
                </w:rPr>
                <w:t xml:space="preserve"> VPN</w:t>
              </w:r>
              <w:r w:rsidR="00C41CA2" w:rsidRPr="00C41CA2">
                <w:rPr>
                  <w:rFonts w:hint="eastAsia"/>
                  <w:color w:val="000000" w:themeColor="text1"/>
                  <w:sz w:val="20"/>
                  <w:szCs w:val="20"/>
                </w:rPr>
                <w:t>을</w:t>
              </w:r>
              <w:r w:rsidR="00C41CA2" w:rsidRPr="00C41CA2">
                <w:rPr>
                  <w:rFonts w:hint="eastAsia"/>
                  <w:color w:val="000000" w:themeColor="text1"/>
                  <w:sz w:val="20"/>
                  <w:szCs w:val="20"/>
                </w:rPr>
                <w:t xml:space="preserve"> </w:t>
              </w:r>
              <w:r w:rsidR="00C41CA2" w:rsidRPr="00C41CA2">
                <w:rPr>
                  <w:rFonts w:hint="eastAsia"/>
                  <w:color w:val="000000" w:themeColor="text1"/>
                  <w:sz w:val="20"/>
                  <w:szCs w:val="20"/>
                </w:rPr>
                <w:t>통해서</w:t>
              </w:r>
              <w:r w:rsidR="00C41CA2" w:rsidRPr="00C41CA2">
                <w:rPr>
                  <w:rFonts w:hint="eastAsia"/>
                  <w:color w:val="000000" w:themeColor="text1"/>
                  <w:sz w:val="20"/>
                  <w:szCs w:val="20"/>
                </w:rPr>
                <w:t xml:space="preserve"> </w:t>
              </w:r>
              <w:r w:rsidR="00C41CA2">
                <w:rPr>
                  <w:rFonts w:hint="eastAsia"/>
                  <w:color w:val="000000" w:themeColor="text1"/>
                  <w:sz w:val="20"/>
                  <w:szCs w:val="20"/>
                </w:rPr>
                <w:t>개인정보</w:t>
              </w:r>
              <w:r w:rsidR="00C41CA2">
                <w:rPr>
                  <w:rFonts w:hint="eastAsia"/>
                  <w:color w:val="000000" w:themeColor="text1"/>
                  <w:sz w:val="20"/>
                  <w:szCs w:val="20"/>
                </w:rPr>
                <w:t xml:space="preserve"> DB</w:t>
              </w:r>
              <w:r w:rsidR="00C41CA2">
                <w:rPr>
                  <w:rFonts w:hint="eastAsia"/>
                  <w:color w:val="000000" w:themeColor="text1"/>
                  <w:sz w:val="20"/>
                  <w:szCs w:val="20"/>
                </w:rPr>
                <w:t>에</w:t>
              </w:r>
              <w:r w:rsidR="00C41CA2">
                <w:rPr>
                  <w:rFonts w:hint="eastAsia"/>
                  <w:color w:val="000000" w:themeColor="text1"/>
                  <w:sz w:val="20"/>
                  <w:szCs w:val="20"/>
                </w:rPr>
                <w:t xml:space="preserve"> </w:t>
              </w:r>
              <w:r w:rsidR="00C41CA2" w:rsidRPr="00C41CA2">
                <w:rPr>
                  <w:rFonts w:hint="eastAsia"/>
                  <w:color w:val="000000" w:themeColor="text1"/>
                  <w:sz w:val="20"/>
                  <w:szCs w:val="20"/>
                </w:rPr>
                <w:t>접속</w:t>
              </w:r>
              <w:r w:rsidR="00C41CA2" w:rsidRPr="00C41CA2">
                <w:rPr>
                  <w:rFonts w:hint="eastAsia"/>
                  <w:color w:val="000000" w:themeColor="text1"/>
                  <w:sz w:val="20"/>
                  <w:szCs w:val="20"/>
                </w:rPr>
                <w:t xml:space="preserve">(VPN ID/PW </w:t>
              </w:r>
              <w:r w:rsidR="00C41CA2" w:rsidRPr="00C41CA2">
                <w:rPr>
                  <w:rFonts w:hint="eastAsia"/>
                  <w:color w:val="000000" w:themeColor="text1"/>
                  <w:sz w:val="20"/>
                  <w:szCs w:val="20"/>
                </w:rPr>
                <w:t>인증</w:t>
              </w:r>
              <w:r w:rsidR="00C41CA2" w:rsidRPr="00C41CA2">
                <w:rPr>
                  <w:rFonts w:hint="eastAsia"/>
                  <w:color w:val="000000" w:themeColor="text1"/>
                  <w:sz w:val="20"/>
                  <w:szCs w:val="20"/>
                </w:rPr>
                <w:t xml:space="preserve">, DB ID/PW </w:t>
              </w:r>
              <w:r w:rsidR="00C41CA2" w:rsidRPr="00C41CA2">
                <w:rPr>
                  <w:rFonts w:hint="eastAsia"/>
                  <w:color w:val="000000" w:themeColor="text1"/>
                  <w:sz w:val="20"/>
                  <w:szCs w:val="20"/>
                </w:rPr>
                <w:t>인증</w:t>
              </w:r>
              <w:r w:rsidR="00C41CA2" w:rsidRPr="00C41CA2">
                <w:rPr>
                  <w:rFonts w:hint="eastAsia"/>
                  <w:color w:val="000000" w:themeColor="text1"/>
                  <w:sz w:val="20"/>
                  <w:szCs w:val="20"/>
                </w:rPr>
                <w:t>)</w:t>
              </w:r>
              <w:r w:rsidR="00C41CA2">
                <w:rPr>
                  <w:rFonts w:hint="eastAsia"/>
                  <w:color w:val="000000" w:themeColor="text1"/>
                  <w:sz w:val="20"/>
                  <w:szCs w:val="20"/>
                </w:rPr>
                <w:t>할</w:t>
              </w:r>
              <w:r w:rsidR="00C41CA2">
                <w:rPr>
                  <w:rFonts w:hint="eastAsia"/>
                  <w:color w:val="000000" w:themeColor="text1"/>
                  <w:sz w:val="20"/>
                  <w:szCs w:val="20"/>
                </w:rPr>
                <w:t xml:space="preserve"> </w:t>
              </w:r>
              <w:r w:rsidR="00C41CA2">
                <w:rPr>
                  <w:rFonts w:hint="eastAsia"/>
                  <w:color w:val="000000" w:themeColor="text1"/>
                  <w:sz w:val="20"/>
                  <w:szCs w:val="20"/>
                </w:rPr>
                <w:t>수</w:t>
              </w:r>
              <w:r w:rsidR="00C41CA2">
                <w:rPr>
                  <w:rFonts w:hint="eastAsia"/>
                  <w:color w:val="000000" w:themeColor="text1"/>
                  <w:sz w:val="20"/>
                  <w:szCs w:val="20"/>
                </w:rPr>
                <w:t xml:space="preserve"> </w:t>
              </w:r>
              <w:r w:rsidR="00C41CA2">
                <w:rPr>
                  <w:rFonts w:hint="eastAsia"/>
                  <w:color w:val="000000" w:themeColor="text1"/>
                  <w:sz w:val="20"/>
                  <w:szCs w:val="20"/>
                </w:rPr>
                <w:t>있도록</w:t>
              </w:r>
              <w:r w:rsidR="00C41CA2">
                <w:rPr>
                  <w:rFonts w:hint="eastAsia"/>
                  <w:color w:val="000000" w:themeColor="text1"/>
                  <w:sz w:val="20"/>
                  <w:szCs w:val="20"/>
                </w:rPr>
                <w:t xml:space="preserve"> </w:t>
              </w:r>
              <w:r w:rsidR="00C41CA2">
                <w:rPr>
                  <w:rFonts w:hint="eastAsia"/>
                  <w:color w:val="000000" w:themeColor="text1"/>
                  <w:sz w:val="20"/>
                  <w:szCs w:val="20"/>
                </w:rPr>
                <w:t>관리하고</w:t>
              </w:r>
              <w:r w:rsidR="00C41CA2">
                <w:rPr>
                  <w:rFonts w:hint="eastAsia"/>
                  <w:color w:val="000000" w:themeColor="text1"/>
                  <w:sz w:val="20"/>
                  <w:szCs w:val="20"/>
                </w:rPr>
                <w:t xml:space="preserve"> </w:t>
              </w:r>
              <w:r w:rsidR="00C41CA2">
                <w:rPr>
                  <w:rFonts w:hint="eastAsia"/>
                  <w:color w:val="000000" w:themeColor="text1"/>
                  <w:sz w:val="20"/>
                  <w:szCs w:val="20"/>
                </w:rPr>
                <w:t>있음</w:t>
              </w:r>
              <w:r w:rsidR="00C41CA2">
                <w:rPr>
                  <w:rFonts w:hint="eastAsia"/>
                  <w:color w:val="000000" w:themeColor="text1"/>
                  <w:sz w:val="20"/>
                  <w:szCs w:val="20"/>
                </w:rPr>
                <w:t>.</w:t>
              </w:r>
            </w:ins>
            <w:ins w:id="78" w:author="SL Partners" w:date="2024-09-27T12:39:00Z" w16du:dateUtc="2024-09-27T03:39:00Z">
              <w:r w:rsidR="00C41CA2">
                <w:rPr>
                  <w:rFonts w:hint="eastAsia"/>
                  <w:color w:val="000000" w:themeColor="text1"/>
                  <w:sz w:val="20"/>
                  <w:szCs w:val="20"/>
                </w:rPr>
                <w:t xml:space="preserve"> </w:t>
              </w:r>
            </w:ins>
            <w:ins w:id="79" w:author="SL Partners" w:date="2024-09-27T12:40:00Z" w16du:dateUtc="2024-09-27T03:40:00Z">
              <w:r w:rsidR="002C70AA">
                <w:rPr>
                  <w:rFonts w:hint="eastAsia"/>
                  <w:color w:val="000000" w:themeColor="text1"/>
                  <w:sz w:val="20"/>
                  <w:szCs w:val="20"/>
                </w:rPr>
                <w:t>또한</w:t>
              </w:r>
              <w:r w:rsidR="002C70AA">
                <w:rPr>
                  <w:rFonts w:hint="eastAsia"/>
                  <w:color w:val="000000" w:themeColor="text1"/>
                  <w:sz w:val="20"/>
                  <w:szCs w:val="20"/>
                </w:rPr>
                <w:t xml:space="preserve">, </w:t>
              </w:r>
            </w:ins>
            <w:ins w:id="80" w:author="SL Partners" w:date="2024-09-27T12:39:00Z" w16du:dateUtc="2024-09-27T03:39:00Z">
              <w:r w:rsidR="00C41CA2">
                <w:rPr>
                  <w:rFonts w:hint="eastAsia"/>
                  <w:color w:val="000000" w:themeColor="text1"/>
                  <w:sz w:val="20"/>
                  <w:szCs w:val="20"/>
                </w:rPr>
                <w:t>외부</w:t>
              </w:r>
              <w:r w:rsidR="00C41CA2">
                <w:rPr>
                  <w:rFonts w:hint="eastAsia"/>
                  <w:color w:val="000000" w:themeColor="text1"/>
                  <w:sz w:val="20"/>
                  <w:szCs w:val="20"/>
                </w:rPr>
                <w:t xml:space="preserve"> </w:t>
              </w:r>
              <w:r w:rsidR="00C41CA2">
                <w:rPr>
                  <w:rFonts w:hint="eastAsia"/>
                  <w:color w:val="000000" w:themeColor="text1"/>
                  <w:sz w:val="20"/>
                  <w:szCs w:val="20"/>
                </w:rPr>
                <w:t>송수신되는</w:t>
              </w:r>
              <w:r w:rsidR="00C41CA2">
                <w:rPr>
                  <w:rFonts w:hint="eastAsia"/>
                  <w:color w:val="000000" w:themeColor="text1"/>
                  <w:sz w:val="20"/>
                  <w:szCs w:val="20"/>
                </w:rPr>
                <w:t xml:space="preserve"> </w:t>
              </w:r>
              <w:r w:rsidR="00C41CA2">
                <w:rPr>
                  <w:rFonts w:hint="eastAsia"/>
                  <w:color w:val="000000" w:themeColor="text1"/>
                  <w:sz w:val="20"/>
                  <w:szCs w:val="20"/>
                </w:rPr>
                <w:t>개인정보는</w:t>
              </w:r>
              <w:r w:rsidR="00C41CA2">
                <w:rPr>
                  <w:rFonts w:hint="eastAsia"/>
                  <w:color w:val="000000" w:themeColor="text1"/>
                  <w:sz w:val="20"/>
                  <w:szCs w:val="20"/>
                </w:rPr>
                <w:t xml:space="preserve"> </w:t>
              </w:r>
              <w:r w:rsidR="00C41CA2" w:rsidRPr="00C41CA2">
                <w:rPr>
                  <w:rFonts w:hint="eastAsia"/>
                  <w:color w:val="000000" w:themeColor="text1"/>
                  <w:sz w:val="20"/>
                  <w:szCs w:val="20"/>
                </w:rPr>
                <w:t xml:space="preserve">AWS SSL/TLS </w:t>
              </w:r>
              <w:r w:rsidR="00C41CA2" w:rsidRPr="00C41CA2">
                <w:rPr>
                  <w:rFonts w:hint="eastAsia"/>
                  <w:color w:val="000000" w:themeColor="text1"/>
                  <w:sz w:val="20"/>
                  <w:szCs w:val="20"/>
                </w:rPr>
                <w:t>인증서</w:t>
              </w:r>
              <w:r w:rsidR="00C41CA2" w:rsidRPr="00C41CA2">
                <w:rPr>
                  <w:rFonts w:hint="eastAsia"/>
                  <w:color w:val="000000" w:themeColor="text1"/>
                  <w:sz w:val="20"/>
                  <w:szCs w:val="20"/>
                </w:rPr>
                <w:t xml:space="preserve"> </w:t>
              </w:r>
              <w:r w:rsidR="00C41CA2" w:rsidRPr="00C41CA2">
                <w:rPr>
                  <w:rFonts w:hint="eastAsia"/>
                  <w:color w:val="000000" w:themeColor="text1"/>
                  <w:sz w:val="20"/>
                  <w:szCs w:val="20"/>
                </w:rPr>
                <w:t>이용</w:t>
              </w:r>
              <w:r w:rsidR="00C41CA2">
                <w:rPr>
                  <w:rFonts w:hint="eastAsia"/>
                  <w:color w:val="000000" w:themeColor="text1"/>
                  <w:sz w:val="20"/>
                  <w:szCs w:val="20"/>
                </w:rPr>
                <w:t>하여</w:t>
              </w:r>
              <w:r w:rsidR="00C41CA2">
                <w:rPr>
                  <w:rFonts w:hint="eastAsia"/>
                  <w:color w:val="000000" w:themeColor="text1"/>
                  <w:sz w:val="20"/>
                  <w:szCs w:val="20"/>
                </w:rPr>
                <w:t xml:space="preserve"> </w:t>
              </w:r>
              <w:r w:rsidR="00C41CA2">
                <w:rPr>
                  <w:rFonts w:hint="eastAsia"/>
                  <w:color w:val="000000" w:themeColor="text1"/>
                  <w:sz w:val="20"/>
                  <w:szCs w:val="20"/>
                </w:rPr>
                <w:t>암</w:t>
              </w:r>
            </w:ins>
            <w:ins w:id="81" w:author="SL Partners" w:date="2024-09-27T12:40:00Z" w16du:dateUtc="2024-09-27T03:40:00Z">
              <w:r w:rsidR="00C41CA2">
                <w:rPr>
                  <w:rFonts w:hint="eastAsia"/>
                  <w:color w:val="000000" w:themeColor="text1"/>
                  <w:sz w:val="20"/>
                  <w:szCs w:val="20"/>
                </w:rPr>
                <w:t>호화</w:t>
              </w:r>
              <w:r w:rsidR="00C41CA2">
                <w:rPr>
                  <w:rFonts w:hint="eastAsia"/>
                  <w:color w:val="000000" w:themeColor="text1"/>
                  <w:sz w:val="20"/>
                  <w:szCs w:val="20"/>
                </w:rPr>
                <w:t xml:space="preserve"> </w:t>
              </w:r>
              <w:r w:rsidR="00C41CA2">
                <w:rPr>
                  <w:rFonts w:hint="eastAsia"/>
                  <w:color w:val="000000" w:themeColor="text1"/>
                  <w:sz w:val="20"/>
                  <w:szCs w:val="20"/>
                </w:rPr>
                <w:t>조치를</w:t>
              </w:r>
              <w:r w:rsidR="00C41CA2">
                <w:rPr>
                  <w:rFonts w:hint="eastAsia"/>
                  <w:color w:val="000000" w:themeColor="text1"/>
                  <w:sz w:val="20"/>
                  <w:szCs w:val="20"/>
                </w:rPr>
                <w:t xml:space="preserve"> </w:t>
              </w:r>
              <w:r w:rsidR="00C41CA2">
                <w:rPr>
                  <w:rFonts w:hint="eastAsia"/>
                  <w:color w:val="000000" w:themeColor="text1"/>
                  <w:sz w:val="20"/>
                  <w:szCs w:val="20"/>
                </w:rPr>
                <w:t>취하여</w:t>
              </w:r>
              <w:r w:rsidR="00C41CA2">
                <w:rPr>
                  <w:rFonts w:hint="eastAsia"/>
                  <w:color w:val="000000" w:themeColor="text1"/>
                  <w:sz w:val="20"/>
                  <w:szCs w:val="20"/>
                </w:rPr>
                <w:t xml:space="preserve"> </w:t>
              </w:r>
              <w:r w:rsidR="00C41CA2">
                <w:rPr>
                  <w:rFonts w:hint="eastAsia"/>
                  <w:color w:val="000000" w:themeColor="text1"/>
                  <w:sz w:val="20"/>
                  <w:szCs w:val="20"/>
                </w:rPr>
                <w:t>송수신되고</w:t>
              </w:r>
              <w:r w:rsidR="00C41CA2">
                <w:rPr>
                  <w:rFonts w:hint="eastAsia"/>
                  <w:color w:val="000000" w:themeColor="text1"/>
                  <w:sz w:val="20"/>
                  <w:szCs w:val="20"/>
                </w:rPr>
                <w:t xml:space="preserve"> </w:t>
              </w:r>
              <w:r w:rsidR="00C41CA2">
                <w:rPr>
                  <w:rFonts w:hint="eastAsia"/>
                  <w:color w:val="000000" w:themeColor="text1"/>
                  <w:sz w:val="20"/>
                  <w:szCs w:val="20"/>
                </w:rPr>
                <w:t>있</w:t>
              </w:r>
              <w:r w:rsidR="002C70AA">
                <w:rPr>
                  <w:rFonts w:hint="eastAsia"/>
                  <w:color w:val="000000" w:themeColor="text1"/>
                  <w:sz w:val="20"/>
                  <w:szCs w:val="20"/>
                </w:rPr>
                <w:t>음</w:t>
              </w:r>
              <w:r w:rsidR="002C70AA">
                <w:rPr>
                  <w:rFonts w:hint="eastAsia"/>
                  <w:color w:val="000000" w:themeColor="text1"/>
                  <w:sz w:val="20"/>
                  <w:szCs w:val="20"/>
                </w:rPr>
                <w:t>.</w:t>
              </w:r>
            </w:ins>
          </w:p>
          <w:p w14:paraId="06B8FA4F" w14:textId="2272C8CD" w:rsidR="002F0F3D" w:rsidRPr="00D94320" w:rsidRDefault="002F0F3D" w:rsidP="0025067D">
            <w:pPr>
              <w:pStyle w:val="1"/>
              <w:rPr>
                <w:color w:val="000000" w:themeColor="text1"/>
                <w:sz w:val="20"/>
                <w:szCs w:val="20"/>
              </w:rPr>
            </w:pPr>
            <w:ins w:id="82" w:author="SL Partners" w:date="2024-09-27T12:40:00Z" w16du:dateUtc="2024-09-27T03:40:00Z">
              <w:r>
                <w:rPr>
                  <w:rFonts w:hint="eastAsia"/>
                  <w:color w:val="000000" w:themeColor="text1"/>
                  <w:sz w:val="20"/>
                  <w:szCs w:val="20"/>
                </w:rPr>
                <w:t>대상회사는</w:t>
              </w:r>
              <w:r>
                <w:rPr>
                  <w:rFonts w:hint="eastAsia"/>
                  <w:color w:val="000000" w:themeColor="text1"/>
                  <w:sz w:val="20"/>
                  <w:szCs w:val="20"/>
                </w:rPr>
                <w:t xml:space="preserve"> </w:t>
              </w:r>
              <w:r w:rsidRPr="002F0F3D">
                <w:rPr>
                  <w:rFonts w:hint="eastAsia"/>
                  <w:color w:val="000000" w:themeColor="text1"/>
                  <w:sz w:val="20"/>
                  <w:szCs w:val="20"/>
                </w:rPr>
                <w:t>개인정보</w:t>
              </w:r>
              <w:r w:rsidRPr="002F0F3D">
                <w:rPr>
                  <w:rFonts w:hint="eastAsia"/>
                  <w:color w:val="000000" w:themeColor="text1"/>
                  <w:sz w:val="20"/>
                  <w:szCs w:val="20"/>
                </w:rPr>
                <w:t xml:space="preserve">DB </w:t>
              </w:r>
              <w:r w:rsidRPr="002F0F3D">
                <w:rPr>
                  <w:rFonts w:hint="eastAsia"/>
                  <w:color w:val="000000" w:themeColor="text1"/>
                  <w:sz w:val="20"/>
                  <w:szCs w:val="20"/>
                </w:rPr>
                <w:t>및</w:t>
              </w:r>
              <w:r w:rsidRPr="002F0F3D">
                <w:rPr>
                  <w:rFonts w:hint="eastAsia"/>
                  <w:color w:val="000000" w:themeColor="text1"/>
                  <w:sz w:val="20"/>
                  <w:szCs w:val="20"/>
                </w:rPr>
                <w:t xml:space="preserve"> </w:t>
              </w:r>
              <w:r w:rsidRPr="002F0F3D">
                <w:rPr>
                  <w:rFonts w:hint="eastAsia"/>
                  <w:color w:val="000000" w:themeColor="text1"/>
                  <w:sz w:val="20"/>
                  <w:szCs w:val="20"/>
                </w:rPr>
                <w:t>관련</w:t>
              </w:r>
              <w:r w:rsidRPr="002F0F3D">
                <w:rPr>
                  <w:rFonts w:hint="eastAsia"/>
                  <w:color w:val="000000" w:themeColor="text1"/>
                  <w:sz w:val="20"/>
                  <w:szCs w:val="20"/>
                </w:rPr>
                <w:t xml:space="preserve"> </w:t>
              </w:r>
              <w:r w:rsidRPr="002F0F3D">
                <w:rPr>
                  <w:rFonts w:hint="eastAsia"/>
                  <w:color w:val="000000" w:themeColor="text1"/>
                  <w:sz w:val="20"/>
                  <w:szCs w:val="20"/>
                </w:rPr>
                <w:t>시스템에</w:t>
              </w:r>
              <w:r w:rsidRPr="002F0F3D">
                <w:rPr>
                  <w:rFonts w:hint="eastAsia"/>
                  <w:color w:val="000000" w:themeColor="text1"/>
                  <w:sz w:val="20"/>
                  <w:szCs w:val="20"/>
                </w:rPr>
                <w:t xml:space="preserve"> </w:t>
              </w:r>
              <w:r w:rsidRPr="002F0F3D">
                <w:rPr>
                  <w:rFonts w:hint="eastAsia"/>
                  <w:color w:val="000000" w:themeColor="text1"/>
                  <w:sz w:val="20"/>
                  <w:szCs w:val="20"/>
                </w:rPr>
                <w:t>접속한</w:t>
              </w:r>
              <w:r w:rsidRPr="002F0F3D">
                <w:rPr>
                  <w:rFonts w:hint="eastAsia"/>
                  <w:color w:val="000000" w:themeColor="text1"/>
                  <w:sz w:val="20"/>
                  <w:szCs w:val="20"/>
                </w:rPr>
                <w:t xml:space="preserve"> </w:t>
              </w:r>
              <w:r w:rsidRPr="002F0F3D">
                <w:rPr>
                  <w:rFonts w:hint="eastAsia"/>
                  <w:color w:val="000000" w:themeColor="text1"/>
                  <w:sz w:val="20"/>
                  <w:szCs w:val="20"/>
                </w:rPr>
                <w:t>접속기록을</w:t>
              </w:r>
              <w:r w:rsidRPr="002F0F3D">
                <w:rPr>
                  <w:rFonts w:hint="eastAsia"/>
                  <w:color w:val="000000" w:themeColor="text1"/>
                  <w:sz w:val="20"/>
                  <w:szCs w:val="20"/>
                </w:rPr>
                <w:t xml:space="preserve"> 1</w:t>
              </w:r>
              <w:r w:rsidRPr="002F0F3D">
                <w:rPr>
                  <w:rFonts w:hint="eastAsia"/>
                  <w:color w:val="000000" w:themeColor="text1"/>
                  <w:sz w:val="20"/>
                  <w:szCs w:val="20"/>
                </w:rPr>
                <w:t>년</w:t>
              </w:r>
              <w:r w:rsidRPr="002F0F3D">
                <w:rPr>
                  <w:rFonts w:hint="eastAsia"/>
                  <w:color w:val="000000" w:themeColor="text1"/>
                  <w:sz w:val="20"/>
                  <w:szCs w:val="20"/>
                </w:rPr>
                <w:t xml:space="preserve"> </w:t>
              </w:r>
              <w:r w:rsidRPr="002F0F3D">
                <w:rPr>
                  <w:rFonts w:hint="eastAsia"/>
                  <w:color w:val="000000" w:themeColor="text1"/>
                  <w:sz w:val="20"/>
                  <w:szCs w:val="20"/>
                </w:rPr>
                <w:t>이상</w:t>
              </w:r>
              <w:r w:rsidRPr="002F0F3D">
                <w:rPr>
                  <w:rFonts w:hint="eastAsia"/>
                  <w:color w:val="000000" w:themeColor="text1"/>
                  <w:sz w:val="20"/>
                  <w:szCs w:val="20"/>
                </w:rPr>
                <w:t xml:space="preserve"> </w:t>
              </w:r>
              <w:r w:rsidRPr="002F0F3D">
                <w:rPr>
                  <w:rFonts w:hint="eastAsia"/>
                  <w:color w:val="000000" w:themeColor="text1"/>
                  <w:sz w:val="20"/>
                  <w:szCs w:val="20"/>
                </w:rPr>
                <w:t>보존</w:t>
              </w:r>
              <w:r w:rsidRPr="002F0F3D">
                <w:rPr>
                  <w:rFonts w:hint="eastAsia"/>
                  <w:color w:val="000000" w:themeColor="text1"/>
                  <w:sz w:val="20"/>
                  <w:szCs w:val="20"/>
                </w:rPr>
                <w:t xml:space="preserve">, </w:t>
              </w:r>
              <w:r w:rsidRPr="002F0F3D">
                <w:rPr>
                  <w:rFonts w:hint="eastAsia"/>
                  <w:color w:val="000000" w:themeColor="text1"/>
                  <w:sz w:val="20"/>
                  <w:szCs w:val="20"/>
                </w:rPr>
                <w:t>관리하고</w:t>
              </w:r>
              <w:r w:rsidRPr="002F0F3D">
                <w:rPr>
                  <w:rFonts w:hint="eastAsia"/>
                  <w:color w:val="000000" w:themeColor="text1"/>
                  <w:sz w:val="20"/>
                  <w:szCs w:val="20"/>
                </w:rPr>
                <w:t xml:space="preserve"> </w:t>
              </w:r>
              <w:r>
                <w:rPr>
                  <w:rFonts w:hint="eastAsia"/>
                  <w:color w:val="000000" w:themeColor="text1"/>
                  <w:sz w:val="20"/>
                  <w:szCs w:val="20"/>
                </w:rPr>
                <w:t>있으며</w:t>
              </w:r>
              <w:r>
                <w:rPr>
                  <w:rFonts w:hint="eastAsia"/>
                  <w:color w:val="000000" w:themeColor="text1"/>
                  <w:sz w:val="20"/>
                  <w:szCs w:val="20"/>
                </w:rPr>
                <w:t>,</w:t>
              </w:r>
              <w:r w:rsidRPr="002F0F3D">
                <w:rPr>
                  <w:rFonts w:hint="eastAsia"/>
                  <w:color w:val="000000" w:themeColor="text1"/>
                  <w:sz w:val="20"/>
                  <w:szCs w:val="20"/>
                </w:rPr>
                <w:t xml:space="preserve"> </w:t>
              </w:r>
              <w:r w:rsidRPr="002F0F3D">
                <w:rPr>
                  <w:rFonts w:hint="eastAsia"/>
                  <w:color w:val="000000" w:themeColor="text1"/>
                  <w:sz w:val="20"/>
                  <w:szCs w:val="20"/>
                </w:rPr>
                <w:t>해당</w:t>
              </w:r>
              <w:r w:rsidRPr="002F0F3D">
                <w:rPr>
                  <w:rFonts w:hint="eastAsia"/>
                  <w:color w:val="000000" w:themeColor="text1"/>
                  <w:sz w:val="20"/>
                  <w:szCs w:val="20"/>
                </w:rPr>
                <w:t xml:space="preserve"> </w:t>
              </w:r>
              <w:r w:rsidRPr="002F0F3D">
                <w:rPr>
                  <w:rFonts w:hint="eastAsia"/>
                  <w:color w:val="000000" w:themeColor="text1"/>
                  <w:sz w:val="20"/>
                  <w:szCs w:val="20"/>
                </w:rPr>
                <w:t>접속기록</w:t>
              </w:r>
              <w:r>
                <w:rPr>
                  <w:rFonts w:hint="eastAsia"/>
                  <w:color w:val="000000" w:themeColor="text1"/>
                  <w:sz w:val="20"/>
                  <w:szCs w:val="20"/>
                </w:rPr>
                <w:t>은</w:t>
              </w:r>
              <w:r w:rsidRPr="002F0F3D">
                <w:rPr>
                  <w:rFonts w:hint="eastAsia"/>
                  <w:color w:val="000000" w:themeColor="text1"/>
                  <w:sz w:val="20"/>
                  <w:szCs w:val="20"/>
                </w:rPr>
                <w:t xml:space="preserve"> </w:t>
              </w:r>
              <w:r w:rsidRPr="002F0F3D">
                <w:rPr>
                  <w:rFonts w:hint="eastAsia"/>
                  <w:color w:val="000000" w:themeColor="text1"/>
                  <w:sz w:val="20"/>
                  <w:szCs w:val="20"/>
                </w:rPr>
                <w:t>월</w:t>
              </w:r>
              <w:r w:rsidRPr="002F0F3D">
                <w:rPr>
                  <w:rFonts w:hint="eastAsia"/>
                  <w:color w:val="000000" w:themeColor="text1"/>
                  <w:sz w:val="20"/>
                  <w:szCs w:val="20"/>
                </w:rPr>
                <w:t xml:space="preserve"> 1</w:t>
              </w:r>
              <w:r w:rsidRPr="002F0F3D">
                <w:rPr>
                  <w:rFonts w:hint="eastAsia"/>
                  <w:color w:val="000000" w:themeColor="text1"/>
                  <w:sz w:val="20"/>
                  <w:szCs w:val="20"/>
                </w:rPr>
                <w:t>회</w:t>
              </w:r>
              <w:r w:rsidRPr="002F0F3D">
                <w:rPr>
                  <w:rFonts w:hint="eastAsia"/>
                  <w:color w:val="000000" w:themeColor="text1"/>
                  <w:sz w:val="20"/>
                  <w:szCs w:val="20"/>
                </w:rPr>
                <w:t xml:space="preserve"> </w:t>
              </w:r>
              <w:r w:rsidRPr="002F0F3D">
                <w:rPr>
                  <w:rFonts w:hint="eastAsia"/>
                  <w:color w:val="000000" w:themeColor="text1"/>
                  <w:sz w:val="20"/>
                  <w:szCs w:val="20"/>
                </w:rPr>
                <w:t>정기적으로</w:t>
              </w:r>
              <w:r w:rsidRPr="002F0F3D">
                <w:rPr>
                  <w:rFonts w:hint="eastAsia"/>
                  <w:color w:val="000000" w:themeColor="text1"/>
                  <w:sz w:val="20"/>
                  <w:szCs w:val="20"/>
                </w:rPr>
                <w:t xml:space="preserve"> </w:t>
              </w:r>
              <w:r w:rsidRPr="002F0F3D">
                <w:rPr>
                  <w:rFonts w:hint="eastAsia"/>
                  <w:color w:val="000000" w:themeColor="text1"/>
                  <w:sz w:val="20"/>
                  <w:szCs w:val="20"/>
                </w:rPr>
                <w:t>확인</w:t>
              </w:r>
              <w:r w:rsidRPr="002F0F3D">
                <w:rPr>
                  <w:rFonts w:hint="eastAsia"/>
                  <w:color w:val="000000" w:themeColor="text1"/>
                  <w:sz w:val="20"/>
                  <w:szCs w:val="20"/>
                </w:rPr>
                <w:t xml:space="preserve">, </w:t>
              </w:r>
              <w:r w:rsidRPr="002F0F3D">
                <w:rPr>
                  <w:rFonts w:hint="eastAsia"/>
                  <w:color w:val="000000" w:themeColor="text1"/>
                  <w:sz w:val="20"/>
                  <w:szCs w:val="20"/>
                </w:rPr>
                <w:t>감독하고</w:t>
              </w:r>
              <w:r w:rsidRPr="002F0F3D">
                <w:rPr>
                  <w:rFonts w:hint="eastAsia"/>
                  <w:color w:val="000000" w:themeColor="text1"/>
                  <w:sz w:val="20"/>
                  <w:szCs w:val="20"/>
                </w:rPr>
                <w:t xml:space="preserve"> </w:t>
              </w:r>
            </w:ins>
            <w:ins w:id="83" w:author="SL Partners" w:date="2024-09-27T12:41:00Z" w16du:dateUtc="2024-09-27T03:41:00Z">
              <w:r>
                <w:rPr>
                  <w:rFonts w:hint="eastAsia"/>
                  <w:color w:val="000000" w:themeColor="text1"/>
                  <w:sz w:val="20"/>
                  <w:szCs w:val="20"/>
                </w:rPr>
                <w:t>있음</w:t>
              </w:r>
              <w:r>
                <w:rPr>
                  <w:rFonts w:hint="eastAsia"/>
                  <w:color w:val="000000" w:themeColor="text1"/>
                  <w:sz w:val="20"/>
                  <w:szCs w:val="20"/>
                </w:rPr>
                <w:t>.</w:t>
              </w:r>
            </w:ins>
            <w:ins w:id="84" w:author="SL Partners" w:date="2024-09-27T12:40:00Z" w16du:dateUtc="2024-09-27T03:40:00Z">
              <w:r w:rsidRPr="002F0F3D">
                <w:rPr>
                  <w:rFonts w:hint="eastAsia"/>
                  <w:color w:val="000000" w:themeColor="text1"/>
                  <w:sz w:val="20"/>
                  <w:szCs w:val="20"/>
                </w:rPr>
                <w:t xml:space="preserve"> </w:t>
              </w:r>
            </w:ins>
            <w:ins w:id="85" w:author="SL Partners" w:date="2024-09-27T12:41:00Z" w16du:dateUtc="2024-09-27T03:41:00Z">
              <w:r>
                <w:rPr>
                  <w:rFonts w:hint="eastAsia"/>
                  <w:color w:val="000000" w:themeColor="text1"/>
                  <w:sz w:val="20"/>
                  <w:szCs w:val="20"/>
                </w:rPr>
                <w:t>또한</w:t>
              </w:r>
              <w:r>
                <w:rPr>
                  <w:rFonts w:hint="eastAsia"/>
                  <w:color w:val="000000" w:themeColor="text1"/>
                  <w:sz w:val="20"/>
                  <w:szCs w:val="20"/>
                </w:rPr>
                <w:t xml:space="preserve">, </w:t>
              </w:r>
              <w:r>
                <w:rPr>
                  <w:rFonts w:hint="eastAsia"/>
                  <w:color w:val="000000" w:themeColor="text1"/>
                  <w:sz w:val="20"/>
                  <w:szCs w:val="20"/>
                </w:rPr>
                <w:t>대상회사는</w:t>
              </w:r>
            </w:ins>
            <w:ins w:id="86" w:author="SL Partners" w:date="2024-09-27T12:40:00Z" w16du:dateUtc="2024-09-27T03:40:00Z">
              <w:r w:rsidRPr="002F0F3D">
                <w:rPr>
                  <w:rFonts w:hint="eastAsia"/>
                  <w:color w:val="000000" w:themeColor="text1"/>
                  <w:sz w:val="20"/>
                  <w:szCs w:val="20"/>
                </w:rPr>
                <w:t xml:space="preserve"> </w:t>
              </w:r>
              <w:r w:rsidRPr="002F0F3D">
                <w:rPr>
                  <w:rFonts w:hint="eastAsia"/>
                  <w:color w:val="000000" w:themeColor="text1"/>
                  <w:sz w:val="20"/>
                  <w:szCs w:val="20"/>
                </w:rPr>
                <w:t>해당</w:t>
              </w:r>
              <w:r w:rsidRPr="002F0F3D">
                <w:rPr>
                  <w:rFonts w:hint="eastAsia"/>
                  <w:color w:val="000000" w:themeColor="text1"/>
                  <w:sz w:val="20"/>
                  <w:szCs w:val="20"/>
                </w:rPr>
                <w:t xml:space="preserve"> </w:t>
              </w:r>
              <w:r w:rsidRPr="002F0F3D">
                <w:rPr>
                  <w:rFonts w:hint="eastAsia"/>
                  <w:color w:val="000000" w:themeColor="text1"/>
                  <w:sz w:val="20"/>
                  <w:szCs w:val="20"/>
                </w:rPr>
                <w:t>접속기록을</w:t>
              </w:r>
              <w:r w:rsidRPr="002F0F3D">
                <w:rPr>
                  <w:rFonts w:hint="eastAsia"/>
                  <w:color w:val="000000" w:themeColor="text1"/>
                  <w:sz w:val="20"/>
                  <w:szCs w:val="20"/>
                </w:rPr>
                <w:t xml:space="preserve"> </w:t>
              </w:r>
            </w:ins>
            <w:ins w:id="87" w:author="SL Partners" w:date="2024-09-27T12:41:00Z" w16du:dateUtc="2024-09-27T03:41:00Z">
              <w:r>
                <w:rPr>
                  <w:rFonts w:hint="eastAsia"/>
                  <w:color w:val="000000" w:themeColor="text1"/>
                  <w:sz w:val="20"/>
                  <w:szCs w:val="20"/>
                </w:rPr>
                <w:t>7</w:t>
              </w:r>
              <w:r>
                <w:rPr>
                  <w:rFonts w:hint="eastAsia"/>
                  <w:color w:val="000000" w:themeColor="text1"/>
                  <w:sz w:val="20"/>
                  <w:szCs w:val="20"/>
                </w:rPr>
                <w:t>일</w:t>
              </w:r>
              <w:r>
                <w:rPr>
                  <w:rFonts w:hint="eastAsia"/>
                  <w:color w:val="000000" w:themeColor="text1"/>
                  <w:sz w:val="20"/>
                  <w:szCs w:val="20"/>
                </w:rPr>
                <w:t xml:space="preserve"> </w:t>
              </w:r>
              <w:r>
                <w:rPr>
                  <w:rFonts w:hint="eastAsia"/>
                  <w:color w:val="000000" w:themeColor="text1"/>
                  <w:sz w:val="20"/>
                  <w:szCs w:val="20"/>
                </w:rPr>
                <w:t>동안</w:t>
              </w:r>
              <w:r>
                <w:rPr>
                  <w:rFonts w:hint="eastAsia"/>
                  <w:color w:val="000000" w:themeColor="text1"/>
                  <w:sz w:val="20"/>
                  <w:szCs w:val="20"/>
                </w:rPr>
                <w:t xml:space="preserve"> </w:t>
              </w:r>
              <w:r>
                <w:rPr>
                  <w:rFonts w:hint="eastAsia"/>
                  <w:color w:val="000000" w:themeColor="text1"/>
                  <w:sz w:val="20"/>
                  <w:szCs w:val="20"/>
                </w:rPr>
                <w:t>전체</w:t>
              </w:r>
              <w:r>
                <w:rPr>
                  <w:rFonts w:hint="eastAsia"/>
                  <w:color w:val="000000" w:themeColor="text1"/>
                  <w:sz w:val="20"/>
                  <w:szCs w:val="20"/>
                </w:rPr>
                <w:t xml:space="preserve"> </w:t>
              </w:r>
              <w:r>
                <w:rPr>
                  <w:rFonts w:hint="eastAsia"/>
                  <w:color w:val="000000" w:themeColor="text1"/>
                  <w:sz w:val="20"/>
                  <w:szCs w:val="20"/>
                </w:rPr>
                <w:t>백업</w:t>
              </w:r>
              <w:r>
                <w:rPr>
                  <w:rFonts w:hint="eastAsia"/>
                  <w:color w:val="000000" w:themeColor="text1"/>
                  <w:sz w:val="20"/>
                  <w:szCs w:val="20"/>
                </w:rPr>
                <w:t xml:space="preserve"> </w:t>
              </w:r>
              <w:r>
                <w:rPr>
                  <w:rFonts w:hint="eastAsia"/>
                  <w:color w:val="000000" w:themeColor="text1"/>
                  <w:sz w:val="20"/>
                  <w:szCs w:val="20"/>
                </w:rPr>
                <w:t>데이터</w:t>
              </w:r>
              <w:r w:rsidR="00F45572">
                <w:rPr>
                  <w:rFonts w:hint="eastAsia"/>
                  <w:color w:val="000000" w:themeColor="text1"/>
                  <w:sz w:val="20"/>
                  <w:szCs w:val="20"/>
                </w:rPr>
                <w:t>로</w:t>
              </w:r>
              <w:r>
                <w:rPr>
                  <w:rFonts w:hint="eastAsia"/>
                  <w:color w:val="000000" w:themeColor="text1"/>
                  <w:sz w:val="20"/>
                  <w:szCs w:val="20"/>
                </w:rPr>
                <w:t xml:space="preserve"> </w:t>
              </w:r>
              <w:r>
                <w:rPr>
                  <w:rFonts w:hint="eastAsia"/>
                  <w:color w:val="000000" w:themeColor="text1"/>
                  <w:sz w:val="20"/>
                  <w:szCs w:val="20"/>
                </w:rPr>
                <w:t>보관하고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 xml:space="preserve">. </w:t>
              </w:r>
            </w:ins>
          </w:p>
        </w:tc>
        <w:tc>
          <w:tcPr>
            <w:tcW w:w="5640" w:type="dxa"/>
            <w:tcBorders>
              <w:top w:val="single" w:sz="12" w:space="0" w:color="0F243E"/>
              <w:bottom w:val="single" w:sz="12" w:space="0" w:color="0F243E"/>
            </w:tcBorders>
            <w:shd w:val="clear" w:color="auto" w:fill="auto"/>
          </w:tcPr>
          <w:p w14:paraId="4E6E282E" w14:textId="046BDAF8" w:rsidR="00EE71C3" w:rsidRDefault="00903FA4" w:rsidP="00B046C4">
            <w:pPr>
              <w:pStyle w:val="1"/>
              <w:rPr>
                <w:ins w:id="88" w:author="SL Partners" w:date="2024-09-27T12:47:00Z" w16du:dateUtc="2024-09-27T03:47:00Z"/>
                <w:bCs/>
                <w:color w:val="000000" w:themeColor="text1"/>
                <w:sz w:val="20"/>
                <w:szCs w:val="20"/>
              </w:rPr>
            </w:pPr>
            <w:ins w:id="89" w:author="SL Partners" w:date="2024-09-27T12:46:00Z" w16du:dateUtc="2024-09-27T03:46:00Z">
              <w:r w:rsidRPr="00903FA4">
                <w:rPr>
                  <w:rFonts w:hint="eastAsia"/>
                  <w:bCs/>
                  <w:color w:val="000000" w:themeColor="text1"/>
                  <w:sz w:val="20"/>
                  <w:szCs w:val="20"/>
                </w:rPr>
                <w:t>개인정보처리자는</w:t>
              </w:r>
              <w:r w:rsidRPr="00903FA4">
                <w:rPr>
                  <w:rFonts w:hint="eastAsia"/>
                  <w:bCs/>
                  <w:color w:val="000000" w:themeColor="text1"/>
                  <w:sz w:val="20"/>
                  <w:szCs w:val="20"/>
                </w:rPr>
                <w:t xml:space="preserve"> </w:t>
              </w:r>
              <w:r w:rsidRPr="00903FA4">
                <w:rPr>
                  <w:rFonts w:hint="eastAsia"/>
                  <w:bCs/>
                  <w:color w:val="000000" w:themeColor="text1"/>
                  <w:sz w:val="20"/>
                  <w:szCs w:val="20"/>
                </w:rPr>
                <w:t>개인정보가</w:t>
              </w:r>
              <w:r w:rsidRPr="00903FA4">
                <w:rPr>
                  <w:rFonts w:hint="eastAsia"/>
                  <w:bCs/>
                  <w:color w:val="000000" w:themeColor="text1"/>
                  <w:sz w:val="20"/>
                  <w:szCs w:val="20"/>
                </w:rPr>
                <w:t xml:space="preserve"> </w:t>
              </w:r>
              <w:r w:rsidRPr="00903FA4">
                <w:rPr>
                  <w:rFonts w:hint="eastAsia"/>
                  <w:bCs/>
                  <w:color w:val="000000" w:themeColor="text1"/>
                  <w:sz w:val="20"/>
                  <w:szCs w:val="20"/>
                </w:rPr>
                <w:t>분실ㆍ도난ㆍ유출ㆍ위조ㆍ변조</w:t>
              </w:r>
              <w:r w:rsidRPr="00903FA4">
                <w:rPr>
                  <w:rFonts w:hint="eastAsia"/>
                  <w:bCs/>
                  <w:color w:val="000000" w:themeColor="text1"/>
                  <w:sz w:val="20"/>
                  <w:szCs w:val="20"/>
                </w:rPr>
                <w:t xml:space="preserve"> </w:t>
              </w:r>
              <w:r w:rsidRPr="00903FA4">
                <w:rPr>
                  <w:rFonts w:hint="eastAsia"/>
                  <w:bCs/>
                  <w:color w:val="000000" w:themeColor="text1"/>
                  <w:sz w:val="20"/>
                  <w:szCs w:val="20"/>
                </w:rPr>
                <w:t>또는</w:t>
              </w:r>
              <w:r w:rsidRPr="00903FA4">
                <w:rPr>
                  <w:rFonts w:hint="eastAsia"/>
                  <w:bCs/>
                  <w:color w:val="000000" w:themeColor="text1"/>
                  <w:sz w:val="20"/>
                  <w:szCs w:val="20"/>
                </w:rPr>
                <w:t xml:space="preserve"> </w:t>
              </w:r>
              <w:r w:rsidRPr="00903FA4">
                <w:rPr>
                  <w:rFonts w:hint="eastAsia"/>
                  <w:bCs/>
                  <w:color w:val="000000" w:themeColor="text1"/>
                  <w:sz w:val="20"/>
                  <w:szCs w:val="20"/>
                </w:rPr>
                <w:t>훼손되지</w:t>
              </w:r>
              <w:r w:rsidRPr="00903FA4">
                <w:rPr>
                  <w:rFonts w:hint="eastAsia"/>
                  <w:bCs/>
                  <w:color w:val="000000" w:themeColor="text1"/>
                  <w:sz w:val="20"/>
                  <w:szCs w:val="20"/>
                </w:rPr>
                <w:t xml:space="preserve"> </w:t>
              </w:r>
              <w:r w:rsidRPr="00903FA4">
                <w:rPr>
                  <w:rFonts w:hint="eastAsia"/>
                  <w:bCs/>
                  <w:color w:val="000000" w:themeColor="text1"/>
                  <w:sz w:val="20"/>
                  <w:szCs w:val="20"/>
                </w:rPr>
                <w:t>아니하도록</w:t>
              </w:r>
              <w:r w:rsidRPr="00903FA4">
                <w:rPr>
                  <w:rFonts w:hint="eastAsia"/>
                  <w:bCs/>
                  <w:color w:val="000000" w:themeColor="text1"/>
                  <w:sz w:val="20"/>
                  <w:szCs w:val="20"/>
                </w:rPr>
                <w:t xml:space="preserve"> </w:t>
              </w:r>
              <w:r w:rsidRPr="00903FA4">
                <w:rPr>
                  <w:rFonts w:hint="eastAsia"/>
                  <w:bCs/>
                  <w:color w:val="000000" w:themeColor="text1"/>
                  <w:sz w:val="20"/>
                  <w:szCs w:val="20"/>
                </w:rPr>
                <w:t>내부</w:t>
              </w:r>
              <w:r w:rsidRPr="00903FA4">
                <w:rPr>
                  <w:rFonts w:hint="eastAsia"/>
                  <w:bCs/>
                  <w:color w:val="000000" w:themeColor="text1"/>
                  <w:sz w:val="20"/>
                  <w:szCs w:val="20"/>
                </w:rPr>
                <w:t xml:space="preserve"> </w:t>
              </w:r>
              <w:r w:rsidRPr="00903FA4">
                <w:rPr>
                  <w:rFonts w:hint="eastAsia"/>
                  <w:bCs/>
                  <w:color w:val="000000" w:themeColor="text1"/>
                  <w:sz w:val="20"/>
                  <w:szCs w:val="20"/>
                </w:rPr>
                <w:t>관리계획</w:t>
              </w:r>
              <w:r w:rsidRPr="00903FA4">
                <w:rPr>
                  <w:rFonts w:hint="eastAsia"/>
                  <w:bCs/>
                  <w:color w:val="000000" w:themeColor="text1"/>
                  <w:sz w:val="20"/>
                  <w:szCs w:val="20"/>
                </w:rPr>
                <w:t xml:space="preserve"> </w:t>
              </w:r>
              <w:r w:rsidRPr="00903FA4">
                <w:rPr>
                  <w:rFonts w:hint="eastAsia"/>
                  <w:bCs/>
                  <w:color w:val="000000" w:themeColor="text1"/>
                  <w:sz w:val="20"/>
                  <w:szCs w:val="20"/>
                </w:rPr>
                <w:t>수립</w:t>
              </w:r>
              <w:r w:rsidRPr="00903FA4">
                <w:rPr>
                  <w:rFonts w:hint="eastAsia"/>
                  <w:bCs/>
                  <w:color w:val="000000" w:themeColor="text1"/>
                  <w:sz w:val="20"/>
                  <w:szCs w:val="20"/>
                </w:rPr>
                <w:t xml:space="preserve">, </w:t>
              </w:r>
              <w:r w:rsidRPr="00903FA4">
                <w:rPr>
                  <w:rFonts w:hint="eastAsia"/>
                  <w:bCs/>
                  <w:color w:val="000000" w:themeColor="text1"/>
                  <w:sz w:val="20"/>
                  <w:szCs w:val="20"/>
                </w:rPr>
                <w:t>접속기록</w:t>
              </w:r>
              <w:r w:rsidRPr="00903FA4">
                <w:rPr>
                  <w:rFonts w:hint="eastAsia"/>
                  <w:bCs/>
                  <w:color w:val="000000" w:themeColor="text1"/>
                  <w:sz w:val="20"/>
                  <w:szCs w:val="20"/>
                </w:rPr>
                <w:t xml:space="preserve"> </w:t>
              </w:r>
              <w:r w:rsidRPr="00903FA4">
                <w:rPr>
                  <w:rFonts w:hint="eastAsia"/>
                  <w:bCs/>
                  <w:color w:val="000000" w:themeColor="text1"/>
                  <w:sz w:val="20"/>
                  <w:szCs w:val="20"/>
                </w:rPr>
                <w:t>보관</w:t>
              </w:r>
              <w:r w:rsidRPr="00903FA4">
                <w:rPr>
                  <w:rFonts w:hint="eastAsia"/>
                  <w:bCs/>
                  <w:color w:val="000000" w:themeColor="text1"/>
                  <w:sz w:val="20"/>
                  <w:szCs w:val="20"/>
                </w:rPr>
                <w:t xml:space="preserve"> </w:t>
              </w:r>
              <w:r w:rsidRPr="00903FA4">
                <w:rPr>
                  <w:rFonts w:hint="eastAsia"/>
                  <w:bCs/>
                  <w:color w:val="000000" w:themeColor="text1"/>
                  <w:sz w:val="20"/>
                  <w:szCs w:val="20"/>
                </w:rPr>
                <w:t>등</w:t>
              </w:r>
              <w:r>
                <w:rPr>
                  <w:rFonts w:hint="eastAsia"/>
                  <w:bCs/>
                  <w:color w:val="000000" w:themeColor="text1"/>
                  <w:sz w:val="20"/>
                  <w:szCs w:val="20"/>
                </w:rPr>
                <w:t xml:space="preserve"> </w:t>
              </w:r>
              <w:r w:rsidRPr="00903FA4">
                <w:rPr>
                  <w:rFonts w:hint="eastAsia"/>
                  <w:bCs/>
                  <w:color w:val="000000" w:themeColor="text1"/>
                  <w:sz w:val="20"/>
                  <w:szCs w:val="20"/>
                </w:rPr>
                <w:t>안전성</w:t>
              </w:r>
              <w:r w:rsidRPr="00903FA4">
                <w:rPr>
                  <w:rFonts w:hint="eastAsia"/>
                  <w:bCs/>
                  <w:color w:val="000000" w:themeColor="text1"/>
                  <w:sz w:val="20"/>
                  <w:szCs w:val="20"/>
                </w:rPr>
                <w:t xml:space="preserve"> </w:t>
              </w:r>
              <w:r w:rsidRPr="00903FA4">
                <w:rPr>
                  <w:rFonts w:hint="eastAsia"/>
                  <w:bCs/>
                  <w:color w:val="000000" w:themeColor="text1"/>
                  <w:sz w:val="20"/>
                  <w:szCs w:val="20"/>
                </w:rPr>
                <w:t>확보에</w:t>
              </w:r>
              <w:r w:rsidRPr="00903FA4">
                <w:rPr>
                  <w:rFonts w:hint="eastAsia"/>
                  <w:bCs/>
                  <w:color w:val="000000" w:themeColor="text1"/>
                  <w:sz w:val="20"/>
                  <w:szCs w:val="20"/>
                </w:rPr>
                <w:t xml:space="preserve"> </w:t>
              </w:r>
              <w:r w:rsidRPr="00903FA4">
                <w:rPr>
                  <w:rFonts w:hint="eastAsia"/>
                  <w:bCs/>
                  <w:color w:val="000000" w:themeColor="text1"/>
                  <w:sz w:val="20"/>
                  <w:szCs w:val="20"/>
                </w:rPr>
                <w:t>필요한</w:t>
              </w:r>
              <w:r w:rsidRPr="00903FA4">
                <w:rPr>
                  <w:rFonts w:hint="eastAsia"/>
                  <w:bCs/>
                  <w:color w:val="000000" w:themeColor="text1"/>
                  <w:sz w:val="20"/>
                  <w:szCs w:val="20"/>
                </w:rPr>
                <w:t xml:space="preserve"> </w:t>
              </w:r>
              <w:r w:rsidRPr="00903FA4">
                <w:rPr>
                  <w:rFonts w:hint="eastAsia"/>
                  <w:bCs/>
                  <w:color w:val="000000" w:themeColor="text1"/>
                  <w:sz w:val="20"/>
                  <w:szCs w:val="20"/>
                </w:rPr>
                <w:t>기술적ㆍ관리적</w:t>
              </w:r>
              <w:r w:rsidRPr="00903FA4">
                <w:rPr>
                  <w:rFonts w:hint="eastAsia"/>
                  <w:bCs/>
                  <w:color w:val="000000" w:themeColor="text1"/>
                  <w:sz w:val="20"/>
                  <w:szCs w:val="20"/>
                </w:rPr>
                <w:t xml:space="preserve"> </w:t>
              </w:r>
              <w:r w:rsidRPr="00903FA4">
                <w:rPr>
                  <w:rFonts w:hint="eastAsia"/>
                  <w:bCs/>
                  <w:color w:val="000000" w:themeColor="text1"/>
                  <w:sz w:val="20"/>
                  <w:szCs w:val="20"/>
                </w:rPr>
                <w:t>및</w:t>
              </w:r>
              <w:r w:rsidRPr="00903FA4">
                <w:rPr>
                  <w:rFonts w:hint="eastAsia"/>
                  <w:bCs/>
                  <w:color w:val="000000" w:themeColor="text1"/>
                  <w:sz w:val="20"/>
                  <w:szCs w:val="20"/>
                </w:rPr>
                <w:t xml:space="preserve"> </w:t>
              </w:r>
              <w:r w:rsidRPr="00903FA4">
                <w:rPr>
                  <w:rFonts w:hint="eastAsia"/>
                  <w:bCs/>
                  <w:color w:val="000000" w:themeColor="text1"/>
                  <w:sz w:val="20"/>
                  <w:szCs w:val="20"/>
                </w:rPr>
                <w:t>물리적</w:t>
              </w:r>
              <w:r w:rsidRPr="00903FA4">
                <w:rPr>
                  <w:rFonts w:hint="eastAsia"/>
                  <w:bCs/>
                  <w:color w:val="000000" w:themeColor="text1"/>
                  <w:sz w:val="20"/>
                  <w:szCs w:val="20"/>
                </w:rPr>
                <w:t xml:space="preserve"> </w:t>
              </w:r>
              <w:r w:rsidRPr="00903FA4">
                <w:rPr>
                  <w:rFonts w:hint="eastAsia"/>
                  <w:bCs/>
                  <w:color w:val="000000" w:themeColor="text1"/>
                  <w:sz w:val="20"/>
                  <w:szCs w:val="20"/>
                </w:rPr>
                <w:t>조치를</w:t>
              </w:r>
              <w:r w:rsidRPr="00903FA4">
                <w:rPr>
                  <w:rFonts w:hint="eastAsia"/>
                  <w:bCs/>
                  <w:color w:val="000000" w:themeColor="text1"/>
                  <w:sz w:val="20"/>
                  <w:szCs w:val="20"/>
                </w:rPr>
                <w:t xml:space="preserve"> </w:t>
              </w:r>
              <w:r w:rsidRPr="00903FA4">
                <w:rPr>
                  <w:rFonts w:hint="eastAsia"/>
                  <w:bCs/>
                  <w:color w:val="000000" w:themeColor="text1"/>
                  <w:sz w:val="20"/>
                  <w:szCs w:val="20"/>
                </w:rPr>
                <w:t>하여야</w:t>
              </w:r>
              <w:r w:rsidRPr="00903FA4">
                <w:rPr>
                  <w:rFonts w:hint="eastAsia"/>
                  <w:bCs/>
                  <w:color w:val="000000" w:themeColor="text1"/>
                  <w:sz w:val="20"/>
                  <w:szCs w:val="20"/>
                </w:rPr>
                <w:t xml:space="preserve"> </w:t>
              </w:r>
              <w:r>
                <w:rPr>
                  <w:rFonts w:hint="eastAsia"/>
                  <w:bCs/>
                  <w:color w:val="000000" w:themeColor="text1"/>
                  <w:sz w:val="20"/>
                  <w:szCs w:val="20"/>
                </w:rPr>
                <w:t>함</w:t>
              </w:r>
              <w:r>
                <w:rPr>
                  <w:rFonts w:hint="eastAsia"/>
                  <w:bCs/>
                  <w:color w:val="000000" w:themeColor="text1"/>
                  <w:sz w:val="20"/>
                  <w:szCs w:val="20"/>
                </w:rPr>
                <w:t xml:space="preserve">. </w:t>
              </w:r>
              <w:r>
                <w:rPr>
                  <w:rFonts w:hint="eastAsia"/>
                  <w:bCs/>
                  <w:color w:val="000000" w:themeColor="text1"/>
                  <w:sz w:val="20"/>
                  <w:szCs w:val="20"/>
                </w:rPr>
                <w:t>이를</w:t>
              </w:r>
              <w:r>
                <w:rPr>
                  <w:rFonts w:hint="eastAsia"/>
                  <w:bCs/>
                  <w:color w:val="000000" w:themeColor="text1"/>
                  <w:sz w:val="20"/>
                  <w:szCs w:val="20"/>
                </w:rPr>
                <w:t xml:space="preserve"> </w:t>
              </w:r>
              <w:r>
                <w:rPr>
                  <w:rFonts w:hint="eastAsia"/>
                  <w:bCs/>
                  <w:color w:val="000000" w:themeColor="text1"/>
                  <w:sz w:val="20"/>
                  <w:szCs w:val="20"/>
                </w:rPr>
                <w:t>위반시</w:t>
              </w:r>
              <w:r>
                <w:rPr>
                  <w:rFonts w:hint="eastAsia"/>
                  <w:bCs/>
                  <w:color w:val="000000" w:themeColor="text1"/>
                  <w:sz w:val="20"/>
                  <w:szCs w:val="20"/>
                </w:rPr>
                <w:t xml:space="preserve"> 3</w:t>
              </w:r>
              <w:r>
                <w:rPr>
                  <w:rFonts w:hint="eastAsia"/>
                  <w:bCs/>
                  <w:color w:val="000000" w:themeColor="text1"/>
                  <w:sz w:val="20"/>
                  <w:szCs w:val="20"/>
                </w:rPr>
                <w:t>천만원</w:t>
              </w:r>
              <w:r>
                <w:rPr>
                  <w:rFonts w:hint="eastAsia"/>
                  <w:bCs/>
                  <w:color w:val="000000" w:themeColor="text1"/>
                  <w:sz w:val="20"/>
                  <w:szCs w:val="20"/>
                </w:rPr>
                <w:t xml:space="preserve"> </w:t>
              </w:r>
              <w:r>
                <w:rPr>
                  <w:rFonts w:hint="eastAsia"/>
                  <w:bCs/>
                  <w:color w:val="000000" w:themeColor="text1"/>
                  <w:sz w:val="20"/>
                  <w:szCs w:val="20"/>
                </w:rPr>
                <w:t>이하의</w:t>
              </w:r>
              <w:r>
                <w:rPr>
                  <w:rFonts w:hint="eastAsia"/>
                  <w:bCs/>
                  <w:color w:val="000000" w:themeColor="text1"/>
                  <w:sz w:val="20"/>
                  <w:szCs w:val="20"/>
                </w:rPr>
                <w:t xml:space="preserve"> </w:t>
              </w:r>
              <w:r>
                <w:rPr>
                  <w:rFonts w:hint="eastAsia"/>
                  <w:bCs/>
                  <w:color w:val="000000" w:themeColor="text1"/>
                  <w:sz w:val="20"/>
                  <w:szCs w:val="20"/>
                </w:rPr>
                <w:t>과태료</w:t>
              </w:r>
              <w:r>
                <w:rPr>
                  <w:rFonts w:hint="eastAsia"/>
                  <w:bCs/>
                  <w:color w:val="000000" w:themeColor="text1"/>
                  <w:sz w:val="20"/>
                  <w:szCs w:val="20"/>
                </w:rPr>
                <w:t xml:space="preserve"> </w:t>
              </w:r>
              <w:r>
                <w:rPr>
                  <w:rFonts w:hint="eastAsia"/>
                  <w:bCs/>
                  <w:color w:val="000000" w:themeColor="text1"/>
                  <w:sz w:val="20"/>
                  <w:szCs w:val="20"/>
                </w:rPr>
                <w:t>처분을</w:t>
              </w:r>
              <w:r>
                <w:rPr>
                  <w:rFonts w:hint="eastAsia"/>
                  <w:bCs/>
                  <w:color w:val="000000" w:themeColor="text1"/>
                  <w:sz w:val="20"/>
                  <w:szCs w:val="20"/>
                </w:rPr>
                <w:t xml:space="preserve"> </w:t>
              </w:r>
              <w:r>
                <w:rPr>
                  <w:rFonts w:hint="eastAsia"/>
                  <w:bCs/>
                  <w:color w:val="000000" w:themeColor="text1"/>
                  <w:sz w:val="20"/>
                  <w:szCs w:val="20"/>
                </w:rPr>
                <w:t>받을</w:t>
              </w:r>
              <w:r>
                <w:rPr>
                  <w:rFonts w:hint="eastAsia"/>
                  <w:bCs/>
                  <w:color w:val="000000" w:themeColor="text1"/>
                  <w:sz w:val="20"/>
                  <w:szCs w:val="20"/>
                </w:rPr>
                <w:t xml:space="preserve"> </w:t>
              </w:r>
              <w:r>
                <w:rPr>
                  <w:rFonts w:hint="eastAsia"/>
                  <w:bCs/>
                  <w:color w:val="000000" w:themeColor="text1"/>
                  <w:sz w:val="20"/>
                  <w:szCs w:val="20"/>
                </w:rPr>
                <w:t>수</w:t>
              </w:r>
              <w:r>
                <w:rPr>
                  <w:rFonts w:hint="eastAsia"/>
                  <w:bCs/>
                  <w:color w:val="000000" w:themeColor="text1"/>
                  <w:sz w:val="20"/>
                  <w:szCs w:val="20"/>
                </w:rPr>
                <w:t xml:space="preserve"> </w:t>
              </w:r>
              <w:r>
                <w:rPr>
                  <w:rFonts w:hint="eastAsia"/>
                  <w:bCs/>
                  <w:color w:val="000000" w:themeColor="text1"/>
                  <w:sz w:val="20"/>
                  <w:szCs w:val="20"/>
                </w:rPr>
                <w:t>있음</w:t>
              </w:r>
              <w:r>
                <w:rPr>
                  <w:rFonts w:hint="eastAsia"/>
                  <w:bCs/>
                  <w:color w:val="000000" w:themeColor="text1"/>
                  <w:sz w:val="20"/>
                  <w:szCs w:val="20"/>
                </w:rPr>
                <w:t>(</w:t>
              </w:r>
              <w:r>
                <w:rPr>
                  <w:rFonts w:hint="eastAsia"/>
                  <w:bCs/>
                  <w:color w:val="000000" w:themeColor="text1"/>
                  <w:sz w:val="20"/>
                  <w:szCs w:val="20"/>
                </w:rPr>
                <w:t>개</w:t>
              </w:r>
            </w:ins>
            <w:ins w:id="90" w:author="SL Partners" w:date="2024-09-27T12:47:00Z" w16du:dateUtc="2024-09-27T03:47:00Z">
              <w:r>
                <w:rPr>
                  <w:rFonts w:hint="eastAsia"/>
                  <w:bCs/>
                  <w:color w:val="000000" w:themeColor="text1"/>
                  <w:sz w:val="20"/>
                  <w:szCs w:val="20"/>
                </w:rPr>
                <w:t>인정보보호법</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29</w:t>
              </w:r>
              <w:r>
                <w:rPr>
                  <w:rFonts w:hint="eastAsia"/>
                  <w:bCs/>
                  <w:color w:val="000000" w:themeColor="text1"/>
                  <w:sz w:val="20"/>
                  <w:szCs w:val="20"/>
                </w:rPr>
                <w:t>조</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75</w:t>
              </w:r>
              <w:r>
                <w:rPr>
                  <w:rFonts w:hint="eastAsia"/>
                  <w:bCs/>
                  <w:color w:val="000000" w:themeColor="text1"/>
                  <w:sz w:val="20"/>
                  <w:szCs w:val="20"/>
                </w:rPr>
                <w:t>조</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2</w:t>
              </w:r>
              <w:r>
                <w:rPr>
                  <w:rFonts w:hint="eastAsia"/>
                  <w:bCs/>
                  <w:color w:val="000000" w:themeColor="text1"/>
                  <w:sz w:val="20"/>
                  <w:szCs w:val="20"/>
                </w:rPr>
                <w:t>항</w:t>
              </w:r>
              <w:r>
                <w:rPr>
                  <w:rFonts w:hint="eastAsia"/>
                  <w:bCs/>
                  <w:color w:val="000000" w:themeColor="text1"/>
                  <w:sz w:val="20"/>
                  <w:szCs w:val="20"/>
                </w:rPr>
                <w:t xml:space="preserve">). </w:t>
              </w:r>
            </w:ins>
          </w:p>
          <w:p w14:paraId="4DB91288" w14:textId="0D863102" w:rsidR="00903FA4" w:rsidRDefault="00366AEA" w:rsidP="00B046C4">
            <w:pPr>
              <w:pStyle w:val="1"/>
              <w:rPr>
                <w:ins w:id="91" w:author="SL Partners" w:date="2024-09-27T12:53:00Z" w16du:dateUtc="2024-09-27T03:53:00Z"/>
                <w:bCs/>
                <w:color w:val="000000" w:themeColor="text1"/>
                <w:sz w:val="20"/>
                <w:szCs w:val="20"/>
              </w:rPr>
            </w:pPr>
            <w:ins w:id="92" w:author="SL Partners" w:date="2024-09-27T12:48:00Z" w16du:dateUtc="2024-09-27T03:48:00Z">
              <w:r>
                <w:rPr>
                  <w:rFonts w:hint="eastAsia"/>
                  <w:bCs/>
                  <w:color w:val="000000" w:themeColor="text1"/>
                  <w:sz w:val="20"/>
                  <w:szCs w:val="20"/>
                </w:rPr>
                <w:t>개인정보처리자는</w:t>
              </w:r>
              <w:r>
                <w:rPr>
                  <w:rFonts w:hint="eastAsia"/>
                  <w:bCs/>
                  <w:color w:val="000000" w:themeColor="text1"/>
                  <w:sz w:val="20"/>
                  <w:szCs w:val="20"/>
                </w:rPr>
                <w:t xml:space="preserve"> </w:t>
              </w:r>
            </w:ins>
            <w:ins w:id="93" w:author="SL Partners" w:date="2024-09-27T12:50:00Z" w16du:dateUtc="2024-09-27T03:50:00Z">
              <w:r w:rsidR="00C93010">
                <w:rPr>
                  <w:rFonts w:hint="eastAsia"/>
                  <w:bCs/>
                  <w:color w:val="000000" w:themeColor="text1"/>
                  <w:sz w:val="20"/>
                  <w:szCs w:val="20"/>
                </w:rPr>
                <w:t xml:space="preserve">(i) </w:t>
              </w:r>
            </w:ins>
            <w:ins w:id="94" w:author="SL Partners" w:date="2024-09-27T12:48:00Z" w16du:dateUtc="2024-09-27T03:48:00Z">
              <w:r>
                <w:rPr>
                  <w:rFonts w:hint="eastAsia"/>
                  <w:bCs/>
                  <w:color w:val="000000" w:themeColor="text1"/>
                  <w:sz w:val="20"/>
                  <w:szCs w:val="20"/>
                </w:rPr>
                <w:t>개인정보보호책임자</w:t>
              </w:r>
              <w:r>
                <w:rPr>
                  <w:rFonts w:hint="eastAsia"/>
                  <w:bCs/>
                  <w:color w:val="000000" w:themeColor="text1"/>
                  <w:sz w:val="20"/>
                  <w:szCs w:val="20"/>
                </w:rPr>
                <w:t xml:space="preserve"> </w:t>
              </w:r>
              <w:r>
                <w:rPr>
                  <w:rFonts w:hint="eastAsia"/>
                  <w:bCs/>
                  <w:color w:val="000000" w:themeColor="text1"/>
                  <w:sz w:val="20"/>
                  <w:szCs w:val="20"/>
                </w:rPr>
                <w:t>자격요건</w:t>
              </w:r>
              <w:r>
                <w:rPr>
                  <w:rFonts w:hint="eastAsia"/>
                  <w:bCs/>
                  <w:color w:val="000000" w:themeColor="text1"/>
                  <w:sz w:val="20"/>
                  <w:szCs w:val="20"/>
                </w:rPr>
                <w:t xml:space="preserve"> </w:t>
              </w:r>
              <w:r>
                <w:rPr>
                  <w:rFonts w:hint="eastAsia"/>
                  <w:bCs/>
                  <w:color w:val="000000" w:themeColor="text1"/>
                  <w:sz w:val="20"/>
                  <w:szCs w:val="20"/>
                </w:rPr>
                <w:t>및</w:t>
              </w:r>
              <w:r>
                <w:rPr>
                  <w:rFonts w:hint="eastAsia"/>
                  <w:bCs/>
                  <w:color w:val="000000" w:themeColor="text1"/>
                  <w:sz w:val="20"/>
                  <w:szCs w:val="20"/>
                </w:rPr>
                <w:t xml:space="preserve"> </w:t>
              </w:r>
              <w:r>
                <w:rPr>
                  <w:rFonts w:hint="eastAsia"/>
                  <w:bCs/>
                  <w:color w:val="000000" w:themeColor="text1"/>
                  <w:sz w:val="20"/>
                  <w:szCs w:val="20"/>
                </w:rPr>
                <w:t>지정</w:t>
              </w:r>
              <w:r>
                <w:rPr>
                  <w:rFonts w:hint="eastAsia"/>
                  <w:bCs/>
                  <w:color w:val="000000" w:themeColor="text1"/>
                  <w:sz w:val="20"/>
                  <w:szCs w:val="20"/>
                </w:rPr>
                <w:t xml:space="preserve">, </w:t>
              </w:r>
            </w:ins>
            <w:ins w:id="95" w:author="SL Partners" w:date="2024-09-27T12:50:00Z" w16du:dateUtc="2024-09-27T03:50:00Z">
              <w:r w:rsidR="00C93010">
                <w:rPr>
                  <w:rFonts w:hint="eastAsia"/>
                  <w:bCs/>
                  <w:color w:val="000000" w:themeColor="text1"/>
                  <w:sz w:val="20"/>
                  <w:szCs w:val="20"/>
                </w:rPr>
                <w:t xml:space="preserve">(ii) </w:t>
              </w:r>
            </w:ins>
            <w:ins w:id="96" w:author="SL Partners" w:date="2024-09-27T12:48:00Z" w16du:dateUtc="2024-09-27T03:48:00Z">
              <w:r>
                <w:rPr>
                  <w:rFonts w:hint="eastAsia"/>
                  <w:bCs/>
                  <w:color w:val="000000" w:themeColor="text1"/>
                  <w:sz w:val="20"/>
                  <w:szCs w:val="20"/>
                </w:rPr>
                <w:t>개인정보보호책임자와</w:t>
              </w:r>
              <w:r>
                <w:rPr>
                  <w:rFonts w:hint="eastAsia"/>
                  <w:bCs/>
                  <w:color w:val="000000" w:themeColor="text1"/>
                  <w:sz w:val="20"/>
                  <w:szCs w:val="20"/>
                </w:rPr>
                <w:t xml:space="preserve"> </w:t>
              </w:r>
              <w:r>
                <w:rPr>
                  <w:rFonts w:hint="eastAsia"/>
                  <w:bCs/>
                  <w:color w:val="000000" w:themeColor="text1"/>
                  <w:sz w:val="20"/>
                  <w:szCs w:val="20"/>
                </w:rPr>
                <w:t>개인정보취급자의</w:t>
              </w:r>
              <w:r>
                <w:rPr>
                  <w:rFonts w:hint="eastAsia"/>
                  <w:bCs/>
                  <w:color w:val="000000" w:themeColor="text1"/>
                  <w:sz w:val="20"/>
                  <w:szCs w:val="20"/>
                </w:rPr>
                <w:t xml:space="preserve"> </w:t>
              </w:r>
              <w:r>
                <w:rPr>
                  <w:rFonts w:hint="eastAsia"/>
                  <w:bCs/>
                  <w:color w:val="000000" w:themeColor="text1"/>
                  <w:sz w:val="20"/>
                  <w:szCs w:val="20"/>
                </w:rPr>
                <w:t>역할</w:t>
              </w:r>
              <w:r>
                <w:rPr>
                  <w:rFonts w:hint="eastAsia"/>
                  <w:bCs/>
                  <w:color w:val="000000" w:themeColor="text1"/>
                  <w:sz w:val="20"/>
                  <w:szCs w:val="20"/>
                </w:rPr>
                <w:t xml:space="preserve"> </w:t>
              </w:r>
              <w:r>
                <w:rPr>
                  <w:rFonts w:hint="eastAsia"/>
                  <w:bCs/>
                  <w:color w:val="000000" w:themeColor="text1"/>
                  <w:sz w:val="20"/>
                  <w:szCs w:val="20"/>
                </w:rPr>
                <w:t>및</w:t>
              </w:r>
              <w:r>
                <w:rPr>
                  <w:rFonts w:hint="eastAsia"/>
                  <w:bCs/>
                  <w:color w:val="000000" w:themeColor="text1"/>
                  <w:sz w:val="20"/>
                  <w:szCs w:val="20"/>
                </w:rPr>
                <w:t xml:space="preserve"> </w:t>
              </w:r>
              <w:r>
                <w:rPr>
                  <w:rFonts w:hint="eastAsia"/>
                  <w:bCs/>
                  <w:color w:val="000000" w:themeColor="text1"/>
                  <w:sz w:val="20"/>
                  <w:szCs w:val="20"/>
                </w:rPr>
                <w:t>책임에</w:t>
              </w:r>
              <w:r>
                <w:rPr>
                  <w:rFonts w:hint="eastAsia"/>
                  <w:bCs/>
                  <w:color w:val="000000" w:themeColor="text1"/>
                  <w:sz w:val="20"/>
                  <w:szCs w:val="20"/>
                </w:rPr>
                <w:t xml:space="preserve"> </w:t>
              </w:r>
              <w:r>
                <w:rPr>
                  <w:rFonts w:hint="eastAsia"/>
                  <w:bCs/>
                  <w:color w:val="000000" w:themeColor="text1"/>
                  <w:sz w:val="20"/>
                  <w:szCs w:val="20"/>
                </w:rPr>
                <w:t>관한</w:t>
              </w:r>
              <w:r>
                <w:rPr>
                  <w:rFonts w:hint="eastAsia"/>
                  <w:bCs/>
                  <w:color w:val="000000" w:themeColor="text1"/>
                  <w:sz w:val="20"/>
                  <w:szCs w:val="20"/>
                </w:rPr>
                <w:t xml:space="preserve"> </w:t>
              </w:r>
              <w:r>
                <w:rPr>
                  <w:rFonts w:hint="eastAsia"/>
                  <w:bCs/>
                  <w:color w:val="000000" w:themeColor="text1"/>
                  <w:sz w:val="20"/>
                  <w:szCs w:val="20"/>
                </w:rPr>
                <w:t>사항</w:t>
              </w:r>
              <w:r>
                <w:rPr>
                  <w:rFonts w:hint="eastAsia"/>
                  <w:bCs/>
                  <w:color w:val="000000" w:themeColor="text1"/>
                  <w:sz w:val="20"/>
                  <w:szCs w:val="20"/>
                </w:rPr>
                <w:t xml:space="preserve">, </w:t>
              </w:r>
            </w:ins>
            <w:ins w:id="97" w:author="SL Partners" w:date="2024-09-27T12:50:00Z" w16du:dateUtc="2024-09-27T03:50:00Z">
              <w:r w:rsidR="00C93010">
                <w:rPr>
                  <w:rFonts w:hint="eastAsia"/>
                  <w:bCs/>
                  <w:color w:val="000000" w:themeColor="text1"/>
                  <w:sz w:val="20"/>
                  <w:szCs w:val="20"/>
                </w:rPr>
                <w:t xml:space="preserve">(iii) </w:t>
              </w:r>
            </w:ins>
            <w:ins w:id="98" w:author="SL Partners" w:date="2024-09-27T12:48:00Z" w16du:dateUtc="2024-09-27T03:48:00Z">
              <w:r>
                <w:rPr>
                  <w:rFonts w:hint="eastAsia"/>
                  <w:bCs/>
                  <w:color w:val="000000" w:themeColor="text1"/>
                  <w:sz w:val="20"/>
                  <w:szCs w:val="20"/>
                </w:rPr>
                <w:t>기술적</w:t>
              </w:r>
              <w:r>
                <w:rPr>
                  <w:rFonts w:hint="eastAsia"/>
                  <w:bCs/>
                  <w:color w:val="000000" w:themeColor="text1"/>
                  <w:sz w:val="20"/>
                  <w:szCs w:val="20"/>
                </w:rPr>
                <w:t xml:space="preserve">, </w:t>
              </w:r>
              <w:r>
                <w:rPr>
                  <w:rFonts w:hint="eastAsia"/>
                  <w:bCs/>
                  <w:color w:val="000000" w:themeColor="text1"/>
                  <w:sz w:val="20"/>
                  <w:szCs w:val="20"/>
                </w:rPr>
                <w:t>관리적</w:t>
              </w:r>
              <w:r>
                <w:rPr>
                  <w:rFonts w:hint="eastAsia"/>
                  <w:bCs/>
                  <w:color w:val="000000" w:themeColor="text1"/>
                  <w:sz w:val="20"/>
                  <w:szCs w:val="20"/>
                </w:rPr>
                <w:t xml:space="preserve"> </w:t>
              </w:r>
              <w:r>
                <w:rPr>
                  <w:rFonts w:hint="eastAsia"/>
                  <w:bCs/>
                  <w:color w:val="000000" w:themeColor="text1"/>
                  <w:sz w:val="20"/>
                  <w:szCs w:val="20"/>
                </w:rPr>
                <w:t>보호조치</w:t>
              </w:r>
              <w:r>
                <w:rPr>
                  <w:rFonts w:hint="eastAsia"/>
                  <w:bCs/>
                  <w:color w:val="000000" w:themeColor="text1"/>
                  <w:sz w:val="20"/>
                  <w:szCs w:val="20"/>
                </w:rPr>
                <w:t xml:space="preserve"> </w:t>
              </w:r>
              <w:r>
                <w:rPr>
                  <w:rFonts w:hint="eastAsia"/>
                  <w:bCs/>
                  <w:color w:val="000000" w:themeColor="text1"/>
                  <w:sz w:val="20"/>
                  <w:szCs w:val="20"/>
                </w:rPr>
                <w:t>이행</w:t>
              </w:r>
              <w:r>
                <w:rPr>
                  <w:rFonts w:hint="eastAsia"/>
                  <w:bCs/>
                  <w:color w:val="000000" w:themeColor="text1"/>
                  <w:sz w:val="20"/>
                  <w:szCs w:val="20"/>
                </w:rPr>
                <w:t xml:space="preserve"> </w:t>
              </w:r>
              <w:r>
                <w:rPr>
                  <w:rFonts w:hint="eastAsia"/>
                  <w:bCs/>
                  <w:color w:val="000000" w:themeColor="text1"/>
                  <w:sz w:val="20"/>
                  <w:szCs w:val="20"/>
                </w:rPr>
                <w:t>여부의</w:t>
              </w:r>
              <w:r>
                <w:rPr>
                  <w:rFonts w:hint="eastAsia"/>
                  <w:bCs/>
                  <w:color w:val="000000" w:themeColor="text1"/>
                  <w:sz w:val="20"/>
                  <w:szCs w:val="20"/>
                </w:rPr>
                <w:t xml:space="preserve"> </w:t>
              </w:r>
              <w:r>
                <w:rPr>
                  <w:rFonts w:hint="eastAsia"/>
                  <w:bCs/>
                  <w:color w:val="000000" w:themeColor="text1"/>
                  <w:sz w:val="20"/>
                  <w:szCs w:val="20"/>
                </w:rPr>
                <w:t>내부</w:t>
              </w:r>
              <w:r>
                <w:rPr>
                  <w:rFonts w:hint="eastAsia"/>
                  <w:bCs/>
                  <w:color w:val="000000" w:themeColor="text1"/>
                  <w:sz w:val="20"/>
                  <w:szCs w:val="20"/>
                </w:rPr>
                <w:t xml:space="preserve"> </w:t>
              </w:r>
            </w:ins>
            <w:ins w:id="99" w:author="SL Partners" w:date="2024-09-27T12:49:00Z" w16du:dateUtc="2024-09-27T03:49:00Z">
              <w:r>
                <w:rPr>
                  <w:rFonts w:hint="eastAsia"/>
                  <w:bCs/>
                  <w:color w:val="000000" w:themeColor="text1"/>
                  <w:sz w:val="20"/>
                  <w:szCs w:val="20"/>
                </w:rPr>
                <w:t>점검에</w:t>
              </w:r>
              <w:r>
                <w:rPr>
                  <w:rFonts w:hint="eastAsia"/>
                  <w:bCs/>
                  <w:color w:val="000000" w:themeColor="text1"/>
                  <w:sz w:val="20"/>
                  <w:szCs w:val="20"/>
                </w:rPr>
                <w:t xml:space="preserve"> </w:t>
              </w:r>
              <w:r>
                <w:rPr>
                  <w:rFonts w:hint="eastAsia"/>
                  <w:bCs/>
                  <w:color w:val="000000" w:themeColor="text1"/>
                  <w:sz w:val="20"/>
                  <w:szCs w:val="20"/>
                </w:rPr>
                <w:t>관한</w:t>
              </w:r>
              <w:r>
                <w:rPr>
                  <w:rFonts w:hint="eastAsia"/>
                  <w:bCs/>
                  <w:color w:val="000000" w:themeColor="text1"/>
                  <w:sz w:val="20"/>
                  <w:szCs w:val="20"/>
                </w:rPr>
                <w:t xml:space="preserve"> </w:t>
              </w:r>
              <w:r>
                <w:rPr>
                  <w:rFonts w:hint="eastAsia"/>
                  <w:bCs/>
                  <w:color w:val="000000" w:themeColor="text1"/>
                  <w:sz w:val="20"/>
                  <w:szCs w:val="20"/>
                </w:rPr>
                <w:t>사항</w:t>
              </w:r>
              <w:r>
                <w:rPr>
                  <w:rFonts w:hint="eastAsia"/>
                  <w:bCs/>
                  <w:color w:val="000000" w:themeColor="text1"/>
                  <w:sz w:val="20"/>
                  <w:szCs w:val="20"/>
                </w:rPr>
                <w:t xml:space="preserve">, </w:t>
              </w:r>
              <w:r>
                <w:rPr>
                  <w:rFonts w:hint="eastAsia"/>
                  <w:bCs/>
                  <w:color w:val="000000" w:themeColor="text1"/>
                  <w:sz w:val="20"/>
                  <w:szCs w:val="20"/>
                </w:rPr>
                <w:t>처리업무</w:t>
              </w:r>
              <w:r>
                <w:rPr>
                  <w:rFonts w:hint="eastAsia"/>
                  <w:bCs/>
                  <w:color w:val="000000" w:themeColor="text1"/>
                  <w:sz w:val="20"/>
                  <w:szCs w:val="20"/>
                </w:rPr>
                <w:t xml:space="preserve"> </w:t>
              </w:r>
              <w:r>
                <w:rPr>
                  <w:rFonts w:hint="eastAsia"/>
                  <w:bCs/>
                  <w:color w:val="000000" w:themeColor="text1"/>
                  <w:sz w:val="20"/>
                  <w:szCs w:val="20"/>
                </w:rPr>
                <w:t>위탁시</w:t>
              </w:r>
              <w:r>
                <w:rPr>
                  <w:rFonts w:hint="eastAsia"/>
                  <w:bCs/>
                  <w:color w:val="000000" w:themeColor="text1"/>
                  <w:sz w:val="20"/>
                  <w:szCs w:val="20"/>
                </w:rPr>
                <w:t xml:space="preserve"> </w:t>
              </w:r>
              <w:r>
                <w:rPr>
                  <w:rFonts w:hint="eastAsia"/>
                  <w:bCs/>
                  <w:color w:val="000000" w:themeColor="text1"/>
                  <w:sz w:val="20"/>
                  <w:szCs w:val="20"/>
                </w:rPr>
                <w:t>수탁자</w:t>
              </w:r>
              <w:r>
                <w:rPr>
                  <w:rFonts w:hint="eastAsia"/>
                  <w:bCs/>
                  <w:color w:val="000000" w:themeColor="text1"/>
                  <w:sz w:val="20"/>
                  <w:szCs w:val="20"/>
                </w:rPr>
                <w:t xml:space="preserve"> </w:t>
              </w:r>
              <w:r>
                <w:rPr>
                  <w:rFonts w:hint="eastAsia"/>
                  <w:bCs/>
                  <w:color w:val="000000" w:themeColor="text1"/>
                  <w:sz w:val="20"/>
                  <w:szCs w:val="20"/>
                </w:rPr>
                <w:t>관리</w:t>
              </w:r>
              <w:r>
                <w:rPr>
                  <w:rFonts w:hint="eastAsia"/>
                  <w:bCs/>
                  <w:color w:val="000000" w:themeColor="text1"/>
                  <w:sz w:val="20"/>
                  <w:szCs w:val="20"/>
                </w:rPr>
                <w:t xml:space="preserve"> </w:t>
              </w:r>
              <w:r>
                <w:rPr>
                  <w:rFonts w:hint="eastAsia"/>
                  <w:bCs/>
                  <w:color w:val="000000" w:themeColor="text1"/>
                  <w:sz w:val="20"/>
                  <w:szCs w:val="20"/>
                </w:rPr>
                <w:t>및</w:t>
              </w:r>
              <w:r>
                <w:rPr>
                  <w:rFonts w:hint="eastAsia"/>
                  <w:bCs/>
                  <w:color w:val="000000" w:themeColor="text1"/>
                  <w:sz w:val="20"/>
                  <w:szCs w:val="20"/>
                </w:rPr>
                <w:t xml:space="preserve"> </w:t>
              </w:r>
              <w:r>
                <w:rPr>
                  <w:rFonts w:hint="eastAsia"/>
                  <w:bCs/>
                  <w:color w:val="000000" w:themeColor="text1"/>
                  <w:sz w:val="20"/>
                  <w:szCs w:val="20"/>
                </w:rPr>
                <w:t>감독에</w:t>
              </w:r>
              <w:r>
                <w:rPr>
                  <w:rFonts w:hint="eastAsia"/>
                  <w:bCs/>
                  <w:color w:val="000000" w:themeColor="text1"/>
                  <w:sz w:val="20"/>
                  <w:szCs w:val="20"/>
                </w:rPr>
                <w:t xml:space="preserve"> </w:t>
              </w:r>
              <w:r>
                <w:rPr>
                  <w:rFonts w:hint="eastAsia"/>
                  <w:bCs/>
                  <w:color w:val="000000" w:themeColor="text1"/>
                  <w:sz w:val="20"/>
                  <w:szCs w:val="20"/>
                </w:rPr>
                <w:t>관한</w:t>
              </w:r>
              <w:r>
                <w:rPr>
                  <w:rFonts w:hint="eastAsia"/>
                  <w:bCs/>
                  <w:color w:val="000000" w:themeColor="text1"/>
                  <w:sz w:val="20"/>
                  <w:szCs w:val="20"/>
                </w:rPr>
                <w:t xml:space="preserve"> </w:t>
              </w:r>
              <w:r>
                <w:rPr>
                  <w:rFonts w:hint="eastAsia"/>
                  <w:bCs/>
                  <w:color w:val="000000" w:themeColor="text1"/>
                  <w:sz w:val="20"/>
                  <w:szCs w:val="20"/>
                </w:rPr>
                <w:t>사항</w:t>
              </w:r>
              <w:r>
                <w:rPr>
                  <w:rFonts w:hint="eastAsia"/>
                  <w:bCs/>
                  <w:color w:val="000000" w:themeColor="text1"/>
                  <w:sz w:val="20"/>
                  <w:szCs w:val="20"/>
                </w:rPr>
                <w:t xml:space="preserve"> </w:t>
              </w:r>
              <w:r>
                <w:rPr>
                  <w:rFonts w:hint="eastAsia"/>
                  <w:bCs/>
                  <w:color w:val="000000" w:themeColor="text1"/>
                  <w:sz w:val="20"/>
                  <w:szCs w:val="20"/>
                </w:rPr>
                <w:t>등을</w:t>
              </w:r>
              <w:r>
                <w:rPr>
                  <w:rFonts w:hint="eastAsia"/>
                  <w:bCs/>
                  <w:color w:val="000000" w:themeColor="text1"/>
                  <w:sz w:val="20"/>
                  <w:szCs w:val="20"/>
                </w:rPr>
                <w:t xml:space="preserve"> </w:t>
              </w:r>
              <w:r>
                <w:rPr>
                  <w:rFonts w:hint="eastAsia"/>
                  <w:bCs/>
                  <w:color w:val="000000" w:themeColor="text1"/>
                  <w:sz w:val="20"/>
                  <w:szCs w:val="20"/>
                </w:rPr>
                <w:t>내용으로</w:t>
              </w:r>
              <w:r>
                <w:rPr>
                  <w:rFonts w:hint="eastAsia"/>
                  <w:bCs/>
                  <w:color w:val="000000" w:themeColor="text1"/>
                  <w:sz w:val="20"/>
                  <w:szCs w:val="20"/>
                </w:rPr>
                <w:t xml:space="preserve"> </w:t>
              </w:r>
              <w:r>
                <w:rPr>
                  <w:rFonts w:hint="eastAsia"/>
                  <w:bCs/>
                  <w:color w:val="000000" w:themeColor="text1"/>
                  <w:sz w:val="20"/>
                  <w:szCs w:val="20"/>
                </w:rPr>
                <w:t>하는</w:t>
              </w:r>
              <w:r>
                <w:rPr>
                  <w:rFonts w:hint="eastAsia"/>
                  <w:bCs/>
                  <w:color w:val="000000" w:themeColor="text1"/>
                  <w:sz w:val="20"/>
                  <w:szCs w:val="20"/>
                </w:rPr>
                <w:t xml:space="preserve"> </w:t>
              </w:r>
              <w:r>
                <w:rPr>
                  <w:rFonts w:hint="eastAsia"/>
                  <w:bCs/>
                  <w:color w:val="000000" w:themeColor="text1"/>
                  <w:sz w:val="20"/>
                  <w:szCs w:val="20"/>
                </w:rPr>
                <w:t>내부관리계획을</w:t>
              </w:r>
              <w:r>
                <w:rPr>
                  <w:rFonts w:hint="eastAsia"/>
                  <w:bCs/>
                  <w:color w:val="000000" w:themeColor="text1"/>
                  <w:sz w:val="20"/>
                  <w:szCs w:val="20"/>
                </w:rPr>
                <w:t xml:space="preserve"> </w:t>
              </w:r>
              <w:r>
                <w:rPr>
                  <w:rFonts w:hint="eastAsia"/>
                  <w:bCs/>
                  <w:color w:val="000000" w:themeColor="text1"/>
                  <w:sz w:val="20"/>
                  <w:szCs w:val="20"/>
                </w:rPr>
                <w:t>수립해야</w:t>
              </w:r>
              <w:r>
                <w:rPr>
                  <w:rFonts w:hint="eastAsia"/>
                  <w:bCs/>
                  <w:color w:val="000000" w:themeColor="text1"/>
                  <w:sz w:val="20"/>
                  <w:szCs w:val="20"/>
                </w:rPr>
                <w:t xml:space="preserve"> </w:t>
              </w:r>
              <w:r>
                <w:rPr>
                  <w:rFonts w:hint="eastAsia"/>
                  <w:bCs/>
                  <w:color w:val="000000" w:themeColor="text1"/>
                  <w:sz w:val="20"/>
                  <w:szCs w:val="20"/>
                </w:rPr>
                <w:t>함</w:t>
              </w:r>
              <w:r>
                <w:rPr>
                  <w:rFonts w:hint="eastAsia"/>
                  <w:bCs/>
                  <w:color w:val="000000" w:themeColor="text1"/>
                  <w:sz w:val="20"/>
                  <w:szCs w:val="20"/>
                </w:rPr>
                <w:t>(</w:t>
              </w:r>
              <w:r>
                <w:rPr>
                  <w:rFonts w:hint="eastAsia"/>
                  <w:bCs/>
                  <w:color w:val="000000" w:themeColor="text1"/>
                  <w:sz w:val="20"/>
                  <w:szCs w:val="20"/>
                </w:rPr>
                <w:t>개인정보보호법</w:t>
              </w:r>
              <w:r>
                <w:rPr>
                  <w:rFonts w:hint="eastAsia"/>
                  <w:bCs/>
                  <w:color w:val="000000" w:themeColor="text1"/>
                  <w:sz w:val="20"/>
                  <w:szCs w:val="20"/>
                </w:rPr>
                <w:t xml:space="preserve"> </w:t>
              </w:r>
              <w:r>
                <w:rPr>
                  <w:rFonts w:hint="eastAsia"/>
                  <w:bCs/>
                  <w:color w:val="000000" w:themeColor="text1"/>
                  <w:sz w:val="20"/>
                  <w:szCs w:val="20"/>
                </w:rPr>
                <w:t>시행령</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30</w:t>
              </w:r>
              <w:r>
                <w:rPr>
                  <w:rFonts w:hint="eastAsia"/>
                  <w:bCs/>
                  <w:color w:val="000000" w:themeColor="text1"/>
                  <w:sz w:val="20"/>
                  <w:szCs w:val="20"/>
                </w:rPr>
                <w:t>조</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1</w:t>
              </w:r>
              <w:r>
                <w:rPr>
                  <w:rFonts w:hint="eastAsia"/>
                  <w:bCs/>
                  <w:color w:val="000000" w:themeColor="text1"/>
                  <w:sz w:val="20"/>
                  <w:szCs w:val="20"/>
                </w:rPr>
                <w:t>항</w:t>
              </w:r>
              <w:r>
                <w:rPr>
                  <w:rFonts w:hint="eastAsia"/>
                  <w:bCs/>
                  <w:color w:val="000000" w:themeColor="text1"/>
                  <w:sz w:val="20"/>
                  <w:szCs w:val="20"/>
                </w:rPr>
                <w:t xml:space="preserve">, </w:t>
              </w:r>
            </w:ins>
            <w:ins w:id="100" w:author="SL Partners" w:date="2024-09-27T12:53:00Z" w16du:dateUtc="2024-09-27T03:53:00Z">
              <w:r w:rsidR="00C93010" w:rsidRPr="00C93010">
                <w:rPr>
                  <w:rFonts w:hint="eastAsia"/>
                  <w:bCs/>
                  <w:color w:val="000000" w:themeColor="text1"/>
                  <w:sz w:val="20"/>
                  <w:szCs w:val="20"/>
                </w:rPr>
                <w:t>개인정보의</w:t>
              </w:r>
              <w:r w:rsidR="00C93010" w:rsidRPr="00C93010">
                <w:rPr>
                  <w:rFonts w:hint="eastAsia"/>
                  <w:bCs/>
                  <w:color w:val="000000" w:themeColor="text1"/>
                  <w:sz w:val="20"/>
                  <w:szCs w:val="20"/>
                </w:rPr>
                <w:t xml:space="preserve"> </w:t>
              </w:r>
              <w:r w:rsidR="00C93010" w:rsidRPr="00C93010">
                <w:rPr>
                  <w:rFonts w:hint="eastAsia"/>
                  <w:bCs/>
                  <w:color w:val="000000" w:themeColor="text1"/>
                  <w:sz w:val="20"/>
                  <w:szCs w:val="20"/>
                </w:rPr>
                <w:t>안전성</w:t>
              </w:r>
              <w:r w:rsidR="00C93010" w:rsidRPr="00C93010">
                <w:rPr>
                  <w:rFonts w:hint="eastAsia"/>
                  <w:bCs/>
                  <w:color w:val="000000" w:themeColor="text1"/>
                  <w:sz w:val="20"/>
                  <w:szCs w:val="20"/>
                </w:rPr>
                <w:t xml:space="preserve"> </w:t>
              </w:r>
              <w:r w:rsidR="00C93010" w:rsidRPr="00C93010">
                <w:rPr>
                  <w:rFonts w:hint="eastAsia"/>
                  <w:bCs/>
                  <w:color w:val="000000" w:themeColor="text1"/>
                  <w:sz w:val="20"/>
                  <w:szCs w:val="20"/>
                </w:rPr>
                <w:t>확보조치</w:t>
              </w:r>
              <w:r w:rsidR="00C93010" w:rsidRPr="00C93010">
                <w:rPr>
                  <w:rFonts w:hint="eastAsia"/>
                  <w:bCs/>
                  <w:color w:val="000000" w:themeColor="text1"/>
                  <w:sz w:val="20"/>
                  <w:szCs w:val="20"/>
                </w:rPr>
                <w:t xml:space="preserve"> </w:t>
              </w:r>
              <w:r w:rsidR="00C93010" w:rsidRPr="00C93010">
                <w:rPr>
                  <w:rFonts w:hint="eastAsia"/>
                  <w:bCs/>
                  <w:color w:val="000000" w:themeColor="text1"/>
                  <w:sz w:val="20"/>
                  <w:szCs w:val="20"/>
                </w:rPr>
                <w:t>기준</w:t>
              </w:r>
              <w:r w:rsidR="00C93010">
                <w:rPr>
                  <w:rFonts w:hint="eastAsia"/>
                  <w:bCs/>
                  <w:color w:val="000000" w:themeColor="text1"/>
                  <w:sz w:val="20"/>
                  <w:szCs w:val="20"/>
                </w:rPr>
                <w:t xml:space="preserve"> </w:t>
              </w:r>
              <w:r w:rsidR="00C93010">
                <w:rPr>
                  <w:rFonts w:hint="eastAsia"/>
                  <w:bCs/>
                  <w:color w:val="000000" w:themeColor="text1"/>
                  <w:sz w:val="20"/>
                  <w:szCs w:val="20"/>
                </w:rPr>
                <w:t>제</w:t>
              </w:r>
              <w:r w:rsidR="00C93010">
                <w:rPr>
                  <w:rFonts w:hint="eastAsia"/>
                  <w:bCs/>
                  <w:color w:val="000000" w:themeColor="text1"/>
                  <w:sz w:val="20"/>
                  <w:szCs w:val="20"/>
                </w:rPr>
                <w:t>4</w:t>
              </w:r>
              <w:r w:rsidR="00C93010">
                <w:rPr>
                  <w:rFonts w:hint="eastAsia"/>
                  <w:bCs/>
                  <w:color w:val="000000" w:themeColor="text1"/>
                  <w:sz w:val="20"/>
                  <w:szCs w:val="20"/>
                </w:rPr>
                <w:t>조</w:t>
              </w:r>
              <w:r w:rsidR="00C93010">
                <w:rPr>
                  <w:rFonts w:hint="eastAsia"/>
                  <w:bCs/>
                  <w:color w:val="000000" w:themeColor="text1"/>
                  <w:sz w:val="20"/>
                  <w:szCs w:val="20"/>
                </w:rPr>
                <w:t xml:space="preserve">). </w:t>
              </w:r>
            </w:ins>
          </w:p>
          <w:p w14:paraId="7B37063B" w14:textId="7FF73F26" w:rsidR="006646DF" w:rsidRDefault="006646DF" w:rsidP="00B046C4">
            <w:pPr>
              <w:pStyle w:val="1"/>
              <w:rPr>
                <w:ins w:id="101" w:author="SL Partners" w:date="2024-09-27T12:54:00Z" w16du:dateUtc="2024-09-27T03:54:00Z"/>
                <w:bCs/>
                <w:color w:val="000000" w:themeColor="text1"/>
                <w:sz w:val="20"/>
                <w:szCs w:val="20"/>
              </w:rPr>
            </w:pPr>
            <w:ins w:id="102" w:author="SL Partners" w:date="2024-09-27T12:53:00Z">
              <w:r w:rsidRPr="006646DF">
                <w:rPr>
                  <w:rFonts w:hint="eastAsia"/>
                  <w:bCs/>
                  <w:color w:val="000000" w:themeColor="text1"/>
                  <w:sz w:val="20"/>
                  <w:szCs w:val="20"/>
                </w:rPr>
                <w:t>개인정보처리자는</w:t>
              </w:r>
              <w:r w:rsidRPr="006646DF">
                <w:rPr>
                  <w:rFonts w:hint="eastAsia"/>
                  <w:bCs/>
                  <w:color w:val="000000" w:themeColor="text1"/>
                  <w:sz w:val="20"/>
                  <w:szCs w:val="20"/>
                </w:rPr>
                <w:t xml:space="preserve"> </w:t>
              </w:r>
            </w:ins>
            <w:ins w:id="103" w:author="SL Partners" w:date="2024-09-27T12:54:00Z" w16du:dateUtc="2024-09-27T03:54:00Z">
              <w:r>
                <w:rPr>
                  <w:rFonts w:hint="eastAsia"/>
                  <w:bCs/>
                  <w:color w:val="000000" w:themeColor="text1"/>
                  <w:sz w:val="20"/>
                  <w:szCs w:val="20"/>
                </w:rPr>
                <w:t>소상공인이</w:t>
              </w:r>
              <w:r>
                <w:rPr>
                  <w:rFonts w:hint="eastAsia"/>
                  <w:bCs/>
                  <w:color w:val="000000" w:themeColor="text1"/>
                  <w:sz w:val="20"/>
                  <w:szCs w:val="20"/>
                </w:rPr>
                <w:t xml:space="preserve"> </w:t>
              </w:r>
              <w:r>
                <w:rPr>
                  <w:rFonts w:hint="eastAsia"/>
                  <w:bCs/>
                  <w:color w:val="000000" w:themeColor="text1"/>
                  <w:sz w:val="20"/>
                  <w:szCs w:val="20"/>
                </w:rPr>
                <w:t>아닌</w:t>
              </w:r>
              <w:r>
                <w:rPr>
                  <w:rFonts w:hint="eastAsia"/>
                  <w:bCs/>
                  <w:color w:val="000000" w:themeColor="text1"/>
                  <w:sz w:val="20"/>
                  <w:szCs w:val="20"/>
                </w:rPr>
                <w:t xml:space="preserve"> </w:t>
              </w:r>
              <w:r>
                <w:rPr>
                  <w:rFonts w:hint="eastAsia"/>
                  <w:bCs/>
                  <w:color w:val="000000" w:themeColor="text1"/>
                  <w:sz w:val="20"/>
                  <w:szCs w:val="20"/>
                </w:rPr>
                <w:t>이상</w:t>
              </w:r>
              <w:r>
                <w:rPr>
                  <w:rFonts w:hint="eastAsia"/>
                  <w:bCs/>
                  <w:color w:val="000000" w:themeColor="text1"/>
                  <w:sz w:val="20"/>
                  <w:szCs w:val="20"/>
                </w:rPr>
                <w:t xml:space="preserve"> </w:t>
              </w:r>
            </w:ins>
            <w:ins w:id="104" w:author="SL Partners" w:date="2024-09-27T12:53:00Z">
              <w:r w:rsidRPr="006646DF">
                <w:rPr>
                  <w:rFonts w:hint="eastAsia"/>
                  <w:bCs/>
                  <w:color w:val="000000" w:themeColor="text1"/>
                  <w:sz w:val="20"/>
                  <w:szCs w:val="20"/>
                </w:rPr>
                <w:t>개인정보의</w:t>
              </w:r>
              <w:r w:rsidRPr="006646DF">
                <w:rPr>
                  <w:rFonts w:hint="eastAsia"/>
                  <w:bCs/>
                  <w:color w:val="000000" w:themeColor="text1"/>
                  <w:sz w:val="20"/>
                  <w:szCs w:val="20"/>
                </w:rPr>
                <w:t xml:space="preserve"> </w:t>
              </w:r>
              <w:r w:rsidRPr="006646DF">
                <w:rPr>
                  <w:rFonts w:hint="eastAsia"/>
                  <w:bCs/>
                  <w:color w:val="000000" w:themeColor="text1"/>
                  <w:sz w:val="20"/>
                  <w:szCs w:val="20"/>
                </w:rPr>
                <w:t>처리에</w:t>
              </w:r>
              <w:r w:rsidRPr="006646DF">
                <w:rPr>
                  <w:rFonts w:hint="eastAsia"/>
                  <w:bCs/>
                  <w:color w:val="000000" w:themeColor="text1"/>
                  <w:sz w:val="20"/>
                  <w:szCs w:val="20"/>
                </w:rPr>
                <w:t xml:space="preserve"> </w:t>
              </w:r>
              <w:r w:rsidRPr="006646DF">
                <w:rPr>
                  <w:rFonts w:hint="eastAsia"/>
                  <w:bCs/>
                  <w:color w:val="000000" w:themeColor="text1"/>
                  <w:sz w:val="20"/>
                  <w:szCs w:val="20"/>
                </w:rPr>
                <w:t>관한</w:t>
              </w:r>
              <w:r w:rsidRPr="006646DF">
                <w:rPr>
                  <w:rFonts w:hint="eastAsia"/>
                  <w:bCs/>
                  <w:color w:val="000000" w:themeColor="text1"/>
                  <w:sz w:val="20"/>
                  <w:szCs w:val="20"/>
                </w:rPr>
                <w:t xml:space="preserve"> </w:t>
              </w:r>
              <w:r w:rsidRPr="006646DF">
                <w:rPr>
                  <w:rFonts w:hint="eastAsia"/>
                  <w:bCs/>
                  <w:color w:val="000000" w:themeColor="text1"/>
                  <w:sz w:val="20"/>
                  <w:szCs w:val="20"/>
                </w:rPr>
                <w:t>업무를</w:t>
              </w:r>
              <w:r w:rsidRPr="006646DF">
                <w:rPr>
                  <w:rFonts w:hint="eastAsia"/>
                  <w:bCs/>
                  <w:color w:val="000000" w:themeColor="text1"/>
                  <w:sz w:val="20"/>
                  <w:szCs w:val="20"/>
                </w:rPr>
                <w:t xml:space="preserve"> </w:t>
              </w:r>
              <w:r w:rsidRPr="006646DF">
                <w:rPr>
                  <w:rFonts w:hint="eastAsia"/>
                  <w:bCs/>
                  <w:color w:val="000000" w:themeColor="text1"/>
                  <w:sz w:val="20"/>
                  <w:szCs w:val="20"/>
                </w:rPr>
                <w:t>총괄해서</w:t>
              </w:r>
              <w:r w:rsidRPr="006646DF">
                <w:rPr>
                  <w:rFonts w:hint="eastAsia"/>
                  <w:bCs/>
                  <w:color w:val="000000" w:themeColor="text1"/>
                  <w:sz w:val="20"/>
                  <w:szCs w:val="20"/>
                </w:rPr>
                <w:t xml:space="preserve"> </w:t>
              </w:r>
              <w:r w:rsidRPr="006646DF">
                <w:rPr>
                  <w:rFonts w:hint="eastAsia"/>
                  <w:bCs/>
                  <w:color w:val="000000" w:themeColor="text1"/>
                  <w:sz w:val="20"/>
                  <w:szCs w:val="20"/>
                </w:rPr>
                <w:t>책임질</w:t>
              </w:r>
              <w:r w:rsidRPr="006646DF">
                <w:rPr>
                  <w:rFonts w:hint="eastAsia"/>
                  <w:bCs/>
                  <w:color w:val="000000" w:themeColor="text1"/>
                  <w:sz w:val="20"/>
                  <w:szCs w:val="20"/>
                </w:rPr>
                <w:t xml:space="preserve"> </w:t>
              </w:r>
              <w:r w:rsidRPr="006646DF">
                <w:rPr>
                  <w:rFonts w:hint="eastAsia"/>
                  <w:bCs/>
                  <w:color w:val="000000" w:themeColor="text1"/>
                  <w:sz w:val="20"/>
                  <w:szCs w:val="20"/>
                </w:rPr>
                <w:t>개인정보</w:t>
              </w:r>
              <w:r w:rsidRPr="006646DF">
                <w:rPr>
                  <w:rFonts w:hint="eastAsia"/>
                  <w:bCs/>
                  <w:color w:val="000000" w:themeColor="text1"/>
                  <w:sz w:val="20"/>
                  <w:szCs w:val="20"/>
                </w:rPr>
                <w:t xml:space="preserve"> </w:t>
              </w:r>
              <w:r w:rsidRPr="006646DF">
                <w:rPr>
                  <w:rFonts w:hint="eastAsia"/>
                  <w:bCs/>
                  <w:color w:val="000000" w:themeColor="text1"/>
                  <w:sz w:val="20"/>
                  <w:szCs w:val="20"/>
                </w:rPr>
                <w:t>보호책임자를</w:t>
              </w:r>
              <w:r w:rsidRPr="006646DF">
                <w:rPr>
                  <w:rFonts w:hint="eastAsia"/>
                  <w:bCs/>
                  <w:color w:val="000000" w:themeColor="text1"/>
                  <w:sz w:val="20"/>
                  <w:szCs w:val="20"/>
                </w:rPr>
                <w:t xml:space="preserve"> </w:t>
              </w:r>
              <w:r w:rsidRPr="006646DF">
                <w:rPr>
                  <w:rFonts w:hint="eastAsia"/>
                  <w:bCs/>
                  <w:color w:val="000000" w:themeColor="text1"/>
                  <w:sz w:val="20"/>
                  <w:szCs w:val="20"/>
                </w:rPr>
                <w:t>지정하여야</w:t>
              </w:r>
              <w:r w:rsidRPr="006646DF">
                <w:rPr>
                  <w:rFonts w:hint="eastAsia"/>
                  <w:bCs/>
                  <w:color w:val="000000" w:themeColor="text1"/>
                  <w:sz w:val="20"/>
                  <w:szCs w:val="20"/>
                </w:rPr>
                <w:t xml:space="preserve"> </w:t>
              </w:r>
            </w:ins>
            <w:ins w:id="105" w:author="SL Partners" w:date="2024-09-27T12:54:00Z" w16du:dateUtc="2024-09-27T03:54:00Z">
              <w:r w:rsidR="00FA4304">
                <w:rPr>
                  <w:rFonts w:hint="eastAsia"/>
                  <w:bCs/>
                  <w:color w:val="000000" w:themeColor="text1"/>
                  <w:sz w:val="20"/>
                  <w:szCs w:val="20"/>
                </w:rPr>
                <w:t>함</w:t>
              </w:r>
              <w:r w:rsidR="00FA4304">
                <w:rPr>
                  <w:rFonts w:hint="eastAsia"/>
                  <w:bCs/>
                  <w:color w:val="000000" w:themeColor="text1"/>
                  <w:sz w:val="20"/>
                  <w:szCs w:val="20"/>
                </w:rPr>
                <w:t>(</w:t>
              </w:r>
              <w:r w:rsidR="00FA4304">
                <w:rPr>
                  <w:rFonts w:hint="eastAsia"/>
                  <w:bCs/>
                  <w:color w:val="000000" w:themeColor="text1"/>
                  <w:sz w:val="20"/>
                  <w:szCs w:val="20"/>
                </w:rPr>
                <w:t>개인정보보호법</w:t>
              </w:r>
              <w:r w:rsidR="00FA4304">
                <w:rPr>
                  <w:rFonts w:hint="eastAsia"/>
                  <w:bCs/>
                  <w:color w:val="000000" w:themeColor="text1"/>
                  <w:sz w:val="20"/>
                  <w:szCs w:val="20"/>
                </w:rPr>
                <w:t xml:space="preserve"> </w:t>
              </w:r>
              <w:r w:rsidR="00FA4304">
                <w:rPr>
                  <w:rFonts w:hint="eastAsia"/>
                  <w:bCs/>
                  <w:color w:val="000000" w:themeColor="text1"/>
                  <w:sz w:val="20"/>
                  <w:szCs w:val="20"/>
                </w:rPr>
                <w:t>제</w:t>
              </w:r>
              <w:r w:rsidR="00FA4304">
                <w:rPr>
                  <w:rFonts w:hint="eastAsia"/>
                  <w:bCs/>
                  <w:color w:val="000000" w:themeColor="text1"/>
                  <w:sz w:val="20"/>
                  <w:szCs w:val="20"/>
                </w:rPr>
                <w:t>31</w:t>
              </w:r>
              <w:r w:rsidR="00FA4304">
                <w:rPr>
                  <w:rFonts w:hint="eastAsia"/>
                  <w:bCs/>
                  <w:color w:val="000000" w:themeColor="text1"/>
                  <w:sz w:val="20"/>
                  <w:szCs w:val="20"/>
                </w:rPr>
                <w:t>조</w:t>
              </w:r>
              <w:r w:rsidR="00FA4304">
                <w:rPr>
                  <w:rFonts w:hint="eastAsia"/>
                  <w:bCs/>
                  <w:color w:val="000000" w:themeColor="text1"/>
                  <w:sz w:val="20"/>
                  <w:szCs w:val="20"/>
                </w:rPr>
                <w:t xml:space="preserve"> </w:t>
              </w:r>
              <w:r w:rsidR="00FA4304">
                <w:rPr>
                  <w:rFonts w:hint="eastAsia"/>
                  <w:bCs/>
                  <w:color w:val="000000" w:themeColor="text1"/>
                  <w:sz w:val="20"/>
                  <w:szCs w:val="20"/>
                </w:rPr>
                <w:t>제</w:t>
              </w:r>
              <w:r w:rsidR="00FA4304">
                <w:rPr>
                  <w:rFonts w:hint="eastAsia"/>
                  <w:bCs/>
                  <w:color w:val="000000" w:themeColor="text1"/>
                  <w:sz w:val="20"/>
                  <w:szCs w:val="20"/>
                </w:rPr>
                <w:t>1</w:t>
              </w:r>
              <w:r w:rsidR="00FA4304">
                <w:rPr>
                  <w:rFonts w:hint="eastAsia"/>
                  <w:bCs/>
                  <w:color w:val="000000" w:themeColor="text1"/>
                  <w:sz w:val="20"/>
                  <w:szCs w:val="20"/>
                </w:rPr>
                <w:t>항</w:t>
              </w:r>
              <w:r w:rsidR="00FA4304">
                <w:rPr>
                  <w:rFonts w:hint="eastAsia"/>
                  <w:bCs/>
                  <w:color w:val="000000" w:themeColor="text1"/>
                  <w:sz w:val="20"/>
                  <w:szCs w:val="20"/>
                </w:rPr>
                <w:t>).</w:t>
              </w:r>
            </w:ins>
          </w:p>
          <w:p w14:paraId="7A4E2836" w14:textId="77777777" w:rsidR="00903FA4" w:rsidRDefault="00FA4304" w:rsidP="00FA4304">
            <w:pPr>
              <w:pStyle w:val="1"/>
              <w:rPr>
                <w:ins w:id="106" w:author="SL Partners" w:date="2024-09-27T12:59:00Z" w16du:dateUtc="2024-09-27T03:59:00Z"/>
                <w:bCs/>
                <w:color w:val="000000" w:themeColor="text1"/>
                <w:sz w:val="20"/>
                <w:szCs w:val="20"/>
              </w:rPr>
            </w:pPr>
            <w:ins w:id="107" w:author="SL Partners" w:date="2024-09-27T12:54:00Z" w16du:dateUtc="2024-09-27T03:54:00Z">
              <w:r>
                <w:rPr>
                  <w:rFonts w:hint="eastAsia"/>
                  <w:bCs/>
                  <w:color w:val="000000" w:themeColor="text1"/>
                  <w:sz w:val="20"/>
                  <w:szCs w:val="20"/>
                </w:rPr>
                <w:t>대상회사는</w:t>
              </w:r>
              <w:r>
                <w:rPr>
                  <w:rFonts w:hint="eastAsia"/>
                  <w:bCs/>
                  <w:color w:val="000000" w:themeColor="text1"/>
                  <w:sz w:val="20"/>
                  <w:szCs w:val="20"/>
                </w:rPr>
                <w:t xml:space="preserve"> </w:t>
              </w:r>
            </w:ins>
            <w:ins w:id="108" w:author="SL Partners" w:date="2024-09-27T12:56:00Z" w16du:dateUtc="2024-09-27T03:56:00Z">
              <w:r w:rsidR="00481062">
                <w:rPr>
                  <w:rFonts w:hint="eastAsia"/>
                  <w:bCs/>
                  <w:color w:val="000000" w:themeColor="text1"/>
                  <w:sz w:val="20"/>
                  <w:szCs w:val="20"/>
                </w:rPr>
                <w:t>개인정보의</w:t>
              </w:r>
              <w:r w:rsidR="00481062">
                <w:rPr>
                  <w:rFonts w:hint="eastAsia"/>
                  <w:bCs/>
                  <w:color w:val="000000" w:themeColor="text1"/>
                  <w:sz w:val="20"/>
                  <w:szCs w:val="20"/>
                </w:rPr>
                <w:t xml:space="preserve"> </w:t>
              </w:r>
              <w:r w:rsidR="00481062">
                <w:rPr>
                  <w:rFonts w:hint="eastAsia"/>
                  <w:bCs/>
                  <w:color w:val="000000" w:themeColor="text1"/>
                  <w:sz w:val="20"/>
                  <w:szCs w:val="20"/>
                </w:rPr>
                <w:t>접근제한</w:t>
              </w:r>
              <w:r w:rsidR="00481062">
                <w:rPr>
                  <w:rFonts w:hint="eastAsia"/>
                  <w:bCs/>
                  <w:color w:val="000000" w:themeColor="text1"/>
                  <w:sz w:val="20"/>
                  <w:szCs w:val="20"/>
                </w:rPr>
                <w:t xml:space="preserve"> </w:t>
              </w:r>
              <w:r w:rsidR="00481062">
                <w:rPr>
                  <w:rFonts w:hint="eastAsia"/>
                  <w:bCs/>
                  <w:color w:val="000000" w:themeColor="text1"/>
                  <w:sz w:val="20"/>
                  <w:szCs w:val="20"/>
                </w:rPr>
                <w:t>및</w:t>
              </w:r>
              <w:r w:rsidR="00481062">
                <w:rPr>
                  <w:rFonts w:hint="eastAsia"/>
                  <w:bCs/>
                  <w:color w:val="000000" w:themeColor="text1"/>
                  <w:sz w:val="20"/>
                  <w:szCs w:val="20"/>
                </w:rPr>
                <w:t xml:space="preserve"> </w:t>
              </w:r>
              <w:r w:rsidR="00481062">
                <w:rPr>
                  <w:rFonts w:hint="eastAsia"/>
                  <w:bCs/>
                  <w:color w:val="000000" w:themeColor="text1"/>
                  <w:sz w:val="20"/>
                  <w:szCs w:val="20"/>
                </w:rPr>
                <w:t>암호화</w:t>
              </w:r>
              <w:r w:rsidR="00481062">
                <w:rPr>
                  <w:rFonts w:hint="eastAsia"/>
                  <w:bCs/>
                  <w:color w:val="000000" w:themeColor="text1"/>
                  <w:sz w:val="20"/>
                  <w:szCs w:val="20"/>
                </w:rPr>
                <w:t xml:space="preserve"> </w:t>
              </w:r>
              <w:r w:rsidR="00481062">
                <w:rPr>
                  <w:rFonts w:hint="eastAsia"/>
                  <w:bCs/>
                  <w:color w:val="000000" w:themeColor="text1"/>
                  <w:sz w:val="20"/>
                  <w:szCs w:val="20"/>
                </w:rPr>
                <w:t>등</w:t>
              </w:r>
              <w:r w:rsidR="00481062">
                <w:rPr>
                  <w:rFonts w:hint="eastAsia"/>
                  <w:bCs/>
                  <w:color w:val="000000" w:themeColor="text1"/>
                  <w:sz w:val="20"/>
                  <w:szCs w:val="20"/>
                </w:rPr>
                <w:t xml:space="preserve"> </w:t>
              </w:r>
              <w:r w:rsidR="00481062">
                <w:rPr>
                  <w:rFonts w:hint="eastAsia"/>
                  <w:bCs/>
                  <w:color w:val="000000" w:themeColor="text1"/>
                  <w:sz w:val="20"/>
                  <w:szCs w:val="20"/>
                </w:rPr>
                <w:t>일부</w:t>
              </w:r>
              <w:r w:rsidR="00481062">
                <w:rPr>
                  <w:rFonts w:hint="eastAsia"/>
                  <w:bCs/>
                  <w:color w:val="000000" w:themeColor="text1"/>
                  <w:sz w:val="20"/>
                  <w:szCs w:val="20"/>
                </w:rPr>
                <w:t xml:space="preserve"> </w:t>
              </w:r>
              <w:r w:rsidR="00481062">
                <w:rPr>
                  <w:rFonts w:hint="eastAsia"/>
                  <w:bCs/>
                  <w:color w:val="000000" w:themeColor="text1"/>
                  <w:sz w:val="20"/>
                  <w:szCs w:val="20"/>
                </w:rPr>
                <w:t>법령상</w:t>
              </w:r>
              <w:r w:rsidR="00481062">
                <w:rPr>
                  <w:rFonts w:hint="eastAsia"/>
                  <w:bCs/>
                  <w:color w:val="000000" w:themeColor="text1"/>
                  <w:sz w:val="20"/>
                  <w:szCs w:val="20"/>
                </w:rPr>
                <w:t xml:space="preserve"> </w:t>
              </w:r>
              <w:r w:rsidR="00481062">
                <w:rPr>
                  <w:rFonts w:hint="eastAsia"/>
                  <w:bCs/>
                  <w:color w:val="000000" w:themeColor="text1"/>
                  <w:sz w:val="20"/>
                  <w:szCs w:val="20"/>
                </w:rPr>
                <w:t>안전상</w:t>
              </w:r>
              <w:r w:rsidR="00481062">
                <w:rPr>
                  <w:rFonts w:hint="eastAsia"/>
                  <w:bCs/>
                  <w:color w:val="000000" w:themeColor="text1"/>
                  <w:sz w:val="20"/>
                  <w:szCs w:val="20"/>
                </w:rPr>
                <w:t xml:space="preserve"> </w:t>
              </w:r>
              <w:r w:rsidR="00481062">
                <w:rPr>
                  <w:rFonts w:hint="eastAsia"/>
                  <w:bCs/>
                  <w:color w:val="000000" w:themeColor="text1"/>
                  <w:sz w:val="20"/>
                  <w:szCs w:val="20"/>
                </w:rPr>
                <w:t>확보조치는</w:t>
              </w:r>
              <w:r w:rsidR="00481062">
                <w:rPr>
                  <w:rFonts w:hint="eastAsia"/>
                  <w:bCs/>
                  <w:color w:val="000000" w:themeColor="text1"/>
                  <w:sz w:val="20"/>
                  <w:szCs w:val="20"/>
                </w:rPr>
                <w:t xml:space="preserve"> </w:t>
              </w:r>
              <w:r w:rsidR="00481062">
                <w:rPr>
                  <w:rFonts w:hint="eastAsia"/>
                  <w:bCs/>
                  <w:color w:val="000000" w:themeColor="text1"/>
                  <w:sz w:val="20"/>
                  <w:szCs w:val="20"/>
                </w:rPr>
                <w:t>이행하고</w:t>
              </w:r>
              <w:r w:rsidR="00481062">
                <w:rPr>
                  <w:rFonts w:hint="eastAsia"/>
                  <w:bCs/>
                  <w:color w:val="000000" w:themeColor="text1"/>
                  <w:sz w:val="20"/>
                  <w:szCs w:val="20"/>
                </w:rPr>
                <w:t xml:space="preserve"> </w:t>
              </w:r>
              <w:r w:rsidR="00481062">
                <w:rPr>
                  <w:rFonts w:hint="eastAsia"/>
                  <w:bCs/>
                  <w:color w:val="000000" w:themeColor="text1"/>
                  <w:sz w:val="20"/>
                  <w:szCs w:val="20"/>
                </w:rPr>
                <w:t>있는</w:t>
              </w:r>
              <w:r w:rsidR="00481062">
                <w:rPr>
                  <w:rFonts w:hint="eastAsia"/>
                  <w:bCs/>
                  <w:color w:val="000000" w:themeColor="text1"/>
                  <w:sz w:val="20"/>
                  <w:szCs w:val="20"/>
                </w:rPr>
                <w:t xml:space="preserve"> </w:t>
              </w:r>
              <w:r w:rsidR="00481062">
                <w:rPr>
                  <w:rFonts w:hint="eastAsia"/>
                  <w:bCs/>
                  <w:color w:val="000000" w:themeColor="text1"/>
                  <w:sz w:val="20"/>
                  <w:szCs w:val="20"/>
                </w:rPr>
                <w:t>것으로</w:t>
              </w:r>
              <w:r w:rsidR="00481062">
                <w:rPr>
                  <w:rFonts w:hint="eastAsia"/>
                  <w:bCs/>
                  <w:color w:val="000000" w:themeColor="text1"/>
                  <w:sz w:val="20"/>
                  <w:szCs w:val="20"/>
                </w:rPr>
                <w:t xml:space="preserve"> </w:t>
              </w:r>
              <w:r w:rsidR="00481062">
                <w:rPr>
                  <w:rFonts w:hint="eastAsia"/>
                  <w:bCs/>
                  <w:color w:val="000000" w:themeColor="text1"/>
                  <w:sz w:val="20"/>
                  <w:szCs w:val="20"/>
                </w:rPr>
                <w:t>보임</w:t>
              </w:r>
              <w:r w:rsidR="00481062">
                <w:rPr>
                  <w:rFonts w:hint="eastAsia"/>
                  <w:bCs/>
                  <w:color w:val="000000" w:themeColor="text1"/>
                  <w:sz w:val="20"/>
                  <w:szCs w:val="20"/>
                </w:rPr>
                <w:t xml:space="preserve">. </w:t>
              </w:r>
            </w:ins>
            <w:ins w:id="109" w:author="SL Partners" w:date="2024-09-27T12:58:00Z" w16du:dateUtc="2024-09-27T03:58:00Z">
              <w:r w:rsidR="00481062">
                <w:rPr>
                  <w:rFonts w:hint="eastAsia"/>
                  <w:bCs/>
                  <w:color w:val="000000" w:themeColor="text1"/>
                  <w:sz w:val="20"/>
                  <w:szCs w:val="20"/>
                </w:rPr>
                <w:t>다만</w:t>
              </w:r>
            </w:ins>
            <w:ins w:id="110" w:author="SL Partners" w:date="2024-09-27T12:57:00Z" w16du:dateUtc="2024-09-27T03:57:00Z">
              <w:r w:rsidR="00481062">
                <w:rPr>
                  <w:rFonts w:hint="eastAsia"/>
                  <w:bCs/>
                  <w:color w:val="000000" w:themeColor="text1"/>
                  <w:sz w:val="20"/>
                  <w:szCs w:val="20"/>
                </w:rPr>
                <w:t xml:space="preserve">, </w:t>
              </w:r>
            </w:ins>
            <w:ins w:id="111" w:author="SL Partners" w:date="2024-09-27T12:58:00Z" w16du:dateUtc="2024-09-27T03:58:00Z">
              <w:r w:rsidR="00481062">
                <w:rPr>
                  <w:rFonts w:hint="eastAsia"/>
                  <w:bCs/>
                  <w:color w:val="000000" w:themeColor="text1"/>
                  <w:sz w:val="20"/>
                  <w:szCs w:val="20"/>
                </w:rPr>
                <w:t>추가로</w:t>
              </w:r>
              <w:r w:rsidR="00481062">
                <w:rPr>
                  <w:rFonts w:hint="eastAsia"/>
                  <w:bCs/>
                  <w:color w:val="000000" w:themeColor="text1"/>
                  <w:sz w:val="20"/>
                  <w:szCs w:val="20"/>
                </w:rPr>
                <w:t xml:space="preserve"> </w:t>
              </w:r>
            </w:ins>
            <w:ins w:id="112" w:author="SL Partners" w:date="2024-09-27T12:57:00Z" w16du:dateUtc="2024-09-27T03:57:00Z">
              <w:r w:rsidR="00481062">
                <w:rPr>
                  <w:rFonts w:ascii="바탕" w:hAnsi="바탕" w:hint="eastAsia"/>
                  <w:bCs/>
                  <w:color w:val="000000" w:themeColor="text1"/>
                  <w:sz w:val="20"/>
                  <w:szCs w:val="20"/>
                </w:rPr>
                <w:t>①</w:t>
              </w:r>
              <w:r w:rsidR="00481062">
                <w:rPr>
                  <w:rFonts w:hint="eastAsia"/>
                  <w:bCs/>
                  <w:color w:val="000000" w:themeColor="text1"/>
                  <w:sz w:val="20"/>
                  <w:szCs w:val="20"/>
                </w:rPr>
                <w:t xml:space="preserve"> </w:t>
              </w:r>
            </w:ins>
            <w:ins w:id="113" w:author="SL Partners" w:date="2024-09-27T12:54:00Z" w16du:dateUtc="2024-09-27T03:54:00Z">
              <w:r>
                <w:rPr>
                  <w:rFonts w:hint="eastAsia"/>
                  <w:bCs/>
                  <w:color w:val="000000" w:themeColor="text1"/>
                  <w:sz w:val="20"/>
                  <w:szCs w:val="20"/>
                </w:rPr>
                <w:t>개인정보보호책임자</w:t>
              </w:r>
            </w:ins>
            <w:ins w:id="114" w:author="SL Partners" w:date="2024-09-27T12:55:00Z" w16du:dateUtc="2024-09-27T03:55:00Z">
              <w:r w:rsidR="00450342">
                <w:rPr>
                  <w:rFonts w:hint="eastAsia"/>
                  <w:bCs/>
                  <w:color w:val="000000" w:themeColor="text1"/>
                  <w:sz w:val="20"/>
                  <w:szCs w:val="20"/>
                </w:rPr>
                <w:t>(CPO)</w:t>
              </w:r>
            </w:ins>
            <w:ins w:id="115" w:author="SL Partners" w:date="2024-09-27T12:57:00Z" w16du:dateUtc="2024-09-27T03:57:00Z">
              <w:r w:rsidR="00481062">
                <w:rPr>
                  <w:rFonts w:hint="eastAsia"/>
                  <w:bCs/>
                  <w:color w:val="000000" w:themeColor="text1"/>
                  <w:sz w:val="20"/>
                  <w:szCs w:val="20"/>
                </w:rPr>
                <w:t>의</w:t>
              </w:r>
            </w:ins>
            <w:ins w:id="116" w:author="SL Partners" w:date="2024-09-27T12:54:00Z" w16du:dateUtc="2024-09-27T03:54:00Z">
              <w:r>
                <w:rPr>
                  <w:rFonts w:hint="eastAsia"/>
                  <w:bCs/>
                  <w:color w:val="000000" w:themeColor="text1"/>
                  <w:sz w:val="20"/>
                  <w:szCs w:val="20"/>
                </w:rPr>
                <w:t xml:space="preserve"> </w:t>
              </w:r>
              <w:r>
                <w:rPr>
                  <w:rFonts w:hint="eastAsia"/>
                  <w:bCs/>
                  <w:color w:val="000000" w:themeColor="text1"/>
                  <w:sz w:val="20"/>
                  <w:szCs w:val="20"/>
                </w:rPr>
                <w:t>지</w:t>
              </w:r>
            </w:ins>
            <w:ins w:id="117" w:author="SL Partners" w:date="2024-09-27T12:55:00Z" w16du:dateUtc="2024-09-27T03:55:00Z">
              <w:r>
                <w:rPr>
                  <w:rFonts w:hint="eastAsia"/>
                  <w:bCs/>
                  <w:color w:val="000000" w:themeColor="text1"/>
                  <w:sz w:val="20"/>
                  <w:szCs w:val="20"/>
                </w:rPr>
                <w:t>정</w:t>
              </w:r>
            </w:ins>
            <w:ins w:id="118" w:author="SL Partners" w:date="2024-09-27T12:57:00Z" w16du:dateUtc="2024-09-27T03:57:00Z">
              <w:r w:rsidR="00481062">
                <w:rPr>
                  <w:rFonts w:hint="eastAsia"/>
                  <w:bCs/>
                  <w:color w:val="000000" w:themeColor="text1"/>
                  <w:sz w:val="20"/>
                  <w:szCs w:val="20"/>
                </w:rPr>
                <w:t>,</w:t>
              </w:r>
            </w:ins>
            <w:ins w:id="119" w:author="SL Partners" w:date="2024-09-27T12:55:00Z" w16du:dateUtc="2024-09-27T03:55:00Z">
              <w:r w:rsidR="00337B1B">
                <w:rPr>
                  <w:rFonts w:hint="eastAsia"/>
                  <w:bCs/>
                  <w:color w:val="000000" w:themeColor="text1"/>
                  <w:sz w:val="20"/>
                  <w:szCs w:val="20"/>
                </w:rPr>
                <w:t xml:space="preserve"> </w:t>
              </w:r>
            </w:ins>
            <w:ins w:id="120" w:author="SL Partners" w:date="2024-09-27T12:57:00Z" w16du:dateUtc="2024-09-27T03:57:00Z">
              <w:r w:rsidR="00481062">
                <w:rPr>
                  <w:rFonts w:ascii="바탕" w:hAnsi="바탕" w:hint="eastAsia"/>
                  <w:bCs/>
                  <w:color w:val="000000" w:themeColor="text1"/>
                  <w:sz w:val="20"/>
                  <w:szCs w:val="20"/>
                </w:rPr>
                <w:t>②</w:t>
              </w:r>
              <w:r w:rsidR="00481062">
                <w:rPr>
                  <w:rFonts w:hint="eastAsia"/>
                  <w:bCs/>
                  <w:color w:val="000000" w:themeColor="text1"/>
                  <w:sz w:val="20"/>
                  <w:szCs w:val="20"/>
                </w:rPr>
                <w:t xml:space="preserve"> </w:t>
              </w:r>
            </w:ins>
            <w:ins w:id="121" w:author="SL Partners" w:date="2024-09-27T12:55:00Z" w16du:dateUtc="2024-09-27T03:55:00Z">
              <w:r w:rsidR="00337B1B">
                <w:rPr>
                  <w:rFonts w:hint="eastAsia"/>
                  <w:bCs/>
                  <w:color w:val="000000" w:themeColor="text1"/>
                  <w:sz w:val="20"/>
                  <w:szCs w:val="20"/>
                </w:rPr>
                <w:t>개인정보보호전담부서</w:t>
              </w:r>
              <w:r w:rsidR="00337B1B">
                <w:rPr>
                  <w:rFonts w:hint="eastAsia"/>
                  <w:bCs/>
                  <w:color w:val="000000" w:themeColor="text1"/>
                  <w:sz w:val="20"/>
                  <w:szCs w:val="20"/>
                </w:rPr>
                <w:t xml:space="preserve"> </w:t>
              </w:r>
              <w:r w:rsidR="00337B1B">
                <w:rPr>
                  <w:rFonts w:hint="eastAsia"/>
                  <w:bCs/>
                  <w:color w:val="000000" w:themeColor="text1"/>
                  <w:sz w:val="20"/>
                  <w:szCs w:val="20"/>
                </w:rPr>
                <w:t>조직</w:t>
              </w:r>
              <w:r w:rsidR="00337B1B">
                <w:rPr>
                  <w:rFonts w:hint="eastAsia"/>
                  <w:bCs/>
                  <w:color w:val="000000" w:themeColor="text1"/>
                  <w:sz w:val="20"/>
                  <w:szCs w:val="20"/>
                </w:rPr>
                <w:t xml:space="preserve"> </w:t>
              </w:r>
              <w:r w:rsidR="00337B1B">
                <w:rPr>
                  <w:rFonts w:hint="eastAsia"/>
                  <w:bCs/>
                  <w:color w:val="000000" w:themeColor="text1"/>
                  <w:sz w:val="20"/>
                  <w:szCs w:val="20"/>
                </w:rPr>
                <w:t>및</w:t>
              </w:r>
              <w:r w:rsidR="00337B1B">
                <w:rPr>
                  <w:rFonts w:hint="eastAsia"/>
                  <w:bCs/>
                  <w:color w:val="000000" w:themeColor="text1"/>
                  <w:sz w:val="20"/>
                  <w:szCs w:val="20"/>
                </w:rPr>
                <w:t xml:space="preserve"> </w:t>
              </w:r>
              <w:r w:rsidR="00337B1B">
                <w:rPr>
                  <w:rFonts w:hint="eastAsia"/>
                  <w:bCs/>
                  <w:color w:val="000000" w:themeColor="text1"/>
                  <w:sz w:val="20"/>
                  <w:szCs w:val="20"/>
                </w:rPr>
                <w:t>운영</w:t>
              </w:r>
            </w:ins>
            <w:ins w:id="122" w:author="SL Partners" w:date="2024-09-27T12:57:00Z" w16du:dateUtc="2024-09-27T03:57:00Z">
              <w:r w:rsidR="00481062">
                <w:rPr>
                  <w:rFonts w:hint="eastAsia"/>
                  <w:bCs/>
                  <w:color w:val="000000" w:themeColor="text1"/>
                  <w:sz w:val="20"/>
                  <w:szCs w:val="20"/>
                </w:rPr>
                <w:t xml:space="preserve">, </w:t>
              </w:r>
              <w:r w:rsidR="00481062">
                <w:rPr>
                  <w:rFonts w:hint="eastAsia"/>
                  <w:bCs/>
                  <w:color w:val="000000" w:themeColor="text1"/>
                  <w:sz w:val="20"/>
                  <w:szCs w:val="20"/>
                </w:rPr>
                <w:t>그리고</w:t>
              </w:r>
              <w:r w:rsidR="00481062">
                <w:rPr>
                  <w:rFonts w:hint="eastAsia"/>
                  <w:bCs/>
                  <w:color w:val="000000" w:themeColor="text1"/>
                  <w:sz w:val="20"/>
                  <w:szCs w:val="20"/>
                </w:rPr>
                <w:t xml:space="preserve"> </w:t>
              </w:r>
              <w:r w:rsidR="00481062">
                <w:rPr>
                  <w:rFonts w:ascii="바탕" w:hAnsi="바탕" w:hint="eastAsia"/>
                  <w:bCs/>
                  <w:color w:val="000000" w:themeColor="text1"/>
                  <w:sz w:val="20"/>
                  <w:szCs w:val="20"/>
                </w:rPr>
                <w:t>③</w:t>
              </w:r>
              <w:r w:rsidR="00481062">
                <w:rPr>
                  <w:rFonts w:hint="eastAsia"/>
                  <w:bCs/>
                  <w:color w:val="000000" w:themeColor="text1"/>
                  <w:sz w:val="20"/>
                  <w:szCs w:val="20"/>
                </w:rPr>
                <w:t xml:space="preserve"> </w:t>
              </w:r>
            </w:ins>
            <w:ins w:id="123" w:author="SL Partners" w:date="2024-09-27T12:55:00Z" w16du:dateUtc="2024-09-27T03:55:00Z">
              <w:r>
                <w:rPr>
                  <w:rFonts w:hint="eastAsia"/>
                  <w:bCs/>
                  <w:color w:val="000000" w:themeColor="text1"/>
                  <w:sz w:val="20"/>
                  <w:szCs w:val="20"/>
                </w:rPr>
                <w:t>내부관리계획</w:t>
              </w:r>
            </w:ins>
            <w:ins w:id="124" w:author="SL Partners" w:date="2024-09-27T12:59:00Z" w16du:dateUtc="2024-09-27T03:59:00Z">
              <w:r w:rsidR="00481062">
                <w:rPr>
                  <w:rFonts w:hint="eastAsia"/>
                  <w:bCs/>
                  <w:color w:val="000000" w:themeColor="text1"/>
                  <w:sz w:val="20"/>
                  <w:szCs w:val="20"/>
                </w:rPr>
                <w:t>을</w:t>
              </w:r>
            </w:ins>
            <w:ins w:id="125" w:author="SL Partners" w:date="2024-09-27T12:55:00Z" w16du:dateUtc="2024-09-27T03:55:00Z">
              <w:r>
                <w:rPr>
                  <w:rFonts w:hint="eastAsia"/>
                  <w:bCs/>
                  <w:color w:val="000000" w:themeColor="text1"/>
                  <w:sz w:val="20"/>
                  <w:szCs w:val="20"/>
                </w:rPr>
                <w:t xml:space="preserve"> </w:t>
              </w:r>
              <w:r>
                <w:rPr>
                  <w:rFonts w:hint="eastAsia"/>
                  <w:bCs/>
                  <w:color w:val="000000" w:themeColor="text1"/>
                  <w:sz w:val="20"/>
                  <w:szCs w:val="20"/>
                </w:rPr>
                <w:t>수립해야</w:t>
              </w:r>
              <w:r>
                <w:rPr>
                  <w:rFonts w:hint="eastAsia"/>
                  <w:bCs/>
                  <w:color w:val="000000" w:themeColor="text1"/>
                  <w:sz w:val="20"/>
                  <w:szCs w:val="20"/>
                </w:rPr>
                <w:t xml:space="preserve"> </w:t>
              </w:r>
              <w:r>
                <w:rPr>
                  <w:rFonts w:hint="eastAsia"/>
                  <w:bCs/>
                  <w:color w:val="000000" w:themeColor="text1"/>
                  <w:sz w:val="20"/>
                  <w:szCs w:val="20"/>
                </w:rPr>
                <w:t>할</w:t>
              </w:r>
              <w:r>
                <w:rPr>
                  <w:rFonts w:hint="eastAsia"/>
                  <w:bCs/>
                  <w:color w:val="000000" w:themeColor="text1"/>
                  <w:sz w:val="20"/>
                  <w:szCs w:val="20"/>
                </w:rPr>
                <w:t xml:space="preserve"> </w:t>
              </w:r>
              <w:r>
                <w:rPr>
                  <w:rFonts w:hint="eastAsia"/>
                  <w:bCs/>
                  <w:color w:val="000000" w:themeColor="text1"/>
                  <w:sz w:val="20"/>
                  <w:szCs w:val="20"/>
                </w:rPr>
                <w:t>것으로</w:t>
              </w:r>
              <w:r>
                <w:rPr>
                  <w:rFonts w:hint="eastAsia"/>
                  <w:bCs/>
                  <w:color w:val="000000" w:themeColor="text1"/>
                  <w:sz w:val="20"/>
                  <w:szCs w:val="20"/>
                </w:rPr>
                <w:t xml:space="preserve"> </w:t>
              </w:r>
              <w:r>
                <w:rPr>
                  <w:rFonts w:hint="eastAsia"/>
                  <w:bCs/>
                  <w:color w:val="000000" w:themeColor="text1"/>
                  <w:sz w:val="20"/>
                  <w:szCs w:val="20"/>
                </w:rPr>
                <w:t>보임</w:t>
              </w:r>
              <w:r>
                <w:rPr>
                  <w:rFonts w:hint="eastAsia"/>
                  <w:bCs/>
                  <w:color w:val="000000" w:themeColor="text1"/>
                  <w:sz w:val="20"/>
                  <w:szCs w:val="20"/>
                </w:rPr>
                <w:t>.</w:t>
              </w:r>
            </w:ins>
          </w:p>
          <w:p w14:paraId="01675A15" w14:textId="7789FC49" w:rsidR="00481062" w:rsidRPr="00FA4304" w:rsidRDefault="00481062" w:rsidP="00481062">
            <w:pPr>
              <w:pStyle w:val="1"/>
              <w:numPr>
                <w:ilvl w:val="0"/>
                <w:numId w:val="9"/>
              </w:numPr>
              <w:rPr>
                <w:bCs/>
                <w:color w:val="000000" w:themeColor="text1"/>
                <w:sz w:val="20"/>
                <w:szCs w:val="20"/>
              </w:rPr>
            </w:pPr>
            <w:ins w:id="126" w:author="SL Partners" w:date="2024-09-27T12:59:00Z" w16du:dateUtc="2024-09-27T03:59:00Z">
              <w:r>
                <w:rPr>
                  <w:rFonts w:hint="eastAsia"/>
                  <w:bCs/>
                  <w:color w:val="000000" w:themeColor="text1"/>
                  <w:sz w:val="20"/>
                  <w:szCs w:val="20"/>
                </w:rPr>
                <w:t>대상회사는</w:t>
              </w:r>
              <w:r>
                <w:rPr>
                  <w:rFonts w:hint="eastAsia"/>
                  <w:bCs/>
                  <w:color w:val="000000" w:themeColor="text1"/>
                  <w:sz w:val="20"/>
                  <w:szCs w:val="20"/>
                </w:rPr>
                <w:t xml:space="preserve"> </w:t>
              </w:r>
              <w:r>
                <w:rPr>
                  <w:rFonts w:hint="eastAsia"/>
                  <w:bCs/>
                  <w:color w:val="000000" w:themeColor="text1"/>
                  <w:sz w:val="20"/>
                  <w:szCs w:val="20"/>
                </w:rPr>
                <w:t>개발팀으로</w:t>
              </w:r>
              <w:r>
                <w:rPr>
                  <w:rFonts w:hint="eastAsia"/>
                  <w:bCs/>
                  <w:color w:val="000000" w:themeColor="text1"/>
                  <w:sz w:val="20"/>
                  <w:szCs w:val="20"/>
                </w:rPr>
                <w:t xml:space="preserve"> </w:t>
              </w:r>
              <w:r>
                <w:rPr>
                  <w:rFonts w:hint="eastAsia"/>
                  <w:bCs/>
                  <w:color w:val="000000" w:themeColor="text1"/>
                  <w:sz w:val="20"/>
                  <w:szCs w:val="20"/>
                </w:rPr>
                <w:t>하여금</w:t>
              </w:r>
              <w:r>
                <w:rPr>
                  <w:rFonts w:hint="eastAsia"/>
                  <w:bCs/>
                  <w:color w:val="000000" w:themeColor="text1"/>
                  <w:sz w:val="20"/>
                  <w:szCs w:val="20"/>
                </w:rPr>
                <w:t xml:space="preserve"> </w:t>
              </w:r>
              <w:r>
                <w:rPr>
                  <w:rFonts w:hint="eastAsia"/>
                  <w:bCs/>
                  <w:color w:val="000000" w:themeColor="text1"/>
                  <w:sz w:val="20"/>
                  <w:szCs w:val="20"/>
                </w:rPr>
                <w:t>개인정보보호전담부서의</w:t>
              </w:r>
              <w:r>
                <w:rPr>
                  <w:rFonts w:hint="eastAsia"/>
                  <w:bCs/>
                  <w:color w:val="000000" w:themeColor="text1"/>
                  <w:sz w:val="20"/>
                  <w:szCs w:val="20"/>
                </w:rPr>
                <w:t xml:space="preserve"> </w:t>
              </w:r>
              <w:r>
                <w:rPr>
                  <w:rFonts w:hint="eastAsia"/>
                  <w:bCs/>
                  <w:color w:val="000000" w:themeColor="text1"/>
                  <w:sz w:val="20"/>
                  <w:szCs w:val="20"/>
                </w:rPr>
                <w:t>업무를</w:t>
              </w:r>
              <w:r>
                <w:rPr>
                  <w:rFonts w:hint="eastAsia"/>
                  <w:bCs/>
                  <w:color w:val="000000" w:themeColor="text1"/>
                  <w:sz w:val="20"/>
                  <w:szCs w:val="20"/>
                </w:rPr>
                <w:t xml:space="preserve"> </w:t>
              </w:r>
              <w:r>
                <w:rPr>
                  <w:rFonts w:hint="eastAsia"/>
                  <w:bCs/>
                  <w:color w:val="000000" w:themeColor="text1"/>
                  <w:sz w:val="20"/>
                  <w:szCs w:val="20"/>
                </w:rPr>
                <w:t>전담하도록</w:t>
              </w:r>
              <w:r>
                <w:rPr>
                  <w:rFonts w:hint="eastAsia"/>
                  <w:bCs/>
                  <w:color w:val="000000" w:themeColor="text1"/>
                  <w:sz w:val="20"/>
                  <w:szCs w:val="20"/>
                </w:rPr>
                <w:t xml:space="preserve"> </w:t>
              </w:r>
              <w:r>
                <w:rPr>
                  <w:rFonts w:hint="eastAsia"/>
                  <w:bCs/>
                  <w:color w:val="000000" w:themeColor="text1"/>
                  <w:sz w:val="20"/>
                  <w:szCs w:val="20"/>
                </w:rPr>
                <w:t>하고</w:t>
              </w:r>
              <w:r>
                <w:rPr>
                  <w:rFonts w:hint="eastAsia"/>
                  <w:bCs/>
                  <w:color w:val="000000" w:themeColor="text1"/>
                  <w:sz w:val="20"/>
                  <w:szCs w:val="20"/>
                </w:rPr>
                <w:t xml:space="preserve"> </w:t>
              </w:r>
              <w:r>
                <w:rPr>
                  <w:rFonts w:hint="eastAsia"/>
                  <w:bCs/>
                  <w:color w:val="000000" w:themeColor="text1"/>
                  <w:sz w:val="20"/>
                  <w:szCs w:val="20"/>
                </w:rPr>
                <w:t>있으나</w:t>
              </w:r>
              <w:r>
                <w:rPr>
                  <w:rFonts w:hint="eastAsia"/>
                  <w:bCs/>
                  <w:color w:val="000000" w:themeColor="text1"/>
                  <w:sz w:val="20"/>
                  <w:szCs w:val="20"/>
                </w:rPr>
                <w:t xml:space="preserve">, </w:t>
              </w:r>
              <w:r>
                <w:rPr>
                  <w:rFonts w:hint="eastAsia"/>
                  <w:bCs/>
                  <w:color w:val="000000" w:themeColor="text1"/>
                  <w:sz w:val="20"/>
                  <w:szCs w:val="20"/>
                </w:rPr>
                <w:t>다른</w:t>
              </w:r>
              <w:r>
                <w:rPr>
                  <w:rFonts w:hint="eastAsia"/>
                  <w:bCs/>
                  <w:color w:val="000000" w:themeColor="text1"/>
                  <w:sz w:val="20"/>
                  <w:szCs w:val="20"/>
                </w:rPr>
                <w:t xml:space="preserve"> </w:t>
              </w:r>
              <w:r>
                <w:rPr>
                  <w:rFonts w:hint="eastAsia"/>
                  <w:bCs/>
                  <w:color w:val="000000" w:themeColor="text1"/>
                  <w:sz w:val="20"/>
                  <w:szCs w:val="20"/>
                </w:rPr>
                <w:t>부서가</w:t>
              </w:r>
              <w:r>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보호업무를</w:t>
              </w:r>
              <w:r>
                <w:rPr>
                  <w:rFonts w:hint="eastAsia"/>
                  <w:bCs/>
                  <w:color w:val="000000" w:themeColor="text1"/>
                  <w:sz w:val="20"/>
                  <w:szCs w:val="20"/>
                </w:rPr>
                <w:t xml:space="preserve"> </w:t>
              </w:r>
              <w:r>
                <w:rPr>
                  <w:rFonts w:hint="eastAsia"/>
                  <w:bCs/>
                  <w:color w:val="000000" w:themeColor="text1"/>
                  <w:sz w:val="20"/>
                  <w:szCs w:val="20"/>
                </w:rPr>
                <w:t>전담하는</w:t>
              </w:r>
              <w:r>
                <w:rPr>
                  <w:rFonts w:hint="eastAsia"/>
                  <w:bCs/>
                  <w:color w:val="000000" w:themeColor="text1"/>
                  <w:sz w:val="20"/>
                  <w:szCs w:val="20"/>
                </w:rPr>
                <w:t xml:space="preserve"> </w:t>
              </w:r>
              <w:r>
                <w:rPr>
                  <w:rFonts w:hint="eastAsia"/>
                  <w:bCs/>
                  <w:color w:val="000000" w:themeColor="text1"/>
                  <w:sz w:val="20"/>
                  <w:szCs w:val="20"/>
                </w:rPr>
                <w:t>것으로는</w:t>
              </w:r>
              <w:r>
                <w:rPr>
                  <w:rFonts w:hint="eastAsia"/>
                  <w:bCs/>
                  <w:color w:val="000000" w:themeColor="text1"/>
                  <w:sz w:val="20"/>
                  <w:szCs w:val="20"/>
                </w:rPr>
                <w:t xml:space="preserve"> </w:t>
              </w:r>
              <w:r>
                <w:rPr>
                  <w:rFonts w:hint="eastAsia"/>
                  <w:bCs/>
                  <w:color w:val="000000" w:themeColor="text1"/>
                  <w:sz w:val="20"/>
                  <w:szCs w:val="20"/>
                </w:rPr>
                <w:t>개인정보보호전담부서</w:t>
              </w:r>
              <w:r>
                <w:rPr>
                  <w:rFonts w:hint="eastAsia"/>
                  <w:bCs/>
                  <w:color w:val="000000" w:themeColor="text1"/>
                  <w:sz w:val="20"/>
                  <w:szCs w:val="20"/>
                </w:rPr>
                <w:t xml:space="preserve"> </w:t>
              </w:r>
              <w:r>
                <w:rPr>
                  <w:rFonts w:hint="eastAsia"/>
                  <w:bCs/>
                  <w:color w:val="000000" w:themeColor="text1"/>
                  <w:sz w:val="20"/>
                  <w:szCs w:val="20"/>
                </w:rPr>
                <w:t>조직</w:t>
              </w:r>
              <w:r>
                <w:rPr>
                  <w:rFonts w:hint="eastAsia"/>
                  <w:bCs/>
                  <w:color w:val="000000" w:themeColor="text1"/>
                  <w:sz w:val="20"/>
                  <w:szCs w:val="20"/>
                </w:rPr>
                <w:t xml:space="preserve"> </w:t>
              </w:r>
              <w:r>
                <w:rPr>
                  <w:rFonts w:hint="eastAsia"/>
                  <w:bCs/>
                  <w:color w:val="000000" w:themeColor="text1"/>
                  <w:sz w:val="20"/>
                  <w:szCs w:val="20"/>
                </w:rPr>
                <w:t>의무를</w:t>
              </w:r>
              <w:r>
                <w:rPr>
                  <w:rFonts w:hint="eastAsia"/>
                  <w:bCs/>
                  <w:color w:val="000000" w:themeColor="text1"/>
                  <w:sz w:val="20"/>
                  <w:szCs w:val="20"/>
                </w:rPr>
                <w:t xml:space="preserve"> </w:t>
              </w:r>
              <w:r>
                <w:rPr>
                  <w:rFonts w:hint="eastAsia"/>
                  <w:bCs/>
                  <w:color w:val="000000" w:themeColor="text1"/>
                  <w:sz w:val="20"/>
                  <w:szCs w:val="20"/>
                </w:rPr>
                <w:t>이행한다고</w:t>
              </w:r>
              <w:r>
                <w:rPr>
                  <w:rFonts w:hint="eastAsia"/>
                  <w:bCs/>
                  <w:color w:val="000000" w:themeColor="text1"/>
                  <w:sz w:val="20"/>
                  <w:szCs w:val="20"/>
                </w:rPr>
                <w:t xml:space="preserve"> </w:t>
              </w:r>
              <w:r>
                <w:rPr>
                  <w:rFonts w:hint="eastAsia"/>
                  <w:bCs/>
                  <w:color w:val="000000" w:themeColor="text1"/>
                  <w:sz w:val="20"/>
                  <w:szCs w:val="20"/>
                </w:rPr>
                <w:t>볼</w:t>
              </w:r>
              <w:r>
                <w:rPr>
                  <w:rFonts w:hint="eastAsia"/>
                  <w:bCs/>
                  <w:color w:val="000000" w:themeColor="text1"/>
                  <w:sz w:val="20"/>
                  <w:szCs w:val="20"/>
                </w:rPr>
                <w:t xml:space="preserve"> </w:t>
              </w:r>
              <w:r>
                <w:rPr>
                  <w:rFonts w:hint="eastAsia"/>
                  <w:bCs/>
                  <w:color w:val="000000" w:themeColor="text1"/>
                  <w:sz w:val="20"/>
                  <w:szCs w:val="20"/>
                </w:rPr>
                <w:t>수</w:t>
              </w:r>
              <w:r>
                <w:rPr>
                  <w:rFonts w:hint="eastAsia"/>
                  <w:bCs/>
                  <w:color w:val="000000" w:themeColor="text1"/>
                  <w:sz w:val="20"/>
                  <w:szCs w:val="20"/>
                </w:rPr>
                <w:t xml:space="preserve"> </w:t>
              </w:r>
              <w:r>
                <w:rPr>
                  <w:rFonts w:hint="eastAsia"/>
                  <w:bCs/>
                  <w:color w:val="000000" w:themeColor="text1"/>
                  <w:sz w:val="20"/>
                  <w:szCs w:val="20"/>
                </w:rPr>
                <w:t>없음</w:t>
              </w:r>
              <w:r>
                <w:rPr>
                  <w:rFonts w:hint="eastAsia"/>
                  <w:bCs/>
                  <w:color w:val="000000" w:themeColor="text1"/>
                  <w:sz w:val="20"/>
                  <w:szCs w:val="20"/>
                </w:rPr>
                <w:t>.</w:t>
              </w:r>
            </w:ins>
          </w:p>
        </w:tc>
      </w:tr>
      <w:tr w:rsidR="00F42347" w:rsidRPr="00C65EAA" w14:paraId="7E4B5985" w14:textId="77777777" w:rsidTr="001D3938">
        <w:trPr>
          <w:trHeight w:val="20"/>
        </w:trPr>
        <w:tc>
          <w:tcPr>
            <w:tcW w:w="1418" w:type="dxa"/>
            <w:tcBorders>
              <w:top w:val="single" w:sz="12" w:space="0" w:color="0F243E"/>
              <w:bottom w:val="single" w:sz="12" w:space="0" w:color="0F243E"/>
            </w:tcBorders>
            <w:shd w:val="clear" w:color="auto" w:fill="auto"/>
          </w:tcPr>
          <w:p w14:paraId="1A42429E" w14:textId="63FEA3CC" w:rsidR="00F42347" w:rsidRPr="006E2630" w:rsidRDefault="00F42347"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임직원</w:t>
            </w:r>
            <w:r>
              <w:rPr>
                <w:rFonts w:eastAsia="바탕" w:hint="eastAsia"/>
                <w:b/>
                <w:color w:val="000000" w:themeColor="text1"/>
              </w:rPr>
              <w:t xml:space="preserve"> </w:t>
            </w:r>
            <w:r>
              <w:rPr>
                <w:rFonts w:eastAsia="바탕" w:hint="eastAsia"/>
                <w:b/>
                <w:color w:val="000000" w:themeColor="text1"/>
              </w:rPr>
              <w:t>개인정보</w:t>
            </w:r>
            <w:r>
              <w:rPr>
                <w:rFonts w:eastAsia="바탕" w:hint="eastAsia"/>
                <w:b/>
                <w:color w:val="000000" w:themeColor="text1"/>
              </w:rPr>
              <w:t xml:space="preserve"> </w:t>
            </w:r>
            <w:r>
              <w:rPr>
                <w:rFonts w:eastAsia="바탕" w:hint="eastAsia"/>
                <w:b/>
                <w:color w:val="000000" w:themeColor="text1"/>
              </w:rPr>
              <w:t>처리</w:t>
            </w:r>
            <w:r>
              <w:rPr>
                <w:rFonts w:eastAsia="바탕" w:hint="eastAsia"/>
                <w:b/>
                <w:color w:val="000000" w:themeColor="text1"/>
              </w:rPr>
              <w:t xml:space="preserve"> </w:t>
            </w:r>
            <w:r>
              <w:rPr>
                <w:rFonts w:eastAsia="바탕" w:hint="eastAsia"/>
                <w:b/>
                <w:color w:val="000000" w:themeColor="text1"/>
              </w:rPr>
              <w:t>동의</w:t>
            </w:r>
          </w:p>
        </w:tc>
        <w:tc>
          <w:tcPr>
            <w:tcW w:w="6946" w:type="dxa"/>
            <w:tcBorders>
              <w:top w:val="single" w:sz="12" w:space="0" w:color="0F243E"/>
              <w:bottom w:val="single" w:sz="12" w:space="0" w:color="0F243E"/>
            </w:tcBorders>
            <w:shd w:val="clear" w:color="auto" w:fill="auto"/>
          </w:tcPr>
          <w:p w14:paraId="54F5AB47" w14:textId="77777777" w:rsidR="00F42347" w:rsidRDefault="00F42347" w:rsidP="0025067D">
            <w:pPr>
              <w:pStyle w:val="1"/>
              <w:rPr>
                <w:color w:val="000000" w:themeColor="text1"/>
                <w:sz w:val="20"/>
                <w:szCs w:val="20"/>
              </w:rPr>
            </w:pP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신규</w:t>
            </w:r>
            <w:r>
              <w:rPr>
                <w:rFonts w:hint="eastAsia"/>
                <w:color w:val="000000" w:themeColor="text1"/>
                <w:sz w:val="20"/>
                <w:szCs w:val="20"/>
              </w:rPr>
              <w:t xml:space="preserve"> </w:t>
            </w:r>
            <w:r>
              <w:rPr>
                <w:rFonts w:hint="eastAsia"/>
                <w:color w:val="000000" w:themeColor="text1"/>
                <w:sz w:val="20"/>
                <w:szCs w:val="20"/>
              </w:rPr>
              <w:t>직원</w:t>
            </w:r>
            <w:r>
              <w:rPr>
                <w:rFonts w:hint="eastAsia"/>
                <w:color w:val="000000" w:themeColor="text1"/>
                <w:sz w:val="20"/>
                <w:szCs w:val="20"/>
              </w:rPr>
              <w:t xml:space="preserve"> </w:t>
            </w:r>
            <w:r>
              <w:rPr>
                <w:rFonts w:hint="eastAsia"/>
                <w:color w:val="000000" w:themeColor="text1"/>
                <w:sz w:val="20"/>
                <w:szCs w:val="20"/>
              </w:rPr>
              <w:t>입사시</w:t>
            </w:r>
            <w:r>
              <w:rPr>
                <w:rFonts w:hint="eastAsia"/>
                <w:color w:val="000000" w:themeColor="text1"/>
                <w:sz w:val="20"/>
                <w:szCs w:val="20"/>
              </w:rPr>
              <w:t xml:space="preserve"> </w:t>
            </w:r>
            <w:r>
              <w:rPr>
                <w:rFonts w:hint="eastAsia"/>
                <w:color w:val="000000" w:themeColor="text1"/>
                <w:sz w:val="20"/>
                <w:szCs w:val="20"/>
              </w:rPr>
              <w:t>근로계약서</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14</w:t>
            </w:r>
            <w:r>
              <w:rPr>
                <w:rFonts w:hint="eastAsia"/>
                <w:color w:val="000000" w:themeColor="text1"/>
                <w:sz w:val="20"/>
                <w:szCs w:val="20"/>
              </w:rPr>
              <w:t>조에서</w:t>
            </w:r>
            <w:r>
              <w:rPr>
                <w:rFonts w:hint="eastAsia"/>
                <w:color w:val="000000" w:themeColor="text1"/>
                <w:sz w:val="20"/>
                <w:szCs w:val="20"/>
              </w:rPr>
              <w:t xml:space="preserve"> </w:t>
            </w:r>
            <w:r w:rsidR="00E02A13">
              <w:rPr>
                <w:rFonts w:hint="eastAsia"/>
                <w:color w:val="000000" w:themeColor="text1"/>
                <w:sz w:val="20"/>
                <w:szCs w:val="20"/>
              </w:rPr>
              <w:t>다음과</w:t>
            </w:r>
            <w:r w:rsidR="00E02A13">
              <w:rPr>
                <w:rFonts w:hint="eastAsia"/>
                <w:color w:val="000000" w:themeColor="text1"/>
                <w:sz w:val="20"/>
                <w:szCs w:val="20"/>
              </w:rPr>
              <w:t xml:space="preserve"> </w:t>
            </w:r>
            <w:r w:rsidR="00E02A13">
              <w:rPr>
                <w:rFonts w:hint="eastAsia"/>
                <w:color w:val="000000" w:themeColor="text1"/>
                <w:sz w:val="20"/>
                <w:szCs w:val="20"/>
              </w:rPr>
              <w:t>같이</w:t>
            </w:r>
            <w:r w:rsidR="00E02A13">
              <w:rPr>
                <w:rFonts w:hint="eastAsia"/>
                <w:color w:val="000000" w:themeColor="text1"/>
                <w:sz w:val="20"/>
                <w:szCs w:val="20"/>
              </w:rPr>
              <w:t xml:space="preserve"> </w:t>
            </w:r>
            <w:r>
              <w:rPr>
                <w:rFonts w:hint="eastAsia"/>
                <w:color w:val="000000" w:themeColor="text1"/>
                <w:sz w:val="20"/>
                <w:szCs w:val="20"/>
              </w:rPr>
              <w:t>개인정보</w:t>
            </w:r>
            <w:r>
              <w:rPr>
                <w:rFonts w:hint="eastAsia"/>
                <w:color w:val="000000" w:themeColor="text1"/>
                <w:sz w:val="20"/>
                <w:szCs w:val="20"/>
              </w:rPr>
              <w:t xml:space="preserve"> </w:t>
            </w:r>
            <w:r>
              <w:rPr>
                <w:rFonts w:hint="eastAsia"/>
                <w:color w:val="000000" w:themeColor="text1"/>
                <w:sz w:val="20"/>
                <w:szCs w:val="20"/>
              </w:rPr>
              <w:t>수집</w:t>
            </w:r>
            <w:r>
              <w:rPr>
                <w:rFonts w:hint="eastAsia"/>
                <w:color w:val="000000" w:themeColor="text1"/>
                <w:sz w:val="20"/>
                <w:szCs w:val="20"/>
              </w:rPr>
              <w:t xml:space="preserve">, </w:t>
            </w:r>
            <w:r>
              <w:rPr>
                <w:rFonts w:hint="eastAsia"/>
                <w:color w:val="000000" w:themeColor="text1"/>
                <w:sz w:val="20"/>
                <w:szCs w:val="20"/>
              </w:rPr>
              <w:t>이용</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자</w:t>
            </w:r>
            <w:r>
              <w:rPr>
                <w:rFonts w:hint="eastAsia"/>
                <w:color w:val="000000" w:themeColor="text1"/>
                <w:sz w:val="20"/>
                <w:szCs w:val="20"/>
              </w:rPr>
              <w:t xml:space="preserve"> </w:t>
            </w:r>
            <w:r>
              <w:rPr>
                <w:rFonts w:hint="eastAsia"/>
                <w:color w:val="000000" w:themeColor="text1"/>
                <w:sz w:val="20"/>
                <w:szCs w:val="20"/>
              </w:rPr>
              <w:t>제공</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한번에</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방법으로</w:t>
            </w:r>
            <w:r>
              <w:rPr>
                <w:rFonts w:hint="eastAsia"/>
                <w:color w:val="000000" w:themeColor="text1"/>
                <w:sz w:val="20"/>
                <w:szCs w:val="20"/>
              </w:rPr>
              <w:t xml:space="preserve"> </w:t>
            </w:r>
            <w:r>
              <w:rPr>
                <w:rFonts w:hint="eastAsia"/>
                <w:color w:val="000000" w:themeColor="text1"/>
                <w:sz w:val="20"/>
                <w:szCs w:val="20"/>
              </w:rPr>
              <w:t>임직원</w:t>
            </w:r>
            <w:r>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수집하고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p>
          <w:tbl>
            <w:tblPr>
              <w:tblStyle w:val="a7"/>
              <w:tblW w:w="6307" w:type="dxa"/>
              <w:tblInd w:w="458"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4A0" w:firstRow="1" w:lastRow="0" w:firstColumn="1" w:lastColumn="0" w:noHBand="0" w:noVBand="1"/>
            </w:tblPr>
            <w:tblGrid>
              <w:gridCol w:w="1128"/>
              <w:gridCol w:w="5179"/>
            </w:tblGrid>
            <w:tr w:rsidR="00E02A13" w:rsidRPr="00C66183" w14:paraId="767FBE0F" w14:textId="77777777" w:rsidTr="00DF248B">
              <w:trPr>
                <w:trHeight w:val="20"/>
              </w:trPr>
              <w:tc>
                <w:tcPr>
                  <w:tcW w:w="1128" w:type="dxa"/>
                  <w:shd w:val="clear" w:color="auto" w:fill="D9D9D9" w:themeFill="background1" w:themeFillShade="D9"/>
                  <w:vAlign w:val="center"/>
                </w:tcPr>
                <w:p w14:paraId="40D6BA29" w14:textId="10BF6EC7" w:rsidR="00E02A13" w:rsidRPr="00372625" w:rsidRDefault="00E02A13" w:rsidP="00E02A13">
                  <w:pPr>
                    <w:pStyle w:val="1"/>
                    <w:numPr>
                      <w:ilvl w:val="0"/>
                      <w:numId w:val="0"/>
                    </w:numPr>
                    <w:spacing w:before="0" w:after="0" w:line="240" w:lineRule="auto"/>
                    <w:ind w:right="0"/>
                    <w:jc w:val="center"/>
                    <w:rPr>
                      <w:b/>
                      <w:bCs/>
                      <w:color w:val="000000" w:themeColor="text1"/>
                      <w:sz w:val="18"/>
                      <w:szCs w:val="18"/>
                    </w:rPr>
                  </w:pPr>
                  <w:r w:rsidRPr="00372625">
                    <w:rPr>
                      <w:rFonts w:hint="eastAsia"/>
                      <w:b/>
                      <w:bCs/>
                      <w:color w:val="000000" w:themeColor="text1"/>
                      <w:sz w:val="18"/>
                      <w:szCs w:val="18"/>
                    </w:rPr>
                    <w:t>구분</w:t>
                  </w:r>
                </w:p>
              </w:tc>
              <w:tc>
                <w:tcPr>
                  <w:tcW w:w="5179" w:type="dxa"/>
                  <w:shd w:val="clear" w:color="auto" w:fill="D9D9D9" w:themeFill="background1" w:themeFillShade="D9"/>
                  <w:vAlign w:val="center"/>
                </w:tcPr>
                <w:p w14:paraId="08B08234" w14:textId="5F440E14" w:rsidR="00E02A13" w:rsidRPr="00372625" w:rsidRDefault="00E02A13" w:rsidP="00E02A13">
                  <w:pPr>
                    <w:pStyle w:val="1"/>
                    <w:numPr>
                      <w:ilvl w:val="0"/>
                      <w:numId w:val="0"/>
                    </w:numPr>
                    <w:spacing w:before="0" w:after="0" w:line="240" w:lineRule="auto"/>
                    <w:jc w:val="center"/>
                    <w:rPr>
                      <w:b/>
                      <w:bCs/>
                      <w:color w:val="000000" w:themeColor="text1"/>
                      <w:sz w:val="18"/>
                      <w:szCs w:val="18"/>
                    </w:rPr>
                  </w:pPr>
                  <w:r w:rsidRPr="00372625">
                    <w:rPr>
                      <w:rFonts w:hint="eastAsia"/>
                      <w:b/>
                      <w:bCs/>
                      <w:color w:val="000000" w:themeColor="text1"/>
                      <w:sz w:val="18"/>
                      <w:szCs w:val="18"/>
                    </w:rPr>
                    <w:t>내용</w:t>
                  </w:r>
                </w:p>
              </w:tc>
            </w:tr>
            <w:tr w:rsidR="00E02A13" w:rsidRPr="00C66183" w14:paraId="46DCD496" w14:textId="77777777" w:rsidTr="00DF248B">
              <w:trPr>
                <w:trHeight w:val="20"/>
              </w:trPr>
              <w:tc>
                <w:tcPr>
                  <w:tcW w:w="1128" w:type="dxa"/>
                  <w:vAlign w:val="center"/>
                </w:tcPr>
                <w:p w14:paraId="1DAB35FE" w14:textId="4A06AB5D" w:rsidR="00E02A13" w:rsidRPr="00C66183" w:rsidRDefault="00E02A13" w:rsidP="00E02A13">
                  <w:pPr>
                    <w:pStyle w:val="1"/>
                    <w:numPr>
                      <w:ilvl w:val="0"/>
                      <w:numId w:val="0"/>
                    </w:numPr>
                    <w:spacing w:before="0" w:after="0" w:line="240" w:lineRule="auto"/>
                    <w:ind w:right="0"/>
                    <w:jc w:val="center"/>
                    <w:rPr>
                      <w:b/>
                      <w:bCs/>
                      <w:color w:val="000000" w:themeColor="text1"/>
                      <w:sz w:val="18"/>
                      <w:szCs w:val="18"/>
                    </w:rPr>
                  </w:pPr>
                  <w:r w:rsidRPr="00E02A13">
                    <w:rPr>
                      <w:rFonts w:hint="eastAsia"/>
                      <w:b/>
                      <w:bCs/>
                      <w:color w:val="000000" w:themeColor="text1"/>
                      <w:sz w:val="18"/>
                      <w:szCs w:val="18"/>
                    </w:rPr>
                    <w:t>제</w:t>
                  </w:r>
                  <w:r w:rsidRPr="00E02A13">
                    <w:rPr>
                      <w:rFonts w:hint="eastAsia"/>
                      <w:b/>
                      <w:bCs/>
                      <w:color w:val="000000" w:themeColor="text1"/>
                      <w:sz w:val="18"/>
                      <w:szCs w:val="18"/>
                    </w:rPr>
                    <w:t>14</w:t>
                  </w:r>
                  <w:r w:rsidRPr="00E02A13">
                    <w:rPr>
                      <w:rFonts w:hint="eastAsia"/>
                      <w:b/>
                      <w:bCs/>
                      <w:color w:val="000000" w:themeColor="text1"/>
                      <w:sz w:val="18"/>
                      <w:szCs w:val="18"/>
                    </w:rPr>
                    <w:t>조</w:t>
                  </w:r>
                  <w:r w:rsidRPr="00E02A13">
                    <w:rPr>
                      <w:rFonts w:hint="eastAsia"/>
                      <w:b/>
                      <w:bCs/>
                      <w:color w:val="000000" w:themeColor="text1"/>
                      <w:sz w:val="18"/>
                      <w:szCs w:val="18"/>
                    </w:rPr>
                    <w:t xml:space="preserve"> [</w:t>
                  </w:r>
                  <w:r w:rsidRPr="00E02A13">
                    <w:rPr>
                      <w:rFonts w:hint="eastAsia"/>
                      <w:b/>
                      <w:bCs/>
                      <w:color w:val="000000" w:themeColor="text1"/>
                      <w:sz w:val="18"/>
                      <w:szCs w:val="18"/>
                    </w:rPr>
                    <w:t>개인정보수집동의</w:t>
                  </w:r>
                  <w:r w:rsidRPr="00E02A13">
                    <w:rPr>
                      <w:rFonts w:hint="eastAsia"/>
                      <w:b/>
                      <w:bCs/>
                      <w:color w:val="000000" w:themeColor="text1"/>
                      <w:sz w:val="18"/>
                      <w:szCs w:val="18"/>
                    </w:rPr>
                    <w:t>]</w:t>
                  </w:r>
                </w:p>
              </w:tc>
              <w:tc>
                <w:tcPr>
                  <w:tcW w:w="5179" w:type="dxa"/>
                  <w:vAlign w:val="center"/>
                </w:tcPr>
                <w:p w14:paraId="4C432485" w14:textId="77FF4582" w:rsidR="00E02A13" w:rsidRPr="00C66183" w:rsidRDefault="00372625" w:rsidP="00E02A13">
                  <w:pPr>
                    <w:pStyle w:val="1"/>
                    <w:numPr>
                      <w:ilvl w:val="0"/>
                      <w:numId w:val="0"/>
                    </w:numPr>
                    <w:spacing w:line="240" w:lineRule="auto"/>
                    <w:ind w:rightChars="56" w:right="112"/>
                    <w:rPr>
                      <w:color w:val="000000" w:themeColor="text1"/>
                      <w:sz w:val="18"/>
                      <w:szCs w:val="18"/>
                    </w:rPr>
                  </w:pPr>
                  <w:r>
                    <w:rPr>
                      <w:rFonts w:hint="eastAsia"/>
                      <w:color w:val="000000" w:themeColor="text1"/>
                      <w:sz w:val="18"/>
                      <w:szCs w:val="18"/>
                    </w:rPr>
                    <w:t>근로자</w:t>
                  </w:r>
                  <w:r w:rsidR="00E02A13" w:rsidRPr="00E02A13">
                    <w:rPr>
                      <w:rFonts w:hint="eastAsia"/>
                      <w:color w:val="000000" w:themeColor="text1"/>
                      <w:sz w:val="18"/>
                      <w:szCs w:val="18"/>
                    </w:rPr>
                    <w:t>는</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사업장에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입사하면서</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인사관리</w:t>
                  </w:r>
                  <w:r w:rsidR="00E02A13" w:rsidRPr="00E02A13">
                    <w:rPr>
                      <w:rFonts w:hint="eastAsia"/>
                      <w:color w:val="000000" w:themeColor="text1"/>
                      <w:sz w:val="18"/>
                      <w:szCs w:val="18"/>
                    </w:rPr>
                    <w:t>, 4</w:t>
                  </w:r>
                  <w:r w:rsidR="00E02A13" w:rsidRPr="00E02A13">
                    <w:rPr>
                      <w:rFonts w:hint="eastAsia"/>
                      <w:color w:val="000000" w:themeColor="text1"/>
                      <w:sz w:val="18"/>
                      <w:szCs w:val="18"/>
                    </w:rPr>
                    <w:t>대</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보험</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신고</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및</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세무처리를</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위하여</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자신의</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개인정보</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성명</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주소</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주민등록번호</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연락처</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기타</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인사관리를</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위한</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개인정보</w:t>
                  </w:r>
                  <w:r w:rsidR="00E02A13" w:rsidRPr="00E02A13">
                    <w:rPr>
                      <w:rFonts w:hint="eastAsia"/>
                      <w:color w:val="000000" w:themeColor="text1"/>
                      <w:sz w:val="18"/>
                      <w:szCs w:val="18"/>
                    </w:rPr>
                    <w:t>)</w:t>
                  </w:r>
                  <w:r w:rsidR="00E02A13" w:rsidRPr="00E02A13">
                    <w:rPr>
                      <w:rFonts w:hint="eastAsia"/>
                      <w:color w:val="000000" w:themeColor="text1"/>
                      <w:sz w:val="18"/>
                      <w:szCs w:val="18"/>
                    </w:rPr>
                    <w:t>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대하여</w:t>
                  </w:r>
                  <w:r w:rsidR="00E02A13" w:rsidRPr="00E02A13">
                    <w:rPr>
                      <w:rFonts w:hint="eastAsia"/>
                      <w:color w:val="000000" w:themeColor="text1"/>
                      <w:sz w:val="18"/>
                      <w:szCs w:val="18"/>
                    </w:rPr>
                    <w:t xml:space="preserve"> </w:t>
                  </w:r>
                  <w:r w:rsidR="00DF248B">
                    <w:rPr>
                      <w:rFonts w:hint="eastAsia"/>
                      <w:color w:val="000000" w:themeColor="text1"/>
                      <w:sz w:val="18"/>
                      <w:szCs w:val="18"/>
                    </w:rPr>
                    <w:t>사용자가</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업무상</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수집</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이용</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및</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제</w:t>
                  </w:r>
                  <w:r w:rsidR="00E02A13" w:rsidRPr="00E02A13">
                    <w:rPr>
                      <w:rFonts w:hint="eastAsia"/>
                      <w:color w:val="000000" w:themeColor="text1"/>
                      <w:sz w:val="18"/>
                      <w:szCs w:val="18"/>
                    </w:rPr>
                    <w:t>3</w:t>
                  </w:r>
                  <w:r w:rsidR="00E02A13" w:rsidRPr="00E02A13">
                    <w:rPr>
                      <w:rFonts w:hint="eastAsia"/>
                      <w:color w:val="000000" w:themeColor="text1"/>
                      <w:sz w:val="18"/>
                      <w:szCs w:val="18"/>
                    </w:rPr>
                    <w:t>자에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제공하는</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것에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동의한다</w:t>
                  </w:r>
                  <w:r w:rsidR="00E02A13" w:rsidRPr="00E02A13">
                    <w:rPr>
                      <w:rFonts w:hint="eastAsia"/>
                      <w:color w:val="000000" w:themeColor="text1"/>
                      <w:sz w:val="18"/>
                      <w:szCs w:val="18"/>
                    </w:rPr>
                    <w:t>. (</w:t>
                  </w:r>
                  <w:r w:rsidR="00E02A13" w:rsidRPr="00E02A13">
                    <w:rPr>
                      <w:rFonts w:hint="eastAsia"/>
                      <w:color w:val="000000" w:themeColor="text1"/>
                      <w:sz w:val="18"/>
                      <w:szCs w:val="18"/>
                    </w:rPr>
                    <w:t>보유기간</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재직기간</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단</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법령에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의하여</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개인정보</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보관기한이</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정해져있는</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경우</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이에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따름</w:t>
                  </w:r>
                  <w:r w:rsidR="00E02A13" w:rsidRPr="00E02A13">
                    <w:rPr>
                      <w:rFonts w:hint="eastAsia"/>
                      <w:color w:val="000000" w:themeColor="text1"/>
                      <w:sz w:val="18"/>
                      <w:szCs w:val="18"/>
                    </w:rPr>
                    <w:t>.)</w:t>
                  </w:r>
                </w:p>
              </w:tc>
            </w:tr>
          </w:tbl>
          <w:p w14:paraId="7B025913" w14:textId="664027D3" w:rsidR="00E02A13" w:rsidRDefault="00E02A13" w:rsidP="00E02A13">
            <w:pPr>
              <w:pStyle w:val="1"/>
              <w:numPr>
                <w:ilvl w:val="0"/>
                <w:numId w:val="0"/>
              </w:numPr>
              <w:ind w:left="5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12AA8BDE" w14:textId="549C6F85" w:rsidR="00F42347" w:rsidRPr="00101161" w:rsidRDefault="00053EA7" w:rsidP="001D6015">
            <w:pPr>
              <w:pStyle w:val="1"/>
              <w:rPr>
                <w:bCs/>
                <w:color w:val="000000" w:themeColor="text1"/>
                <w:sz w:val="20"/>
                <w:szCs w:val="20"/>
              </w:rPr>
            </w:pPr>
            <w:r w:rsidRPr="00101161">
              <w:rPr>
                <w:rFonts w:hint="eastAsia"/>
                <w:bCs/>
                <w:color w:val="000000" w:themeColor="text1"/>
                <w:sz w:val="20"/>
                <w:szCs w:val="20"/>
              </w:rPr>
              <w:t>임직원에</w:t>
            </w:r>
            <w:r w:rsidRPr="00101161">
              <w:rPr>
                <w:rFonts w:hint="eastAsia"/>
                <w:bCs/>
                <w:color w:val="000000" w:themeColor="text1"/>
                <w:sz w:val="20"/>
                <w:szCs w:val="20"/>
              </w:rPr>
              <w:t xml:space="preserve"> </w:t>
            </w:r>
            <w:r w:rsidRPr="00101161">
              <w:rPr>
                <w:rFonts w:hint="eastAsia"/>
                <w:bCs/>
                <w:color w:val="000000" w:themeColor="text1"/>
                <w:sz w:val="20"/>
                <w:szCs w:val="20"/>
              </w:rPr>
              <w:t>대한</w:t>
            </w:r>
            <w:r w:rsidRPr="00101161">
              <w:rPr>
                <w:rFonts w:hint="eastAsia"/>
                <w:bCs/>
                <w:color w:val="000000" w:themeColor="text1"/>
                <w:sz w:val="20"/>
                <w:szCs w:val="20"/>
              </w:rPr>
              <w:t xml:space="preserve"> </w:t>
            </w:r>
            <w:r w:rsidRPr="00101161">
              <w:rPr>
                <w:rFonts w:hint="eastAsia"/>
                <w:bCs/>
                <w:color w:val="000000" w:themeColor="text1"/>
                <w:sz w:val="20"/>
                <w:szCs w:val="20"/>
              </w:rPr>
              <w:t>개인정보를</w:t>
            </w:r>
            <w:r w:rsidRPr="00101161">
              <w:rPr>
                <w:rFonts w:hint="eastAsia"/>
                <w:bCs/>
                <w:color w:val="000000" w:themeColor="text1"/>
                <w:sz w:val="20"/>
                <w:szCs w:val="20"/>
              </w:rPr>
              <w:t xml:space="preserve"> </w:t>
            </w:r>
            <w:r w:rsidRPr="00101161">
              <w:rPr>
                <w:rFonts w:hint="eastAsia"/>
                <w:bCs/>
                <w:color w:val="000000" w:themeColor="text1"/>
                <w:sz w:val="20"/>
                <w:szCs w:val="20"/>
              </w:rPr>
              <w:t>수집하는</w:t>
            </w:r>
            <w:r w:rsidRPr="00101161">
              <w:rPr>
                <w:rFonts w:hint="eastAsia"/>
                <w:bCs/>
                <w:color w:val="000000" w:themeColor="text1"/>
                <w:sz w:val="20"/>
                <w:szCs w:val="20"/>
              </w:rPr>
              <w:t xml:space="preserve"> </w:t>
            </w:r>
            <w:r w:rsidRPr="00101161">
              <w:rPr>
                <w:rFonts w:hint="eastAsia"/>
                <w:bCs/>
                <w:color w:val="000000" w:themeColor="text1"/>
                <w:sz w:val="20"/>
                <w:szCs w:val="20"/>
              </w:rPr>
              <w:t>경우에도</w:t>
            </w:r>
            <w:r w:rsidRPr="00101161">
              <w:rPr>
                <w:rFonts w:hint="eastAsia"/>
                <w:bCs/>
                <w:color w:val="000000" w:themeColor="text1"/>
                <w:sz w:val="20"/>
                <w:szCs w:val="20"/>
              </w:rPr>
              <w:t xml:space="preserve"> </w:t>
            </w:r>
            <w:r w:rsidRPr="00101161">
              <w:rPr>
                <w:rFonts w:hint="eastAsia"/>
                <w:bCs/>
                <w:color w:val="000000" w:themeColor="text1"/>
                <w:sz w:val="20"/>
                <w:szCs w:val="20"/>
              </w:rPr>
              <w:t>개인정보보호법에서</w:t>
            </w:r>
            <w:r w:rsidRPr="00101161">
              <w:rPr>
                <w:rFonts w:hint="eastAsia"/>
                <w:bCs/>
                <w:color w:val="000000" w:themeColor="text1"/>
                <w:sz w:val="20"/>
                <w:szCs w:val="20"/>
              </w:rPr>
              <w:t xml:space="preserve"> </w:t>
            </w:r>
            <w:r w:rsidRPr="00101161">
              <w:rPr>
                <w:rFonts w:hint="eastAsia"/>
                <w:bCs/>
                <w:color w:val="000000" w:themeColor="text1"/>
                <w:sz w:val="20"/>
                <w:szCs w:val="20"/>
              </w:rPr>
              <w:t>규정하는</w:t>
            </w:r>
            <w:r w:rsidRPr="00101161">
              <w:rPr>
                <w:rFonts w:hint="eastAsia"/>
                <w:bCs/>
                <w:color w:val="000000" w:themeColor="text1"/>
                <w:sz w:val="20"/>
                <w:szCs w:val="20"/>
              </w:rPr>
              <w:t xml:space="preserve"> </w:t>
            </w:r>
            <w:r w:rsidRPr="00101161">
              <w:rPr>
                <w:rFonts w:hint="eastAsia"/>
                <w:bCs/>
                <w:color w:val="000000" w:themeColor="text1"/>
                <w:sz w:val="20"/>
                <w:szCs w:val="20"/>
              </w:rPr>
              <w:t>절차와</w:t>
            </w:r>
            <w:r w:rsidRPr="00101161">
              <w:rPr>
                <w:rFonts w:hint="eastAsia"/>
                <w:bCs/>
                <w:color w:val="000000" w:themeColor="text1"/>
                <w:sz w:val="20"/>
                <w:szCs w:val="20"/>
              </w:rPr>
              <w:t xml:space="preserve"> </w:t>
            </w:r>
            <w:r w:rsidRPr="00101161">
              <w:rPr>
                <w:rFonts w:hint="eastAsia"/>
                <w:bCs/>
                <w:color w:val="000000" w:themeColor="text1"/>
                <w:sz w:val="20"/>
                <w:szCs w:val="20"/>
              </w:rPr>
              <w:t>방법에</w:t>
            </w:r>
            <w:r w:rsidRPr="00101161">
              <w:rPr>
                <w:rFonts w:hint="eastAsia"/>
                <w:bCs/>
                <w:color w:val="000000" w:themeColor="text1"/>
                <w:sz w:val="20"/>
                <w:szCs w:val="20"/>
              </w:rPr>
              <w:t xml:space="preserve"> </w:t>
            </w:r>
            <w:r w:rsidRPr="00101161">
              <w:rPr>
                <w:rFonts w:hint="eastAsia"/>
                <w:bCs/>
                <w:color w:val="000000" w:themeColor="text1"/>
                <w:sz w:val="20"/>
                <w:szCs w:val="20"/>
              </w:rPr>
              <w:t>따라</w:t>
            </w:r>
            <w:r w:rsidRPr="00101161">
              <w:rPr>
                <w:rFonts w:hint="eastAsia"/>
                <w:bCs/>
                <w:color w:val="000000" w:themeColor="text1"/>
                <w:sz w:val="20"/>
                <w:szCs w:val="20"/>
              </w:rPr>
              <w:t xml:space="preserve"> </w:t>
            </w:r>
            <w:r w:rsidRPr="00101161">
              <w:rPr>
                <w:rFonts w:hint="eastAsia"/>
                <w:bCs/>
                <w:color w:val="000000" w:themeColor="text1"/>
                <w:sz w:val="20"/>
                <w:szCs w:val="20"/>
              </w:rPr>
              <w:t>개인정보를</w:t>
            </w:r>
            <w:r w:rsidRPr="00101161">
              <w:rPr>
                <w:rFonts w:hint="eastAsia"/>
                <w:bCs/>
                <w:color w:val="000000" w:themeColor="text1"/>
                <w:sz w:val="20"/>
                <w:szCs w:val="20"/>
              </w:rPr>
              <w:t xml:space="preserve"> </w:t>
            </w:r>
            <w:r w:rsidRPr="00101161">
              <w:rPr>
                <w:rFonts w:hint="eastAsia"/>
                <w:bCs/>
                <w:color w:val="000000" w:themeColor="text1"/>
                <w:sz w:val="20"/>
                <w:szCs w:val="20"/>
              </w:rPr>
              <w:t>수집하여야</w:t>
            </w:r>
            <w:r w:rsidRPr="00101161">
              <w:rPr>
                <w:rFonts w:hint="eastAsia"/>
                <w:bCs/>
                <w:color w:val="000000" w:themeColor="text1"/>
                <w:sz w:val="20"/>
                <w:szCs w:val="20"/>
              </w:rPr>
              <w:t xml:space="preserve"> </w:t>
            </w:r>
            <w:r w:rsidR="00B87698">
              <w:rPr>
                <w:rFonts w:hint="eastAsia"/>
                <w:bCs/>
                <w:color w:val="000000" w:themeColor="text1"/>
                <w:sz w:val="20"/>
                <w:szCs w:val="20"/>
              </w:rPr>
              <w:t>하며</w:t>
            </w:r>
            <w:r w:rsidR="00B87698">
              <w:rPr>
                <w:rFonts w:hint="eastAsia"/>
                <w:bCs/>
                <w:color w:val="000000" w:themeColor="text1"/>
                <w:sz w:val="20"/>
                <w:szCs w:val="20"/>
              </w:rPr>
              <w:t xml:space="preserve">, </w:t>
            </w:r>
            <w:r w:rsidR="00101161" w:rsidRPr="00101161">
              <w:rPr>
                <w:rFonts w:hint="eastAsia"/>
                <w:bCs/>
                <w:color w:val="000000" w:themeColor="text1"/>
                <w:sz w:val="20"/>
                <w:szCs w:val="20"/>
              </w:rPr>
              <w:t>개인정보</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처리에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대한</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동의를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받을</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시</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법령에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규정된</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방식에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따라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받아야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하고</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이를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위반</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시</w:t>
            </w:r>
            <w:r w:rsidR="00101161" w:rsidRPr="00101161">
              <w:rPr>
                <w:rFonts w:hint="eastAsia"/>
                <w:bCs/>
                <w:color w:val="000000" w:themeColor="text1"/>
                <w:sz w:val="20"/>
                <w:szCs w:val="20"/>
              </w:rPr>
              <w:t xml:space="preserve"> 1</w:t>
            </w:r>
            <w:r w:rsidR="00101161" w:rsidRPr="00101161">
              <w:rPr>
                <w:rFonts w:hint="eastAsia"/>
                <w:bCs/>
                <w:color w:val="000000" w:themeColor="text1"/>
                <w:sz w:val="20"/>
                <w:szCs w:val="20"/>
              </w:rPr>
              <w:t>천만원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이하의</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과태료</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처분을</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받을</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수</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있음</w:t>
            </w:r>
            <w:r w:rsidR="00101161" w:rsidRPr="00101161">
              <w:rPr>
                <w:rFonts w:hint="eastAsia"/>
                <w:bCs/>
                <w:color w:val="000000" w:themeColor="text1"/>
                <w:sz w:val="20"/>
                <w:szCs w:val="20"/>
              </w:rPr>
              <w:t>(</w:t>
            </w:r>
            <w:r w:rsidR="00101161" w:rsidRPr="00101161">
              <w:rPr>
                <w:rFonts w:hint="eastAsia"/>
                <w:bCs/>
                <w:color w:val="000000" w:themeColor="text1"/>
                <w:sz w:val="20"/>
                <w:szCs w:val="20"/>
              </w:rPr>
              <w:t>개인정보보호법</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제</w:t>
            </w:r>
            <w:r w:rsidR="00101161" w:rsidRPr="00101161">
              <w:rPr>
                <w:rFonts w:hint="eastAsia"/>
                <w:bCs/>
                <w:color w:val="000000" w:themeColor="text1"/>
                <w:sz w:val="20"/>
                <w:szCs w:val="20"/>
              </w:rPr>
              <w:t>22</w:t>
            </w:r>
            <w:r w:rsidR="00101161" w:rsidRPr="00101161">
              <w:rPr>
                <w:rFonts w:hint="eastAsia"/>
                <w:bCs/>
                <w:color w:val="000000" w:themeColor="text1"/>
                <w:sz w:val="20"/>
                <w:szCs w:val="20"/>
              </w:rPr>
              <w:t>조</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제</w:t>
            </w:r>
            <w:r w:rsidR="00101161" w:rsidRPr="00101161">
              <w:rPr>
                <w:rFonts w:hint="eastAsia"/>
                <w:bCs/>
                <w:color w:val="000000" w:themeColor="text1"/>
                <w:sz w:val="20"/>
                <w:szCs w:val="20"/>
              </w:rPr>
              <w:t>75</w:t>
            </w:r>
            <w:r w:rsidR="00101161" w:rsidRPr="00101161">
              <w:rPr>
                <w:rFonts w:hint="eastAsia"/>
                <w:bCs/>
                <w:color w:val="000000" w:themeColor="text1"/>
                <w:sz w:val="20"/>
                <w:szCs w:val="20"/>
              </w:rPr>
              <w:t>조</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제</w:t>
            </w:r>
            <w:r w:rsidR="00101161" w:rsidRPr="00101161">
              <w:rPr>
                <w:rFonts w:hint="eastAsia"/>
                <w:bCs/>
                <w:color w:val="000000" w:themeColor="text1"/>
                <w:sz w:val="20"/>
                <w:szCs w:val="20"/>
              </w:rPr>
              <w:t>4</w:t>
            </w:r>
            <w:r w:rsidR="00101161" w:rsidRPr="00101161">
              <w:rPr>
                <w:rFonts w:hint="eastAsia"/>
                <w:bCs/>
                <w:color w:val="000000" w:themeColor="text1"/>
                <w:sz w:val="20"/>
                <w:szCs w:val="20"/>
              </w:rPr>
              <w:t>항</w:t>
            </w:r>
            <w:r w:rsidR="00101161" w:rsidRPr="00101161">
              <w:rPr>
                <w:rFonts w:hint="eastAsia"/>
                <w:bCs/>
                <w:color w:val="000000" w:themeColor="text1"/>
                <w:sz w:val="20"/>
                <w:szCs w:val="20"/>
              </w:rPr>
              <w:t xml:space="preserve">). </w:t>
            </w:r>
          </w:p>
          <w:p w14:paraId="025115E0" w14:textId="77777777" w:rsidR="00053EA7" w:rsidRDefault="00053EA7" w:rsidP="00B046C4">
            <w:pPr>
              <w:pStyle w:val="1"/>
              <w:rPr>
                <w:bCs/>
                <w:color w:val="000000" w:themeColor="text1"/>
                <w:sz w:val="20"/>
                <w:szCs w:val="20"/>
              </w:rPr>
            </w:pPr>
            <w:r>
              <w:rPr>
                <w:rFonts w:hint="eastAsia"/>
                <w:bCs/>
                <w:color w:val="000000" w:themeColor="text1"/>
                <w:sz w:val="20"/>
                <w:szCs w:val="20"/>
              </w:rPr>
              <w:t>법률에</w:t>
            </w:r>
            <w:r>
              <w:rPr>
                <w:rFonts w:hint="eastAsia"/>
                <w:bCs/>
                <w:color w:val="000000" w:themeColor="text1"/>
                <w:sz w:val="20"/>
                <w:szCs w:val="20"/>
              </w:rPr>
              <w:t xml:space="preserve"> </w:t>
            </w:r>
            <w:r>
              <w:rPr>
                <w:rFonts w:hint="eastAsia"/>
                <w:bCs/>
                <w:color w:val="000000" w:themeColor="text1"/>
                <w:sz w:val="20"/>
                <w:szCs w:val="20"/>
              </w:rPr>
              <w:t>근거한</w:t>
            </w:r>
            <w:r>
              <w:rPr>
                <w:rFonts w:hint="eastAsia"/>
                <w:bCs/>
                <w:color w:val="000000" w:themeColor="text1"/>
                <w:sz w:val="20"/>
                <w:szCs w:val="20"/>
              </w:rPr>
              <w:t xml:space="preserve"> </w:t>
            </w:r>
            <w:r>
              <w:rPr>
                <w:rFonts w:hint="eastAsia"/>
                <w:bCs/>
                <w:color w:val="000000" w:themeColor="text1"/>
                <w:sz w:val="20"/>
                <w:szCs w:val="20"/>
              </w:rPr>
              <w:t>것이</w:t>
            </w:r>
            <w:r>
              <w:rPr>
                <w:rFonts w:hint="eastAsia"/>
                <w:bCs/>
                <w:color w:val="000000" w:themeColor="text1"/>
                <w:sz w:val="20"/>
                <w:szCs w:val="20"/>
              </w:rPr>
              <w:t xml:space="preserve"> </w:t>
            </w:r>
            <w:r>
              <w:rPr>
                <w:rFonts w:hint="eastAsia"/>
                <w:bCs/>
                <w:color w:val="000000" w:themeColor="text1"/>
                <w:sz w:val="20"/>
                <w:szCs w:val="20"/>
              </w:rPr>
              <w:t>아닌</w:t>
            </w:r>
            <w:r>
              <w:rPr>
                <w:rFonts w:hint="eastAsia"/>
                <w:bCs/>
                <w:color w:val="000000" w:themeColor="text1"/>
                <w:sz w:val="20"/>
                <w:szCs w:val="20"/>
              </w:rPr>
              <w:t xml:space="preserve"> </w:t>
            </w:r>
            <w:r>
              <w:rPr>
                <w:rFonts w:hint="eastAsia"/>
                <w:bCs/>
                <w:color w:val="000000" w:themeColor="text1"/>
                <w:sz w:val="20"/>
                <w:szCs w:val="20"/>
              </w:rPr>
              <w:t>이상</w:t>
            </w:r>
            <w:r>
              <w:rPr>
                <w:rFonts w:hint="eastAsia"/>
                <w:bCs/>
                <w:color w:val="000000" w:themeColor="text1"/>
                <w:sz w:val="20"/>
                <w:szCs w:val="20"/>
              </w:rPr>
              <w:t xml:space="preserve"> </w:t>
            </w:r>
            <w:r>
              <w:rPr>
                <w:rFonts w:hint="eastAsia"/>
                <w:bCs/>
                <w:color w:val="000000" w:themeColor="text1"/>
                <w:sz w:val="20"/>
                <w:szCs w:val="20"/>
              </w:rPr>
              <w:t>고유식별정보</w:t>
            </w:r>
            <w:r>
              <w:rPr>
                <w:rFonts w:hint="eastAsia"/>
                <w:bCs/>
                <w:color w:val="000000" w:themeColor="text1"/>
                <w:sz w:val="20"/>
                <w:szCs w:val="20"/>
              </w:rPr>
              <w:t xml:space="preserve">, </w:t>
            </w:r>
            <w:r>
              <w:rPr>
                <w:rFonts w:hint="eastAsia"/>
                <w:bCs/>
                <w:color w:val="000000" w:themeColor="text1"/>
                <w:sz w:val="20"/>
                <w:szCs w:val="20"/>
              </w:rPr>
              <w:t>개인정보의</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3</w:t>
            </w:r>
            <w:r>
              <w:rPr>
                <w:rFonts w:hint="eastAsia"/>
                <w:bCs/>
                <w:color w:val="000000" w:themeColor="text1"/>
                <w:sz w:val="20"/>
                <w:szCs w:val="20"/>
              </w:rPr>
              <w:t>자제공에</w:t>
            </w:r>
            <w:r>
              <w:rPr>
                <w:rFonts w:hint="eastAsia"/>
                <w:bCs/>
                <w:color w:val="000000" w:themeColor="text1"/>
                <w:sz w:val="20"/>
                <w:szCs w:val="20"/>
              </w:rPr>
              <w:t xml:space="preserve"> </w:t>
            </w:r>
            <w:r>
              <w:rPr>
                <w:rFonts w:hint="eastAsia"/>
                <w:bCs/>
                <w:color w:val="000000" w:themeColor="text1"/>
                <w:sz w:val="20"/>
                <w:szCs w:val="20"/>
              </w:rPr>
              <w:t>대한</w:t>
            </w:r>
            <w:r>
              <w:rPr>
                <w:rFonts w:hint="eastAsia"/>
                <w:bCs/>
                <w:color w:val="000000" w:themeColor="text1"/>
                <w:sz w:val="20"/>
                <w:szCs w:val="20"/>
              </w:rPr>
              <w:t xml:space="preserve"> </w:t>
            </w:r>
            <w:r>
              <w:rPr>
                <w:rFonts w:hint="eastAsia"/>
                <w:bCs/>
                <w:color w:val="000000" w:themeColor="text1"/>
                <w:sz w:val="20"/>
                <w:szCs w:val="20"/>
              </w:rPr>
              <w:t>동의는</w:t>
            </w:r>
            <w:r>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수집</w:t>
            </w:r>
            <w:r>
              <w:rPr>
                <w:rFonts w:hint="eastAsia"/>
                <w:bCs/>
                <w:color w:val="000000" w:themeColor="text1"/>
                <w:sz w:val="20"/>
                <w:szCs w:val="20"/>
              </w:rPr>
              <w:t xml:space="preserve"> </w:t>
            </w:r>
            <w:r>
              <w:rPr>
                <w:rFonts w:hint="eastAsia"/>
                <w:bCs/>
                <w:color w:val="000000" w:themeColor="text1"/>
                <w:sz w:val="20"/>
                <w:szCs w:val="20"/>
              </w:rPr>
              <w:t>동의와는</w:t>
            </w:r>
            <w:r>
              <w:rPr>
                <w:rFonts w:hint="eastAsia"/>
                <w:bCs/>
                <w:color w:val="000000" w:themeColor="text1"/>
                <w:sz w:val="20"/>
                <w:szCs w:val="20"/>
              </w:rPr>
              <w:t xml:space="preserve"> </w:t>
            </w:r>
            <w:r>
              <w:rPr>
                <w:rFonts w:hint="eastAsia"/>
                <w:bCs/>
                <w:color w:val="000000" w:themeColor="text1"/>
                <w:sz w:val="20"/>
                <w:szCs w:val="20"/>
              </w:rPr>
              <w:t>별도로</w:t>
            </w:r>
            <w:r>
              <w:rPr>
                <w:rFonts w:hint="eastAsia"/>
                <w:bCs/>
                <w:color w:val="000000" w:themeColor="text1"/>
                <w:sz w:val="20"/>
                <w:szCs w:val="20"/>
              </w:rPr>
              <w:t xml:space="preserve"> </w:t>
            </w:r>
            <w:r>
              <w:rPr>
                <w:rFonts w:hint="eastAsia"/>
                <w:bCs/>
                <w:color w:val="000000" w:themeColor="text1"/>
                <w:sz w:val="20"/>
                <w:szCs w:val="20"/>
              </w:rPr>
              <w:t>동의를</w:t>
            </w:r>
            <w:r>
              <w:rPr>
                <w:rFonts w:hint="eastAsia"/>
                <w:bCs/>
                <w:color w:val="000000" w:themeColor="text1"/>
                <w:sz w:val="20"/>
                <w:szCs w:val="20"/>
              </w:rPr>
              <w:t xml:space="preserve"> </w:t>
            </w:r>
            <w:r>
              <w:rPr>
                <w:rFonts w:hint="eastAsia"/>
                <w:bCs/>
                <w:color w:val="000000" w:themeColor="text1"/>
                <w:sz w:val="20"/>
                <w:szCs w:val="20"/>
              </w:rPr>
              <w:t>받아야</w:t>
            </w:r>
            <w:r>
              <w:rPr>
                <w:rFonts w:hint="eastAsia"/>
                <w:bCs/>
                <w:color w:val="000000" w:themeColor="text1"/>
                <w:sz w:val="20"/>
                <w:szCs w:val="20"/>
              </w:rPr>
              <w:t xml:space="preserve"> </w:t>
            </w:r>
            <w:r>
              <w:rPr>
                <w:rFonts w:hint="eastAsia"/>
                <w:bCs/>
                <w:color w:val="000000" w:themeColor="text1"/>
                <w:sz w:val="20"/>
                <w:szCs w:val="20"/>
              </w:rPr>
              <w:t>하며</w:t>
            </w:r>
            <w:r>
              <w:rPr>
                <w:rFonts w:hint="eastAsia"/>
                <w:bCs/>
                <w:color w:val="000000" w:themeColor="text1"/>
                <w:sz w:val="20"/>
                <w:szCs w:val="20"/>
              </w:rPr>
              <w:t xml:space="preserve">, </w:t>
            </w:r>
            <w:r>
              <w:rPr>
                <w:rFonts w:hint="eastAsia"/>
                <w:bCs/>
                <w:color w:val="000000" w:themeColor="text1"/>
                <w:sz w:val="20"/>
                <w:szCs w:val="20"/>
              </w:rPr>
              <w:t>법률에</w:t>
            </w:r>
            <w:r>
              <w:rPr>
                <w:rFonts w:hint="eastAsia"/>
                <w:bCs/>
                <w:color w:val="000000" w:themeColor="text1"/>
                <w:sz w:val="20"/>
                <w:szCs w:val="20"/>
              </w:rPr>
              <w:t xml:space="preserve"> </w:t>
            </w:r>
            <w:r>
              <w:rPr>
                <w:rFonts w:hint="eastAsia"/>
                <w:bCs/>
                <w:color w:val="000000" w:themeColor="text1"/>
                <w:sz w:val="20"/>
                <w:szCs w:val="20"/>
              </w:rPr>
              <w:t>근거한</w:t>
            </w:r>
            <w:r>
              <w:rPr>
                <w:rFonts w:hint="eastAsia"/>
                <w:bCs/>
                <w:color w:val="000000" w:themeColor="text1"/>
                <w:sz w:val="20"/>
                <w:szCs w:val="20"/>
              </w:rPr>
              <w:t xml:space="preserve"> </w:t>
            </w:r>
            <w:r>
              <w:rPr>
                <w:rFonts w:hint="eastAsia"/>
                <w:bCs/>
                <w:color w:val="000000" w:themeColor="text1"/>
                <w:sz w:val="20"/>
                <w:szCs w:val="20"/>
              </w:rPr>
              <w:t>경우라고</w:t>
            </w:r>
            <w:r>
              <w:rPr>
                <w:rFonts w:hint="eastAsia"/>
                <w:bCs/>
                <w:color w:val="000000" w:themeColor="text1"/>
                <w:sz w:val="20"/>
                <w:szCs w:val="20"/>
              </w:rPr>
              <w:t xml:space="preserve"> </w:t>
            </w:r>
            <w:r>
              <w:rPr>
                <w:rFonts w:hint="eastAsia"/>
                <w:bCs/>
                <w:color w:val="000000" w:themeColor="text1"/>
                <w:sz w:val="20"/>
                <w:szCs w:val="20"/>
              </w:rPr>
              <w:t>하더라도</w:t>
            </w:r>
            <w:r>
              <w:rPr>
                <w:rFonts w:hint="eastAsia"/>
                <w:bCs/>
                <w:color w:val="000000" w:themeColor="text1"/>
                <w:sz w:val="20"/>
                <w:szCs w:val="20"/>
              </w:rPr>
              <w:t xml:space="preserve"> </w:t>
            </w:r>
            <w:r>
              <w:rPr>
                <w:rFonts w:hint="eastAsia"/>
                <w:bCs/>
                <w:color w:val="000000" w:themeColor="text1"/>
                <w:sz w:val="20"/>
                <w:szCs w:val="20"/>
              </w:rPr>
              <w:t>관련</w:t>
            </w:r>
            <w:r>
              <w:rPr>
                <w:rFonts w:hint="eastAsia"/>
                <w:bCs/>
                <w:color w:val="000000" w:themeColor="text1"/>
                <w:sz w:val="20"/>
                <w:szCs w:val="20"/>
              </w:rPr>
              <w:t xml:space="preserve"> </w:t>
            </w:r>
            <w:r>
              <w:rPr>
                <w:rFonts w:hint="eastAsia"/>
                <w:bCs/>
                <w:color w:val="000000" w:themeColor="text1"/>
                <w:sz w:val="20"/>
                <w:szCs w:val="20"/>
              </w:rPr>
              <w:t>법령과</w:t>
            </w:r>
            <w:r>
              <w:rPr>
                <w:rFonts w:hint="eastAsia"/>
                <w:bCs/>
                <w:color w:val="000000" w:themeColor="text1"/>
                <w:sz w:val="20"/>
                <w:szCs w:val="20"/>
              </w:rPr>
              <w:t xml:space="preserve"> </w:t>
            </w:r>
            <w:r>
              <w:rPr>
                <w:rFonts w:hint="eastAsia"/>
                <w:bCs/>
                <w:color w:val="000000" w:themeColor="text1"/>
                <w:sz w:val="20"/>
                <w:szCs w:val="20"/>
              </w:rPr>
              <w:t>수집</w:t>
            </w:r>
            <w:r>
              <w:rPr>
                <w:rFonts w:hint="eastAsia"/>
                <w:bCs/>
                <w:color w:val="000000" w:themeColor="text1"/>
                <w:sz w:val="20"/>
                <w:szCs w:val="20"/>
              </w:rPr>
              <w:t xml:space="preserve"> </w:t>
            </w:r>
            <w:r>
              <w:rPr>
                <w:rFonts w:hint="eastAsia"/>
                <w:bCs/>
                <w:color w:val="000000" w:themeColor="text1"/>
                <w:sz w:val="20"/>
                <w:szCs w:val="20"/>
              </w:rPr>
              <w:t>목적을</w:t>
            </w:r>
            <w:r>
              <w:rPr>
                <w:rFonts w:hint="eastAsia"/>
                <w:bCs/>
                <w:color w:val="000000" w:themeColor="text1"/>
                <w:sz w:val="20"/>
                <w:szCs w:val="20"/>
              </w:rPr>
              <w:t xml:space="preserve"> </w:t>
            </w:r>
            <w:r>
              <w:rPr>
                <w:rFonts w:hint="eastAsia"/>
                <w:bCs/>
                <w:color w:val="000000" w:themeColor="text1"/>
                <w:sz w:val="20"/>
                <w:szCs w:val="20"/>
              </w:rPr>
              <w:t>동의서</w:t>
            </w:r>
            <w:r>
              <w:rPr>
                <w:rFonts w:hint="eastAsia"/>
                <w:bCs/>
                <w:color w:val="000000" w:themeColor="text1"/>
                <w:sz w:val="20"/>
                <w:szCs w:val="20"/>
              </w:rPr>
              <w:t xml:space="preserve"> </w:t>
            </w:r>
            <w:r>
              <w:rPr>
                <w:rFonts w:hint="eastAsia"/>
                <w:bCs/>
                <w:color w:val="000000" w:themeColor="text1"/>
                <w:sz w:val="20"/>
                <w:szCs w:val="20"/>
              </w:rPr>
              <w:t>양식</w:t>
            </w:r>
            <w:r>
              <w:rPr>
                <w:rFonts w:hint="eastAsia"/>
                <w:bCs/>
                <w:color w:val="000000" w:themeColor="text1"/>
                <w:sz w:val="20"/>
                <w:szCs w:val="20"/>
              </w:rPr>
              <w:t xml:space="preserve"> </w:t>
            </w:r>
            <w:r>
              <w:rPr>
                <w:rFonts w:hint="eastAsia"/>
                <w:bCs/>
                <w:color w:val="000000" w:themeColor="text1"/>
                <w:sz w:val="20"/>
                <w:szCs w:val="20"/>
              </w:rPr>
              <w:t>내에</w:t>
            </w:r>
            <w:r>
              <w:rPr>
                <w:rFonts w:hint="eastAsia"/>
                <w:bCs/>
                <w:color w:val="000000" w:themeColor="text1"/>
                <w:sz w:val="20"/>
                <w:szCs w:val="20"/>
              </w:rPr>
              <w:t xml:space="preserve"> </w:t>
            </w:r>
            <w:r>
              <w:rPr>
                <w:rFonts w:hint="eastAsia"/>
                <w:bCs/>
                <w:color w:val="000000" w:themeColor="text1"/>
                <w:sz w:val="20"/>
                <w:szCs w:val="20"/>
              </w:rPr>
              <w:t>안내하여야</w:t>
            </w:r>
            <w:r>
              <w:rPr>
                <w:rFonts w:hint="eastAsia"/>
                <w:bCs/>
                <w:color w:val="000000" w:themeColor="text1"/>
                <w:sz w:val="20"/>
                <w:szCs w:val="20"/>
              </w:rPr>
              <w:t xml:space="preserve"> </w:t>
            </w:r>
            <w:r>
              <w:rPr>
                <w:rFonts w:hint="eastAsia"/>
                <w:bCs/>
                <w:color w:val="000000" w:themeColor="text1"/>
                <w:sz w:val="20"/>
                <w:szCs w:val="20"/>
              </w:rPr>
              <w:t>한다는</w:t>
            </w:r>
            <w:r>
              <w:rPr>
                <w:rFonts w:hint="eastAsia"/>
                <w:bCs/>
                <w:color w:val="000000" w:themeColor="text1"/>
                <w:sz w:val="20"/>
                <w:szCs w:val="20"/>
              </w:rPr>
              <w:t xml:space="preserve"> </w:t>
            </w:r>
            <w:r>
              <w:rPr>
                <w:rFonts w:hint="eastAsia"/>
                <w:bCs/>
                <w:color w:val="000000" w:themeColor="text1"/>
                <w:sz w:val="20"/>
                <w:szCs w:val="20"/>
              </w:rPr>
              <w:t>것이</w:t>
            </w:r>
            <w:r>
              <w:rPr>
                <w:rFonts w:hint="eastAsia"/>
                <w:bCs/>
                <w:color w:val="000000" w:themeColor="text1"/>
                <w:sz w:val="20"/>
                <w:szCs w:val="20"/>
              </w:rPr>
              <w:t xml:space="preserve"> </w:t>
            </w:r>
            <w:r>
              <w:rPr>
                <w:rFonts w:hint="eastAsia"/>
                <w:bCs/>
                <w:color w:val="000000" w:themeColor="text1"/>
                <w:sz w:val="20"/>
                <w:szCs w:val="20"/>
              </w:rPr>
              <w:t>규제</w:t>
            </w:r>
            <w:r>
              <w:rPr>
                <w:rFonts w:hint="eastAsia"/>
                <w:bCs/>
                <w:color w:val="000000" w:themeColor="text1"/>
                <w:sz w:val="20"/>
                <w:szCs w:val="20"/>
              </w:rPr>
              <w:t xml:space="preserve"> </w:t>
            </w:r>
            <w:r>
              <w:rPr>
                <w:rFonts w:hint="eastAsia"/>
                <w:bCs/>
                <w:color w:val="000000" w:themeColor="text1"/>
                <w:sz w:val="20"/>
                <w:szCs w:val="20"/>
              </w:rPr>
              <w:t>당국의</w:t>
            </w:r>
            <w:r>
              <w:rPr>
                <w:rFonts w:hint="eastAsia"/>
                <w:bCs/>
                <w:color w:val="000000" w:themeColor="text1"/>
                <w:sz w:val="20"/>
                <w:szCs w:val="20"/>
              </w:rPr>
              <w:t xml:space="preserve"> </w:t>
            </w:r>
            <w:r>
              <w:rPr>
                <w:rFonts w:hint="eastAsia"/>
                <w:bCs/>
                <w:color w:val="000000" w:themeColor="text1"/>
                <w:sz w:val="20"/>
                <w:szCs w:val="20"/>
              </w:rPr>
              <w:t>입장임</w:t>
            </w:r>
            <w:r>
              <w:rPr>
                <w:rFonts w:hint="eastAsia"/>
                <w:bCs/>
                <w:color w:val="000000" w:themeColor="text1"/>
                <w:sz w:val="20"/>
                <w:szCs w:val="20"/>
              </w:rPr>
              <w:t xml:space="preserve">(2022. 3.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처리</w:t>
            </w:r>
            <w:r>
              <w:rPr>
                <w:rFonts w:hint="eastAsia"/>
                <w:bCs/>
                <w:color w:val="000000" w:themeColor="text1"/>
                <w:sz w:val="20"/>
                <w:szCs w:val="20"/>
              </w:rPr>
              <w:t xml:space="preserve"> </w:t>
            </w:r>
            <w:r>
              <w:rPr>
                <w:rFonts w:hint="eastAsia"/>
                <w:bCs/>
                <w:color w:val="000000" w:themeColor="text1"/>
                <w:sz w:val="20"/>
                <w:szCs w:val="20"/>
              </w:rPr>
              <w:t>동의</w:t>
            </w:r>
            <w:r>
              <w:rPr>
                <w:rFonts w:hint="eastAsia"/>
                <w:bCs/>
                <w:color w:val="000000" w:themeColor="text1"/>
                <w:sz w:val="20"/>
                <w:szCs w:val="20"/>
              </w:rPr>
              <w:t xml:space="preserve"> </w:t>
            </w:r>
            <w:r>
              <w:rPr>
                <w:rFonts w:hint="eastAsia"/>
                <w:bCs/>
                <w:color w:val="000000" w:themeColor="text1"/>
                <w:sz w:val="20"/>
                <w:szCs w:val="20"/>
              </w:rPr>
              <w:t>안내서</w:t>
            </w:r>
            <w:r>
              <w:rPr>
                <w:rFonts w:hint="eastAsia"/>
                <w:bCs/>
                <w:color w:val="000000" w:themeColor="text1"/>
                <w:sz w:val="20"/>
                <w:szCs w:val="20"/>
              </w:rPr>
              <w:t xml:space="preserve">). </w:t>
            </w:r>
          </w:p>
          <w:p w14:paraId="24201827" w14:textId="03C421C7" w:rsidR="008B3B7E" w:rsidRPr="00745CBB" w:rsidRDefault="008B3B7E" w:rsidP="00B046C4">
            <w:pPr>
              <w:pStyle w:val="1"/>
              <w:rPr>
                <w:bCs/>
                <w:color w:val="000000" w:themeColor="text1"/>
                <w:sz w:val="20"/>
                <w:szCs w:val="20"/>
              </w:rPr>
            </w:pPr>
            <w:r>
              <w:rPr>
                <w:rFonts w:hint="eastAsia"/>
                <w:bCs/>
                <w:color w:val="000000" w:themeColor="text1"/>
                <w:sz w:val="20"/>
                <w:szCs w:val="20"/>
              </w:rPr>
              <w:t>향후</w:t>
            </w:r>
            <w:r>
              <w:rPr>
                <w:rFonts w:hint="eastAsia"/>
                <w:bCs/>
                <w:color w:val="000000" w:themeColor="text1"/>
                <w:sz w:val="20"/>
                <w:szCs w:val="20"/>
              </w:rPr>
              <w:t xml:space="preserve"> </w:t>
            </w:r>
            <w:r w:rsidR="00976E7D">
              <w:rPr>
                <w:rFonts w:hint="eastAsia"/>
                <w:bCs/>
                <w:color w:val="000000" w:themeColor="text1"/>
                <w:sz w:val="20"/>
                <w:szCs w:val="20"/>
              </w:rPr>
              <w:t>근로자에</w:t>
            </w:r>
            <w:r w:rsidR="00976E7D">
              <w:rPr>
                <w:rFonts w:hint="eastAsia"/>
                <w:bCs/>
                <w:color w:val="000000" w:themeColor="text1"/>
                <w:sz w:val="20"/>
                <w:szCs w:val="20"/>
              </w:rPr>
              <w:t xml:space="preserve"> </w:t>
            </w:r>
            <w:r w:rsidR="00976E7D">
              <w:rPr>
                <w:rFonts w:hint="eastAsia"/>
                <w:bCs/>
                <w:color w:val="000000" w:themeColor="text1"/>
                <w:sz w:val="20"/>
                <w:szCs w:val="20"/>
              </w:rPr>
              <w:t>대한</w:t>
            </w:r>
            <w:r w:rsidR="00976E7D">
              <w:rPr>
                <w:rFonts w:hint="eastAsia"/>
                <w:bCs/>
                <w:color w:val="000000" w:themeColor="text1"/>
                <w:sz w:val="20"/>
                <w:szCs w:val="20"/>
              </w:rPr>
              <w:t xml:space="preserve"> </w:t>
            </w:r>
            <w:r w:rsidR="00976E7D">
              <w:rPr>
                <w:rFonts w:hint="eastAsia"/>
                <w:bCs/>
                <w:color w:val="000000" w:themeColor="text1"/>
                <w:sz w:val="20"/>
                <w:szCs w:val="20"/>
              </w:rPr>
              <w:t>개인정보</w:t>
            </w:r>
            <w:r w:rsidR="00976E7D">
              <w:rPr>
                <w:rFonts w:hint="eastAsia"/>
                <w:bCs/>
                <w:color w:val="000000" w:themeColor="text1"/>
                <w:sz w:val="20"/>
                <w:szCs w:val="20"/>
              </w:rPr>
              <w:t xml:space="preserve"> </w:t>
            </w:r>
            <w:r w:rsidR="00976E7D">
              <w:rPr>
                <w:rFonts w:hint="eastAsia"/>
                <w:bCs/>
                <w:color w:val="000000" w:themeColor="text1"/>
                <w:sz w:val="20"/>
                <w:szCs w:val="20"/>
              </w:rPr>
              <w:t>처리</w:t>
            </w:r>
            <w:r w:rsidR="00976E7D">
              <w:rPr>
                <w:rFonts w:hint="eastAsia"/>
                <w:bCs/>
                <w:color w:val="000000" w:themeColor="text1"/>
                <w:sz w:val="20"/>
                <w:szCs w:val="20"/>
              </w:rPr>
              <w:t xml:space="preserve"> </w:t>
            </w:r>
            <w:r w:rsidR="00976E7D">
              <w:rPr>
                <w:rFonts w:hint="eastAsia"/>
                <w:bCs/>
                <w:color w:val="000000" w:themeColor="text1"/>
                <w:sz w:val="20"/>
                <w:szCs w:val="20"/>
              </w:rPr>
              <w:t>동의서</w:t>
            </w:r>
            <w:r w:rsidR="00976E7D">
              <w:rPr>
                <w:rFonts w:hint="eastAsia"/>
                <w:bCs/>
                <w:color w:val="000000" w:themeColor="text1"/>
                <w:sz w:val="20"/>
                <w:szCs w:val="20"/>
              </w:rPr>
              <w:t xml:space="preserve"> </w:t>
            </w:r>
            <w:r w:rsidR="00976E7D">
              <w:rPr>
                <w:rFonts w:hint="eastAsia"/>
                <w:bCs/>
                <w:color w:val="000000" w:themeColor="text1"/>
                <w:sz w:val="20"/>
                <w:szCs w:val="20"/>
              </w:rPr>
              <w:t>양식도</w:t>
            </w:r>
            <w:r w:rsidR="00976E7D">
              <w:rPr>
                <w:rFonts w:hint="eastAsia"/>
                <w:bCs/>
                <w:color w:val="000000" w:themeColor="text1"/>
                <w:sz w:val="20"/>
                <w:szCs w:val="20"/>
              </w:rPr>
              <w:t xml:space="preserve"> </w:t>
            </w:r>
            <w:r w:rsidR="00976E7D">
              <w:rPr>
                <w:rFonts w:hint="eastAsia"/>
                <w:bCs/>
                <w:color w:val="000000" w:themeColor="text1"/>
                <w:sz w:val="20"/>
                <w:szCs w:val="20"/>
              </w:rPr>
              <w:t>문구를</w:t>
            </w:r>
            <w:r w:rsidR="00976E7D">
              <w:rPr>
                <w:rFonts w:hint="eastAsia"/>
                <w:bCs/>
                <w:color w:val="000000" w:themeColor="text1"/>
                <w:sz w:val="20"/>
                <w:szCs w:val="20"/>
              </w:rPr>
              <w:t xml:space="preserve"> </w:t>
            </w:r>
            <w:r w:rsidR="00976E7D">
              <w:rPr>
                <w:rFonts w:hint="eastAsia"/>
                <w:bCs/>
                <w:color w:val="000000" w:themeColor="text1"/>
                <w:sz w:val="20"/>
                <w:szCs w:val="20"/>
              </w:rPr>
              <w:t>정비하여</w:t>
            </w:r>
            <w:r w:rsidR="00976E7D">
              <w:rPr>
                <w:rFonts w:hint="eastAsia"/>
                <w:bCs/>
                <w:color w:val="000000" w:themeColor="text1"/>
                <w:sz w:val="20"/>
                <w:szCs w:val="20"/>
              </w:rPr>
              <w:t xml:space="preserve"> </w:t>
            </w:r>
            <w:r w:rsidR="00976E7D">
              <w:rPr>
                <w:rFonts w:hint="eastAsia"/>
                <w:bCs/>
                <w:color w:val="000000" w:themeColor="text1"/>
                <w:sz w:val="20"/>
                <w:szCs w:val="20"/>
              </w:rPr>
              <w:t>새로운</w:t>
            </w:r>
            <w:r w:rsidR="00976E7D">
              <w:rPr>
                <w:rFonts w:hint="eastAsia"/>
                <w:bCs/>
                <w:color w:val="000000" w:themeColor="text1"/>
                <w:sz w:val="20"/>
                <w:szCs w:val="20"/>
              </w:rPr>
              <w:t xml:space="preserve"> </w:t>
            </w:r>
            <w:r w:rsidR="00976E7D">
              <w:rPr>
                <w:rFonts w:hint="eastAsia"/>
                <w:bCs/>
                <w:color w:val="000000" w:themeColor="text1"/>
                <w:sz w:val="20"/>
                <w:szCs w:val="20"/>
              </w:rPr>
              <w:t>개인정보</w:t>
            </w:r>
            <w:r w:rsidR="00976E7D">
              <w:rPr>
                <w:rFonts w:hint="eastAsia"/>
                <w:bCs/>
                <w:color w:val="000000" w:themeColor="text1"/>
                <w:sz w:val="20"/>
                <w:szCs w:val="20"/>
              </w:rPr>
              <w:t xml:space="preserve"> </w:t>
            </w:r>
            <w:r w:rsidR="00976E7D">
              <w:rPr>
                <w:rFonts w:hint="eastAsia"/>
                <w:bCs/>
                <w:color w:val="000000" w:themeColor="text1"/>
                <w:sz w:val="20"/>
                <w:szCs w:val="20"/>
              </w:rPr>
              <w:t>처리</w:t>
            </w:r>
            <w:r w:rsidR="00976E7D">
              <w:rPr>
                <w:rFonts w:hint="eastAsia"/>
                <w:bCs/>
                <w:color w:val="000000" w:themeColor="text1"/>
                <w:sz w:val="20"/>
                <w:szCs w:val="20"/>
              </w:rPr>
              <w:t xml:space="preserve"> </w:t>
            </w:r>
            <w:r w:rsidRPr="009870DC">
              <w:rPr>
                <w:rFonts w:hint="eastAsia"/>
                <w:bCs/>
                <w:color w:val="000000" w:themeColor="text1"/>
                <w:sz w:val="20"/>
                <w:szCs w:val="20"/>
              </w:rPr>
              <w:t>동의를</w:t>
            </w:r>
            <w:r w:rsidRPr="009870DC">
              <w:rPr>
                <w:rFonts w:hint="eastAsia"/>
                <w:bCs/>
                <w:color w:val="000000" w:themeColor="text1"/>
                <w:sz w:val="20"/>
                <w:szCs w:val="20"/>
              </w:rPr>
              <w:t xml:space="preserve"> </w:t>
            </w:r>
            <w:r w:rsidRPr="009870DC">
              <w:rPr>
                <w:rFonts w:hint="eastAsia"/>
                <w:bCs/>
                <w:color w:val="000000" w:themeColor="text1"/>
                <w:sz w:val="20"/>
                <w:szCs w:val="20"/>
              </w:rPr>
              <w:t>받는</w:t>
            </w:r>
            <w:r w:rsidRPr="009870DC">
              <w:rPr>
                <w:rFonts w:hint="eastAsia"/>
                <w:bCs/>
                <w:color w:val="000000" w:themeColor="text1"/>
                <w:sz w:val="20"/>
                <w:szCs w:val="20"/>
              </w:rPr>
              <w:t xml:space="preserve"> </w:t>
            </w:r>
            <w:r w:rsidRPr="009870DC">
              <w:rPr>
                <w:rFonts w:hint="eastAsia"/>
                <w:bCs/>
                <w:color w:val="000000" w:themeColor="text1"/>
                <w:sz w:val="20"/>
                <w:szCs w:val="20"/>
              </w:rPr>
              <w:t>방안을</w:t>
            </w:r>
            <w:r w:rsidRPr="009870DC">
              <w:rPr>
                <w:rFonts w:hint="eastAsia"/>
                <w:bCs/>
                <w:color w:val="000000" w:themeColor="text1"/>
                <w:sz w:val="20"/>
                <w:szCs w:val="20"/>
              </w:rPr>
              <w:t xml:space="preserve"> </w:t>
            </w:r>
            <w:r w:rsidRPr="009870DC">
              <w:rPr>
                <w:rFonts w:hint="eastAsia"/>
                <w:bCs/>
                <w:color w:val="000000" w:themeColor="text1"/>
                <w:sz w:val="20"/>
                <w:szCs w:val="20"/>
              </w:rPr>
              <w:t>고려할</w:t>
            </w:r>
            <w:r w:rsidRPr="009870DC">
              <w:rPr>
                <w:rFonts w:hint="eastAsia"/>
                <w:bCs/>
                <w:color w:val="000000" w:themeColor="text1"/>
                <w:sz w:val="20"/>
                <w:szCs w:val="20"/>
              </w:rPr>
              <w:t xml:space="preserve"> </w:t>
            </w:r>
            <w:r w:rsidRPr="009870DC">
              <w:rPr>
                <w:rFonts w:hint="eastAsia"/>
                <w:bCs/>
                <w:color w:val="000000" w:themeColor="text1"/>
                <w:sz w:val="20"/>
                <w:szCs w:val="20"/>
              </w:rPr>
              <w:t>필요가</w:t>
            </w:r>
            <w:r w:rsidRPr="009870DC">
              <w:rPr>
                <w:rFonts w:hint="eastAsia"/>
                <w:bCs/>
                <w:color w:val="000000" w:themeColor="text1"/>
                <w:sz w:val="20"/>
                <w:szCs w:val="20"/>
              </w:rPr>
              <w:t xml:space="preserve"> </w:t>
            </w:r>
            <w:r w:rsidRPr="009870DC">
              <w:rPr>
                <w:rFonts w:hint="eastAsia"/>
                <w:bCs/>
                <w:color w:val="000000" w:themeColor="text1"/>
                <w:sz w:val="20"/>
                <w:szCs w:val="20"/>
              </w:rPr>
              <w:t>있음</w:t>
            </w:r>
            <w:r w:rsidRPr="009870DC">
              <w:rPr>
                <w:rFonts w:hint="eastAsia"/>
                <w:bCs/>
                <w:color w:val="000000" w:themeColor="text1"/>
                <w:sz w:val="20"/>
                <w:szCs w:val="20"/>
              </w:rPr>
              <w:t>.</w:t>
            </w:r>
          </w:p>
        </w:tc>
      </w:tr>
    </w:tbl>
    <w:p w14:paraId="4FB67DC4" w14:textId="77777777" w:rsidR="004C50BA" w:rsidRPr="00C65EAA" w:rsidRDefault="004C50BA" w:rsidP="002F76A3">
      <w:pPr>
        <w:wordWrap w:val="0"/>
        <w:autoSpaceDE w:val="0"/>
        <w:autoSpaceDN w:val="0"/>
        <w:spacing w:line="360" w:lineRule="exact"/>
        <w:rPr>
          <w:color w:val="000000" w:themeColor="text1"/>
          <w:kern w:val="2"/>
        </w:rPr>
      </w:pPr>
    </w:p>
    <w:p w14:paraId="20724B30" w14:textId="0762BA21" w:rsidR="004A4A96" w:rsidRPr="00FF1018" w:rsidRDefault="000102CB" w:rsidP="002F76A3">
      <w:pPr>
        <w:wordWrap w:val="0"/>
        <w:autoSpaceDE w:val="0"/>
        <w:autoSpaceDN w:val="0"/>
        <w:spacing w:line="360" w:lineRule="exact"/>
        <w:jc w:val="center"/>
        <w:rPr>
          <w:color w:val="000000" w:themeColor="text1"/>
          <w:kern w:val="2"/>
          <w:sz w:val="24"/>
          <w:szCs w:val="23"/>
        </w:rPr>
      </w:pPr>
      <w:r w:rsidRPr="00FF1018">
        <w:rPr>
          <w:color w:val="000000" w:themeColor="text1"/>
          <w:kern w:val="2"/>
          <w:sz w:val="24"/>
          <w:szCs w:val="23"/>
        </w:rPr>
        <w:t>*  *  *</w:t>
      </w:r>
      <w:r w:rsidR="004C50BA" w:rsidRPr="00FF1018">
        <w:rPr>
          <w:color w:val="000000" w:themeColor="text1"/>
          <w:kern w:val="2"/>
          <w:sz w:val="24"/>
          <w:szCs w:val="23"/>
        </w:rPr>
        <w:t xml:space="preserve">  *  *</w:t>
      </w:r>
    </w:p>
    <w:sectPr w:rsidR="004A4A96" w:rsidRPr="00FF1018" w:rsidSect="00955F2A">
      <w:headerReference w:type="even" r:id="rId10"/>
      <w:headerReference w:type="default" r:id="rId11"/>
      <w:footerReference w:type="even" r:id="rId12"/>
      <w:footerReference w:type="default" r:id="rId13"/>
      <w:headerReference w:type="first" r:id="rId14"/>
      <w:footerReference w:type="first" r:id="rId15"/>
      <w:pgSz w:w="16834" w:h="11909" w:orient="landscape" w:code="9"/>
      <w:pgMar w:top="1134" w:right="1418" w:bottom="1134" w:left="1418"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618C0" w14:textId="77777777" w:rsidR="004126B9" w:rsidRDefault="004126B9" w:rsidP="00737A81">
      <w:pPr>
        <w:spacing w:line="240" w:lineRule="auto"/>
      </w:pPr>
      <w:r>
        <w:separator/>
      </w:r>
    </w:p>
  </w:endnote>
  <w:endnote w:type="continuationSeparator" w:id="0">
    <w:p w14:paraId="6A087E5B" w14:textId="77777777" w:rsidR="004126B9" w:rsidRDefault="004126B9" w:rsidP="00737A81">
      <w:pPr>
        <w:spacing w:line="240" w:lineRule="auto"/>
      </w:pPr>
      <w:r>
        <w:continuationSeparator/>
      </w:r>
    </w:p>
  </w:endnote>
  <w:endnote w:type="continuationNotice" w:id="1">
    <w:p w14:paraId="6AA21AD1" w14:textId="77777777" w:rsidR="004126B9" w:rsidRDefault="004126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C STKaiti">
    <w:altName w:val="Microsoft YaHei"/>
    <w:charset w:val="86"/>
    <w:family w:val="auto"/>
    <w:pitch w:val="variable"/>
    <w:sig w:usb0="00000000"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1E312" w14:textId="77777777" w:rsidR="00AA7691" w:rsidRDefault="00AA769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583B5953" w14:textId="07072ECC" w:rsidR="006E793D" w:rsidRPr="00101B50" w:rsidRDefault="006E793D" w:rsidP="00101B50">
            <w:pPr>
              <w:pStyle w:val="a9"/>
              <w:spacing w:before="240" w:line="240" w:lineRule="auto"/>
              <w:jc w:val="right"/>
              <w:rPr>
                <w:sz w:val="22"/>
                <w:szCs w:val="22"/>
              </w:rPr>
            </w:pPr>
            <w:r w:rsidRPr="00101B50">
              <w:rPr>
                <w:bCs/>
                <w:sz w:val="22"/>
                <w:szCs w:val="22"/>
              </w:rPr>
              <w:fldChar w:fldCharType="begin"/>
            </w:r>
            <w:r w:rsidRPr="00101B50">
              <w:rPr>
                <w:bCs/>
                <w:sz w:val="22"/>
                <w:szCs w:val="22"/>
              </w:rPr>
              <w:instrText>PAGE</w:instrText>
            </w:r>
            <w:r w:rsidRPr="00101B50">
              <w:rPr>
                <w:bCs/>
                <w:sz w:val="22"/>
                <w:szCs w:val="22"/>
              </w:rPr>
              <w:fldChar w:fldCharType="separate"/>
            </w:r>
            <w:r w:rsidR="003F07E6">
              <w:rPr>
                <w:bCs/>
                <w:noProof/>
                <w:sz w:val="22"/>
                <w:szCs w:val="22"/>
              </w:rPr>
              <w:t>2</w:t>
            </w:r>
            <w:r w:rsidRPr="00101B50">
              <w:rPr>
                <w:bCs/>
                <w:sz w:val="22"/>
                <w:szCs w:val="22"/>
              </w:rPr>
              <w:fldChar w:fldCharType="end"/>
            </w:r>
            <w:r w:rsidRPr="00101B50">
              <w:rPr>
                <w:sz w:val="22"/>
                <w:szCs w:val="22"/>
                <w:lang w:val="ko-KR"/>
              </w:rPr>
              <w:t xml:space="preserve"> / </w:t>
            </w:r>
            <w:r w:rsidRPr="00101B50">
              <w:rPr>
                <w:bCs/>
                <w:sz w:val="22"/>
                <w:szCs w:val="22"/>
              </w:rPr>
              <w:fldChar w:fldCharType="begin"/>
            </w:r>
            <w:r w:rsidRPr="00101B50">
              <w:rPr>
                <w:bCs/>
                <w:sz w:val="22"/>
                <w:szCs w:val="22"/>
              </w:rPr>
              <w:instrText>NUMPAGES</w:instrText>
            </w:r>
            <w:r w:rsidRPr="00101B50">
              <w:rPr>
                <w:bCs/>
                <w:sz w:val="22"/>
                <w:szCs w:val="22"/>
              </w:rPr>
              <w:fldChar w:fldCharType="separate"/>
            </w:r>
            <w:r w:rsidR="003F07E6">
              <w:rPr>
                <w:bCs/>
                <w:noProof/>
                <w:sz w:val="22"/>
                <w:szCs w:val="22"/>
              </w:rPr>
              <w:t>56</w:t>
            </w:r>
            <w:r w:rsidRPr="00101B50">
              <w:rPr>
                <w:bCs/>
                <w:sz w:val="22"/>
                <w:szCs w:val="22"/>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5707B" w14:textId="77777777" w:rsidR="00AA7691" w:rsidRDefault="00AA769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036EF" w14:textId="77777777" w:rsidR="004126B9" w:rsidRDefault="004126B9" w:rsidP="00737A81">
      <w:pPr>
        <w:spacing w:line="240" w:lineRule="auto"/>
      </w:pPr>
    </w:p>
    <w:p w14:paraId="64786390" w14:textId="77777777" w:rsidR="004126B9" w:rsidRDefault="004126B9" w:rsidP="00737A81">
      <w:pPr>
        <w:spacing w:line="240" w:lineRule="auto"/>
      </w:pPr>
      <w:r>
        <w:separator/>
      </w:r>
    </w:p>
  </w:footnote>
  <w:footnote w:type="continuationSeparator" w:id="0">
    <w:p w14:paraId="337F9B19" w14:textId="77777777" w:rsidR="004126B9" w:rsidRDefault="004126B9" w:rsidP="00E91B22">
      <w:pPr>
        <w:spacing w:line="240" w:lineRule="auto"/>
      </w:pPr>
    </w:p>
    <w:p w14:paraId="416DEFB7" w14:textId="77777777" w:rsidR="004126B9" w:rsidRDefault="004126B9" w:rsidP="00E91B22">
      <w:pPr>
        <w:spacing w:line="240" w:lineRule="auto"/>
      </w:pPr>
      <w:r>
        <w:separator/>
      </w:r>
    </w:p>
  </w:footnote>
  <w:footnote w:type="continuationNotice" w:id="1">
    <w:p w14:paraId="4B07E5CD" w14:textId="77777777" w:rsidR="004126B9" w:rsidRDefault="004126B9">
      <w:pPr>
        <w:spacing w:line="240" w:lineRule="auto"/>
      </w:pPr>
    </w:p>
  </w:footnote>
  <w:footnote w:id="2">
    <w:p w14:paraId="779C2B80" w14:textId="7441B3AB" w:rsidR="001D3938" w:rsidRDefault="001D3938" w:rsidP="00684D43">
      <w:pPr>
        <w:pStyle w:val="ad"/>
        <w:wordWrap w:val="0"/>
        <w:autoSpaceDE w:val="0"/>
        <w:autoSpaceDN w:val="0"/>
        <w:jc w:val="both"/>
      </w:pPr>
      <w:r>
        <w:rPr>
          <w:rStyle w:val="ae"/>
        </w:rPr>
        <w:footnoteRef/>
      </w:r>
      <w:r>
        <w:t xml:space="preserve"> </w:t>
      </w:r>
      <w:r>
        <w:rPr>
          <w:rFonts w:hint="eastAsia"/>
        </w:rPr>
        <w:t>퍼스트스텝</w:t>
      </w:r>
      <w:r>
        <w:rPr>
          <w:rFonts w:hint="eastAsia"/>
        </w:rPr>
        <w:t xml:space="preserve"> </w:t>
      </w:r>
      <w:r>
        <w:rPr>
          <w:rFonts w:hint="eastAsia"/>
        </w:rPr>
        <w:t>제</w:t>
      </w:r>
      <w:r>
        <w:rPr>
          <w:rFonts w:hint="eastAsia"/>
        </w:rPr>
        <w:t>4</w:t>
      </w:r>
      <w:r>
        <w:rPr>
          <w:rFonts w:hint="eastAsia"/>
        </w:rPr>
        <w:t>호</w:t>
      </w:r>
      <w:r>
        <w:rPr>
          <w:rFonts w:hint="eastAsia"/>
        </w:rPr>
        <w:t xml:space="preserve"> </w:t>
      </w:r>
      <w:r>
        <w:rPr>
          <w:rFonts w:hint="eastAsia"/>
        </w:rPr>
        <w:t>조합은</w:t>
      </w:r>
      <w:r>
        <w:rPr>
          <w:rFonts w:hint="eastAsia"/>
        </w:rPr>
        <w:t xml:space="preserve"> 2024</w:t>
      </w:r>
      <w:r>
        <w:rPr>
          <w:rFonts w:hint="eastAsia"/>
        </w:rPr>
        <w:t>년</w:t>
      </w:r>
      <w:r>
        <w:rPr>
          <w:rFonts w:hint="eastAsia"/>
        </w:rPr>
        <w:t xml:space="preserve"> 5</w:t>
      </w:r>
      <w:r>
        <w:rPr>
          <w:rFonts w:hint="eastAsia"/>
        </w:rPr>
        <w:t>월</w:t>
      </w:r>
      <w:r>
        <w:rPr>
          <w:rFonts w:hint="eastAsia"/>
        </w:rPr>
        <w:t xml:space="preserve"> 20</w:t>
      </w:r>
      <w:r>
        <w:rPr>
          <w:rFonts w:hint="eastAsia"/>
        </w:rPr>
        <w:t>일에</w:t>
      </w:r>
      <w:r>
        <w:rPr>
          <w:rFonts w:hint="eastAsia"/>
        </w:rPr>
        <w:t xml:space="preserve"> </w:t>
      </w:r>
      <w:r>
        <w:rPr>
          <w:rFonts w:hint="eastAsia"/>
        </w:rPr>
        <w:t>보유</w:t>
      </w:r>
      <w:r>
        <w:rPr>
          <w:rFonts w:hint="eastAsia"/>
        </w:rPr>
        <w:t xml:space="preserve"> </w:t>
      </w:r>
      <w:r>
        <w:rPr>
          <w:rFonts w:hint="eastAsia"/>
        </w:rPr>
        <w:t>중인</w:t>
      </w:r>
      <w:r>
        <w:rPr>
          <w:rFonts w:hint="eastAsia"/>
        </w:rPr>
        <w:t xml:space="preserve"> CB</w:t>
      </w:r>
      <w:r>
        <w:rPr>
          <w:rFonts w:hint="eastAsia"/>
        </w:rPr>
        <w:t>의</w:t>
      </w:r>
      <w:r>
        <w:rPr>
          <w:rFonts w:hint="eastAsia"/>
        </w:rPr>
        <w:t xml:space="preserve"> </w:t>
      </w:r>
      <w:r>
        <w:rPr>
          <w:rFonts w:hint="eastAsia"/>
        </w:rPr>
        <w:t>전환권을</w:t>
      </w:r>
      <w:r>
        <w:rPr>
          <w:rFonts w:hint="eastAsia"/>
        </w:rPr>
        <w:t xml:space="preserve"> </w:t>
      </w:r>
      <w:r>
        <w:rPr>
          <w:rFonts w:hint="eastAsia"/>
        </w:rPr>
        <w:t>행사하여</w:t>
      </w:r>
      <w:r>
        <w:rPr>
          <w:rFonts w:hint="eastAsia"/>
        </w:rPr>
        <w:t xml:space="preserve"> </w:t>
      </w:r>
      <w:r>
        <w:rPr>
          <w:rFonts w:hint="eastAsia"/>
        </w:rPr>
        <w:t>보통주로</w:t>
      </w:r>
      <w:r>
        <w:rPr>
          <w:rFonts w:hint="eastAsia"/>
        </w:rPr>
        <w:t xml:space="preserve"> </w:t>
      </w:r>
      <w:r>
        <w:rPr>
          <w:rFonts w:hint="eastAsia"/>
        </w:rPr>
        <w:t>전환하였고</w:t>
      </w:r>
      <w:r>
        <w:rPr>
          <w:rFonts w:hint="eastAsia"/>
        </w:rPr>
        <w:t xml:space="preserve">, </w:t>
      </w:r>
      <w:r>
        <w:rPr>
          <w:rFonts w:hint="eastAsia"/>
        </w:rPr>
        <w:t>현재는</w:t>
      </w:r>
      <w:r>
        <w:rPr>
          <w:rFonts w:hint="eastAsia"/>
        </w:rPr>
        <w:t xml:space="preserve"> </w:t>
      </w:r>
      <w:r>
        <w:rPr>
          <w:rFonts w:hint="eastAsia"/>
        </w:rPr>
        <w:t>보통주의</w:t>
      </w:r>
      <w:r>
        <w:rPr>
          <w:rFonts w:hint="eastAsia"/>
        </w:rPr>
        <w:t xml:space="preserve"> </w:t>
      </w:r>
      <w:r>
        <w:rPr>
          <w:rFonts w:hint="eastAsia"/>
        </w:rPr>
        <w:t>주주인</w:t>
      </w:r>
      <w:r>
        <w:rPr>
          <w:rFonts w:hint="eastAsia"/>
        </w:rPr>
        <w:t xml:space="preserve"> </w:t>
      </w:r>
      <w:r>
        <w:rPr>
          <w:rFonts w:hint="eastAsia"/>
        </w:rPr>
        <w:t>것으로</w:t>
      </w:r>
      <w:r>
        <w:rPr>
          <w:rFonts w:hint="eastAsia"/>
        </w:rPr>
        <w:t xml:space="preserve"> </w:t>
      </w:r>
      <w:r>
        <w:rPr>
          <w:rFonts w:hint="eastAsia"/>
        </w:rPr>
        <w:t>확인됨</w:t>
      </w:r>
      <w:r>
        <w:rPr>
          <w:rFonts w:hint="eastAsia"/>
        </w:rPr>
        <w:t xml:space="preserve">. </w:t>
      </w:r>
    </w:p>
  </w:footnote>
  <w:footnote w:id="3">
    <w:p w14:paraId="59F27D09" w14:textId="2EE0EB04" w:rsidR="006906E0" w:rsidRPr="006906E0" w:rsidRDefault="006906E0">
      <w:pPr>
        <w:pStyle w:val="ad"/>
      </w:pPr>
      <w:r>
        <w:rPr>
          <w:rStyle w:val="ae"/>
        </w:rPr>
        <w:footnoteRef/>
      </w:r>
      <w:r>
        <w:t xml:space="preserve"> </w:t>
      </w:r>
      <w:r>
        <w:rPr>
          <w:rFonts w:hint="eastAsia"/>
        </w:rPr>
        <w:t>기업은행</w:t>
      </w:r>
      <w:r>
        <w:rPr>
          <w:rFonts w:hint="eastAsia"/>
        </w:rPr>
        <w:t xml:space="preserve">, </w:t>
      </w:r>
      <w:r>
        <w:rPr>
          <w:rFonts w:hint="eastAsia"/>
        </w:rPr>
        <w:t>씨엔티테크</w:t>
      </w:r>
      <w:r>
        <w:rPr>
          <w:rFonts w:hint="eastAsia"/>
        </w:rPr>
        <w:t xml:space="preserve">, </w:t>
      </w:r>
      <w:r>
        <w:rPr>
          <w:rFonts w:hint="eastAsia"/>
        </w:rPr>
        <w:t>경동인베스트</w:t>
      </w:r>
    </w:p>
  </w:footnote>
  <w:footnote w:id="4">
    <w:p w14:paraId="27584D46" w14:textId="413177C0" w:rsidR="0087252F" w:rsidRDefault="0087252F" w:rsidP="00684D43">
      <w:pPr>
        <w:pStyle w:val="ad"/>
        <w:wordWrap w:val="0"/>
        <w:autoSpaceDE w:val="0"/>
        <w:autoSpaceDN w:val="0"/>
        <w:jc w:val="both"/>
      </w:pPr>
      <w:r>
        <w:rPr>
          <w:rStyle w:val="ae"/>
        </w:rPr>
        <w:footnoteRef/>
      </w:r>
      <w:r>
        <w:t xml:space="preserve"> </w:t>
      </w:r>
      <w:r>
        <w:rPr>
          <w:rFonts w:hint="eastAsia"/>
        </w:rPr>
        <w:t>2021</w:t>
      </w:r>
      <w:r>
        <w:rPr>
          <w:rFonts w:hint="eastAsia"/>
        </w:rPr>
        <w:t>년</w:t>
      </w:r>
      <w:r>
        <w:rPr>
          <w:rFonts w:hint="eastAsia"/>
        </w:rPr>
        <w:t xml:space="preserve"> 4</w:t>
      </w:r>
      <w:r>
        <w:rPr>
          <w:rFonts w:hint="eastAsia"/>
        </w:rPr>
        <w:t>월</w:t>
      </w:r>
      <w:r w:rsidR="003615E3">
        <w:rPr>
          <w:rFonts w:hint="eastAsia"/>
        </w:rPr>
        <w:t xml:space="preserve"> 9</w:t>
      </w:r>
      <w:r w:rsidR="003615E3">
        <w:rPr>
          <w:rFonts w:hint="eastAsia"/>
        </w:rPr>
        <w:t>일에는</w:t>
      </w:r>
      <w:r>
        <w:rPr>
          <w:rFonts w:hint="eastAsia"/>
        </w:rPr>
        <w:t xml:space="preserve"> </w:t>
      </w:r>
      <w:r w:rsidRPr="0087252F">
        <w:rPr>
          <w:rFonts w:hint="eastAsia"/>
        </w:rPr>
        <w:t>경동인베스트</w:t>
      </w:r>
      <w:r w:rsidR="003615E3">
        <w:rPr>
          <w:rFonts w:hint="eastAsia"/>
        </w:rPr>
        <w:t>에게</w:t>
      </w:r>
      <w:r w:rsidR="003615E3">
        <w:rPr>
          <w:rFonts w:hint="eastAsia"/>
        </w:rPr>
        <w:t xml:space="preserve"> </w:t>
      </w:r>
      <w:r w:rsidR="003615E3">
        <w:rPr>
          <w:rFonts w:hint="eastAsia"/>
        </w:rPr>
        <w:t>보통주식</w:t>
      </w:r>
      <w:r w:rsidR="003615E3">
        <w:rPr>
          <w:rFonts w:hint="eastAsia"/>
        </w:rPr>
        <w:t xml:space="preserve"> 1</w:t>
      </w:r>
      <w:r w:rsidR="003615E3">
        <w:rPr>
          <w:rFonts w:hint="eastAsia"/>
        </w:rPr>
        <w:t>주당</w:t>
      </w:r>
      <w:r w:rsidRPr="0087252F">
        <w:rPr>
          <w:rFonts w:hint="eastAsia"/>
        </w:rPr>
        <w:t xml:space="preserve"> 222,890</w:t>
      </w:r>
      <w:r w:rsidRPr="0087252F">
        <w:rPr>
          <w:rFonts w:hint="eastAsia"/>
        </w:rPr>
        <w:t>원</w:t>
      </w:r>
      <w:r w:rsidR="003615E3">
        <w:rPr>
          <w:rFonts w:hint="eastAsia"/>
        </w:rPr>
        <w:t>으로</w:t>
      </w:r>
      <w:r w:rsidR="003615E3">
        <w:rPr>
          <w:rFonts w:hint="eastAsia"/>
        </w:rPr>
        <w:t xml:space="preserve"> </w:t>
      </w:r>
      <w:r w:rsidR="003615E3">
        <w:rPr>
          <w:rFonts w:hint="eastAsia"/>
        </w:rPr>
        <w:t>신주를</w:t>
      </w:r>
      <w:r w:rsidR="003615E3">
        <w:rPr>
          <w:rFonts w:hint="eastAsia"/>
        </w:rPr>
        <w:t xml:space="preserve"> </w:t>
      </w:r>
      <w:r w:rsidR="003615E3">
        <w:rPr>
          <w:rFonts w:hint="eastAsia"/>
        </w:rPr>
        <w:t>발행하였고</w:t>
      </w:r>
      <w:r w:rsidR="003615E3">
        <w:rPr>
          <w:rFonts w:hint="eastAsia"/>
        </w:rPr>
        <w:t>,</w:t>
      </w:r>
      <w:r w:rsidRPr="0087252F">
        <w:rPr>
          <w:rFonts w:hint="eastAsia"/>
        </w:rPr>
        <w:t xml:space="preserve"> </w:t>
      </w:r>
      <w:r>
        <w:rPr>
          <w:rFonts w:hint="eastAsia"/>
        </w:rPr>
        <w:t>비록</w:t>
      </w:r>
      <w:r>
        <w:rPr>
          <w:rFonts w:hint="eastAsia"/>
        </w:rPr>
        <w:t xml:space="preserve"> CPS</w:t>
      </w:r>
      <w:r>
        <w:rPr>
          <w:rFonts w:hint="eastAsia"/>
        </w:rPr>
        <w:t>이기는</w:t>
      </w:r>
      <w:r>
        <w:rPr>
          <w:rFonts w:hint="eastAsia"/>
        </w:rPr>
        <w:t xml:space="preserve"> </w:t>
      </w:r>
      <w:r>
        <w:rPr>
          <w:rFonts w:hint="eastAsia"/>
        </w:rPr>
        <w:t>하나</w:t>
      </w:r>
      <w:r>
        <w:rPr>
          <w:rFonts w:hint="eastAsia"/>
        </w:rPr>
        <w:t xml:space="preserve"> 2021</w:t>
      </w:r>
      <w:r>
        <w:rPr>
          <w:rFonts w:hint="eastAsia"/>
        </w:rPr>
        <w:t>년</w:t>
      </w:r>
      <w:r>
        <w:rPr>
          <w:rFonts w:hint="eastAsia"/>
        </w:rPr>
        <w:t xml:space="preserve"> 12</w:t>
      </w:r>
      <w:r>
        <w:rPr>
          <w:rFonts w:hint="eastAsia"/>
        </w:rPr>
        <w:t>월</w:t>
      </w:r>
      <w:r>
        <w:rPr>
          <w:rFonts w:hint="eastAsia"/>
        </w:rPr>
        <w:t xml:space="preserve"> 8</w:t>
      </w:r>
      <w:r>
        <w:rPr>
          <w:rFonts w:hint="eastAsia"/>
        </w:rPr>
        <w:t>일에는</w:t>
      </w:r>
      <w:r>
        <w:rPr>
          <w:rFonts w:hint="eastAsia"/>
        </w:rPr>
        <w:t xml:space="preserve"> </w:t>
      </w:r>
      <w:r w:rsidRPr="0087252F">
        <w:rPr>
          <w:rFonts w:hint="eastAsia"/>
        </w:rPr>
        <w:t>에스알글로벌그로스</w:t>
      </w:r>
      <w:r w:rsidRPr="0087252F">
        <w:rPr>
          <w:rFonts w:hint="eastAsia"/>
        </w:rPr>
        <w:t xml:space="preserve"> </w:t>
      </w:r>
      <w:r w:rsidRPr="0087252F">
        <w:rPr>
          <w:rFonts w:hint="eastAsia"/>
        </w:rPr>
        <w:t>투자조합</w:t>
      </w:r>
      <w:r w:rsidRPr="0087252F">
        <w:rPr>
          <w:rFonts w:hint="eastAsia"/>
        </w:rPr>
        <w:t xml:space="preserve"> 8</w:t>
      </w:r>
      <w:r w:rsidRPr="0087252F">
        <w:rPr>
          <w:rFonts w:hint="eastAsia"/>
        </w:rPr>
        <w:t>호</w:t>
      </w:r>
      <w:r>
        <w:rPr>
          <w:rFonts w:hint="eastAsia"/>
        </w:rPr>
        <w:t>에게</w:t>
      </w:r>
      <w:r w:rsidRPr="0087252F">
        <w:rPr>
          <w:rFonts w:hint="eastAsia"/>
        </w:rPr>
        <w:t xml:space="preserve"> </w:t>
      </w:r>
      <w:r>
        <w:rPr>
          <w:rFonts w:hint="eastAsia"/>
        </w:rPr>
        <w:t>1</w:t>
      </w:r>
      <w:r>
        <w:rPr>
          <w:rFonts w:hint="eastAsia"/>
        </w:rPr>
        <w:t>주당</w:t>
      </w:r>
      <w:r>
        <w:rPr>
          <w:rFonts w:hint="eastAsia"/>
        </w:rPr>
        <w:t xml:space="preserve"> </w:t>
      </w:r>
      <w:r w:rsidRPr="0087252F">
        <w:rPr>
          <w:rFonts w:hint="eastAsia"/>
        </w:rPr>
        <w:t>446,063</w:t>
      </w:r>
      <w:r w:rsidRPr="0087252F">
        <w:rPr>
          <w:rFonts w:hint="eastAsia"/>
        </w:rPr>
        <w:t>원</w:t>
      </w:r>
      <w:r>
        <w:rPr>
          <w:rFonts w:hint="eastAsia"/>
        </w:rPr>
        <w:t>으로</w:t>
      </w:r>
      <w:r>
        <w:rPr>
          <w:rFonts w:hint="eastAsia"/>
        </w:rPr>
        <w:t xml:space="preserve"> </w:t>
      </w:r>
      <w:r>
        <w:rPr>
          <w:rFonts w:hint="eastAsia"/>
        </w:rPr>
        <w:t>신주를</w:t>
      </w:r>
      <w:r>
        <w:rPr>
          <w:rFonts w:hint="eastAsia"/>
        </w:rPr>
        <w:t xml:space="preserve"> </w:t>
      </w:r>
      <w:r>
        <w:rPr>
          <w:rFonts w:hint="eastAsia"/>
        </w:rPr>
        <w:t>발행하였음</w:t>
      </w:r>
      <w:r>
        <w:rPr>
          <w:rFonts w:hint="eastAsia"/>
        </w:rPr>
        <w:t>.</w:t>
      </w:r>
    </w:p>
  </w:footnote>
  <w:footnote w:id="5">
    <w:p w14:paraId="5C130966" w14:textId="77777777" w:rsidR="00A07B7D" w:rsidRDefault="00A07B7D" w:rsidP="00684D43">
      <w:pPr>
        <w:pStyle w:val="ad"/>
        <w:wordWrap w:val="0"/>
        <w:autoSpaceDE w:val="0"/>
        <w:autoSpaceDN w:val="0"/>
        <w:jc w:val="both"/>
      </w:pPr>
      <w:r>
        <w:rPr>
          <w:rStyle w:val="ae"/>
        </w:rPr>
        <w:footnoteRef/>
      </w:r>
      <w:r>
        <w:t xml:space="preserve"> </w:t>
      </w:r>
      <w:r>
        <w:rPr>
          <w:rFonts w:hint="eastAsia"/>
        </w:rPr>
        <w:t>퍼스트스텝</w:t>
      </w:r>
      <w:r>
        <w:rPr>
          <w:rFonts w:hint="eastAsia"/>
        </w:rPr>
        <w:t xml:space="preserve"> </w:t>
      </w:r>
      <w:r>
        <w:rPr>
          <w:rFonts w:hint="eastAsia"/>
        </w:rPr>
        <w:t>제</w:t>
      </w:r>
      <w:r>
        <w:rPr>
          <w:rFonts w:hint="eastAsia"/>
        </w:rPr>
        <w:t>4</w:t>
      </w:r>
      <w:r>
        <w:rPr>
          <w:rFonts w:hint="eastAsia"/>
        </w:rPr>
        <w:t>호</w:t>
      </w:r>
      <w:r>
        <w:rPr>
          <w:rFonts w:hint="eastAsia"/>
        </w:rPr>
        <w:t xml:space="preserve"> </w:t>
      </w:r>
      <w:r>
        <w:rPr>
          <w:rFonts w:hint="eastAsia"/>
        </w:rPr>
        <w:t>조합은</w:t>
      </w:r>
      <w:r>
        <w:rPr>
          <w:rFonts w:hint="eastAsia"/>
        </w:rPr>
        <w:t xml:space="preserve"> 2024</w:t>
      </w:r>
      <w:r>
        <w:rPr>
          <w:rFonts w:hint="eastAsia"/>
        </w:rPr>
        <w:t>년</w:t>
      </w:r>
      <w:r>
        <w:rPr>
          <w:rFonts w:hint="eastAsia"/>
        </w:rPr>
        <w:t xml:space="preserve"> 5</w:t>
      </w:r>
      <w:r>
        <w:rPr>
          <w:rFonts w:hint="eastAsia"/>
        </w:rPr>
        <w:t>월</w:t>
      </w:r>
      <w:r>
        <w:rPr>
          <w:rFonts w:hint="eastAsia"/>
        </w:rPr>
        <w:t xml:space="preserve"> 20</w:t>
      </w:r>
      <w:r>
        <w:rPr>
          <w:rFonts w:hint="eastAsia"/>
        </w:rPr>
        <w:t>일에</w:t>
      </w:r>
      <w:r>
        <w:rPr>
          <w:rFonts w:hint="eastAsia"/>
        </w:rPr>
        <w:t xml:space="preserve"> </w:t>
      </w:r>
      <w:r>
        <w:rPr>
          <w:rFonts w:hint="eastAsia"/>
        </w:rPr>
        <w:t>보유</w:t>
      </w:r>
      <w:r>
        <w:rPr>
          <w:rFonts w:hint="eastAsia"/>
        </w:rPr>
        <w:t xml:space="preserve"> </w:t>
      </w:r>
      <w:r>
        <w:rPr>
          <w:rFonts w:hint="eastAsia"/>
        </w:rPr>
        <w:t>중인</w:t>
      </w:r>
      <w:r>
        <w:rPr>
          <w:rFonts w:hint="eastAsia"/>
        </w:rPr>
        <w:t xml:space="preserve"> CB</w:t>
      </w:r>
      <w:r>
        <w:rPr>
          <w:rFonts w:hint="eastAsia"/>
        </w:rPr>
        <w:t>의</w:t>
      </w:r>
      <w:r>
        <w:rPr>
          <w:rFonts w:hint="eastAsia"/>
        </w:rPr>
        <w:t xml:space="preserve"> </w:t>
      </w:r>
      <w:r>
        <w:rPr>
          <w:rFonts w:hint="eastAsia"/>
        </w:rPr>
        <w:t>전환권을</w:t>
      </w:r>
      <w:r>
        <w:rPr>
          <w:rFonts w:hint="eastAsia"/>
        </w:rPr>
        <w:t xml:space="preserve"> </w:t>
      </w:r>
      <w:r>
        <w:rPr>
          <w:rFonts w:hint="eastAsia"/>
        </w:rPr>
        <w:t>행사하여</w:t>
      </w:r>
      <w:r>
        <w:rPr>
          <w:rFonts w:hint="eastAsia"/>
        </w:rPr>
        <w:t xml:space="preserve"> </w:t>
      </w:r>
      <w:r>
        <w:rPr>
          <w:rFonts w:hint="eastAsia"/>
        </w:rPr>
        <w:t>보통주로</w:t>
      </w:r>
      <w:r>
        <w:rPr>
          <w:rFonts w:hint="eastAsia"/>
        </w:rPr>
        <w:t xml:space="preserve"> </w:t>
      </w:r>
      <w:r>
        <w:rPr>
          <w:rFonts w:hint="eastAsia"/>
        </w:rPr>
        <w:t>전환하였고</w:t>
      </w:r>
      <w:r>
        <w:rPr>
          <w:rFonts w:hint="eastAsia"/>
        </w:rPr>
        <w:t xml:space="preserve">, </w:t>
      </w:r>
      <w:r>
        <w:rPr>
          <w:rFonts w:hint="eastAsia"/>
        </w:rPr>
        <w:t>현재는</w:t>
      </w:r>
      <w:r>
        <w:rPr>
          <w:rFonts w:hint="eastAsia"/>
        </w:rPr>
        <w:t xml:space="preserve"> </w:t>
      </w:r>
      <w:r>
        <w:rPr>
          <w:rFonts w:hint="eastAsia"/>
        </w:rPr>
        <w:t>보통주의</w:t>
      </w:r>
      <w:r>
        <w:rPr>
          <w:rFonts w:hint="eastAsia"/>
        </w:rPr>
        <w:t xml:space="preserve"> </w:t>
      </w:r>
      <w:r>
        <w:rPr>
          <w:rFonts w:hint="eastAsia"/>
        </w:rPr>
        <w:t>주주인</w:t>
      </w:r>
      <w:r>
        <w:rPr>
          <w:rFonts w:hint="eastAsia"/>
        </w:rPr>
        <w:t xml:space="preserve"> </w:t>
      </w:r>
      <w:r>
        <w:rPr>
          <w:rFonts w:hint="eastAsia"/>
        </w:rPr>
        <w:t>것으로</w:t>
      </w:r>
      <w:r>
        <w:rPr>
          <w:rFonts w:hint="eastAsia"/>
        </w:rPr>
        <w:t xml:space="preserve"> </w:t>
      </w:r>
      <w:r>
        <w:rPr>
          <w:rFonts w:hint="eastAsia"/>
        </w:rPr>
        <w:t>확인됨</w:t>
      </w:r>
      <w:r>
        <w:rPr>
          <w:rFonts w:hint="eastAsia"/>
        </w:rPr>
        <w:t xml:space="preserve">. </w:t>
      </w:r>
    </w:p>
  </w:footnote>
  <w:footnote w:id="6">
    <w:p w14:paraId="39948303" w14:textId="3EBFDFB9" w:rsidR="00DB6814" w:rsidRDefault="00DB6814">
      <w:pPr>
        <w:pStyle w:val="ad"/>
      </w:pPr>
      <w:r>
        <w:rPr>
          <w:rStyle w:val="ae"/>
        </w:rPr>
        <w:footnoteRef/>
      </w:r>
      <w:r>
        <w:t xml:space="preserve"> </w:t>
      </w:r>
      <w:r>
        <w:rPr>
          <w:rFonts w:hint="eastAsia"/>
        </w:rPr>
        <w:t>2024. 8. 19.</w:t>
      </w:r>
      <w:r>
        <w:rPr>
          <w:rFonts w:hint="eastAsia"/>
        </w:rPr>
        <w:t>자</w:t>
      </w:r>
      <w:r>
        <w:rPr>
          <w:rFonts w:hint="eastAsia"/>
        </w:rPr>
        <w:t xml:space="preserve"> </w:t>
      </w:r>
      <w:r>
        <w:rPr>
          <w:rFonts w:hint="eastAsia"/>
        </w:rPr>
        <w:t>이데일리</w:t>
      </w:r>
      <w:r>
        <w:rPr>
          <w:rFonts w:hint="eastAsia"/>
        </w:rPr>
        <w:t xml:space="preserve"> </w:t>
      </w:r>
      <w:r>
        <w:rPr>
          <w:rFonts w:hint="eastAsia"/>
        </w:rPr>
        <w:t>기사</w:t>
      </w:r>
      <w:r>
        <w:rPr>
          <w:rFonts w:hint="eastAsia"/>
        </w:rPr>
        <w:t xml:space="preserve"> </w:t>
      </w:r>
      <w:r>
        <w:rPr>
          <w:rFonts w:ascii="바탕체" w:hAnsi="바탕체" w:hint="eastAsia"/>
        </w:rPr>
        <w:t>「</w:t>
      </w:r>
      <w:r w:rsidRPr="00DB6814">
        <w:rPr>
          <w:rFonts w:ascii="바탕체" w:hAnsi="바탕체" w:hint="eastAsia"/>
        </w:rPr>
        <w:t>"촬영 중 허리 뚝"…'프리랜서' 유튜버 기획자도 산재 처리 될까?</w:t>
      </w:r>
      <w:r>
        <w:rPr>
          <w:rFonts w:ascii="바탕체" w:hAnsi="바탕체" w:hint="eastAsia"/>
        </w:rPr>
        <w:t>」 참조.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2B46B" w14:textId="77777777" w:rsidR="00AA7691" w:rsidRDefault="00AA769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AB22" w14:textId="0EE4E8EA" w:rsidR="006E793D" w:rsidRPr="00315F19" w:rsidRDefault="00315F19" w:rsidP="00315F19">
    <w:pPr>
      <w:pStyle w:val="a8"/>
      <w:jc w:val="right"/>
    </w:pPr>
    <w:r w:rsidRPr="0090378E">
      <w:rPr>
        <w:noProof/>
      </w:rPr>
      <w:drawing>
        <wp:inline distT="0" distB="0" distL="0" distR="0" wp14:anchorId="7EC80609" wp14:editId="5A9C8DD7">
          <wp:extent cx="1607820" cy="419100"/>
          <wp:effectExtent l="0" t="0" r="0" b="0"/>
          <wp:docPr id="1378825121" name="그림 1378825121"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2" descr="텍스트, 폰트, 그래픽, 타이포그래피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4191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16169" w14:textId="77777777" w:rsidR="00AA7691" w:rsidRDefault="00AA769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87662C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510746"/>
    <w:multiLevelType w:val="hybridMultilevel"/>
    <w:tmpl w:val="7A9E8110"/>
    <w:lvl w:ilvl="0" w:tplc="E85E0FFC">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2" w15:restartNumberingAfterBreak="0">
    <w:nsid w:val="15713AB9"/>
    <w:multiLevelType w:val="hybridMultilevel"/>
    <w:tmpl w:val="A3907C08"/>
    <w:lvl w:ilvl="0" w:tplc="EF5A007A">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3" w15:restartNumberingAfterBreak="0">
    <w:nsid w:val="15A63168"/>
    <w:multiLevelType w:val="hybridMultilevel"/>
    <w:tmpl w:val="083AD33E"/>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바탕체" w:eastAsia="바탕체" w:hAnsi="바탕체"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4" w15:restartNumberingAfterBreak="0">
    <w:nsid w:val="172C1AB2"/>
    <w:multiLevelType w:val="hybridMultilevel"/>
    <w:tmpl w:val="C5AA984E"/>
    <w:lvl w:ilvl="0" w:tplc="3CDC4CDC">
      <w:start w:val="6"/>
      <w:numFmt w:val="bullet"/>
      <w:lvlText w:val="∙"/>
      <w:lvlJc w:val="left"/>
      <w:pPr>
        <w:ind w:left="227" w:hanging="227"/>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D6908FA"/>
    <w:multiLevelType w:val="hybridMultilevel"/>
    <w:tmpl w:val="754C4CEC"/>
    <w:lvl w:ilvl="0" w:tplc="CE5E79E4">
      <w:start w:val="1"/>
      <w:numFmt w:val="bullet"/>
      <w:lvlText w:val="•"/>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A2B62B0"/>
    <w:multiLevelType w:val="hybridMultilevel"/>
    <w:tmpl w:val="6AC0A6BC"/>
    <w:lvl w:ilvl="0" w:tplc="510801FC">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7" w15:restartNumberingAfterBreak="0">
    <w:nsid w:val="2E1E7231"/>
    <w:multiLevelType w:val="hybridMultilevel"/>
    <w:tmpl w:val="919ED6BE"/>
    <w:lvl w:ilvl="0" w:tplc="34AAEA84">
      <w:start w:val="1"/>
      <w:numFmt w:val="decimal"/>
      <w:lvlText w:val="(%1)"/>
      <w:lvlJc w:val="left"/>
      <w:pPr>
        <w:ind w:left="873" w:hanging="360"/>
      </w:pPr>
      <w:rPr>
        <w:rFonts w:hint="eastAsia"/>
      </w:rPr>
    </w:lvl>
    <w:lvl w:ilvl="1" w:tplc="FFFFFFFF" w:tentative="1">
      <w:start w:val="1"/>
      <w:numFmt w:val="bullet"/>
      <w:lvlText w:val=""/>
      <w:lvlJc w:val="left"/>
      <w:pPr>
        <w:ind w:left="1393" w:hanging="440"/>
      </w:pPr>
      <w:rPr>
        <w:rFonts w:ascii="Wingdings" w:hAnsi="Wingdings" w:hint="default"/>
      </w:rPr>
    </w:lvl>
    <w:lvl w:ilvl="2" w:tplc="FFFFFFFF" w:tentative="1">
      <w:start w:val="1"/>
      <w:numFmt w:val="bullet"/>
      <w:lvlText w:val=""/>
      <w:lvlJc w:val="left"/>
      <w:pPr>
        <w:ind w:left="1833" w:hanging="440"/>
      </w:pPr>
      <w:rPr>
        <w:rFonts w:ascii="Wingdings" w:hAnsi="Wingdings" w:hint="default"/>
      </w:rPr>
    </w:lvl>
    <w:lvl w:ilvl="3" w:tplc="FFFFFFFF" w:tentative="1">
      <w:start w:val="1"/>
      <w:numFmt w:val="bullet"/>
      <w:lvlText w:val=""/>
      <w:lvlJc w:val="left"/>
      <w:pPr>
        <w:ind w:left="2273" w:hanging="440"/>
      </w:pPr>
      <w:rPr>
        <w:rFonts w:ascii="Wingdings" w:hAnsi="Wingdings" w:hint="default"/>
      </w:rPr>
    </w:lvl>
    <w:lvl w:ilvl="4" w:tplc="FFFFFFFF" w:tentative="1">
      <w:start w:val="1"/>
      <w:numFmt w:val="bullet"/>
      <w:lvlText w:val=""/>
      <w:lvlJc w:val="left"/>
      <w:pPr>
        <w:ind w:left="2713" w:hanging="440"/>
      </w:pPr>
      <w:rPr>
        <w:rFonts w:ascii="Wingdings" w:hAnsi="Wingdings" w:hint="default"/>
      </w:rPr>
    </w:lvl>
    <w:lvl w:ilvl="5" w:tplc="FFFFFFFF" w:tentative="1">
      <w:start w:val="1"/>
      <w:numFmt w:val="bullet"/>
      <w:lvlText w:val=""/>
      <w:lvlJc w:val="left"/>
      <w:pPr>
        <w:ind w:left="3153" w:hanging="440"/>
      </w:pPr>
      <w:rPr>
        <w:rFonts w:ascii="Wingdings" w:hAnsi="Wingdings" w:hint="default"/>
      </w:rPr>
    </w:lvl>
    <w:lvl w:ilvl="6" w:tplc="FFFFFFFF" w:tentative="1">
      <w:start w:val="1"/>
      <w:numFmt w:val="bullet"/>
      <w:lvlText w:val=""/>
      <w:lvlJc w:val="left"/>
      <w:pPr>
        <w:ind w:left="3593" w:hanging="440"/>
      </w:pPr>
      <w:rPr>
        <w:rFonts w:ascii="Wingdings" w:hAnsi="Wingdings" w:hint="default"/>
      </w:rPr>
    </w:lvl>
    <w:lvl w:ilvl="7" w:tplc="FFFFFFFF" w:tentative="1">
      <w:start w:val="1"/>
      <w:numFmt w:val="bullet"/>
      <w:lvlText w:val=""/>
      <w:lvlJc w:val="left"/>
      <w:pPr>
        <w:ind w:left="4033" w:hanging="440"/>
      </w:pPr>
      <w:rPr>
        <w:rFonts w:ascii="Wingdings" w:hAnsi="Wingdings" w:hint="default"/>
      </w:rPr>
    </w:lvl>
    <w:lvl w:ilvl="8" w:tplc="FFFFFFFF" w:tentative="1">
      <w:start w:val="1"/>
      <w:numFmt w:val="bullet"/>
      <w:lvlText w:val=""/>
      <w:lvlJc w:val="left"/>
      <w:pPr>
        <w:ind w:left="4473" w:hanging="440"/>
      </w:pPr>
      <w:rPr>
        <w:rFonts w:ascii="Wingdings" w:hAnsi="Wingdings" w:hint="default"/>
      </w:rPr>
    </w:lvl>
  </w:abstractNum>
  <w:abstractNum w:abstractNumId="8" w15:restartNumberingAfterBreak="0">
    <w:nsid w:val="360A6A96"/>
    <w:multiLevelType w:val="hybridMultilevel"/>
    <w:tmpl w:val="9F749DDC"/>
    <w:lvl w:ilvl="0" w:tplc="ADF04978">
      <w:start w:val="1"/>
      <w:numFmt w:val="upperRoman"/>
      <w:lvlText w:val="%1."/>
      <w:lvlJc w:val="left"/>
      <w:pPr>
        <w:ind w:left="400" w:hanging="400"/>
      </w:pPr>
      <w:rPr>
        <w:rFonts w:hint="default"/>
        <w:b w:val="0"/>
        <w:color w:val="000000" w:themeColor="text1"/>
        <w:shd w:val="clear" w:color="auto" w:fil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36702EF9"/>
    <w:multiLevelType w:val="hybridMultilevel"/>
    <w:tmpl w:val="968AB552"/>
    <w:lvl w:ilvl="0" w:tplc="B838C09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87A7238"/>
    <w:multiLevelType w:val="hybridMultilevel"/>
    <w:tmpl w:val="56CAF83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55655F"/>
    <w:multiLevelType w:val="hybridMultilevel"/>
    <w:tmpl w:val="1E2A9A3A"/>
    <w:lvl w:ilvl="0" w:tplc="1B305A60">
      <w:start w:val="1"/>
      <w:numFmt w:val="upperRoman"/>
      <w:lvlText w:val="%1."/>
      <w:lvlJc w:val="left"/>
      <w:pPr>
        <w:ind w:left="800" w:hanging="400"/>
      </w:pPr>
      <w:rPr>
        <w:rFonts w:hint="default"/>
        <w:b/>
        <w:color w:val="0F243E" w:themeColor="text2" w:themeShade="80"/>
      </w:rPr>
    </w:lvl>
    <w:lvl w:ilvl="1" w:tplc="C876ECFA">
      <w:start w:val="1"/>
      <w:numFmt w:val="decimalEnclosedCircle"/>
      <w:lvlText w:val="%2"/>
      <w:lvlJc w:val="left"/>
      <w:pPr>
        <w:ind w:left="1160" w:hanging="360"/>
      </w:pPr>
      <w:rPr>
        <w:rFonts w:ascii="바탕" w:hAnsi="바탕"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5EB079F"/>
    <w:multiLevelType w:val="hybridMultilevel"/>
    <w:tmpl w:val="E054946E"/>
    <w:lvl w:ilvl="0" w:tplc="C36CA3AC">
      <w:start w:val="1"/>
      <w:numFmt w:val="decimal"/>
      <w:lvlText w:val="%1."/>
      <w:lvlJc w:val="left"/>
      <w:pPr>
        <w:ind w:left="440" w:hanging="440"/>
      </w:pPr>
      <w:rPr>
        <w:b/>
        <w:bCs w:val="0"/>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EB81F0A"/>
    <w:multiLevelType w:val="hybridMultilevel"/>
    <w:tmpl w:val="11BA8428"/>
    <w:lvl w:ilvl="0" w:tplc="48FC6BE6">
      <w:start w:val="6"/>
      <w:numFmt w:val="bullet"/>
      <w:lvlText w:val="∙"/>
      <w:lvlJc w:val="left"/>
      <w:pPr>
        <w:ind w:left="440" w:hanging="44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a0"/>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 w15:restartNumberingAfterBreak="0">
    <w:nsid w:val="55A57309"/>
    <w:multiLevelType w:val="hybridMultilevel"/>
    <w:tmpl w:val="1FAA407E"/>
    <w:lvl w:ilvl="0" w:tplc="38323CAC">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num w:numId="1" w16cid:durableId="356808822">
    <w:abstractNumId w:val="14"/>
  </w:num>
  <w:num w:numId="2" w16cid:durableId="112941442">
    <w:abstractNumId w:val="11"/>
  </w:num>
  <w:num w:numId="3" w16cid:durableId="1881169510">
    <w:abstractNumId w:val="3"/>
  </w:num>
  <w:num w:numId="4" w16cid:durableId="979960911">
    <w:abstractNumId w:val="8"/>
  </w:num>
  <w:num w:numId="5" w16cid:durableId="1301303068">
    <w:abstractNumId w:val="8"/>
    <w:lvlOverride w:ilvl="0">
      <w:lvl w:ilvl="0" w:tplc="ADF04978">
        <w:start w:val="1"/>
        <w:numFmt w:val="upperRoman"/>
        <w:suff w:val="nothing"/>
        <w:lvlText w:val="%1."/>
        <w:lvlJc w:val="left"/>
        <w:pPr>
          <w:ind w:left="400" w:hanging="400"/>
        </w:pPr>
        <w:rPr>
          <w:rFonts w:hint="default"/>
          <w:b w:val="0"/>
          <w:color w:val="000000" w:themeColor="text1"/>
        </w:rPr>
      </w:lvl>
    </w:lvlOverride>
    <w:lvlOverride w:ilvl="1">
      <w:lvl w:ilvl="1" w:tplc="04090019" w:tentative="1">
        <w:start w:val="1"/>
        <w:numFmt w:val="upperLetter"/>
        <w:lvlText w:val="%2."/>
        <w:lvlJc w:val="left"/>
        <w:pPr>
          <w:ind w:left="1200" w:hanging="400"/>
        </w:pPr>
      </w:lvl>
    </w:lvlOverride>
    <w:lvlOverride w:ilvl="2">
      <w:lvl w:ilvl="2" w:tplc="0409001B" w:tentative="1">
        <w:start w:val="1"/>
        <w:numFmt w:val="lowerRoman"/>
        <w:lvlText w:val="%3."/>
        <w:lvlJc w:val="right"/>
        <w:pPr>
          <w:ind w:left="1600" w:hanging="400"/>
        </w:pPr>
      </w:lvl>
    </w:lvlOverride>
    <w:lvlOverride w:ilvl="3">
      <w:lvl w:ilvl="3" w:tplc="0409000F" w:tentative="1">
        <w:start w:val="1"/>
        <w:numFmt w:val="decimal"/>
        <w:lvlText w:val="%4."/>
        <w:lvlJc w:val="left"/>
        <w:pPr>
          <w:ind w:left="2000" w:hanging="400"/>
        </w:pPr>
      </w:lvl>
    </w:lvlOverride>
    <w:lvlOverride w:ilvl="4">
      <w:lvl w:ilvl="4" w:tplc="04090019" w:tentative="1">
        <w:start w:val="1"/>
        <w:numFmt w:val="upperLetter"/>
        <w:lvlText w:val="%5."/>
        <w:lvlJc w:val="left"/>
        <w:pPr>
          <w:ind w:left="2400" w:hanging="400"/>
        </w:pPr>
      </w:lvl>
    </w:lvlOverride>
    <w:lvlOverride w:ilvl="5">
      <w:lvl w:ilvl="5" w:tplc="0409001B" w:tentative="1">
        <w:start w:val="1"/>
        <w:numFmt w:val="lowerRoman"/>
        <w:lvlText w:val="%6."/>
        <w:lvlJc w:val="right"/>
        <w:pPr>
          <w:ind w:left="2800" w:hanging="400"/>
        </w:pPr>
      </w:lvl>
    </w:lvlOverride>
    <w:lvlOverride w:ilvl="6">
      <w:lvl w:ilvl="6" w:tplc="0409000F" w:tentative="1">
        <w:start w:val="1"/>
        <w:numFmt w:val="decimal"/>
        <w:lvlText w:val="%7."/>
        <w:lvlJc w:val="left"/>
        <w:pPr>
          <w:ind w:left="3200" w:hanging="400"/>
        </w:pPr>
      </w:lvl>
    </w:lvlOverride>
    <w:lvlOverride w:ilvl="7">
      <w:lvl w:ilvl="7" w:tplc="04090019" w:tentative="1">
        <w:start w:val="1"/>
        <w:numFmt w:val="upperLetter"/>
        <w:lvlText w:val="%8."/>
        <w:lvlJc w:val="left"/>
        <w:pPr>
          <w:ind w:left="3600" w:hanging="400"/>
        </w:pPr>
      </w:lvl>
    </w:lvlOverride>
    <w:lvlOverride w:ilvl="8">
      <w:lvl w:ilvl="8" w:tplc="0409001B" w:tentative="1">
        <w:start w:val="1"/>
        <w:numFmt w:val="lowerRoman"/>
        <w:lvlText w:val="%9."/>
        <w:lvlJc w:val="right"/>
        <w:pPr>
          <w:ind w:left="4000" w:hanging="400"/>
        </w:pPr>
      </w:lvl>
    </w:lvlOverride>
  </w:num>
  <w:num w:numId="6" w16cid:durableId="2098943808">
    <w:abstractNumId w:val="0"/>
  </w:num>
  <w:num w:numId="7" w16cid:durableId="61300409">
    <w:abstractNumId w:val="6"/>
  </w:num>
  <w:num w:numId="8" w16cid:durableId="182014341">
    <w:abstractNumId w:val="15"/>
  </w:num>
  <w:num w:numId="9" w16cid:durableId="1702240467">
    <w:abstractNumId w:val="1"/>
  </w:num>
  <w:num w:numId="10" w16cid:durableId="31272816">
    <w:abstractNumId w:val="3"/>
  </w:num>
  <w:num w:numId="11" w16cid:durableId="157616067">
    <w:abstractNumId w:val="3"/>
  </w:num>
  <w:num w:numId="12" w16cid:durableId="477764729">
    <w:abstractNumId w:val="3"/>
  </w:num>
  <w:num w:numId="13" w16cid:durableId="1432623192">
    <w:abstractNumId w:val="3"/>
  </w:num>
  <w:num w:numId="14" w16cid:durableId="1193495044">
    <w:abstractNumId w:val="3"/>
  </w:num>
  <w:num w:numId="15" w16cid:durableId="891767732">
    <w:abstractNumId w:val="3"/>
  </w:num>
  <w:num w:numId="16" w16cid:durableId="45036103">
    <w:abstractNumId w:val="3"/>
  </w:num>
  <w:num w:numId="17" w16cid:durableId="581063458">
    <w:abstractNumId w:val="3"/>
  </w:num>
  <w:num w:numId="18" w16cid:durableId="120653356">
    <w:abstractNumId w:val="2"/>
  </w:num>
  <w:num w:numId="19" w16cid:durableId="1995520607">
    <w:abstractNumId w:val="3"/>
  </w:num>
  <w:num w:numId="20" w16cid:durableId="969823225">
    <w:abstractNumId w:val="10"/>
  </w:num>
  <w:num w:numId="21" w16cid:durableId="427309455">
    <w:abstractNumId w:val="3"/>
  </w:num>
  <w:num w:numId="22" w16cid:durableId="984237692">
    <w:abstractNumId w:val="3"/>
  </w:num>
  <w:num w:numId="23" w16cid:durableId="598100859">
    <w:abstractNumId w:val="3"/>
  </w:num>
  <w:num w:numId="24" w16cid:durableId="1854955761">
    <w:abstractNumId w:val="12"/>
  </w:num>
  <w:num w:numId="25" w16cid:durableId="1772235341">
    <w:abstractNumId w:val="3"/>
  </w:num>
  <w:num w:numId="26" w16cid:durableId="672562617">
    <w:abstractNumId w:val="3"/>
  </w:num>
  <w:num w:numId="27" w16cid:durableId="1551065633">
    <w:abstractNumId w:val="3"/>
  </w:num>
  <w:num w:numId="28" w16cid:durableId="1300453917">
    <w:abstractNumId w:val="3"/>
  </w:num>
  <w:num w:numId="29" w16cid:durableId="1990858429">
    <w:abstractNumId w:val="3"/>
  </w:num>
  <w:num w:numId="30" w16cid:durableId="130559703">
    <w:abstractNumId w:val="3"/>
  </w:num>
  <w:num w:numId="31" w16cid:durableId="1191844779">
    <w:abstractNumId w:val="3"/>
  </w:num>
  <w:num w:numId="32" w16cid:durableId="1179583906">
    <w:abstractNumId w:val="3"/>
  </w:num>
  <w:num w:numId="33" w16cid:durableId="1558200908">
    <w:abstractNumId w:val="3"/>
  </w:num>
  <w:num w:numId="34" w16cid:durableId="1942250662">
    <w:abstractNumId w:val="3"/>
  </w:num>
  <w:num w:numId="35" w16cid:durableId="1991010823">
    <w:abstractNumId w:val="3"/>
  </w:num>
  <w:num w:numId="36" w16cid:durableId="339702475">
    <w:abstractNumId w:val="4"/>
  </w:num>
  <w:num w:numId="37" w16cid:durableId="807823765">
    <w:abstractNumId w:val="13"/>
  </w:num>
  <w:num w:numId="38" w16cid:durableId="1511987044">
    <w:abstractNumId w:val="3"/>
  </w:num>
  <w:num w:numId="39" w16cid:durableId="72554139">
    <w:abstractNumId w:val="3"/>
  </w:num>
  <w:num w:numId="40" w16cid:durableId="13116383">
    <w:abstractNumId w:val="7"/>
  </w:num>
  <w:num w:numId="41" w16cid:durableId="249316061">
    <w:abstractNumId w:val="3"/>
  </w:num>
  <w:num w:numId="42" w16cid:durableId="679238909">
    <w:abstractNumId w:val="5"/>
  </w:num>
  <w:num w:numId="43" w16cid:durableId="283266741">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L Partners">
    <w15:presenceInfo w15:providerId="None" w15:userId="SL Partn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doNotTrackFormatting/>
  <w:defaultTabStop w:val="794"/>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B3"/>
    <w:rsid w:val="0000044A"/>
    <w:rsid w:val="00000669"/>
    <w:rsid w:val="000007A8"/>
    <w:rsid w:val="00000814"/>
    <w:rsid w:val="00000835"/>
    <w:rsid w:val="00000C45"/>
    <w:rsid w:val="00000CFB"/>
    <w:rsid w:val="00000E3F"/>
    <w:rsid w:val="00000F01"/>
    <w:rsid w:val="0000124F"/>
    <w:rsid w:val="0000137E"/>
    <w:rsid w:val="00001C94"/>
    <w:rsid w:val="00002020"/>
    <w:rsid w:val="0000242A"/>
    <w:rsid w:val="000025D2"/>
    <w:rsid w:val="0000272F"/>
    <w:rsid w:val="00002B60"/>
    <w:rsid w:val="0000307D"/>
    <w:rsid w:val="00003368"/>
    <w:rsid w:val="00003ED8"/>
    <w:rsid w:val="0000401C"/>
    <w:rsid w:val="0000444C"/>
    <w:rsid w:val="00004673"/>
    <w:rsid w:val="00004771"/>
    <w:rsid w:val="0000488E"/>
    <w:rsid w:val="0000489C"/>
    <w:rsid w:val="00004A7E"/>
    <w:rsid w:val="00004BB3"/>
    <w:rsid w:val="00004DD6"/>
    <w:rsid w:val="000057C5"/>
    <w:rsid w:val="00005A54"/>
    <w:rsid w:val="00005D1E"/>
    <w:rsid w:val="000065FD"/>
    <w:rsid w:val="00006A37"/>
    <w:rsid w:val="00006E0E"/>
    <w:rsid w:val="00007149"/>
    <w:rsid w:val="00007428"/>
    <w:rsid w:val="0000782D"/>
    <w:rsid w:val="00007AC7"/>
    <w:rsid w:val="00007C78"/>
    <w:rsid w:val="000102CB"/>
    <w:rsid w:val="000103D4"/>
    <w:rsid w:val="00010757"/>
    <w:rsid w:val="00010A77"/>
    <w:rsid w:val="00010BD3"/>
    <w:rsid w:val="00011AA3"/>
    <w:rsid w:val="00011D29"/>
    <w:rsid w:val="000123C1"/>
    <w:rsid w:val="00012DF5"/>
    <w:rsid w:val="0001342F"/>
    <w:rsid w:val="0001353C"/>
    <w:rsid w:val="000136F0"/>
    <w:rsid w:val="000138D1"/>
    <w:rsid w:val="00013D7C"/>
    <w:rsid w:val="00013E02"/>
    <w:rsid w:val="0001409A"/>
    <w:rsid w:val="000143B9"/>
    <w:rsid w:val="0001462A"/>
    <w:rsid w:val="00014DEC"/>
    <w:rsid w:val="00014FAF"/>
    <w:rsid w:val="00015A17"/>
    <w:rsid w:val="00015E87"/>
    <w:rsid w:val="00015EBE"/>
    <w:rsid w:val="0001691A"/>
    <w:rsid w:val="00016AF6"/>
    <w:rsid w:val="00016D67"/>
    <w:rsid w:val="00016DDA"/>
    <w:rsid w:val="00017013"/>
    <w:rsid w:val="00017998"/>
    <w:rsid w:val="00017A03"/>
    <w:rsid w:val="00017D18"/>
    <w:rsid w:val="00020A91"/>
    <w:rsid w:val="00020C8E"/>
    <w:rsid w:val="00020DFB"/>
    <w:rsid w:val="00020EB9"/>
    <w:rsid w:val="000218CF"/>
    <w:rsid w:val="00021D55"/>
    <w:rsid w:val="00021FA6"/>
    <w:rsid w:val="000231A8"/>
    <w:rsid w:val="00023622"/>
    <w:rsid w:val="00023D5A"/>
    <w:rsid w:val="000240F9"/>
    <w:rsid w:val="00024300"/>
    <w:rsid w:val="0002499C"/>
    <w:rsid w:val="00024BE0"/>
    <w:rsid w:val="00024C6B"/>
    <w:rsid w:val="00024E9B"/>
    <w:rsid w:val="00024F6B"/>
    <w:rsid w:val="0002543F"/>
    <w:rsid w:val="00025458"/>
    <w:rsid w:val="000255A7"/>
    <w:rsid w:val="00025818"/>
    <w:rsid w:val="00025A22"/>
    <w:rsid w:val="00025CAB"/>
    <w:rsid w:val="00026459"/>
    <w:rsid w:val="000267D2"/>
    <w:rsid w:val="0002692C"/>
    <w:rsid w:val="00026984"/>
    <w:rsid w:val="00026C3D"/>
    <w:rsid w:val="00027149"/>
    <w:rsid w:val="00027C4C"/>
    <w:rsid w:val="00027EF0"/>
    <w:rsid w:val="0003031D"/>
    <w:rsid w:val="00030AD4"/>
    <w:rsid w:val="00030BCA"/>
    <w:rsid w:val="00030C93"/>
    <w:rsid w:val="00030D2F"/>
    <w:rsid w:val="00030F02"/>
    <w:rsid w:val="000316A0"/>
    <w:rsid w:val="00031715"/>
    <w:rsid w:val="00031A0A"/>
    <w:rsid w:val="00031CCA"/>
    <w:rsid w:val="000322ED"/>
    <w:rsid w:val="0003247A"/>
    <w:rsid w:val="00032656"/>
    <w:rsid w:val="00032AE9"/>
    <w:rsid w:val="00032D44"/>
    <w:rsid w:val="000331B0"/>
    <w:rsid w:val="000332C5"/>
    <w:rsid w:val="00033494"/>
    <w:rsid w:val="00033D47"/>
    <w:rsid w:val="00033FBF"/>
    <w:rsid w:val="00034CC1"/>
    <w:rsid w:val="0003525A"/>
    <w:rsid w:val="00035563"/>
    <w:rsid w:val="00035DFC"/>
    <w:rsid w:val="00035E58"/>
    <w:rsid w:val="0003617D"/>
    <w:rsid w:val="0003624A"/>
    <w:rsid w:val="00036C29"/>
    <w:rsid w:val="000370C3"/>
    <w:rsid w:val="00037E37"/>
    <w:rsid w:val="0004041A"/>
    <w:rsid w:val="00040454"/>
    <w:rsid w:val="00040570"/>
    <w:rsid w:val="00040608"/>
    <w:rsid w:val="0004097E"/>
    <w:rsid w:val="00040D73"/>
    <w:rsid w:val="00040E98"/>
    <w:rsid w:val="00041373"/>
    <w:rsid w:val="00041547"/>
    <w:rsid w:val="00041B82"/>
    <w:rsid w:val="000423CA"/>
    <w:rsid w:val="000427A2"/>
    <w:rsid w:val="0004294A"/>
    <w:rsid w:val="00042CB3"/>
    <w:rsid w:val="0004346F"/>
    <w:rsid w:val="00043861"/>
    <w:rsid w:val="00043F7F"/>
    <w:rsid w:val="00044403"/>
    <w:rsid w:val="0004468E"/>
    <w:rsid w:val="00044988"/>
    <w:rsid w:val="00044EC7"/>
    <w:rsid w:val="000451F0"/>
    <w:rsid w:val="000455A6"/>
    <w:rsid w:val="000456B9"/>
    <w:rsid w:val="00045B74"/>
    <w:rsid w:val="00045BE8"/>
    <w:rsid w:val="0004636A"/>
    <w:rsid w:val="0004646E"/>
    <w:rsid w:val="000465A8"/>
    <w:rsid w:val="000465E4"/>
    <w:rsid w:val="00046701"/>
    <w:rsid w:val="00046922"/>
    <w:rsid w:val="00046942"/>
    <w:rsid w:val="00046C63"/>
    <w:rsid w:val="00046E4F"/>
    <w:rsid w:val="00047218"/>
    <w:rsid w:val="000476B1"/>
    <w:rsid w:val="000478E8"/>
    <w:rsid w:val="00047C2B"/>
    <w:rsid w:val="00047D94"/>
    <w:rsid w:val="00050027"/>
    <w:rsid w:val="00050052"/>
    <w:rsid w:val="00050D4E"/>
    <w:rsid w:val="00050F0E"/>
    <w:rsid w:val="0005114B"/>
    <w:rsid w:val="0005159D"/>
    <w:rsid w:val="00051C4F"/>
    <w:rsid w:val="00051F45"/>
    <w:rsid w:val="00052036"/>
    <w:rsid w:val="00052197"/>
    <w:rsid w:val="0005240A"/>
    <w:rsid w:val="00052497"/>
    <w:rsid w:val="000527AE"/>
    <w:rsid w:val="00052B36"/>
    <w:rsid w:val="00052E07"/>
    <w:rsid w:val="00052E4C"/>
    <w:rsid w:val="00052FB4"/>
    <w:rsid w:val="000531F3"/>
    <w:rsid w:val="0005371D"/>
    <w:rsid w:val="00053D71"/>
    <w:rsid w:val="00053EA7"/>
    <w:rsid w:val="00054567"/>
    <w:rsid w:val="00055724"/>
    <w:rsid w:val="00055814"/>
    <w:rsid w:val="00055C8C"/>
    <w:rsid w:val="00055F6D"/>
    <w:rsid w:val="0005656C"/>
    <w:rsid w:val="000566C2"/>
    <w:rsid w:val="00056997"/>
    <w:rsid w:val="000569AA"/>
    <w:rsid w:val="00056A4E"/>
    <w:rsid w:val="00057531"/>
    <w:rsid w:val="00057758"/>
    <w:rsid w:val="0005778E"/>
    <w:rsid w:val="0005782F"/>
    <w:rsid w:val="000578C7"/>
    <w:rsid w:val="00057AAF"/>
    <w:rsid w:val="00057EDD"/>
    <w:rsid w:val="00057FCC"/>
    <w:rsid w:val="0006043D"/>
    <w:rsid w:val="0006058F"/>
    <w:rsid w:val="000608CE"/>
    <w:rsid w:val="0006157C"/>
    <w:rsid w:val="00061859"/>
    <w:rsid w:val="000619C8"/>
    <w:rsid w:val="00061B7E"/>
    <w:rsid w:val="000623E6"/>
    <w:rsid w:val="0006255D"/>
    <w:rsid w:val="00062EAC"/>
    <w:rsid w:val="0006339F"/>
    <w:rsid w:val="000638EB"/>
    <w:rsid w:val="00063974"/>
    <w:rsid w:val="00063CA5"/>
    <w:rsid w:val="00063ECF"/>
    <w:rsid w:val="000643A5"/>
    <w:rsid w:val="000643CE"/>
    <w:rsid w:val="00064667"/>
    <w:rsid w:val="000646E3"/>
    <w:rsid w:val="0006472E"/>
    <w:rsid w:val="000648A1"/>
    <w:rsid w:val="00064D76"/>
    <w:rsid w:val="00064E6E"/>
    <w:rsid w:val="00065168"/>
    <w:rsid w:val="00065190"/>
    <w:rsid w:val="000653C7"/>
    <w:rsid w:val="0006618D"/>
    <w:rsid w:val="00066351"/>
    <w:rsid w:val="0006690F"/>
    <w:rsid w:val="00066EC4"/>
    <w:rsid w:val="00066FF1"/>
    <w:rsid w:val="000676C3"/>
    <w:rsid w:val="00067A67"/>
    <w:rsid w:val="0007020F"/>
    <w:rsid w:val="0007021B"/>
    <w:rsid w:val="00070305"/>
    <w:rsid w:val="0007048C"/>
    <w:rsid w:val="00070BDA"/>
    <w:rsid w:val="00070F56"/>
    <w:rsid w:val="000712DC"/>
    <w:rsid w:val="00071975"/>
    <w:rsid w:val="00071BE7"/>
    <w:rsid w:val="00071DF6"/>
    <w:rsid w:val="0007243A"/>
    <w:rsid w:val="00072C8D"/>
    <w:rsid w:val="000733FB"/>
    <w:rsid w:val="00073940"/>
    <w:rsid w:val="00073A00"/>
    <w:rsid w:val="00073AC3"/>
    <w:rsid w:val="00073B67"/>
    <w:rsid w:val="00073BFD"/>
    <w:rsid w:val="00073D73"/>
    <w:rsid w:val="00073FE7"/>
    <w:rsid w:val="00073FEA"/>
    <w:rsid w:val="00074477"/>
    <w:rsid w:val="00074B45"/>
    <w:rsid w:val="00074B4E"/>
    <w:rsid w:val="00075133"/>
    <w:rsid w:val="000752E4"/>
    <w:rsid w:val="00075555"/>
    <w:rsid w:val="0007575B"/>
    <w:rsid w:val="00075974"/>
    <w:rsid w:val="00075C7C"/>
    <w:rsid w:val="00075E3B"/>
    <w:rsid w:val="00075ECC"/>
    <w:rsid w:val="00075FF0"/>
    <w:rsid w:val="00076739"/>
    <w:rsid w:val="00076FFF"/>
    <w:rsid w:val="000773EF"/>
    <w:rsid w:val="00077A04"/>
    <w:rsid w:val="00077A3A"/>
    <w:rsid w:val="00077C5C"/>
    <w:rsid w:val="00077EDC"/>
    <w:rsid w:val="0008018B"/>
    <w:rsid w:val="0008055E"/>
    <w:rsid w:val="000807ED"/>
    <w:rsid w:val="000808E2"/>
    <w:rsid w:val="0008113F"/>
    <w:rsid w:val="00081679"/>
    <w:rsid w:val="00081703"/>
    <w:rsid w:val="0008192B"/>
    <w:rsid w:val="0008223E"/>
    <w:rsid w:val="000825E7"/>
    <w:rsid w:val="00083791"/>
    <w:rsid w:val="0008386C"/>
    <w:rsid w:val="00083A74"/>
    <w:rsid w:val="00083E5D"/>
    <w:rsid w:val="000843B1"/>
    <w:rsid w:val="00084482"/>
    <w:rsid w:val="00084749"/>
    <w:rsid w:val="0008484A"/>
    <w:rsid w:val="00085322"/>
    <w:rsid w:val="000854B6"/>
    <w:rsid w:val="000860A0"/>
    <w:rsid w:val="00086844"/>
    <w:rsid w:val="000869B5"/>
    <w:rsid w:val="000873BE"/>
    <w:rsid w:val="000874E4"/>
    <w:rsid w:val="000877CA"/>
    <w:rsid w:val="00087D26"/>
    <w:rsid w:val="00087F11"/>
    <w:rsid w:val="00090016"/>
    <w:rsid w:val="000904F9"/>
    <w:rsid w:val="000906CA"/>
    <w:rsid w:val="00090892"/>
    <w:rsid w:val="00090961"/>
    <w:rsid w:val="00090A29"/>
    <w:rsid w:val="00090C28"/>
    <w:rsid w:val="000911F9"/>
    <w:rsid w:val="00091267"/>
    <w:rsid w:val="00091BD5"/>
    <w:rsid w:val="00091E24"/>
    <w:rsid w:val="00091F2E"/>
    <w:rsid w:val="00091FAF"/>
    <w:rsid w:val="000923D3"/>
    <w:rsid w:val="00092924"/>
    <w:rsid w:val="000932D9"/>
    <w:rsid w:val="00093302"/>
    <w:rsid w:val="00093383"/>
    <w:rsid w:val="00093560"/>
    <w:rsid w:val="000937F0"/>
    <w:rsid w:val="00093BCF"/>
    <w:rsid w:val="000940D6"/>
    <w:rsid w:val="0009422B"/>
    <w:rsid w:val="0009430B"/>
    <w:rsid w:val="000945EC"/>
    <w:rsid w:val="000947D5"/>
    <w:rsid w:val="00094EB5"/>
    <w:rsid w:val="00095878"/>
    <w:rsid w:val="00095E92"/>
    <w:rsid w:val="00096243"/>
    <w:rsid w:val="0009677C"/>
    <w:rsid w:val="00096918"/>
    <w:rsid w:val="000969A2"/>
    <w:rsid w:val="00096AEC"/>
    <w:rsid w:val="00096BEA"/>
    <w:rsid w:val="00096D4E"/>
    <w:rsid w:val="00096EBB"/>
    <w:rsid w:val="00097283"/>
    <w:rsid w:val="000974A4"/>
    <w:rsid w:val="00097777"/>
    <w:rsid w:val="00097ADE"/>
    <w:rsid w:val="00097CD9"/>
    <w:rsid w:val="00097E32"/>
    <w:rsid w:val="00097ED8"/>
    <w:rsid w:val="00097F96"/>
    <w:rsid w:val="000A0029"/>
    <w:rsid w:val="000A04D3"/>
    <w:rsid w:val="000A06CD"/>
    <w:rsid w:val="000A0873"/>
    <w:rsid w:val="000A0913"/>
    <w:rsid w:val="000A09AC"/>
    <w:rsid w:val="000A0BEB"/>
    <w:rsid w:val="000A0F9A"/>
    <w:rsid w:val="000A123A"/>
    <w:rsid w:val="000A154F"/>
    <w:rsid w:val="000A2020"/>
    <w:rsid w:val="000A21DF"/>
    <w:rsid w:val="000A239A"/>
    <w:rsid w:val="000A26A3"/>
    <w:rsid w:val="000A2965"/>
    <w:rsid w:val="000A2BE7"/>
    <w:rsid w:val="000A2CDB"/>
    <w:rsid w:val="000A2FA8"/>
    <w:rsid w:val="000A328B"/>
    <w:rsid w:val="000A3293"/>
    <w:rsid w:val="000A32C6"/>
    <w:rsid w:val="000A351B"/>
    <w:rsid w:val="000A3778"/>
    <w:rsid w:val="000A39AF"/>
    <w:rsid w:val="000A3C38"/>
    <w:rsid w:val="000A3FDC"/>
    <w:rsid w:val="000A4B82"/>
    <w:rsid w:val="000A4C45"/>
    <w:rsid w:val="000A4E1A"/>
    <w:rsid w:val="000A52B3"/>
    <w:rsid w:val="000A5C04"/>
    <w:rsid w:val="000A6036"/>
    <w:rsid w:val="000A60AE"/>
    <w:rsid w:val="000A64BC"/>
    <w:rsid w:val="000A666C"/>
    <w:rsid w:val="000A6764"/>
    <w:rsid w:val="000A6B6E"/>
    <w:rsid w:val="000A6D49"/>
    <w:rsid w:val="000A6F4D"/>
    <w:rsid w:val="000A7015"/>
    <w:rsid w:val="000A77D4"/>
    <w:rsid w:val="000A792C"/>
    <w:rsid w:val="000B01E9"/>
    <w:rsid w:val="000B0366"/>
    <w:rsid w:val="000B037A"/>
    <w:rsid w:val="000B04B1"/>
    <w:rsid w:val="000B07E8"/>
    <w:rsid w:val="000B09B7"/>
    <w:rsid w:val="000B0C06"/>
    <w:rsid w:val="000B0FB1"/>
    <w:rsid w:val="000B111C"/>
    <w:rsid w:val="000B11F9"/>
    <w:rsid w:val="000B15C0"/>
    <w:rsid w:val="000B162E"/>
    <w:rsid w:val="000B16EC"/>
    <w:rsid w:val="000B1B19"/>
    <w:rsid w:val="000B1EB9"/>
    <w:rsid w:val="000B22AB"/>
    <w:rsid w:val="000B236C"/>
    <w:rsid w:val="000B3579"/>
    <w:rsid w:val="000B377B"/>
    <w:rsid w:val="000B39EE"/>
    <w:rsid w:val="000B3EE5"/>
    <w:rsid w:val="000B3F45"/>
    <w:rsid w:val="000B4364"/>
    <w:rsid w:val="000B44B2"/>
    <w:rsid w:val="000B4633"/>
    <w:rsid w:val="000B4705"/>
    <w:rsid w:val="000B4E7A"/>
    <w:rsid w:val="000B4F5F"/>
    <w:rsid w:val="000B5444"/>
    <w:rsid w:val="000B58AA"/>
    <w:rsid w:val="000B5E05"/>
    <w:rsid w:val="000B60D4"/>
    <w:rsid w:val="000B60E4"/>
    <w:rsid w:val="000B62B5"/>
    <w:rsid w:val="000B62ED"/>
    <w:rsid w:val="000B6351"/>
    <w:rsid w:val="000B636F"/>
    <w:rsid w:val="000B6A8D"/>
    <w:rsid w:val="000B6F8B"/>
    <w:rsid w:val="000B72B2"/>
    <w:rsid w:val="000B7534"/>
    <w:rsid w:val="000B76ED"/>
    <w:rsid w:val="000B7771"/>
    <w:rsid w:val="000B7BFE"/>
    <w:rsid w:val="000C020E"/>
    <w:rsid w:val="000C0223"/>
    <w:rsid w:val="000C090E"/>
    <w:rsid w:val="000C0B13"/>
    <w:rsid w:val="000C0BF5"/>
    <w:rsid w:val="000C12C1"/>
    <w:rsid w:val="000C1729"/>
    <w:rsid w:val="000C17B7"/>
    <w:rsid w:val="000C25EA"/>
    <w:rsid w:val="000C2755"/>
    <w:rsid w:val="000C296D"/>
    <w:rsid w:val="000C297E"/>
    <w:rsid w:val="000C2F6F"/>
    <w:rsid w:val="000C303B"/>
    <w:rsid w:val="000C3329"/>
    <w:rsid w:val="000C3949"/>
    <w:rsid w:val="000C3997"/>
    <w:rsid w:val="000C39EB"/>
    <w:rsid w:val="000C3C66"/>
    <w:rsid w:val="000C3C98"/>
    <w:rsid w:val="000C3E10"/>
    <w:rsid w:val="000C3E76"/>
    <w:rsid w:val="000C3EC0"/>
    <w:rsid w:val="000C419A"/>
    <w:rsid w:val="000C4207"/>
    <w:rsid w:val="000C4298"/>
    <w:rsid w:val="000C4447"/>
    <w:rsid w:val="000C449F"/>
    <w:rsid w:val="000C45A9"/>
    <w:rsid w:val="000C46F0"/>
    <w:rsid w:val="000C4812"/>
    <w:rsid w:val="000C495C"/>
    <w:rsid w:val="000C5411"/>
    <w:rsid w:val="000C546B"/>
    <w:rsid w:val="000C56C4"/>
    <w:rsid w:val="000C5AE5"/>
    <w:rsid w:val="000C5E44"/>
    <w:rsid w:val="000C5FE5"/>
    <w:rsid w:val="000C61C0"/>
    <w:rsid w:val="000C6205"/>
    <w:rsid w:val="000C65A6"/>
    <w:rsid w:val="000C6B5E"/>
    <w:rsid w:val="000C6CA4"/>
    <w:rsid w:val="000C6D1C"/>
    <w:rsid w:val="000C70EB"/>
    <w:rsid w:val="000C712A"/>
    <w:rsid w:val="000C7142"/>
    <w:rsid w:val="000C7336"/>
    <w:rsid w:val="000C772C"/>
    <w:rsid w:val="000D0628"/>
    <w:rsid w:val="000D067B"/>
    <w:rsid w:val="000D07E8"/>
    <w:rsid w:val="000D096B"/>
    <w:rsid w:val="000D0A68"/>
    <w:rsid w:val="000D12E9"/>
    <w:rsid w:val="000D1311"/>
    <w:rsid w:val="000D1452"/>
    <w:rsid w:val="000D1951"/>
    <w:rsid w:val="000D1B52"/>
    <w:rsid w:val="000D207E"/>
    <w:rsid w:val="000D20EE"/>
    <w:rsid w:val="000D2119"/>
    <w:rsid w:val="000D27E0"/>
    <w:rsid w:val="000D2FAB"/>
    <w:rsid w:val="000D31BA"/>
    <w:rsid w:val="000D3958"/>
    <w:rsid w:val="000D440E"/>
    <w:rsid w:val="000D45AB"/>
    <w:rsid w:val="000D4882"/>
    <w:rsid w:val="000D4C11"/>
    <w:rsid w:val="000D4C3B"/>
    <w:rsid w:val="000D4DD6"/>
    <w:rsid w:val="000D4EAC"/>
    <w:rsid w:val="000D4FB1"/>
    <w:rsid w:val="000D51CE"/>
    <w:rsid w:val="000D5232"/>
    <w:rsid w:val="000D5A25"/>
    <w:rsid w:val="000D5AC2"/>
    <w:rsid w:val="000D5E1C"/>
    <w:rsid w:val="000D5E72"/>
    <w:rsid w:val="000D5F12"/>
    <w:rsid w:val="000D67A8"/>
    <w:rsid w:val="000D6BA2"/>
    <w:rsid w:val="000D6BE6"/>
    <w:rsid w:val="000D7785"/>
    <w:rsid w:val="000D798D"/>
    <w:rsid w:val="000D7BF1"/>
    <w:rsid w:val="000D7F4C"/>
    <w:rsid w:val="000E0003"/>
    <w:rsid w:val="000E00E7"/>
    <w:rsid w:val="000E0360"/>
    <w:rsid w:val="000E03D7"/>
    <w:rsid w:val="000E08B5"/>
    <w:rsid w:val="000E0A30"/>
    <w:rsid w:val="000E0A66"/>
    <w:rsid w:val="000E0A86"/>
    <w:rsid w:val="000E0CFF"/>
    <w:rsid w:val="000E0DA0"/>
    <w:rsid w:val="000E10F6"/>
    <w:rsid w:val="000E1232"/>
    <w:rsid w:val="000E1612"/>
    <w:rsid w:val="000E1EA1"/>
    <w:rsid w:val="000E232A"/>
    <w:rsid w:val="000E24AB"/>
    <w:rsid w:val="000E267E"/>
    <w:rsid w:val="000E29AA"/>
    <w:rsid w:val="000E2A69"/>
    <w:rsid w:val="000E2C2D"/>
    <w:rsid w:val="000E2E97"/>
    <w:rsid w:val="000E2EF1"/>
    <w:rsid w:val="000E2F63"/>
    <w:rsid w:val="000E2F95"/>
    <w:rsid w:val="000E33D7"/>
    <w:rsid w:val="000E388E"/>
    <w:rsid w:val="000E396D"/>
    <w:rsid w:val="000E3CDF"/>
    <w:rsid w:val="000E403F"/>
    <w:rsid w:val="000E4343"/>
    <w:rsid w:val="000E478D"/>
    <w:rsid w:val="000E4B70"/>
    <w:rsid w:val="000E52E5"/>
    <w:rsid w:val="000E5676"/>
    <w:rsid w:val="000E59A1"/>
    <w:rsid w:val="000E5A77"/>
    <w:rsid w:val="000E5E84"/>
    <w:rsid w:val="000E5F4E"/>
    <w:rsid w:val="000E6092"/>
    <w:rsid w:val="000E6456"/>
    <w:rsid w:val="000E663E"/>
    <w:rsid w:val="000E720D"/>
    <w:rsid w:val="000E7C52"/>
    <w:rsid w:val="000F050A"/>
    <w:rsid w:val="000F0ACB"/>
    <w:rsid w:val="000F0F05"/>
    <w:rsid w:val="000F0F4D"/>
    <w:rsid w:val="000F104B"/>
    <w:rsid w:val="000F133F"/>
    <w:rsid w:val="000F1552"/>
    <w:rsid w:val="000F1AC7"/>
    <w:rsid w:val="000F1D1E"/>
    <w:rsid w:val="000F1D85"/>
    <w:rsid w:val="000F1EC1"/>
    <w:rsid w:val="000F2440"/>
    <w:rsid w:val="000F287F"/>
    <w:rsid w:val="000F2BEF"/>
    <w:rsid w:val="000F346E"/>
    <w:rsid w:val="000F3682"/>
    <w:rsid w:val="000F3C7C"/>
    <w:rsid w:val="000F3C80"/>
    <w:rsid w:val="000F3CD8"/>
    <w:rsid w:val="000F40A7"/>
    <w:rsid w:val="000F49E0"/>
    <w:rsid w:val="000F57F3"/>
    <w:rsid w:val="000F5849"/>
    <w:rsid w:val="000F59BC"/>
    <w:rsid w:val="000F5B2F"/>
    <w:rsid w:val="000F5D38"/>
    <w:rsid w:val="000F5F7F"/>
    <w:rsid w:val="000F6181"/>
    <w:rsid w:val="000F6560"/>
    <w:rsid w:val="000F664C"/>
    <w:rsid w:val="000F66DD"/>
    <w:rsid w:val="000F6A04"/>
    <w:rsid w:val="000F6D73"/>
    <w:rsid w:val="000F702C"/>
    <w:rsid w:val="000F76C4"/>
    <w:rsid w:val="000F7895"/>
    <w:rsid w:val="000F78F9"/>
    <w:rsid w:val="000F7907"/>
    <w:rsid w:val="000F7985"/>
    <w:rsid w:val="001000F5"/>
    <w:rsid w:val="00100257"/>
    <w:rsid w:val="0010082E"/>
    <w:rsid w:val="00100A09"/>
    <w:rsid w:val="00100BC4"/>
    <w:rsid w:val="001010B0"/>
    <w:rsid w:val="001010F5"/>
    <w:rsid w:val="00101161"/>
    <w:rsid w:val="00101187"/>
    <w:rsid w:val="001014EC"/>
    <w:rsid w:val="00101591"/>
    <w:rsid w:val="001019EB"/>
    <w:rsid w:val="00101B50"/>
    <w:rsid w:val="001020CF"/>
    <w:rsid w:val="001024A3"/>
    <w:rsid w:val="00102997"/>
    <w:rsid w:val="00102D54"/>
    <w:rsid w:val="00102D85"/>
    <w:rsid w:val="00102D88"/>
    <w:rsid w:val="00102DD9"/>
    <w:rsid w:val="001039EC"/>
    <w:rsid w:val="00103A16"/>
    <w:rsid w:val="00103C0E"/>
    <w:rsid w:val="00103C65"/>
    <w:rsid w:val="001044B7"/>
    <w:rsid w:val="001044C5"/>
    <w:rsid w:val="00104B4C"/>
    <w:rsid w:val="00104C07"/>
    <w:rsid w:val="00104C09"/>
    <w:rsid w:val="00104C6D"/>
    <w:rsid w:val="0010520A"/>
    <w:rsid w:val="00105D46"/>
    <w:rsid w:val="00105E2E"/>
    <w:rsid w:val="00106032"/>
    <w:rsid w:val="00106410"/>
    <w:rsid w:val="001070F2"/>
    <w:rsid w:val="00107627"/>
    <w:rsid w:val="00107660"/>
    <w:rsid w:val="0010794D"/>
    <w:rsid w:val="00107A61"/>
    <w:rsid w:val="001103B3"/>
    <w:rsid w:val="001103C6"/>
    <w:rsid w:val="0011068C"/>
    <w:rsid w:val="00110961"/>
    <w:rsid w:val="00110D2C"/>
    <w:rsid w:val="00111263"/>
    <w:rsid w:val="001117C7"/>
    <w:rsid w:val="001117F4"/>
    <w:rsid w:val="00111BB3"/>
    <w:rsid w:val="00111C1C"/>
    <w:rsid w:val="00111CFD"/>
    <w:rsid w:val="00111D66"/>
    <w:rsid w:val="00111F94"/>
    <w:rsid w:val="00112051"/>
    <w:rsid w:val="001123FC"/>
    <w:rsid w:val="00112727"/>
    <w:rsid w:val="00112875"/>
    <w:rsid w:val="00112BBF"/>
    <w:rsid w:val="00112BD4"/>
    <w:rsid w:val="00112F65"/>
    <w:rsid w:val="00112F68"/>
    <w:rsid w:val="001130D8"/>
    <w:rsid w:val="00113465"/>
    <w:rsid w:val="0011374E"/>
    <w:rsid w:val="0011375F"/>
    <w:rsid w:val="0011386F"/>
    <w:rsid w:val="0011397D"/>
    <w:rsid w:val="00114206"/>
    <w:rsid w:val="00114223"/>
    <w:rsid w:val="00114B68"/>
    <w:rsid w:val="00114D9D"/>
    <w:rsid w:val="00114E0A"/>
    <w:rsid w:val="00114FCB"/>
    <w:rsid w:val="001150A2"/>
    <w:rsid w:val="0011556A"/>
    <w:rsid w:val="0011586B"/>
    <w:rsid w:val="0011597F"/>
    <w:rsid w:val="00115F22"/>
    <w:rsid w:val="0011606A"/>
    <w:rsid w:val="00116075"/>
    <w:rsid w:val="001161E5"/>
    <w:rsid w:val="0011630F"/>
    <w:rsid w:val="00116412"/>
    <w:rsid w:val="0011658E"/>
    <w:rsid w:val="00116673"/>
    <w:rsid w:val="0011712E"/>
    <w:rsid w:val="0011714F"/>
    <w:rsid w:val="00117245"/>
    <w:rsid w:val="00117494"/>
    <w:rsid w:val="00117749"/>
    <w:rsid w:val="001177C9"/>
    <w:rsid w:val="0011785F"/>
    <w:rsid w:val="00117B83"/>
    <w:rsid w:val="001202DD"/>
    <w:rsid w:val="001204C7"/>
    <w:rsid w:val="001206F9"/>
    <w:rsid w:val="00120808"/>
    <w:rsid w:val="00120D82"/>
    <w:rsid w:val="00120DE7"/>
    <w:rsid w:val="00121151"/>
    <w:rsid w:val="00121192"/>
    <w:rsid w:val="001216F1"/>
    <w:rsid w:val="00121728"/>
    <w:rsid w:val="00121E9F"/>
    <w:rsid w:val="001229FD"/>
    <w:rsid w:val="00122A72"/>
    <w:rsid w:val="00122B0E"/>
    <w:rsid w:val="00122D85"/>
    <w:rsid w:val="0012308A"/>
    <w:rsid w:val="00123097"/>
    <w:rsid w:val="00123323"/>
    <w:rsid w:val="00123631"/>
    <w:rsid w:val="00123913"/>
    <w:rsid w:val="00123B5E"/>
    <w:rsid w:val="00123C09"/>
    <w:rsid w:val="00123FCC"/>
    <w:rsid w:val="00124CD1"/>
    <w:rsid w:val="00125255"/>
    <w:rsid w:val="001252AB"/>
    <w:rsid w:val="001253EA"/>
    <w:rsid w:val="001255AB"/>
    <w:rsid w:val="001259FF"/>
    <w:rsid w:val="00125E92"/>
    <w:rsid w:val="00125F56"/>
    <w:rsid w:val="0012607B"/>
    <w:rsid w:val="001261F7"/>
    <w:rsid w:val="0012620A"/>
    <w:rsid w:val="001265AC"/>
    <w:rsid w:val="0012661B"/>
    <w:rsid w:val="00126710"/>
    <w:rsid w:val="00127158"/>
    <w:rsid w:val="00127BF2"/>
    <w:rsid w:val="00130148"/>
    <w:rsid w:val="00130553"/>
    <w:rsid w:val="0013070A"/>
    <w:rsid w:val="001308B1"/>
    <w:rsid w:val="00130DC7"/>
    <w:rsid w:val="00131039"/>
    <w:rsid w:val="0013108F"/>
    <w:rsid w:val="00131471"/>
    <w:rsid w:val="0013149E"/>
    <w:rsid w:val="001314DD"/>
    <w:rsid w:val="00131868"/>
    <w:rsid w:val="00131FFE"/>
    <w:rsid w:val="001320CB"/>
    <w:rsid w:val="00132BC2"/>
    <w:rsid w:val="00132CAA"/>
    <w:rsid w:val="00132F3B"/>
    <w:rsid w:val="001334CB"/>
    <w:rsid w:val="00133D41"/>
    <w:rsid w:val="00133EB7"/>
    <w:rsid w:val="00134405"/>
    <w:rsid w:val="00134B57"/>
    <w:rsid w:val="00134B67"/>
    <w:rsid w:val="001352C5"/>
    <w:rsid w:val="001355E0"/>
    <w:rsid w:val="00135633"/>
    <w:rsid w:val="00136481"/>
    <w:rsid w:val="00136B35"/>
    <w:rsid w:val="00136B3E"/>
    <w:rsid w:val="00136BC7"/>
    <w:rsid w:val="00136CFA"/>
    <w:rsid w:val="001372B0"/>
    <w:rsid w:val="0013734A"/>
    <w:rsid w:val="0013769B"/>
    <w:rsid w:val="001379F9"/>
    <w:rsid w:val="00137AD4"/>
    <w:rsid w:val="00137C24"/>
    <w:rsid w:val="00137D49"/>
    <w:rsid w:val="00140407"/>
    <w:rsid w:val="0014096E"/>
    <w:rsid w:val="00140E9A"/>
    <w:rsid w:val="00141BAE"/>
    <w:rsid w:val="00141C64"/>
    <w:rsid w:val="00141D46"/>
    <w:rsid w:val="00141E86"/>
    <w:rsid w:val="00142BCA"/>
    <w:rsid w:val="00142EBB"/>
    <w:rsid w:val="00142FD2"/>
    <w:rsid w:val="0014345A"/>
    <w:rsid w:val="00143815"/>
    <w:rsid w:val="00143CC3"/>
    <w:rsid w:val="00143F3B"/>
    <w:rsid w:val="001440EB"/>
    <w:rsid w:val="001443CF"/>
    <w:rsid w:val="0014481F"/>
    <w:rsid w:val="0014507F"/>
    <w:rsid w:val="001452B4"/>
    <w:rsid w:val="0014542C"/>
    <w:rsid w:val="001455FB"/>
    <w:rsid w:val="0014599D"/>
    <w:rsid w:val="00145ABC"/>
    <w:rsid w:val="00145BD5"/>
    <w:rsid w:val="00145BEE"/>
    <w:rsid w:val="0014691F"/>
    <w:rsid w:val="00146E2A"/>
    <w:rsid w:val="001475FB"/>
    <w:rsid w:val="001478EA"/>
    <w:rsid w:val="001478F8"/>
    <w:rsid w:val="00147A7A"/>
    <w:rsid w:val="00147DE3"/>
    <w:rsid w:val="00150449"/>
    <w:rsid w:val="001506EA"/>
    <w:rsid w:val="00150A16"/>
    <w:rsid w:val="001510DA"/>
    <w:rsid w:val="001512CA"/>
    <w:rsid w:val="001513DE"/>
    <w:rsid w:val="0015158C"/>
    <w:rsid w:val="00151A2E"/>
    <w:rsid w:val="00151C20"/>
    <w:rsid w:val="00151DA4"/>
    <w:rsid w:val="00151FF9"/>
    <w:rsid w:val="001525CD"/>
    <w:rsid w:val="00153258"/>
    <w:rsid w:val="001534DF"/>
    <w:rsid w:val="0015359F"/>
    <w:rsid w:val="001535A4"/>
    <w:rsid w:val="00153960"/>
    <w:rsid w:val="001540FE"/>
    <w:rsid w:val="00154141"/>
    <w:rsid w:val="00154962"/>
    <w:rsid w:val="001552A7"/>
    <w:rsid w:val="00155A45"/>
    <w:rsid w:val="00156509"/>
    <w:rsid w:val="00156741"/>
    <w:rsid w:val="001568D9"/>
    <w:rsid w:val="001569C3"/>
    <w:rsid w:val="00156E94"/>
    <w:rsid w:val="001570C8"/>
    <w:rsid w:val="00157401"/>
    <w:rsid w:val="001575A6"/>
    <w:rsid w:val="00157AC5"/>
    <w:rsid w:val="00157B0D"/>
    <w:rsid w:val="00157B15"/>
    <w:rsid w:val="001606E8"/>
    <w:rsid w:val="00160858"/>
    <w:rsid w:val="0016090E"/>
    <w:rsid w:val="00160B37"/>
    <w:rsid w:val="00160B6A"/>
    <w:rsid w:val="001611CD"/>
    <w:rsid w:val="00161805"/>
    <w:rsid w:val="0016215A"/>
    <w:rsid w:val="00162237"/>
    <w:rsid w:val="001622E1"/>
    <w:rsid w:val="001625DD"/>
    <w:rsid w:val="0016297D"/>
    <w:rsid w:val="00162DD1"/>
    <w:rsid w:val="00162DD3"/>
    <w:rsid w:val="00162DF6"/>
    <w:rsid w:val="00162E69"/>
    <w:rsid w:val="00162F73"/>
    <w:rsid w:val="00163346"/>
    <w:rsid w:val="00163502"/>
    <w:rsid w:val="00163F38"/>
    <w:rsid w:val="00164170"/>
    <w:rsid w:val="0016425F"/>
    <w:rsid w:val="001643B4"/>
    <w:rsid w:val="00164424"/>
    <w:rsid w:val="001646FB"/>
    <w:rsid w:val="0016479D"/>
    <w:rsid w:val="0016488E"/>
    <w:rsid w:val="00164E75"/>
    <w:rsid w:val="00164EA9"/>
    <w:rsid w:val="00165087"/>
    <w:rsid w:val="00165989"/>
    <w:rsid w:val="00165A85"/>
    <w:rsid w:val="0016604F"/>
    <w:rsid w:val="00166391"/>
    <w:rsid w:val="00166636"/>
    <w:rsid w:val="00166D5E"/>
    <w:rsid w:val="00166FF4"/>
    <w:rsid w:val="00167035"/>
    <w:rsid w:val="00167216"/>
    <w:rsid w:val="001672B2"/>
    <w:rsid w:val="00167618"/>
    <w:rsid w:val="00167ADE"/>
    <w:rsid w:val="00167CA8"/>
    <w:rsid w:val="0017022A"/>
    <w:rsid w:val="001702EA"/>
    <w:rsid w:val="0017043C"/>
    <w:rsid w:val="00170A5D"/>
    <w:rsid w:val="00171D5E"/>
    <w:rsid w:val="00171E03"/>
    <w:rsid w:val="00172145"/>
    <w:rsid w:val="00172663"/>
    <w:rsid w:val="001726A5"/>
    <w:rsid w:val="00172B68"/>
    <w:rsid w:val="00172F41"/>
    <w:rsid w:val="00173236"/>
    <w:rsid w:val="001734FA"/>
    <w:rsid w:val="001737AF"/>
    <w:rsid w:val="001739FE"/>
    <w:rsid w:val="001746BD"/>
    <w:rsid w:val="00174A37"/>
    <w:rsid w:val="00174E8E"/>
    <w:rsid w:val="00175413"/>
    <w:rsid w:val="00175E51"/>
    <w:rsid w:val="0017693C"/>
    <w:rsid w:val="00177368"/>
    <w:rsid w:val="001773FC"/>
    <w:rsid w:val="00177447"/>
    <w:rsid w:val="0017779C"/>
    <w:rsid w:val="0018070C"/>
    <w:rsid w:val="0018077F"/>
    <w:rsid w:val="001807F0"/>
    <w:rsid w:val="001809D4"/>
    <w:rsid w:val="00180B46"/>
    <w:rsid w:val="00180D82"/>
    <w:rsid w:val="00180E09"/>
    <w:rsid w:val="00180E7C"/>
    <w:rsid w:val="001810B7"/>
    <w:rsid w:val="0018114E"/>
    <w:rsid w:val="001812BA"/>
    <w:rsid w:val="001812E6"/>
    <w:rsid w:val="00181ACA"/>
    <w:rsid w:val="00182750"/>
    <w:rsid w:val="001827A5"/>
    <w:rsid w:val="001830D7"/>
    <w:rsid w:val="00183136"/>
    <w:rsid w:val="001840CD"/>
    <w:rsid w:val="001841AA"/>
    <w:rsid w:val="001842BB"/>
    <w:rsid w:val="001842EC"/>
    <w:rsid w:val="001846EE"/>
    <w:rsid w:val="00184822"/>
    <w:rsid w:val="00184BF9"/>
    <w:rsid w:val="0018573F"/>
    <w:rsid w:val="00185787"/>
    <w:rsid w:val="00185B64"/>
    <w:rsid w:val="00185E46"/>
    <w:rsid w:val="0018613C"/>
    <w:rsid w:val="001862BB"/>
    <w:rsid w:val="00186A48"/>
    <w:rsid w:val="00186AF2"/>
    <w:rsid w:val="00186B8C"/>
    <w:rsid w:val="00186C3C"/>
    <w:rsid w:val="00186C8E"/>
    <w:rsid w:val="00186F9B"/>
    <w:rsid w:val="00187110"/>
    <w:rsid w:val="00187427"/>
    <w:rsid w:val="00187AD2"/>
    <w:rsid w:val="001908AB"/>
    <w:rsid w:val="00190F8B"/>
    <w:rsid w:val="00191051"/>
    <w:rsid w:val="00191798"/>
    <w:rsid w:val="00191B9A"/>
    <w:rsid w:val="00191C44"/>
    <w:rsid w:val="00193017"/>
    <w:rsid w:val="00193232"/>
    <w:rsid w:val="00193251"/>
    <w:rsid w:val="00193473"/>
    <w:rsid w:val="00193885"/>
    <w:rsid w:val="00193D25"/>
    <w:rsid w:val="00194749"/>
    <w:rsid w:val="001950FB"/>
    <w:rsid w:val="00195227"/>
    <w:rsid w:val="00195261"/>
    <w:rsid w:val="00195494"/>
    <w:rsid w:val="00195821"/>
    <w:rsid w:val="00195874"/>
    <w:rsid w:val="001959EF"/>
    <w:rsid w:val="00195AB9"/>
    <w:rsid w:val="00195F77"/>
    <w:rsid w:val="0019619B"/>
    <w:rsid w:val="001963CE"/>
    <w:rsid w:val="00196479"/>
    <w:rsid w:val="00197033"/>
    <w:rsid w:val="00197590"/>
    <w:rsid w:val="00197A2B"/>
    <w:rsid w:val="00197DCE"/>
    <w:rsid w:val="001A07E3"/>
    <w:rsid w:val="001A0909"/>
    <w:rsid w:val="001A0DC2"/>
    <w:rsid w:val="001A1497"/>
    <w:rsid w:val="001A1626"/>
    <w:rsid w:val="001A18CD"/>
    <w:rsid w:val="001A1966"/>
    <w:rsid w:val="001A2653"/>
    <w:rsid w:val="001A27D2"/>
    <w:rsid w:val="001A2C08"/>
    <w:rsid w:val="001A2CD5"/>
    <w:rsid w:val="001A305A"/>
    <w:rsid w:val="001A3126"/>
    <w:rsid w:val="001A3360"/>
    <w:rsid w:val="001A3917"/>
    <w:rsid w:val="001A3A7B"/>
    <w:rsid w:val="001A4408"/>
    <w:rsid w:val="001A4BF5"/>
    <w:rsid w:val="001A4E85"/>
    <w:rsid w:val="001A4F9D"/>
    <w:rsid w:val="001A530B"/>
    <w:rsid w:val="001A57AF"/>
    <w:rsid w:val="001A5942"/>
    <w:rsid w:val="001A5C3F"/>
    <w:rsid w:val="001A5E57"/>
    <w:rsid w:val="001A5F84"/>
    <w:rsid w:val="001A5F8A"/>
    <w:rsid w:val="001A60A9"/>
    <w:rsid w:val="001A6141"/>
    <w:rsid w:val="001A61BD"/>
    <w:rsid w:val="001A6343"/>
    <w:rsid w:val="001A6881"/>
    <w:rsid w:val="001A6CA0"/>
    <w:rsid w:val="001A7049"/>
    <w:rsid w:val="001A7161"/>
    <w:rsid w:val="001A7D0A"/>
    <w:rsid w:val="001A7F74"/>
    <w:rsid w:val="001A7FA2"/>
    <w:rsid w:val="001B0128"/>
    <w:rsid w:val="001B09F5"/>
    <w:rsid w:val="001B0F65"/>
    <w:rsid w:val="001B15C0"/>
    <w:rsid w:val="001B16EA"/>
    <w:rsid w:val="001B197E"/>
    <w:rsid w:val="001B1B15"/>
    <w:rsid w:val="001B2013"/>
    <w:rsid w:val="001B2200"/>
    <w:rsid w:val="001B2499"/>
    <w:rsid w:val="001B25BB"/>
    <w:rsid w:val="001B25FD"/>
    <w:rsid w:val="001B26D6"/>
    <w:rsid w:val="001B290B"/>
    <w:rsid w:val="001B29CC"/>
    <w:rsid w:val="001B30F9"/>
    <w:rsid w:val="001B324F"/>
    <w:rsid w:val="001B33A1"/>
    <w:rsid w:val="001B357C"/>
    <w:rsid w:val="001B37B5"/>
    <w:rsid w:val="001B3D1C"/>
    <w:rsid w:val="001B4029"/>
    <w:rsid w:val="001B44FB"/>
    <w:rsid w:val="001B4CBA"/>
    <w:rsid w:val="001B4F20"/>
    <w:rsid w:val="001B4F91"/>
    <w:rsid w:val="001B5784"/>
    <w:rsid w:val="001B57FA"/>
    <w:rsid w:val="001B5B2C"/>
    <w:rsid w:val="001B6151"/>
    <w:rsid w:val="001B645A"/>
    <w:rsid w:val="001B732B"/>
    <w:rsid w:val="001B736C"/>
    <w:rsid w:val="001B745D"/>
    <w:rsid w:val="001B74DE"/>
    <w:rsid w:val="001B7507"/>
    <w:rsid w:val="001B7549"/>
    <w:rsid w:val="001C03B2"/>
    <w:rsid w:val="001C048F"/>
    <w:rsid w:val="001C05FF"/>
    <w:rsid w:val="001C0A1B"/>
    <w:rsid w:val="001C0FE9"/>
    <w:rsid w:val="001C107B"/>
    <w:rsid w:val="001C14BF"/>
    <w:rsid w:val="001C15B3"/>
    <w:rsid w:val="001C1799"/>
    <w:rsid w:val="001C1C2A"/>
    <w:rsid w:val="001C1D54"/>
    <w:rsid w:val="001C24D0"/>
    <w:rsid w:val="001C2872"/>
    <w:rsid w:val="001C2B23"/>
    <w:rsid w:val="001C2D65"/>
    <w:rsid w:val="001C2EEE"/>
    <w:rsid w:val="001C369D"/>
    <w:rsid w:val="001C3A6C"/>
    <w:rsid w:val="001C3C54"/>
    <w:rsid w:val="001C3C94"/>
    <w:rsid w:val="001C3F19"/>
    <w:rsid w:val="001C45A3"/>
    <w:rsid w:val="001C5181"/>
    <w:rsid w:val="001C58CD"/>
    <w:rsid w:val="001C59CA"/>
    <w:rsid w:val="001C5C39"/>
    <w:rsid w:val="001C5C6A"/>
    <w:rsid w:val="001C6210"/>
    <w:rsid w:val="001C6546"/>
    <w:rsid w:val="001C6613"/>
    <w:rsid w:val="001C6801"/>
    <w:rsid w:val="001C6B26"/>
    <w:rsid w:val="001C6DEF"/>
    <w:rsid w:val="001C713D"/>
    <w:rsid w:val="001C733F"/>
    <w:rsid w:val="001C7475"/>
    <w:rsid w:val="001C7FD7"/>
    <w:rsid w:val="001D07E8"/>
    <w:rsid w:val="001D08E9"/>
    <w:rsid w:val="001D0B6D"/>
    <w:rsid w:val="001D155C"/>
    <w:rsid w:val="001D1E86"/>
    <w:rsid w:val="001D2AA7"/>
    <w:rsid w:val="001D2CC6"/>
    <w:rsid w:val="001D3025"/>
    <w:rsid w:val="001D31C0"/>
    <w:rsid w:val="001D3536"/>
    <w:rsid w:val="001D3680"/>
    <w:rsid w:val="001D36CD"/>
    <w:rsid w:val="001D36F8"/>
    <w:rsid w:val="001D3938"/>
    <w:rsid w:val="001D458B"/>
    <w:rsid w:val="001D4A20"/>
    <w:rsid w:val="001D5068"/>
    <w:rsid w:val="001D508F"/>
    <w:rsid w:val="001D5623"/>
    <w:rsid w:val="001D58F6"/>
    <w:rsid w:val="001D5A85"/>
    <w:rsid w:val="001D67CF"/>
    <w:rsid w:val="001D6C74"/>
    <w:rsid w:val="001D7277"/>
    <w:rsid w:val="001D746B"/>
    <w:rsid w:val="001E0754"/>
    <w:rsid w:val="001E07EC"/>
    <w:rsid w:val="001E0AB0"/>
    <w:rsid w:val="001E0AD3"/>
    <w:rsid w:val="001E10C3"/>
    <w:rsid w:val="001E130F"/>
    <w:rsid w:val="001E18C6"/>
    <w:rsid w:val="001E1E6B"/>
    <w:rsid w:val="001E210D"/>
    <w:rsid w:val="001E24DC"/>
    <w:rsid w:val="001E29B8"/>
    <w:rsid w:val="001E395A"/>
    <w:rsid w:val="001E447F"/>
    <w:rsid w:val="001E4E63"/>
    <w:rsid w:val="001E56B1"/>
    <w:rsid w:val="001E5ABA"/>
    <w:rsid w:val="001E6945"/>
    <w:rsid w:val="001E6EF8"/>
    <w:rsid w:val="001E71D9"/>
    <w:rsid w:val="001E77DB"/>
    <w:rsid w:val="001E7E1D"/>
    <w:rsid w:val="001F0491"/>
    <w:rsid w:val="001F0688"/>
    <w:rsid w:val="001F0A19"/>
    <w:rsid w:val="001F0AA8"/>
    <w:rsid w:val="001F0C15"/>
    <w:rsid w:val="001F13C8"/>
    <w:rsid w:val="001F18F8"/>
    <w:rsid w:val="001F1F6C"/>
    <w:rsid w:val="001F25F0"/>
    <w:rsid w:val="001F25FB"/>
    <w:rsid w:val="001F2841"/>
    <w:rsid w:val="001F2974"/>
    <w:rsid w:val="001F2FB8"/>
    <w:rsid w:val="001F2FDF"/>
    <w:rsid w:val="001F3464"/>
    <w:rsid w:val="001F373E"/>
    <w:rsid w:val="001F418F"/>
    <w:rsid w:val="001F449E"/>
    <w:rsid w:val="001F4594"/>
    <w:rsid w:val="001F45E4"/>
    <w:rsid w:val="001F48C5"/>
    <w:rsid w:val="001F494D"/>
    <w:rsid w:val="001F49C9"/>
    <w:rsid w:val="001F4AB4"/>
    <w:rsid w:val="001F4F32"/>
    <w:rsid w:val="001F5374"/>
    <w:rsid w:val="001F5B98"/>
    <w:rsid w:val="001F5BD3"/>
    <w:rsid w:val="001F6B54"/>
    <w:rsid w:val="001F6DE1"/>
    <w:rsid w:val="001F7522"/>
    <w:rsid w:val="001F76C6"/>
    <w:rsid w:val="001F7961"/>
    <w:rsid w:val="001F7B62"/>
    <w:rsid w:val="001F7F78"/>
    <w:rsid w:val="002005C3"/>
    <w:rsid w:val="002008D5"/>
    <w:rsid w:val="00200B3A"/>
    <w:rsid w:val="00200DB8"/>
    <w:rsid w:val="00201703"/>
    <w:rsid w:val="00201B5C"/>
    <w:rsid w:val="00201BC6"/>
    <w:rsid w:val="00201D56"/>
    <w:rsid w:val="00202469"/>
    <w:rsid w:val="002027FB"/>
    <w:rsid w:val="00202AD5"/>
    <w:rsid w:val="00202D52"/>
    <w:rsid w:val="00202D6A"/>
    <w:rsid w:val="002031FB"/>
    <w:rsid w:val="002032A8"/>
    <w:rsid w:val="002033A6"/>
    <w:rsid w:val="0020360B"/>
    <w:rsid w:val="002037B4"/>
    <w:rsid w:val="00203D73"/>
    <w:rsid w:val="00203E50"/>
    <w:rsid w:val="00203EDE"/>
    <w:rsid w:val="00203EE5"/>
    <w:rsid w:val="0020427E"/>
    <w:rsid w:val="00204C3C"/>
    <w:rsid w:val="00205139"/>
    <w:rsid w:val="0020574F"/>
    <w:rsid w:val="00205798"/>
    <w:rsid w:val="00205F88"/>
    <w:rsid w:val="00206120"/>
    <w:rsid w:val="00206507"/>
    <w:rsid w:val="00206F28"/>
    <w:rsid w:val="00207032"/>
    <w:rsid w:val="002075BD"/>
    <w:rsid w:val="00207A3F"/>
    <w:rsid w:val="00207AF3"/>
    <w:rsid w:val="00207B5C"/>
    <w:rsid w:val="00207B7B"/>
    <w:rsid w:val="00207F6A"/>
    <w:rsid w:val="0021006E"/>
    <w:rsid w:val="00210079"/>
    <w:rsid w:val="00210091"/>
    <w:rsid w:val="00210954"/>
    <w:rsid w:val="00210B06"/>
    <w:rsid w:val="00211132"/>
    <w:rsid w:val="00211301"/>
    <w:rsid w:val="002119CA"/>
    <w:rsid w:val="00211AA1"/>
    <w:rsid w:val="00211C1E"/>
    <w:rsid w:val="002121C2"/>
    <w:rsid w:val="002125BF"/>
    <w:rsid w:val="002126E8"/>
    <w:rsid w:val="002127C7"/>
    <w:rsid w:val="0021284B"/>
    <w:rsid w:val="002128DC"/>
    <w:rsid w:val="00212D82"/>
    <w:rsid w:val="00212E55"/>
    <w:rsid w:val="00212F68"/>
    <w:rsid w:val="00213AF7"/>
    <w:rsid w:val="00213CBB"/>
    <w:rsid w:val="00214353"/>
    <w:rsid w:val="002147D7"/>
    <w:rsid w:val="002148E1"/>
    <w:rsid w:val="0021514F"/>
    <w:rsid w:val="002153A0"/>
    <w:rsid w:val="00215480"/>
    <w:rsid w:val="00215A95"/>
    <w:rsid w:val="00215B5E"/>
    <w:rsid w:val="0021656C"/>
    <w:rsid w:val="0021665C"/>
    <w:rsid w:val="002167B1"/>
    <w:rsid w:val="00216938"/>
    <w:rsid w:val="00216AC2"/>
    <w:rsid w:val="0021774C"/>
    <w:rsid w:val="002178A9"/>
    <w:rsid w:val="00217C98"/>
    <w:rsid w:val="002207DB"/>
    <w:rsid w:val="002209D7"/>
    <w:rsid w:val="00220F8E"/>
    <w:rsid w:val="002210B1"/>
    <w:rsid w:val="00221D3A"/>
    <w:rsid w:val="00221FA4"/>
    <w:rsid w:val="0022263A"/>
    <w:rsid w:val="002229D2"/>
    <w:rsid w:val="00222B5C"/>
    <w:rsid w:val="00222BE2"/>
    <w:rsid w:val="002230E1"/>
    <w:rsid w:val="00223272"/>
    <w:rsid w:val="0022348A"/>
    <w:rsid w:val="002234C2"/>
    <w:rsid w:val="002240E2"/>
    <w:rsid w:val="002247F0"/>
    <w:rsid w:val="00224A86"/>
    <w:rsid w:val="00224C2B"/>
    <w:rsid w:val="00224C60"/>
    <w:rsid w:val="00225825"/>
    <w:rsid w:val="00225862"/>
    <w:rsid w:val="002258F4"/>
    <w:rsid w:val="002262CB"/>
    <w:rsid w:val="002263AE"/>
    <w:rsid w:val="00226D0C"/>
    <w:rsid w:val="00227001"/>
    <w:rsid w:val="002271E1"/>
    <w:rsid w:val="00227643"/>
    <w:rsid w:val="00227F55"/>
    <w:rsid w:val="0023021E"/>
    <w:rsid w:val="00230490"/>
    <w:rsid w:val="002306C1"/>
    <w:rsid w:val="002307DC"/>
    <w:rsid w:val="00230B6E"/>
    <w:rsid w:val="00230BCE"/>
    <w:rsid w:val="00230C36"/>
    <w:rsid w:val="00230E0F"/>
    <w:rsid w:val="002313DE"/>
    <w:rsid w:val="002316D6"/>
    <w:rsid w:val="00231A6B"/>
    <w:rsid w:val="0023271B"/>
    <w:rsid w:val="00232CA1"/>
    <w:rsid w:val="00233364"/>
    <w:rsid w:val="00233648"/>
    <w:rsid w:val="002336EA"/>
    <w:rsid w:val="00233C28"/>
    <w:rsid w:val="00233CB4"/>
    <w:rsid w:val="00233F59"/>
    <w:rsid w:val="0023400A"/>
    <w:rsid w:val="0023443C"/>
    <w:rsid w:val="0023444F"/>
    <w:rsid w:val="002347A2"/>
    <w:rsid w:val="00234AE0"/>
    <w:rsid w:val="00234BCB"/>
    <w:rsid w:val="00234CF3"/>
    <w:rsid w:val="00235DE3"/>
    <w:rsid w:val="00235EB9"/>
    <w:rsid w:val="00235EEF"/>
    <w:rsid w:val="00235F9F"/>
    <w:rsid w:val="00236451"/>
    <w:rsid w:val="002364C8"/>
    <w:rsid w:val="00237242"/>
    <w:rsid w:val="00237419"/>
    <w:rsid w:val="002374D1"/>
    <w:rsid w:val="002377C4"/>
    <w:rsid w:val="00237BDB"/>
    <w:rsid w:val="00240352"/>
    <w:rsid w:val="0024051C"/>
    <w:rsid w:val="002406AA"/>
    <w:rsid w:val="00240790"/>
    <w:rsid w:val="00240825"/>
    <w:rsid w:val="00240852"/>
    <w:rsid w:val="00240885"/>
    <w:rsid w:val="00240D74"/>
    <w:rsid w:val="00240DF5"/>
    <w:rsid w:val="00240EAC"/>
    <w:rsid w:val="00240F66"/>
    <w:rsid w:val="00240F96"/>
    <w:rsid w:val="00240FD1"/>
    <w:rsid w:val="0024136D"/>
    <w:rsid w:val="00241455"/>
    <w:rsid w:val="00241611"/>
    <w:rsid w:val="00241A6A"/>
    <w:rsid w:val="00241B6A"/>
    <w:rsid w:val="00241DB5"/>
    <w:rsid w:val="00241E4C"/>
    <w:rsid w:val="00241FE6"/>
    <w:rsid w:val="00243869"/>
    <w:rsid w:val="00243B57"/>
    <w:rsid w:val="00244027"/>
    <w:rsid w:val="00244368"/>
    <w:rsid w:val="00244651"/>
    <w:rsid w:val="00244827"/>
    <w:rsid w:val="00244936"/>
    <w:rsid w:val="00244BB6"/>
    <w:rsid w:val="00244E06"/>
    <w:rsid w:val="00244E26"/>
    <w:rsid w:val="00244FED"/>
    <w:rsid w:val="0024501E"/>
    <w:rsid w:val="0024507C"/>
    <w:rsid w:val="00245101"/>
    <w:rsid w:val="00245396"/>
    <w:rsid w:val="002453B0"/>
    <w:rsid w:val="00245B68"/>
    <w:rsid w:val="00245F83"/>
    <w:rsid w:val="00246012"/>
    <w:rsid w:val="0024669C"/>
    <w:rsid w:val="00246C64"/>
    <w:rsid w:val="00246D89"/>
    <w:rsid w:val="00246E59"/>
    <w:rsid w:val="00246FB3"/>
    <w:rsid w:val="0024721C"/>
    <w:rsid w:val="002473B3"/>
    <w:rsid w:val="002476E3"/>
    <w:rsid w:val="00247742"/>
    <w:rsid w:val="002477C8"/>
    <w:rsid w:val="002479FB"/>
    <w:rsid w:val="00247A55"/>
    <w:rsid w:val="00250431"/>
    <w:rsid w:val="0025066B"/>
    <w:rsid w:val="002513AB"/>
    <w:rsid w:val="00251D05"/>
    <w:rsid w:val="002529AE"/>
    <w:rsid w:val="00252B2D"/>
    <w:rsid w:val="00252CB0"/>
    <w:rsid w:val="00252E70"/>
    <w:rsid w:val="002531DD"/>
    <w:rsid w:val="00253625"/>
    <w:rsid w:val="0025380C"/>
    <w:rsid w:val="00253A09"/>
    <w:rsid w:val="00253A37"/>
    <w:rsid w:val="00254422"/>
    <w:rsid w:val="00254632"/>
    <w:rsid w:val="00254753"/>
    <w:rsid w:val="00254A2B"/>
    <w:rsid w:val="00254B51"/>
    <w:rsid w:val="00255365"/>
    <w:rsid w:val="002553A1"/>
    <w:rsid w:val="002554FF"/>
    <w:rsid w:val="00256596"/>
    <w:rsid w:val="002567F9"/>
    <w:rsid w:val="002568E4"/>
    <w:rsid w:val="00257192"/>
    <w:rsid w:val="00257A6E"/>
    <w:rsid w:val="002604E6"/>
    <w:rsid w:val="00260C39"/>
    <w:rsid w:val="00260D19"/>
    <w:rsid w:val="0026153C"/>
    <w:rsid w:val="00261BFC"/>
    <w:rsid w:val="00261C61"/>
    <w:rsid w:val="00261CA6"/>
    <w:rsid w:val="002620CF"/>
    <w:rsid w:val="00262153"/>
    <w:rsid w:val="0026289C"/>
    <w:rsid w:val="00262910"/>
    <w:rsid w:val="00263405"/>
    <w:rsid w:val="00263642"/>
    <w:rsid w:val="00263E86"/>
    <w:rsid w:val="00263F9D"/>
    <w:rsid w:val="00264718"/>
    <w:rsid w:val="00264979"/>
    <w:rsid w:val="00264C39"/>
    <w:rsid w:val="00264CF1"/>
    <w:rsid w:val="0026509C"/>
    <w:rsid w:val="002655B7"/>
    <w:rsid w:val="00265BA6"/>
    <w:rsid w:val="00265C76"/>
    <w:rsid w:val="00266040"/>
    <w:rsid w:val="002662C6"/>
    <w:rsid w:val="00266768"/>
    <w:rsid w:val="00266839"/>
    <w:rsid w:val="002670A5"/>
    <w:rsid w:val="0026713C"/>
    <w:rsid w:val="0026715F"/>
    <w:rsid w:val="0026722E"/>
    <w:rsid w:val="00267968"/>
    <w:rsid w:val="00267A6F"/>
    <w:rsid w:val="00267DCC"/>
    <w:rsid w:val="00270C7A"/>
    <w:rsid w:val="00271254"/>
    <w:rsid w:val="002714B5"/>
    <w:rsid w:val="002714F9"/>
    <w:rsid w:val="0027183F"/>
    <w:rsid w:val="0027186D"/>
    <w:rsid w:val="00271985"/>
    <w:rsid w:val="00271D2A"/>
    <w:rsid w:val="00271E68"/>
    <w:rsid w:val="00272672"/>
    <w:rsid w:val="002727AB"/>
    <w:rsid w:val="0027314D"/>
    <w:rsid w:val="002731DC"/>
    <w:rsid w:val="0027356C"/>
    <w:rsid w:val="002737DB"/>
    <w:rsid w:val="002746C3"/>
    <w:rsid w:val="0027514D"/>
    <w:rsid w:val="0027517E"/>
    <w:rsid w:val="002751D6"/>
    <w:rsid w:val="002754FB"/>
    <w:rsid w:val="00275924"/>
    <w:rsid w:val="00275B89"/>
    <w:rsid w:val="00275CAA"/>
    <w:rsid w:val="00275EBC"/>
    <w:rsid w:val="00276A22"/>
    <w:rsid w:val="00276D84"/>
    <w:rsid w:val="00277B3D"/>
    <w:rsid w:val="00277CE4"/>
    <w:rsid w:val="00280106"/>
    <w:rsid w:val="00280B0D"/>
    <w:rsid w:val="00280E6A"/>
    <w:rsid w:val="00280E85"/>
    <w:rsid w:val="00280F39"/>
    <w:rsid w:val="002811F7"/>
    <w:rsid w:val="00281262"/>
    <w:rsid w:val="00281672"/>
    <w:rsid w:val="002816F0"/>
    <w:rsid w:val="002821B0"/>
    <w:rsid w:val="00282215"/>
    <w:rsid w:val="002822A3"/>
    <w:rsid w:val="0028262F"/>
    <w:rsid w:val="00282BC2"/>
    <w:rsid w:val="00282FBC"/>
    <w:rsid w:val="00283015"/>
    <w:rsid w:val="0028306C"/>
    <w:rsid w:val="00283091"/>
    <w:rsid w:val="00283382"/>
    <w:rsid w:val="00283478"/>
    <w:rsid w:val="0028548F"/>
    <w:rsid w:val="00285704"/>
    <w:rsid w:val="0028574B"/>
    <w:rsid w:val="0028587F"/>
    <w:rsid w:val="00285968"/>
    <w:rsid w:val="0028664C"/>
    <w:rsid w:val="00286712"/>
    <w:rsid w:val="00286AF6"/>
    <w:rsid w:val="00286B99"/>
    <w:rsid w:val="00286C52"/>
    <w:rsid w:val="00286F94"/>
    <w:rsid w:val="0028704C"/>
    <w:rsid w:val="00287159"/>
    <w:rsid w:val="002875F7"/>
    <w:rsid w:val="0028777A"/>
    <w:rsid w:val="00287849"/>
    <w:rsid w:val="00290473"/>
    <w:rsid w:val="00290596"/>
    <w:rsid w:val="00290729"/>
    <w:rsid w:val="0029114B"/>
    <w:rsid w:val="00291530"/>
    <w:rsid w:val="0029157A"/>
    <w:rsid w:val="00291614"/>
    <w:rsid w:val="002918C9"/>
    <w:rsid w:val="0029279B"/>
    <w:rsid w:val="0029319A"/>
    <w:rsid w:val="00293397"/>
    <w:rsid w:val="002938ED"/>
    <w:rsid w:val="00293B0C"/>
    <w:rsid w:val="00293BFC"/>
    <w:rsid w:val="00293E88"/>
    <w:rsid w:val="002941DC"/>
    <w:rsid w:val="00294B0E"/>
    <w:rsid w:val="00294C3C"/>
    <w:rsid w:val="00295462"/>
    <w:rsid w:val="00295A61"/>
    <w:rsid w:val="00295BDD"/>
    <w:rsid w:val="002968B7"/>
    <w:rsid w:val="002968F0"/>
    <w:rsid w:val="002970D3"/>
    <w:rsid w:val="0029711C"/>
    <w:rsid w:val="00297399"/>
    <w:rsid w:val="00297B98"/>
    <w:rsid w:val="00297ED1"/>
    <w:rsid w:val="00297F85"/>
    <w:rsid w:val="002A020B"/>
    <w:rsid w:val="002A02AC"/>
    <w:rsid w:val="002A02ED"/>
    <w:rsid w:val="002A05BA"/>
    <w:rsid w:val="002A08DF"/>
    <w:rsid w:val="002A1347"/>
    <w:rsid w:val="002A238F"/>
    <w:rsid w:val="002A23F7"/>
    <w:rsid w:val="002A2734"/>
    <w:rsid w:val="002A2840"/>
    <w:rsid w:val="002A2C3F"/>
    <w:rsid w:val="002A316E"/>
    <w:rsid w:val="002A39FA"/>
    <w:rsid w:val="002A3DF3"/>
    <w:rsid w:val="002A41B5"/>
    <w:rsid w:val="002A4493"/>
    <w:rsid w:val="002A47A4"/>
    <w:rsid w:val="002A524C"/>
    <w:rsid w:val="002A52A4"/>
    <w:rsid w:val="002A54B4"/>
    <w:rsid w:val="002A56C9"/>
    <w:rsid w:val="002A56D0"/>
    <w:rsid w:val="002A5B76"/>
    <w:rsid w:val="002A5DE5"/>
    <w:rsid w:val="002A5ECA"/>
    <w:rsid w:val="002A660B"/>
    <w:rsid w:val="002A699F"/>
    <w:rsid w:val="002A6C2C"/>
    <w:rsid w:val="002A7189"/>
    <w:rsid w:val="002A73B7"/>
    <w:rsid w:val="002A7448"/>
    <w:rsid w:val="002A7B3B"/>
    <w:rsid w:val="002B03C1"/>
    <w:rsid w:val="002B0489"/>
    <w:rsid w:val="002B069F"/>
    <w:rsid w:val="002B07E0"/>
    <w:rsid w:val="002B0864"/>
    <w:rsid w:val="002B0B25"/>
    <w:rsid w:val="002B0DB5"/>
    <w:rsid w:val="002B11DB"/>
    <w:rsid w:val="002B1802"/>
    <w:rsid w:val="002B1D22"/>
    <w:rsid w:val="002B2471"/>
    <w:rsid w:val="002B25F8"/>
    <w:rsid w:val="002B2C97"/>
    <w:rsid w:val="002B2ECB"/>
    <w:rsid w:val="002B3161"/>
    <w:rsid w:val="002B37D0"/>
    <w:rsid w:val="002B3A6F"/>
    <w:rsid w:val="002B4B78"/>
    <w:rsid w:val="002B4B79"/>
    <w:rsid w:val="002B4D6F"/>
    <w:rsid w:val="002B4E1A"/>
    <w:rsid w:val="002B4F43"/>
    <w:rsid w:val="002B52A5"/>
    <w:rsid w:val="002B578E"/>
    <w:rsid w:val="002B5FA4"/>
    <w:rsid w:val="002B64AD"/>
    <w:rsid w:val="002B65C0"/>
    <w:rsid w:val="002B69FB"/>
    <w:rsid w:val="002B6A6C"/>
    <w:rsid w:val="002B6B64"/>
    <w:rsid w:val="002B6C69"/>
    <w:rsid w:val="002B6D03"/>
    <w:rsid w:val="002B6D40"/>
    <w:rsid w:val="002B6E1A"/>
    <w:rsid w:val="002B7904"/>
    <w:rsid w:val="002B7976"/>
    <w:rsid w:val="002B79CD"/>
    <w:rsid w:val="002B7D76"/>
    <w:rsid w:val="002C0132"/>
    <w:rsid w:val="002C0230"/>
    <w:rsid w:val="002C07B1"/>
    <w:rsid w:val="002C08D7"/>
    <w:rsid w:val="002C0A20"/>
    <w:rsid w:val="002C0BB5"/>
    <w:rsid w:val="002C101D"/>
    <w:rsid w:val="002C1191"/>
    <w:rsid w:val="002C121B"/>
    <w:rsid w:val="002C1ACD"/>
    <w:rsid w:val="002C2024"/>
    <w:rsid w:val="002C2959"/>
    <w:rsid w:val="002C2976"/>
    <w:rsid w:val="002C2A6C"/>
    <w:rsid w:val="002C2ADE"/>
    <w:rsid w:val="002C2B65"/>
    <w:rsid w:val="002C2C52"/>
    <w:rsid w:val="002C2CE4"/>
    <w:rsid w:val="002C2E7E"/>
    <w:rsid w:val="002C2EEA"/>
    <w:rsid w:val="002C2FA3"/>
    <w:rsid w:val="002C3280"/>
    <w:rsid w:val="002C39F7"/>
    <w:rsid w:val="002C3A63"/>
    <w:rsid w:val="002C3E1D"/>
    <w:rsid w:val="002C3F3C"/>
    <w:rsid w:val="002C43D2"/>
    <w:rsid w:val="002C49D4"/>
    <w:rsid w:val="002C527A"/>
    <w:rsid w:val="002C5526"/>
    <w:rsid w:val="002C5C8E"/>
    <w:rsid w:val="002C61C9"/>
    <w:rsid w:val="002C6258"/>
    <w:rsid w:val="002C67CA"/>
    <w:rsid w:val="002C6A83"/>
    <w:rsid w:val="002C70AA"/>
    <w:rsid w:val="002C7999"/>
    <w:rsid w:val="002C7AE0"/>
    <w:rsid w:val="002D0059"/>
    <w:rsid w:val="002D085A"/>
    <w:rsid w:val="002D09E8"/>
    <w:rsid w:val="002D10DD"/>
    <w:rsid w:val="002D1133"/>
    <w:rsid w:val="002D14A3"/>
    <w:rsid w:val="002D1634"/>
    <w:rsid w:val="002D172E"/>
    <w:rsid w:val="002D21AE"/>
    <w:rsid w:val="002D2957"/>
    <w:rsid w:val="002D2C50"/>
    <w:rsid w:val="002D2DF0"/>
    <w:rsid w:val="002D3159"/>
    <w:rsid w:val="002D36C5"/>
    <w:rsid w:val="002D3794"/>
    <w:rsid w:val="002D39CA"/>
    <w:rsid w:val="002D4ADE"/>
    <w:rsid w:val="002D4D02"/>
    <w:rsid w:val="002D4F00"/>
    <w:rsid w:val="002D5074"/>
    <w:rsid w:val="002D5B36"/>
    <w:rsid w:val="002D5B4C"/>
    <w:rsid w:val="002D605D"/>
    <w:rsid w:val="002D60D7"/>
    <w:rsid w:val="002D64DF"/>
    <w:rsid w:val="002D6B5C"/>
    <w:rsid w:val="002D763B"/>
    <w:rsid w:val="002D773C"/>
    <w:rsid w:val="002D798A"/>
    <w:rsid w:val="002E0BB1"/>
    <w:rsid w:val="002E0E63"/>
    <w:rsid w:val="002E11EB"/>
    <w:rsid w:val="002E12E4"/>
    <w:rsid w:val="002E12FC"/>
    <w:rsid w:val="002E178C"/>
    <w:rsid w:val="002E1932"/>
    <w:rsid w:val="002E1C5E"/>
    <w:rsid w:val="002E1CFF"/>
    <w:rsid w:val="002E1F6E"/>
    <w:rsid w:val="002E2847"/>
    <w:rsid w:val="002E2A4B"/>
    <w:rsid w:val="002E2B21"/>
    <w:rsid w:val="002E2D07"/>
    <w:rsid w:val="002E30AB"/>
    <w:rsid w:val="002E3CE4"/>
    <w:rsid w:val="002E3E20"/>
    <w:rsid w:val="002E3F66"/>
    <w:rsid w:val="002E477F"/>
    <w:rsid w:val="002E4AE8"/>
    <w:rsid w:val="002E52F0"/>
    <w:rsid w:val="002E5926"/>
    <w:rsid w:val="002E611D"/>
    <w:rsid w:val="002E6194"/>
    <w:rsid w:val="002E6822"/>
    <w:rsid w:val="002E6920"/>
    <w:rsid w:val="002E6ACF"/>
    <w:rsid w:val="002E6FFB"/>
    <w:rsid w:val="002E7741"/>
    <w:rsid w:val="002E7F83"/>
    <w:rsid w:val="002F0283"/>
    <w:rsid w:val="002F0AE2"/>
    <w:rsid w:val="002F0F3D"/>
    <w:rsid w:val="002F1243"/>
    <w:rsid w:val="002F1C94"/>
    <w:rsid w:val="002F2131"/>
    <w:rsid w:val="002F232F"/>
    <w:rsid w:val="002F23A7"/>
    <w:rsid w:val="002F2A3F"/>
    <w:rsid w:val="002F2C67"/>
    <w:rsid w:val="002F2F94"/>
    <w:rsid w:val="002F2FAD"/>
    <w:rsid w:val="002F360E"/>
    <w:rsid w:val="002F38A5"/>
    <w:rsid w:val="002F3B46"/>
    <w:rsid w:val="002F3D9D"/>
    <w:rsid w:val="002F3E2D"/>
    <w:rsid w:val="002F47EF"/>
    <w:rsid w:val="002F4EB2"/>
    <w:rsid w:val="002F50D7"/>
    <w:rsid w:val="002F5153"/>
    <w:rsid w:val="002F563C"/>
    <w:rsid w:val="002F5790"/>
    <w:rsid w:val="002F5796"/>
    <w:rsid w:val="002F5CF5"/>
    <w:rsid w:val="002F5E07"/>
    <w:rsid w:val="002F6957"/>
    <w:rsid w:val="002F6BA9"/>
    <w:rsid w:val="002F6D87"/>
    <w:rsid w:val="002F7278"/>
    <w:rsid w:val="002F7531"/>
    <w:rsid w:val="002F76A3"/>
    <w:rsid w:val="002F7720"/>
    <w:rsid w:val="002F7BF7"/>
    <w:rsid w:val="002F7FE6"/>
    <w:rsid w:val="003001B5"/>
    <w:rsid w:val="00300CE3"/>
    <w:rsid w:val="003010CC"/>
    <w:rsid w:val="003010DF"/>
    <w:rsid w:val="00301B6B"/>
    <w:rsid w:val="00301CCF"/>
    <w:rsid w:val="00301F57"/>
    <w:rsid w:val="00302065"/>
    <w:rsid w:val="00302495"/>
    <w:rsid w:val="00302910"/>
    <w:rsid w:val="00302967"/>
    <w:rsid w:val="00302B90"/>
    <w:rsid w:val="003030B7"/>
    <w:rsid w:val="003038F1"/>
    <w:rsid w:val="00303A98"/>
    <w:rsid w:val="00303D2C"/>
    <w:rsid w:val="003044F6"/>
    <w:rsid w:val="00304968"/>
    <w:rsid w:val="003050C8"/>
    <w:rsid w:val="003052D9"/>
    <w:rsid w:val="0030586B"/>
    <w:rsid w:val="00305E67"/>
    <w:rsid w:val="00306793"/>
    <w:rsid w:val="00306AA3"/>
    <w:rsid w:val="00306F33"/>
    <w:rsid w:val="003072F9"/>
    <w:rsid w:val="00307506"/>
    <w:rsid w:val="003077A0"/>
    <w:rsid w:val="003078AB"/>
    <w:rsid w:val="00307A3A"/>
    <w:rsid w:val="00307D46"/>
    <w:rsid w:val="00310011"/>
    <w:rsid w:val="003102A9"/>
    <w:rsid w:val="003102DB"/>
    <w:rsid w:val="00310960"/>
    <w:rsid w:val="00310B68"/>
    <w:rsid w:val="00310DEE"/>
    <w:rsid w:val="00311402"/>
    <w:rsid w:val="003119DE"/>
    <w:rsid w:val="00311CEF"/>
    <w:rsid w:val="00312F52"/>
    <w:rsid w:val="003132B9"/>
    <w:rsid w:val="00313523"/>
    <w:rsid w:val="003139CD"/>
    <w:rsid w:val="00314529"/>
    <w:rsid w:val="00314629"/>
    <w:rsid w:val="003157DD"/>
    <w:rsid w:val="00315D53"/>
    <w:rsid w:val="00315EB5"/>
    <w:rsid w:val="00315F19"/>
    <w:rsid w:val="0031608B"/>
    <w:rsid w:val="003166F6"/>
    <w:rsid w:val="003168CE"/>
    <w:rsid w:val="00316E35"/>
    <w:rsid w:val="00317803"/>
    <w:rsid w:val="003179A7"/>
    <w:rsid w:val="00317DD5"/>
    <w:rsid w:val="003207D6"/>
    <w:rsid w:val="00320DC3"/>
    <w:rsid w:val="00321393"/>
    <w:rsid w:val="0032140B"/>
    <w:rsid w:val="003214E6"/>
    <w:rsid w:val="00321592"/>
    <w:rsid w:val="003217B2"/>
    <w:rsid w:val="0032181D"/>
    <w:rsid w:val="00321E72"/>
    <w:rsid w:val="0032216B"/>
    <w:rsid w:val="0032260F"/>
    <w:rsid w:val="00322743"/>
    <w:rsid w:val="00322991"/>
    <w:rsid w:val="00323199"/>
    <w:rsid w:val="00323924"/>
    <w:rsid w:val="00323DAA"/>
    <w:rsid w:val="0032418C"/>
    <w:rsid w:val="0032445D"/>
    <w:rsid w:val="00324B41"/>
    <w:rsid w:val="00324E2B"/>
    <w:rsid w:val="0032523F"/>
    <w:rsid w:val="00325CE4"/>
    <w:rsid w:val="00325E7F"/>
    <w:rsid w:val="003261A1"/>
    <w:rsid w:val="00326C4E"/>
    <w:rsid w:val="00326D9B"/>
    <w:rsid w:val="00326F65"/>
    <w:rsid w:val="003271B8"/>
    <w:rsid w:val="003275B6"/>
    <w:rsid w:val="00327E32"/>
    <w:rsid w:val="00327E61"/>
    <w:rsid w:val="003303BE"/>
    <w:rsid w:val="003303E0"/>
    <w:rsid w:val="00330813"/>
    <w:rsid w:val="0033089D"/>
    <w:rsid w:val="00330E5E"/>
    <w:rsid w:val="003318FD"/>
    <w:rsid w:val="003319DD"/>
    <w:rsid w:val="00332B4E"/>
    <w:rsid w:val="003331DB"/>
    <w:rsid w:val="00333535"/>
    <w:rsid w:val="00333952"/>
    <w:rsid w:val="00333D1E"/>
    <w:rsid w:val="0033404D"/>
    <w:rsid w:val="0033419B"/>
    <w:rsid w:val="003346DA"/>
    <w:rsid w:val="0033490D"/>
    <w:rsid w:val="00334B79"/>
    <w:rsid w:val="00334CB6"/>
    <w:rsid w:val="00334EE6"/>
    <w:rsid w:val="003357DD"/>
    <w:rsid w:val="00335A97"/>
    <w:rsid w:val="0033615F"/>
    <w:rsid w:val="003363FF"/>
    <w:rsid w:val="0033645C"/>
    <w:rsid w:val="003367DB"/>
    <w:rsid w:val="003369FD"/>
    <w:rsid w:val="00336AF5"/>
    <w:rsid w:val="00336B8B"/>
    <w:rsid w:val="00336D1D"/>
    <w:rsid w:val="00337118"/>
    <w:rsid w:val="0033716C"/>
    <w:rsid w:val="003372FE"/>
    <w:rsid w:val="0033779B"/>
    <w:rsid w:val="003379BB"/>
    <w:rsid w:val="00337B15"/>
    <w:rsid w:val="00337B1B"/>
    <w:rsid w:val="00337D93"/>
    <w:rsid w:val="0034017F"/>
    <w:rsid w:val="003402D3"/>
    <w:rsid w:val="003408C0"/>
    <w:rsid w:val="00340A0E"/>
    <w:rsid w:val="00340C5F"/>
    <w:rsid w:val="00340CDB"/>
    <w:rsid w:val="00340F5C"/>
    <w:rsid w:val="00341574"/>
    <w:rsid w:val="0034199D"/>
    <w:rsid w:val="00342512"/>
    <w:rsid w:val="00342BA2"/>
    <w:rsid w:val="0034324C"/>
    <w:rsid w:val="00343441"/>
    <w:rsid w:val="00343A5A"/>
    <w:rsid w:val="00343CB3"/>
    <w:rsid w:val="00343EB6"/>
    <w:rsid w:val="00344092"/>
    <w:rsid w:val="00344C9E"/>
    <w:rsid w:val="00344E80"/>
    <w:rsid w:val="00345058"/>
    <w:rsid w:val="00345153"/>
    <w:rsid w:val="00345595"/>
    <w:rsid w:val="00345798"/>
    <w:rsid w:val="00345940"/>
    <w:rsid w:val="00345A5C"/>
    <w:rsid w:val="00345AEA"/>
    <w:rsid w:val="0034639B"/>
    <w:rsid w:val="00346475"/>
    <w:rsid w:val="00346505"/>
    <w:rsid w:val="00346A3B"/>
    <w:rsid w:val="00346BB7"/>
    <w:rsid w:val="00346C34"/>
    <w:rsid w:val="00346EE8"/>
    <w:rsid w:val="00347045"/>
    <w:rsid w:val="003475EC"/>
    <w:rsid w:val="003475F9"/>
    <w:rsid w:val="00347F0B"/>
    <w:rsid w:val="00347FC8"/>
    <w:rsid w:val="00350548"/>
    <w:rsid w:val="00350810"/>
    <w:rsid w:val="003508AE"/>
    <w:rsid w:val="00350914"/>
    <w:rsid w:val="00350D1B"/>
    <w:rsid w:val="00350E5B"/>
    <w:rsid w:val="00350EDF"/>
    <w:rsid w:val="00350F15"/>
    <w:rsid w:val="00351241"/>
    <w:rsid w:val="0035153F"/>
    <w:rsid w:val="0035197F"/>
    <w:rsid w:val="0035208F"/>
    <w:rsid w:val="003521C4"/>
    <w:rsid w:val="0035248B"/>
    <w:rsid w:val="00352794"/>
    <w:rsid w:val="00352CA4"/>
    <w:rsid w:val="0035300D"/>
    <w:rsid w:val="003532F9"/>
    <w:rsid w:val="0035356C"/>
    <w:rsid w:val="00353DFD"/>
    <w:rsid w:val="00353F53"/>
    <w:rsid w:val="00354163"/>
    <w:rsid w:val="00354244"/>
    <w:rsid w:val="00354250"/>
    <w:rsid w:val="00354445"/>
    <w:rsid w:val="003545E7"/>
    <w:rsid w:val="0035467C"/>
    <w:rsid w:val="00354A53"/>
    <w:rsid w:val="00354A9C"/>
    <w:rsid w:val="00354E00"/>
    <w:rsid w:val="00354FB5"/>
    <w:rsid w:val="0035573C"/>
    <w:rsid w:val="00355A46"/>
    <w:rsid w:val="00355BF5"/>
    <w:rsid w:val="00355EB1"/>
    <w:rsid w:val="003560C2"/>
    <w:rsid w:val="00356207"/>
    <w:rsid w:val="003569C4"/>
    <w:rsid w:val="00356AFE"/>
    <w:rsid w:val="00356CE6"/>
    <w:rsid w:val="003575C5"/>
    <w:rsid w:val="003579CD"/>
    <w:rsid w:val="00357C70"/>
    <w:rsid w:val="00357E37"/>
    <w:rsid w:val="00357F62"/>
    <w:rsid w:val="003600BD"/>
    <w:rsid w:val="003605D6"/>
    <w:rsid w:val="00360A17"/>
    <w:rsid w:val="00360C14"/>
    <w:rsid w:val="003613A2"/>
    <w:rsid w:val="003615E3"/>
    <w:rsid w:val="0036177F"/>
    <w:rsid w:val="00361A53"/>
    <w:rsid w:val="00361A5C"/>
    <w:rsid w:val="00361F1F"/>
    <w:rsid w:val="003626B5"/>
    <w:rsid w:val="00362FA2"/>
    <w:rsid w:val="003631C0"/>
    <w:rsid w:val="003632C0"/>
    <w:rsid w:val="003641C2"/>
    <w:rsid w:val="0036420D"/>
    <w:rsid w:val="00364838"/>
    <w:rsid w:val="003649B4"/>
    <w:rsid w:val="00364A09"/>
    <w:rsid w:val="00364E3F"/>
    <w:rsid w:val="00364F2B"/>
    <w:rsid w:val="003650A3"/>
    <w:rsid w:val="00365747"/>
    <w:rsid w:val="00365B71"/>
    <w:rsid w:val="003662FB"/>
    <w:rsid w:val="0036630B"/>
    <w:rsid w:val="003663C6"/>
    <w:rsid w:val="0036645D"/>
    <w:rsid w:val="003664CD"/>
    <w:rsid w:val="0036692E"/>
    <w:rsid w:val="00366A9A"/>
    <w:rsid w:val="00366AEA"/>
    <w:rsid w:val="00366E66"/>
    <w:rsid w:val="003672FA"/>
    <w:rsid w:val="00367745"/>
    <w:rsid w:val="00367A13"/>
    <w:rsid w:val="00367C9B"/>
    <w:rsid w:val="003705DF"/>
    <w:rsid w:val="003705FA"/>
    <w:rsid w:val="00370900"/>
    <w:rsid w:val="00370943"/>
    <w:rsid w:val="00370CB3"/>
    <w:rsid w:val="00370FA5"/>
    <w:rsid w:val="003711B5"/>
    <w:rsid w:val="00371643"/>
    <w:rsid w:val="00371D80"/>
    <w:rsid w:val="00371D81"/>
    <w:rsid w:val="00371DC6"/>
    <w:rsid w:val="00371EF7"/>
    <w:rsid w:val="00372170"/>
    <w:rsid w:val="003722BA"/>
    <w:rsid w:val="003725BF"/>
    <w:rsid w:val="00372625"/>
    <w:rsid w:val="0037267B"/>
    <w:rsid w:val="00372BA4"/>
    <w:rsid w:val="00372E57"/>
    <w:rsid w:val="0037355D"/>
    <w:rsid w:val="0037366D"/>
    <w:rsid w:val="00373D89"/>
    <w:rsid w:val="0037427C"/>
    <w:rsid w:val="003742C4"/>
    <w:rsid w:val="0037445A"/>
    <w:rsid w:val="003746E0"/>
    <w:rsid w:val="00374E3C"/>
    <w:rsid w:val="00374F27"/>
    <w:rsid w:val="00375136"/>
    <w:rsid w:val="003751A2"/>
    <w:rsid w:val="003752E0"/>
    <w:rsid w:val="00375763"/>
    <w:rsid w:val="00375CFE"/>
    <w:rsid w:val="00376272"/>
    <w:rsid w:val="00376281"/>
    <w:rsid w:val="00376418"/>
    <w:rsid w:val="00376690"/>
    <w:rsid w:val="00376983"/>
    <w:rsid w:val="00376A0B"/>
    <w:rsid w:val="00376D5E"/>
    <w:rsid w:val="00376F73"/>
    <w:rsid w:val="00376FD6"/>
    <w:rsid w:val="003772C1"/>
    <w:rsid w:val="00377628"/>
    <w:rsid w:val="003777C2"/>
    <w:rsid w:val="00377AC5"/>
    <w:rsid w:val="00377ED1"/>
    <w:rsid w:val="003805D3"/>
    <w:rsid w:val="00380721"/>
    <w:rsid w:val="00380D16"/>
    <w:rsid w:val="00380DBB"/>
    <w:rsid w:val="00380DD9"/>
    <w:rsid w:val="00380FCA"/>
    <w:rsid w:val="00381171"/>
    <w:rsid w:val="00381E5A"/>
    <w:rsid w:val="00381FAF"/>
    <w:rsid w:val="0038261E"/>
    <w:rsid w:val="00382A91"/>
    <w:rsid w:val="00382AA3"/>
    <w:rsid w:val="00382D26"/>
    <w:rsid w:val="0038305B"/>
    <w:rsid w:val="003832B4"/>
    <w:rsid w:val="00383360"/>
    <w:rsid w:val="003839D3"/>
    <w:rsid w:val="003840D2"/>
    <w:rsid w:val="0038421D"/>
    <w:rsid w:val="00384C75"/>
    <w:rsid w:val="00384D3C"/>
    <w:rsid w:val="00384E22"/>
    <w:rsid w:val="00384FAC"/>
    <w:rsid w:val="003853A2"/>
    <w:rsid w:val="0038575D"/>
    <w:rsid w:val="00385791"/>
    <w:rsid w:val="003859E6"/>
    <w:rsid w:val="00385AF9"/>
    <w:rsid w:val="00385CDA"/>
    <w:rsid w:val="00385FA2"/>
    <w:rsid w:val="0038623A"/>
    <w:rsid w:val="0038632F"/>
    <w:rsid w:val="0038656F"/>
    <w:rsid w:val="00386717"/>
    <w:rsid w:val="00386F67"/>
    <w:rsid w:val="00387939"/>
    <w:rsid w:val="00387C0D"/>
    <w:rsid w:val="00390E8B"/>
    <w:rsid w:val="00391FB8"/>
    <w:rsid w:val="00392452"/>
    <w:rsid w:val="003925D6"/>
    <w:rsid w:val="00392D2B"/>
    <w:rsid w:val="00392ECF"/>
    <w:rsid w:val="00393327"/>
    <w:rsid w:val="00393382"/>
    <w:rsid w:val="003933C3"/>
    <w:rsid w:val="00393B81"/>
    <w:rsid w:val="00393C17"/>
    <w:rsid w:val="00393FC8"/>
    <w:rsid w:val="003940FA"/>
    <w:rsid w:val="00394704"/>
    <w:rsid w:val="00394969"/>
    <w:rsid w:val="00394BF4"/>
    <w:rsid w:val="00394D99"/>
    <w:rsid w:val="00394EB0"/>
    <w:rsid w:val="00394F75"/>
    <w:rsid w:val="003950DE"/>
    <w:rsid w:val="003951AE"/>
    <w:rsid w:val="00395255"/>
    <w:rsid w:val="0039612C"/>
    <w:rsid w:val="00396148"/>
    <w:rsid w:val="003961D6"/>
    <w:rsid w:val="0039681A"/>
    <w:rsid w:val="00396864"/>
    <w:rsid w:val="00397013"/>
    <w:rsid w:val="003971E4"/>
    <w:rsid w:val="00397250"/>
    <w:rsid w:val="0039726F"/>
    <w:rsid w:val="00397733"/>
    <w:rsid w:val="0039774E"/>
    <w:rsid w:val="00397934"/>
    <w:rsid w:val="003A0456"/>
    <w:rsid w:val="003A0914"/>
    <w:rsid w:val="003A1D90"/>
    <w:rsid w:val="003A2135"/>
    <w:rsid w:val="003A23AB"/>
    <w:rsid w:val="003A28B2"/>
    <w:rsid w:val="003A2D05"/>
    <w:rsid w:val="003A3001"/>
    <w:rsid w:val="003A32D9"/>
    <w:rsid w:val="003A3391"/>
    <w:rsid w:val="003A33A0"/>
    <w:rsid w:val="003A3BF4"/>
    <w:rsid w:val="003A442B"/>
    <w:rsid w:val="003A44F5"/>
    <w:rsid w:val="003A454E"/>
    <w:rsid w:val="003A46F0"/>
    <w:rsid w:val="003A46FA"/>
    <w:rsid w:val="003A47E7"/>
    <w:rsid w:val="003A5048"/>
    <w:rsid w:val="003A542D"/>
    <w:rsid w:val="003A561F"/>
    <w:rsid w:val="003A56AC"/>
    <w:rsid w:val="003A5890"/>
    <w:rsid w:val="003A5D5A"/>
    <w:rsid w:val="003A5DFB"/>
    <w:rsid w:val="003A5FBA"/>
    <w:rsid w:val="003A6117"/>
    <w:rsid w:val="003A64AB"/>
    <w:rsid w:val="003A6874"/>
    <w:rsid w:val="003A7690"/>
    <w:rsid w:val="003A773B"/>
    <w:rsid w:val="003A78E8"/>
    <w:rsid w:val="003A7A07"/>
    <w:rsid w:val="003A7A2C"/>
    <w:rsid w:val="003A7AAD"/>
    <w:rsid w:val="003A7CA0"/>
    <w:rsid w:val="003A7D2A"/>
    <w:rsid w:val="003A7F24"/>
    <w:rsid w:val="003B00D1"/>
    <w:rsid w:val="003B0538"/>
    <w:rsid w:val="003B071B"/>
    <w:rsid w:val="003B083F"/>
    <w:rsid w:val="003B086D"/>
    <w:rsid w:val="003B0982"/>
    <w:rsid w:val="003B118B"/>
    <w:rsid w:val="003B19B0"/>
    <w:rsid w:val="003B1D2C"/>
    <w:rsid w:val="003B2053"/>
    <w:rsid w:val="003B23C7"/>
    <w:rsid w:val="003B2635"/>
    <w:rsid w:val="003B27F3"/>
    <w:rsid w:val="003B2E8F"/>
    <w:rsid w:val="003B337F"/>
    <w:rsid w:val="003B3392"/>
    <w:rsid w:val="003B3673"/>
    <w:rsid w:val="003B386D"/>
    <w:rsid w:val="003B3AA2"/>
    <w:rsid w:val="003B3BE1"/>
    <w:rsid w:val="003B4016"/>
    <w:rsid w:val="003B4296"/>
    <w:rsid w:val="003B43DC"/>
    <w:rsid w:val="003B484C"/>
    <w:rsid w:val="003B4CF7"/>
    <w:rsid w:val="003B4E0E"/>
    <w:rsid w:val="003B4E96"/>
    <w:rsid w:val="003B5123"/>
    <w:rsid w:val="003B52D8"/>
    <w:rsid w:val="003B5A29"/>
    <w:rsid w:val="003B6468"/>
    <w:rsid w:val="003B67B0"/>
    <w:rsid w:val="003B6A75"/>
    <w:rsid w:val="003B6DA1"/>
    <w:rsid w:val="003B6E3A"/>
    <w:rsid w:val="003B73C7"/>
    <w:rsid w:val="003B7D9B"/>
    <w:rsid w:val="003B7DEE"/>
    <w:rsid w:val="003B7F56"/>
    <w:rsid w:val="003C0098"/>
    <w:rsid w:val="003C0BFC"/>
    <w:rsid w:val="003C10B6"/>
    <w:rsid w:val="003C1161"/>
    <w:rsid w:val="003C13E7"/>
    <w:rsid w:val="003C17BB"/>
    <w:rsid w:val="003C1CB4"/>
    <w:rsid w:val="003C20B3"/>
    <w:rsid w:val="003C2234"/>
    <w:rsid w:val="003C24C9"/>
    <w:rsid w:val="003C2849"/>
    <w:rsid w:val="003C29C9"/>
    <w:rsid w:val="003C2DE8"/>
    <w:rsid w:val="003C2DFD"/>
    <w:rsid w:val="003C2F32"/>
    <w:rsid w:val="003C2FE1"/>
    <w:rsid w:val="003C3023"/>
    <w:rsid w:val="003C30B6"/>
    <w:rsid w:val="003C3270"/>
    <w:rsid w:val="003C3424"/>
    <w:rsid w:val="003C346F"/>
    <w:rsid w:val="003C396F"/>
    <w:rsid w:val="003C3EC5"/>
    <w:rsid w:val="003C431E"/>
    <w:rsid w:val="003C45D6"/>
    <w:rsid w:val="003C4FBE"/>
    <w:rsid w:val="003C57C5"/>
    <w:rsid w:val="003C59C9"/>
    <w:rsid w:val="003C613E"/>
    <w:rsid w:val="003C6758"/>
    <w:rsid w:val="003C678A"/>
    <w:rsid w:val="003C745E"/>
    <w:rsid w:val="003C7B09"/>
    <w:rsid w:val="003C7EE5"/>
    <w:rsid w:val="003D0A31"/>
    <w:rsid w:val="003D0AAD"/>
    <w:rsid w:val="003D0EE8"/>
    <w:rsid w:val="003D0F6B"/>
    <w:rsid w:val="003D1281"/>
    <w:rsid w:val="003D136B"/>
    <w:rsid w:val="003D21D4"/>
    <w:rsid w:val="003D246B"/>
    <w:rsid w:val="003D2564"/>
    <w:rsid w:val="003D283F"/>
    <w:rsid w:val="003D2A8E"/>
    <w:rsid w:val="003D2B1A"/>
    <w:rsid w:val="003D2B69"/>
    <w:rsid w:val="003D300A"/>
    <w:rsid w:val="003D34C1"/>
    <w:rsid w:val="003D351D"/>
    <w:rsid w:val="003D3EEB"/>
    <w:rsid w:val="003D41A0"/>
    <w:rsid w:val="003D5334"/>
    <w:rsid w:val="003D548D"/>
    <w:rsid w:val="003D5AD4"/>
    <w:rsid w:val="003D5C97"/>
    <w:rsid w:val="003D5F0D"/>
    <w:rsid w:val="003D7169"/>
    <w:rsid w:val="003D71BF"/>
    <w:rsid w:val="003D734F"/>
    <w:rsid w:val="003D73C3"/>
    <w:rsid w:val="003D777A"/>
    <w:rsid w:val="003D7A15"/>
    <w:rsid w:val="003E009A"/>
    <w:rsid w:val="003E00BB"/>
    <w:rsid w:val="003E0386"/>
    <w:rsid w:val="003E0AF0"/>
    <w:rsid w:val="003E11B7"/>
    <w:rsid w:val="003E11C6"/>
    <w:rsid w:val="003E1468"/>
    <w:rsid w:val="003E1F8B"/>
    <w:rsid w:val="003E2C3A"/>
    <w:rsid w:val="003E3286"/>
    <w:rsid w:val="003E341B"/>
    <w:rsid w:val="003E343E"/>
    <w:rsid w:val="003E371A"/>
    <w:rsid w:val="003E3B48"/>
    <w:rsid w:val="003E3FC6"/>
    <w:rsid w:val="003E4656"/>
    <w:rsid w:val="003E47ED"/>
    <w:rsid w:val="003E4854"/>
    <w:rsid w:val="003E4AA1"/>
    <w:rsid w:val="003E4DD8"/>
    <w:rsid w:val="003E5ECF"/>
    <w:rsid w:val="003E5FEF"/>
    <w:rsid w:val="003E6454"/>
    <w:rsid w:val="003E65DA"/>
    <w:rsid w:val="003E6D46"/>
    <w:rsid w:val="003E7633"/>
    <w:rsid w:val="003E781E"/>
    <w:rsid w:val="003E7A96"/>
    <w:rsid w:val="003E7BF6"/>
    <w:rsid w:val="003F016D"/>
    <w:rsid w:val="003F0425"/>
    <w:rsid w:val="003F042D"/>
    <w:rsid w:val="003F07E6"/>
    <w:rsid w:val="003F0D46"/>
    <w:rsid w:val="003F1363"/>
    <w:rsid w:val="003F16B1"/>
    <w:rsid w:val="003F171E"/>
    <w:rsid w:val="003F1764"/>
    <w:rsid w:val="003F1AB8"/>
    <w:rsid w:val="003F2B0B"/>
    <w:rsid w:val="003F2DAD"/>
    <w:rsid w:val="003F3F4E"/>
    <w:rsid w:val="003F43F1"/>
    <w:rsid w:val="003F44A4"/>
    <w:rsid w:val="003F462F"/>
    <w:rsid w:val="003F4D94"/>
    <w:rsid w:val="003F52AE"/>
    <w:rsid w:val="003F5457"/>
    <w:rsid w:val="003F5609"/>
    <w:rsid w:val="003F581B"/>
    <w:rsid w:val="003F5894"/>
    <w:rsid w:val="003F67C9"/>
    <w:rsid w:val="003F6B7D"/>
    <w:rsid w:val="003F6E26"/>
    <w:rsid w:val="003F6ED1"/>
    <w:rsid w:val="003F7131"/>
    <w:rsid w:val="003F71E3"/>
    <w:rsid w:val="003F72F7"/>
    <w:rsid w:val="003F7C4F"/>
    <w:rsid w:val="003F7E32"/>
    <w:rsid w:val="003F7E96"/>
    <w:rsid w:val="004001C9"/>
    <w:rsid w:val="00400446"/>
    <w:rsid w:val="00400490"/>
    <w:rsid w:val="00400785"/>
    <w:rsid w:val="004007F5"/>
    <w:rsid w:val="00400952"/>
    <w:rsid w:val="00400F63"/>
    <w:rsid w:val="00400FDE"/>
    <w:rsid w:val="00400FF8"/>
    <w:rsid w:val="004010EB"/>
    <w:rsid w:val="00401DFE"/>
    <w:rsid w:val="00402AEC"/>
    <w:rsid w:val="00402DD9"/>
    <w:rsid w:val="004030C4"/>
    <w:rsid w:val="00403DFB"/>
    <w:rsid w:val="0040413D"/>
    <w:rsid w:val="0040423D"/>
    <w:rsid w:val="00404A3D"/>
    <w:rsid w:val="00404B62"/>
    <w:rsid w:val="00404D8B"/>
    <w:rsid w:val="00404EB9"/>
    <w:rsid w:val="00405AFC"/>
    <w:rsid w:val="00405CF6"/>
    <w:rsid w:val="00405DC1"/>
    <w:rsid w:val="00405EF2"/>
    <w:rsid w:val="00405F8E"/>
    <w:rsid w:val="00406148"/>
    <w:rsid w:val="0040627C"/>
    <w:rsid w:val="00406651"/>
    <w:rsid w:val="00406E66"/>
    <w:rsid w:val="00407258"/>
    <w:rsid w:val="00407455"/>
    <w:rsid w:val="004077BD"/>
    <w:rsid w:val="00407B51"/>
    <w:rsid w:val="00407B5C"/>
    <w:rsid w:val="004105B9"/>
    <w:rsid w:val="004109B0"/>
    <w:rsid w:val="00410BF2"/>
    <w:rsid w:val="00410E28"/>
    <w:rsid w:val="004118ED"/>
    <w:rsid w:val="00411BEC"/>
    <w:rsid w:val="00411C61"/>
    <w:rsid w:val="004124F8"/>
    <w:rsid w:val="004126B9"/>
    <w:rsid w:val="004127A6"/>
    <w:rsid w:val="004127FB"/>
    <w:rsid w:val="004128D6"/>
    <w:rsid w:val="004129EA"/>
    <w:rsid w:val="00413FD3"/>
    <w:rsid w:val="0041438B"/>
    <w:rsid w:val="00414A31"/>
    <w:rsid w:val="00415102"/>
    <w:rsid w:val="00415130"/>
    <w:rsid w:val="004151BE"/>
    <w:rsid w:val="00415740"/>
    <w:rsid w:val="00415827"/>
    <w:rsid w:val="0041648A"/>
    <w:rsid w:val="004164C2"/>
    <w:rsid w:val="004168D6"/>
    <w:rsid w:val="00416919"/>
    <w:rsid w:val="00416A07"/>
    <w:rsid w:val="00416B12"/>
    <w:rsid w:val="0041728B"/>
    <w:rsid w:val="004173DC"/>
    <w:rsid w:val="00417DEB"/>
    <w:rsid w:val="00420036"/>
    <w:rsid w:val="004201C3"/>
    <w:rsid w:val="004204C8"/>
    <w:rsid w:val="00420637"/>
    <w:rsid w:val="00420939"/>
    <w:rsid w:val="00420ED3"/>
    <w:rsid w:val="00421237"/>
    <w:rsid w:val="004215AC"/>
    <w:rsid w:val="00421652"/>
    <w:rsid w:val="004219F1"/>
    <w:rsid w:val="00421B4A"/>
    <w:rsid w:val="00421C79"/>
    <w:rsid w:val="00421F48"/>
    <w:rsid w:val="004224E6"/>
    <w:rsid w:val="004225B9"/>
    <w:rsid w:val="004228F9"/>
    <w:rsid w:val="00422924"/>
    <w:rsid w:val="00422F8F"/>
    <w:rsid w:val="00423431"/>
    <w:rsid w:val="0042352E"/>
    <w:rsid w:val="0042376C"/>
    <w:rsid w:val="00423B71"/>
    <w:rsid w:val="00423BA7"/>
    <w:rsid w:val="00424685"/>
    <w:rsid w:val="00425109"/>
    <w:rsid w:val="0042512B"/>
    <w:rsid w:val="00425663"/>
    <w:rsid w:val="00425972"/>
    <w:rsid w:val="00425B48"/>
    <w:rsid w:val="00426092"/>
    <w:rsid w:val="00426555"/>
    <w:rsid w:val="00426680"/>
    <w:rsid w:val="00426A95"/>
    <w:rsid w:val="00426D30"/>
    <w:rsid w:val="0042708E"/>
    <w:rsid w:val="00427A0C"/>
    <w:rsid w:val="00427E95"/>
    <w:rsid w:val="00427EFC"/>
    <w:rsid w:val="00427F66"/>
    <w:rsid w:val="00427FF4"/>
    <w:rsid w:val="00430996"/>
    <w:rsid w:val="004309F8"/>
    <w:rsid w:val="00430B78"/>
    <w:rsid w:val="00430B85"/>
    <w:rsid w:val="00430ED1"/>
    <w:rsid w:val="00431022"/>
    <w:rsid w:val="004312A6"/>
    <w:rsid w:val="00431643"/>
    <w:rsid w:val="004319CD"/>
    <w:rsid w:val="00431DA5"/>
    <w:rsid w:val="0043204A"/>
    <w:rsid w:val="004321F7"/>
    <w:rsid w:val="0043229D"/>
    <w:rsid w:val="00432A5C"/>
    <w:rsid w:val="00433106"/>
    <w:rsid w:val="00433AAF"/>
    <w:rsid w:val="00433B23"/>
    <w:rsid w:val="00434011"/>
    <w:rsid w:val="00434451"/>
    <w:rsid w:val="004347D6"/>
    <w:rsid w:val="00434B6C"/>
    <w:rsid w:val="00434ECD"/>
    <w:rsid w:val="004350EE"/>
    <w:rsid w:val="00435381"/>
    <w:rsid w:val="00435502"/>
    <w:rsid w:val="004355EE"/>
    <w:rsid w:val="00435BBC"/>
    <w:rsid w:val="00435D72"/>
    <w:rsid w:val="00435F14"/>
    <w:rsid w:val="00436066"/>
    <w:rsid w:val="0043612A"/>
    <w:rsid w:val="004362C8"/>
    <w:rsid w:val="004367F9"/>
    <w:rsid w:val="00436BB3"/>
    <w:rsid w:val="00436CE7"/>
    <w:rsid w:val="00437573"/>
    <w:rsid w:val="0043762A"/>
    <w:rsid w:val="00437D37"/>
    <w:rsid w:val="00437DD4"/>
    <w:rsid w:val="00437EF7"/>
    <w:rsid w:val="00440347"/>
    <w:rsid w:val="0044055C"/>
    <w:rsid w:val="004406EB"/>
    <w:rsid w:val="00440826"/>
    <w:rsid w:val="00440B89"/>
    <w:rsid w:val="00440E2D"/>
    <w:rsid w:val="00440E89"/>
    <w:rsid w:val="004410E9"/>
    <w:rsid w:val="0044121F"/>
    <w:rsid w:val="00441811"/>
    <w:rsid w:val="00441E6E"/>
    <w:rsid w:val="00442078"/>
    <w:rsid w:val="00442B46"/>
    <w:rsid w:val="004430C9"/>
    <w:rsid w:val="00443580"/>
    <w:rsid w:val="00443AC6"/>
    <w:rsid w:val="00443B94"/>
    <w:rsid w:val="00443C0B"/>
    <w:rsid w:val="00443D05"/>
    <w:rsid w:val="00443D27"/>
    <w:rsid w:val="00443DEE"/>
    <w:rsid w:val="00443FE8"/>
    <w:rsid w:val="0044450C"/>
    <w:rsid w:val="0044455D"/>
    <w:rsid w:val="00444639"/>
    <w:rsid w:val="004448CD"/>
    <w:rsid w:val="00444A01"/>
    <w:rsid w:val="00444D26"/>
    <w:rsid w:val="0044568E"/>
    <w:rsid w:val="004456EC"/>
    <w:rsid w:val="00445881"/>
    <w:rsid w:val="004459AD"/>
    <w:rsid w:val="00445D48"/>
    <w:rsid w:val="00446256"/>
    <w:rsid w:val="00446708"/>
    <w:rsid w:val="00446C15"/>
    <w:rsid w:val="00446E32"/>
    <w:rsid w:val="00446E36"/>
    <w:rsid w:val="0044731B"/>
    <w:rsid w:val="004476B5"/>
    <w:rsid w:val="004478DF"/>
    <w:rsid w:val="00447E3E"/>
    <w:rsid w:val="00447ED2"/>
    <w:rsid w:val="00450132"/>
    <w:rsid w:val="00450342"/>
    <w:rsid w:val="00450466"/>
    <w:rsid w:val="00450B0F"/>
    <w:rsid w:val="00450C2E"/>
    <w:rsid w:val="00450EA1"/>
    <w:rsid w:val="00450FA0"/>
    <w:rsid w:val="00451161"/>
    <w:rsid w:val="004511C5"/>
    <w:rsid w:val="00451266"/>
    <w:rsid w:val="00451316"/>
    <w:rsid w:val="00451400"/>
    <w:rsid w:val="0045163E"/>
    <w:rsid w:val="00451836"/>
    <w:rsid w:val="0045190C"/>
    <w:rsid w:val="00451D24"/>
    <w:rsid w:val="00451EFA"/>
    <w:rsid w:val="004523C3"/>
    <w:rsid w:val="0045258A"/>
    <w:rsid w:val="00452C12"/>
    <w:rsid w:val="00452DA4"/>
    <w:rsid w:val="00453666"/>
    <w:rsid w:val="0045374E"/>
    <w:rsid w:val="0045383E"/>
    <w:rsid w:val="00453C1C"/>
    <w:rsid w:val="00453E20"/>
    <w:rsid w:val="00453E5D"/>
    <w:rsid w:val="00453ED2"/>
    <w:rsid w:val="00454443"/>
    <w:rsid w:val="00454754"/>
    <w:rsid w:val="00454901"/>
    <w:rsid w:val="00454D05"/>
    <w:rsid w:val="004553C3"/>
    <w:rsid w:val="004555D6"/>
    <w:rsid w:val="00455A6D"/>
    <w:rsid w:val="00455D50"/>
    <w:rsid w:val="00455FAC"/>
    <w:rsid w:val="0045628F"/>
    <w:rsid w:val="00456603"/>
    <w:rsid w:val="00457196"/>
    <w:rsid w:val="0045726B"/>
    <w:rsid w:val="00457AE8"/>
    <w:rsid w:val="004604E2"/>
    <w:rsid w:val="00460883"/>
    <w:rsid w:val="004608A3"/>
    <w:rsid w:val="00460E32"/>
    <w:rsid w:val="00460E98"/>
    <w:rsid w:val="00461015"/>
    <w:rsid w:val="00461050"/>
    <w:rsid w:val="0046111D"/>
    <w:rsid w:val="0046116A"/>
    <w:rsid w:val="0046122D"/>
    <w:rsid w:val="00461524"/>
    <w:rsid w:val="00461556"/>
    <w:rsid w:val="004615E2"/>
    <w:rsid w:val="00462115"/>
    <w:rsid w:val="004624A4"/>
    <w:rsid w:val="00462600"/>
    <w:rsid w:val="004629D9"/>
    <w:rsid w:val="00462DB4"/>
    <w:rsid w:val="00462F3A"/>
    <w:rsid w:val="00462FD2"/>
    <w:rsid w:val="00463173"/>
    <w:rsid w:val="00463517"/>
    <w:rsid w:val="00463816"/>
    <w:rsid w:val="00463B0B"/>
    <w:rsid w:val="004641B5"/>
    <w:rsid w:val="004641E6"/>
    <w:rsid w:val="004644D8"/>
    <w:rsid w:val="004647F3"/>
    <w:rsid w:val="004647FD"/>
    <w:rsid w:val="00464962"/>
    <w:rsid w:val="00464A4A"/>
    <w:rsid w:val="004652B1"/>
    <w:rsid w:val="004654D3"/>
    <w:rsid w:val="0046553A"/>
    <w:rsid w:val="00465622"/>
    <w:rsid w:val="00465BA4"/>
    <w:rsid w:val="00465D09"/>
    <w:rsid w:val="00465EAE"/>
    <w:rsid w:val="0046608B"/>
    <w:rsid w:val="004666EC"/>
    <w:rsid w:val="00466D2B"/>
    <w:rsid w:val="00466DD7"/>
    <w:rsid w:val="00466F00"/>
    <w:rsid w:val="00467275"/>
    <w:rsid w:val="00467402"/>
    <w:rsid w:val="004678E0"/>
    <w:rsid w:val="00470336"/>
    <w:rsid w:val="0047061D"/>
    <w:rsid w:val="00470687"/>
    <w:rsid w:val="00470792"/>
    <w:rsid w:val="00470915"/>
    <w:rsid w:val="00470E64"/>
    <w:rsid w:val="00470FA3"/>
    <w:rsid w:val="00471A75"/>
    <w:rsid w:val="00472074"/>
    <w:rsid w:val="0047227D"/>
    <w:rsid w:val="0047228D"/>
    <w:rsid w:val="0047292B"/>
    <w:rsid w:val="00472AF0"/>
    <w:rsid w:val="00472B42"/>
    <w:rsid w:val="00472BE0"/>
    <w:rsid w:val="00472FD2"/>
    <w:rsid w:val="004735BF"/>
    <w:rsid w:val="0047380A"/>
    <w:rsid w:val="00473A62"/>
    <w:rsid w:val="00473B7B"/>
    <w:rsid w:val="00474760"/>
    <w:rsid w:val="0047481D"/>
    <w:rsid w:val="00474C34"/>
    <w:rsid w:val="00475136"/>
    <w:rsid w:val="004751DE"/>
    <w:rsid w:val="004758C9"/>
    <w:rsid w:val="00475C93"/>
    <w:rsid w:val="00475E34"/>
    <w:rsid w:val="00476249"/>
    <w:rsid w:val="0047629E"/>
    <w:rsid w:val="0047641C"/>
    <w:rsid w:val="00476A07"/>
    <w:rsid w:val="00476BC6"/>
    <w:rsid w:val="00476FF2"/>
    <w:rsid w:val="00480093"/>
    <w:rsid w:val="004809EB"/>
    <w:rsid w:val="00480B72"/>
    <w:rsid w:val="00480DF1"/>
    <w:rsid w:val="00481062"/>
    <w:rsid w:val="0048160E"/>
    <w:rsid w:val="004817DA"/>
    <w:rsid w:val="004818BD"/>
    <w:rsid w:val="00481CB4"/>
    <w:rsid w:val="00481F9B"/>
    <w:rsid w:val="00482227"/>
    <w:rsid w:val="00482294"/>
    <w:rsid w:val="004822E8"/>
    <w:rsid w:val="00482641"/>
    <w:rsid w:val="00482B9D"/>
    <w:rsid w:val="00482EAF"/>
    <w:rsid w:val="00482EDD"/>
    <w:rsid w:val="00482F32"/>
    <w:rsid w:val="00483209"/>
    <w:rsid w:val="004838EC"/>
    <w:rsid w:val="00483AEA"/>
    <w:rsid w:val="00483C19"/>
    <w:rsid w:val="00483ED9"/>
    <w:rsid w:val="004840AF"/>
    <w:rsid w:val="004841B9"/>
    <w:rsid w:val="00484969"/>
    <w:rsid w:val="00484E5E"/>
    <w:rsid w:val="004855B6"/>
    <w:rsid w:val="00486259"/>
    <w:rsid w:val="004862AB"/>
    <w:rsid w:val="00486358"/>
    <w:rsid w:val="0048638B"/>
    <w:rsid w:val="004863DB"/>
    <w:rsid w:val="00486555"/>
    <w:rsid w:val="004865DA"/>
    <w:rsid w:val="00486A05"/>
    <w:rsid w:val="004870CB"/>
    <w:rsid w:val="004872DD"/>
    <w:rsid w:val="0048730D"/>
    <w:rsid w:val="00487503"/>
    <w:rsid w:val="004877CA"/>
    <w:rsid w:val="004879F2"/>
    <w:rsid w:val="0049031A"/>
    <w:rsid w:val="00490540"/>
    <w:rsid w:val="004905AB"/>
    <w:rsid w:val="00490719"/>
    <w:rsid w:val="00490B25"/>
    <w:rsid w:val="00491647"/>
    <w:rsid w:val="004916BA"/>
    <w:rsid w:val="0049176F"/>
    <w:rsid w:val="00491820"/>
    <w:rsid w:val="004918C2"/>
    <w:rsid w:val="004918E7"/>
    <w:rsid w:val="00492170"/>
    <w:rsid w:val="00492251"/>
    <w:rsid w:val="00492975"/>
    <w:rsid w:val="00492B81"/>
    <w:rsid w:val="00492B84"/>
    <w:rsid w:val="00492BF5"/>
    <w:rsid w:val="00492E12"/>
    <w:rsid w:val="00493611"/>
    <w:rsid w:val="00493937"/>
    <w:rsid w:val="00493978"/>
    <w:rsid w:val="00493C0F"/>
    <w:rsid w:val="00493CA1"/>
    <w:rsid w:val="00493CCB"/>
    <w:rsid w:val="00494525"/>
    <w:rsid w:val="004951A0"/>
    <w:rsid w:val="00495379"/>
    <w:rsid w:val="00495924"/>
    <w:rsid w:val="00496150"/>
    <w:rsid w:val="00496203"/>
    <w:rsid w:val="0049667D"/>
    <w:rsid w:val="004966B7"/>
    <w:rsid w:val="00496EE4"/>
    <w:rsid w:val="0049761F"/>
    <w:rsid w:val="00497672"/>
    <w:rsid w:val="004979B1"/>
    <w:rsid w:val="00497BF3"/>
    <w:rsid w:val="00497F27"/>
    <w:rsid w:val="00497F2D"/>
    <w:rsid w:val="004A0071"/>
    <w:rsid w:val="004A0657"/>
    <w:rsid w:val="004A0B87"/>
    <w:rsid w:val="004A0CF7"/>
    <w:rsid w:val="004A0E7F"/>
    <w:rsid w:val="004A11DB"/>
    <w:rsid w:val="004A1232"/>
    <w:rsid w:val="004A16AB"/>
    <w:rsid w:val="004A1A29"/>
    <w:rsid w:val="004A1CA3"/>
    <w:rsid w:val="004A1ED7"/>
    <w:rsid w:val="004A2206"/>
    <w:rsid w:val="004A2870"/>
    <w:rsid w:val="004A2EDD"/>
    <w:rsid w:val="004A2F2A"/>
    <w:rsid w:val="004A32E6"/>
    <w:rsid w:val="004A3443"/>
    <w:rsid w:val="004A36F1"/>
    <w:rsid w:val="004A3D62"/>
    <w:rsid w:val="004A3FED"/>
    <w:rsid w:val="004A4745"/>
    <w:rsid w:val="004A4824"/>
    <w:rsid w:val="004A4A96"/>
    <w:rsid w:val="004A52A1"/>
    <w:rsid w:val="004A5444"/>
    <w:rsid w:val="004A5902"/>
    <w:rsid w:val="004A5A7E"/>
    <w:rsid w:val="004A5EE1"/>
    <w:rsid w:val="004A63EA"/>
    <w:rsid w:val="004A6D26"/>
    <w:rsid w:val="004A6E1A"/>
    <w:rsid w:val="004A6F29"/>
    <w:rsid w:val="004A6FAD"/>
    <w:rsid w:val="004A727D"/>
    <w:rsid w:val="004A7F23"/>
    <w:rsid w:val="004B0271"/>
    <w:rsid w:val="004B02BB"/>
    <w:rsid w:val="004B06BA"/>
    <w:rsid w:val="004B0F04"/>
    <w:rsid w:val="004B18EB"/>
    <w:rsid w:val="004B18FA"/>
    <w:rsid w:val="004B1900"/>
    <w:rsid w:val="004B1BC6"/>
    <w:rsid w:val="004B1E21"/>
    <w:rsid w:val="004B208C"/>
    <w:rsid w:val="004B241E"/>
    <w:rsid w:val="004B266F"/>
    <w:rsid w:val="004B2745"/>
    <w:rsid w:val="004B2771"/>
    <w:rsid w:val="004B293F"/>
    <w:rsid w:val="004B2A84"/>
    <w:rsid w:val="004B30D8"/>
    <w:rsid w:val="004B31A7"/>
    <w:rsid w:val="004B3240"/>
    <w:rsid w:val="004B3519"/>
    <w:rsid w:val="004B36C8"/>
    <w:rsid w:val="004B3926"/>
    <w:rsid w:val="004B3AFC"/>
    <w:rsid w:val="004B3CD9"/>
    <w:rsid w:val="004B482A"/>
    <w:rsid w:val="004B4A8A"/>
    <w:rsid w:val="004B53F1"/>
    <w:rsid w:val="004B546E"/>
    <w:rsid w:val="004B5EFE"/>
    <w:rsid w:val="004B5FD1"/>
    <w:rsid w:val="004B65C8"/>
    <w:rsid w:val="004B679B"/>
    <w:rsid w:val="004B7149"/>
    <w:rsid w:val="004B773A"/>
    <w:rsid w:val="004B7BDC"/>
    <w:rsid w:val="004B7D63"/>
    <w:rsid w:val="004C01EC"/>
    <w:rsid w:val="004C03CA"/>
    <w:rsid w:val="004C0694"/>
    <w:rsid w:val="004C08DC"/>
    <w:rsid w:val="004C0B69"/>
    <w:rsid w:val="004C0EC9"/>
    <w:rsid w:val="004C111F"/>
    <w:rsid w:val="004C17D0"/>
    <w:rsid w:val="004C17E4"/>
    <w:rsid w:val="004C217C"/>
    <w:rsid w:val="004C2562"/>
    <w:rsid w:val="004C2693"/>
    <w:rsid w:val="004C26EA"/>
    <w:rsid w:val="004C282E"/>
    <w:rsid w:val="004C34D3"/>
    <w:rsid w:val="004C3873"/>
    <w:rsid w:val="004C3BA9"/>
    <w:rsid w:val="004C3E0B"/>
    <w:rsid w:val="004C3F8D"/>
    <w:rsid w:val="004C4964"/>
    <w:rsid w:val="004C4CD3"/>
    <w:rsid w:val="004C50BA"/>
    <w:rsid w:val="004C51A7"/>
    <w:rsid w:val="004C54C5"/>
    <w:rsid w:val="004C56AB"/>
    <w:rsid w:val="004C59BF"/>
    <w:rsid w:val="004C5B38"/>
    <w:rsid w:val="004C5FD5"/>
    <w:rsid w:val="004C6475"/>
    <w:rsid w:val="004C6733"/>
    <w:rsid w:val="004C6CEC"/>
    <w:rsid w:val="004C6CEF"/>
    <w:rsid w:val="004C7718"/>
    <w:rsid w:val="004C782E"/>
    <w:rsid w:val="004C791E"/>
    <w:rsid w:val="004D07A7"/>
    <w:rsid w:val="004D08CF"/>
    <w:rsid w:val="004D10F8"/>
    <w:rsid w:val="004D1503"/>
    <w:rsid w:val="004D1CBB"/>
    <w:rsid w:val="004D28E4"/>
    <w:rsid w:val="004D2E0F"/>
    <w:rsid w:val="004D30FB"/>
    <w:rsid w:val="004D3546"/>
    <w:rsid w:val="004D39F8"/>
    <w:rsid w:val="004D3A75"/>
    <w:rsid w:val="004D3CD9"/>
    <w:rsid w:val="004D3CE5"/>
    <w:rsid w:val="004D3D2B"/>
    <w:rsid w:val="004D3DFE"/>
    <w:rsid w:val="004D3E3F"/>
    <w:rsid w:val="004D47BD"/>
    <w:rsid w:val="004D4F3B"/>
    <w:rsid w:val="004D5027"/>
    <w:rsid w:val="004D537E"/>
    <w:rsid w:val="004D55D6"/>
    <w:rsid w:val="004D5998"/>
    <w:rsid w:val="004D6B35"/>
    <w:rsid w:val="004D7C9E"/>
    <w:rsid w:val="004E06C1"/>
    <w:rsid w:val="004E0D12"/>
    <w:rsid w:val="004E0D91"/>
    <w:rsid w:val="004E1670"/>
    <w:rsid w:val="004E2109"/>
    <w:rsid w:val="004E29BE"/>
    <w:rsid w:val="004E39CD"/>
    <w:rsid w:val="004E3D38"/>
    <w:rsid w:val="004E47D4"/>
    <w:rsid w:val="004E48FA"/>
    <w:rsid w:val="004E4B6F"/>
    <w:rsid w:val="004E4B84"/>
    <w:rsid w:val="004E52A3"/>
    <w:rsid w:val="004E5639"/>
    <w:rsid w:val="004E5A20"/>
    <w:rsid w:val="004E5DB6"/>
    <w:rsid w:val="004E5F6A"/>
    <w:rsid w:val="004E615A"/>
    <w:rsid w:val="004E61CB"/>
    <w:rsid w:val="004E6244"/>
    <w:rsid w:val="004E6908"/>
    <w:rsid w:val="004E6A89"/>
    <w:rsid w:val="004E72BB"/>
    <w:rsid w:val="004E7408"/>
    <w:rsid w:val="004F0212"/>
    <w:rsid w:val="004F0273"/>
    <w:rsid w:val="004F0281"/>
    <w:rsid w:val="004F0F4D"/>
    <w:rsid w:val="004F16D3"/>
    <w:rsid w:val="004F20B1"/>
    <w:rsid w:val="004F2595"/>
    <w:rsid w:val="004F27E7"/>
    <w:rsid w:val="004F2FC2"/>
    <w:rsid w:val="004F3532"/>
    <w:rsid w:val="004F361D"/>
    <w:rsid w:val="004F3ACE"/>
    <w:rsid w:val="004F3DA8"/>
    <w:rsid w:val="004F44A3"/>
    <w:rsid w:val="004F461E"/>
    <w:rsid w:val="004F4A59"/>
    <w:rsid w:val="004F4D94"/>
    <w:rsid w:val="004F5321"/>
    <w:rsid w:val="004F597C"/>
    <w:rsid w:val="004F5E9C"/>
    <w:rsid w:val="004F61D7"/>
    <w:rsid w:val="004F6984"/>
    <w:rsid w:val="004F6BE1"/>
    <w:rsid w:val="004F7538"/>
    <w:rsid w:val="004F7630"/>
    <w:rsid w:val="00500290"/>
    <w:rsid w:val="00500C0A"/>
    <w:rsid w:val="005017D0"/>
    <w:rsid w:val="005019AF"/>
    <w:rsid w:val="0050213D"/>
    <w:rsid w:val="00502686"/>
    <w:rsid w:val="00502A84"/>
    <w:rsid w:val="00502F36"/>
    <w:rsid w:val="00503084"/>
    <w:rsid w:val="00503313"/>
    <w:rsid w:val="00503572"/>
    <w:rsid w:val="005037F5"/>
    <w:rsid w:val="005038D3"/>
    <w:rsid w:val="00503ECE"/>
    <w:rsid w:val="00503FE7"/>
    <w:rsid w:val="00504288"/>
    <w:rsid w:val="0050430C"/>
    <w:rsid w:val="00504331"/>
    <w:rsid w:val="00504663"/>
    <w:rsid w:val="00504856"/>
    <w:rsid w:val="00504A5C"/>
    <w:rsid w:val="0050564B"/>
    <w:rsid w:val="00505AE9"/>
    <w:rsid w:val="00506D69"/>
    <w:rsid w:val="00506E41"/>
    <w:rsid w:val="00506E9B"/>
    <w:rsid w:val="00506EDC"/>
    <w:rsid w:val="00507132"/>
    <w:rsid w:val="005071A0"/>
    <w:rsid w:val="00507BC1"/>
    <w:rsid w:val="00507CDA"/>
    <w:rsid w:val="00507DDB"/>
    <w:rsid w:val="0051080E"/>
    <w:rsid w:val="005113A1"/>
    <w:rsid w:val="005114F4"/>
    <w:rsid w:val="00511589"/>
    <w:rsid w:val="005119BC"/>
    <w:rsid w:val="00511B5E"/>
    <w:rsid w:val="00511E2A"/>
    <w:rsid w:val="0051225E"/>
    <w:rsid w:val="00512622"/>
    <w:rsid w:val="00512E56"/>
    <w:rsid w:val="00513036"/>
    <w:rsid w:val="005131B9"/>
    <w:rsid w:val="005133B5"/>
    <w:rsid w:val="005137BC"/>
    <w:rsid w:val="00513DFC"/>
    <w:rsid w:val="00514246"/>
    <w:rsid w:val="005142A7"/>
    <w:rsid w:val="005144F6"/>
    <w:rsid w:val="00514568"/>
    <w:rsid w:val="00514C4C"/>
    <w:rsid w:val="00514F1C"/>
    <w:rsid w:val="005154FC"/>
    <w:rsid w:val="0051557B"/>
    <w:rsid w:val="005155E5"/>
    <w:rsid w:val="0051584C"/>
    <w:rsid w:val="00515919"/>
    <w:rsid w:val="00515C1A"/>
    <w:rsid w:val="00516E46"/>
    <w:rsid w:val="00516EC9"/>
    <w:rsid w:val="00517385"/>
    <w:rsid w:val="0051757A"/>
    <w:rsid w:val="0051797A"/>
    <w:rsid w:val="00517AFB"/>
    <w:rsid w:val="005200CF"/>
    <w:rsid w:val="0052049E"/>
    <w:rsid w:val="00520E69"/>
    <w:rsid w:val="005212AF"/>
    <w:rsid w:val="005213E5"/>
    <w:rsid w:val="005222E7"/>
    <w:rsid w:val="005224E7"/>
    <w:rsid w:val="0052283C"/>
    <w:rsid w:val="00522A9D"/>
    <w:rsid w:val="00522D64"/>
    <w:rsid w:val="00523763"/>
    <w:rsid w:val="00523831"/>
    <w:rsid w:val="005239D4"/>
    <w:rsid w:val="00523D2F"/>
    <w:rsid w:val="00523F83"/>
    <w:rsid w:val="00524912"/>
    <w:rsid w:val="00524B34"/>
    <w:rsid w:val="0052517A"/>
    <w:rsid w:val="005251FD"/>
    <w:rsid w:val="0052552C"/>
    <w:rsid w:val="00525578"/>
    <w:rsid w:val="0052627E"/>
    <w:rsid w:val="005263A6"/>
    <w:rsid w:val="0052694C"/>
    <w:rsid w:val="00526E53"/>
    <w:rsid w:val="00526EC3"/>
    <w:rsid w:val="00526ED5"/>
    <w:rsid w:val="00527020"/>
    <w:rsid w:val="0053038C"/>
    <w:rsid w:val="0053072A"/>
    <w:rsid w:val="00530A5C"/>
    <w:rsid w:val="00530CDC"/>
    <w:rsid w:val="00531173"/>
    <w:rsid w:val="005314CC"/>
    <w:rsid w:val="00531768"/>
    <w:rsid w:val="00531958"/>
    <w:rsid w:val="005319D2"/>
    <w:rsid w:val="005321FF"/>
    <w:rsid w:val="0053227C"/>
    <w:rsid w:val="0053249E"/>
    <w:rsid w:val="00532F2C"/>
    <w:rsid w:val="00533093"/>
    <w:rsid w:val="0053353F"/>
    <w:rsid w:val="00533841"/>
    <w:rsid w:val="00534335"/>
    <w:rsid w:val="00534687"/>
    <w:rsid w:val="00534B4F"/>
    <w:rsid w:val="00534CAA"/>
    <w:rsid w:val="00535580"/>
    <w:rsid w:val="005357DE"/>
    <w:rsid w:val="00535C65"/>
    <w:rsid w:val="00535D4E"/>
    <w:rsid w:val="00535D6E"/>
    <w:rsid w:val="00535DED"/>
    <w:rsid w:val="00535E51"/>
    <w:rsid w:val="00535FA5"/>
    <w:rsid w:val="005360AD"/>
    <w:rsid w:val="005362A0"/>
    <w:rsid w:val="005364CB"/>
    <w:rsid w:val="00536638"/>
    <w:rsid w:val="00536760"/>
    <w:rsid w:val="00536C43"/>
    <w:rsid w:val="00537614"/>
    <w:rsid w:val="00537A74"/>
    <w:rsid w:val="005404E4"/>
    <w:rsid w:val="005404E5"/>
    <w:rsid w:val="00540694"/>
    <w:rsid w:val="00540A45"/>
    <w:rsid w:val="00540DC2"/>
    <w:rsid w:val="005410E4"/>
    <w:rsid w:val="00541AE5"/>
    <w:rsid w:val="00541D3B"/>
    <w:rsid w:val="00541F2D"/>
    <w:rsid w:val="00541F50"/>
    <w:rsid w:val="0054204A"/>
    <w:rsid w:val="00542053"/>
    <w:rsid w:val="00542AFB"/>
    <w:rsid w:val="00543338"/>
    <w:rsid w:val="00543384"/>
    <w:rsid w:val="005433C7"/>
    <w:rsid w:val="00543839"/>
    <w:rsid w:val="005438F0"/>
    <w:rsid w:val="00544313"/>
    <w:rsid w:val="005445E3"/>
    <w:rsid w:val="00544B9E"/>
    <w:rsid w:val="00545385"/>
    <w:rsid w:val="00545627"/>
    <w:rsid w:val="00545B07"/>
    <w:rsid w:val="0054625B"/>
    <w:rsid w:val="005464B9"/>
    <w:rsid w:val="0054676A"/>
    <w:rsid w:val="00546874"/>
    <w:rsid w:val="00546D98"/>
    <w:rsid w:val="00546FB0"/>
    <w:rsid w:val="005472BF"/>
    <w:rsid w:val="00547326"/>
    <w:rsid w:val="0054732C"/>
    <w:rsid w:val="005475B3"/>
    <w:rsid w:val="0054766D"/>
    <w:rsid w:val="00547680"/>
    <w:rsid w:val="005479A9"/>
    <w:rsid w:val="00547A40"/>
    <w:rsid w:val="00547C9F"/>
    <w:rsid w:val="0055055A"/>
    <w:rsid w:val="005505F6"/>
    <w:rsid w:val="00550C41"/>
    <w:rsid w:val="00550E4F"/>
    <w:rsid w:val="00550EB2"/>
    <w:rsid w:val="0055109E"/>
    <w:rsid w:val="005510E1"/>
    <w:rsid w:val="0055130D"/>
    <w:rsid w:val="00551579"/>
    <w:rsid w:val="00551D91"/>
    <w:rsid w:val="00552509"/>
    <w:rsid w:val="00552A65"/>
    <w:rsid w:val="00552E23"/>
    <w:rsid w:val="00553362"/>
    <w:rsid w:val="005537CE"/>
    <w:rsid w:val="005539A2"/>
    <w:rsid w:val="005539D2"/>
    <w:rsid w:val="00553DEB"/>
    <w:rsid w:val="0055406E"/>
    <w:rsid w:val="005546FC"/>
    <w:rsid w:val="0055494D"/>
    <w:rsid w:val="00554D1A"/>
    <w:rsid w:val="00554DB5"/>
    <w:rsid w:val="00555A18"/>
    <w:rsid w:val="00556958"/>
    <w:rsid w:val="00556CED"/>
    <w:rsid w:val="0055741F"/>
    <w:rsid w:val="0055781E"/>
    <w:rsid w:val="00557AD4"/>
    <w:rsid w:val="00557C44"/>
    <w:rsid w:val="00557C47"/>
    <w:rsid w:val="00557F10"/>
    <w:rsid w:val="00557FBD"/>
    <w:rsid w:val="00560091"/>
    <w:rsid w:val="00560504"/>
    <w:rsid w:val="005608C5"/>
    <w:rsid w:val="00560CBF"/>
    <w:rsid w:val="00560CEC"/>
    <w:rsid w:val="00560ED9"/>
    <w:rsid w:val="00561610"/>
    <w:rsid w:val="005618A8"/>
    <w:rsid w:val="00561A9B"/>
    <w:rsid w:val="00561BE3"/>
    <w:rsid w:val="00561C25"/>
    <w:rsid w:val="00561C53"/>
    <w:rsid w:val="00561CA5"/>
    <w:rsid w:val="005626A7"/>
    <w:rsid w:val="00562AEF"/>
    <w:rsid w:val="00562CD0"/>
    <w:rsid w:val="00562DD7"/>
    <w:rsid w:val="00563224"/>
    <w:rsid w:val="0056323E"/>
    <w:rsid w:val="00563ECB"/>
    <w:rsid w:val="00563F6F"/>
    <w:rsid w:val="0056403A"/>
    <w:rsid w:val="00564612"/>
    <w:rsid w:val="005646C3"/>
    <w:rsid w:val="00564BD0"/>
    <w:rsid w:val="00564E02"/>
    <w:rsid w:val="00564E6F"/>
    <w:rsid w:val="00564FC4"/>
    <w:rsid w:val="00565621"/>
    <w:rsid w:val="00565636"/>
    <w:rsid w:val="0056589A"/>
    <w:rsid w:val="00565BBB"/>
    <w:rsid w:val="00565FA1"/>
    <w:rsid w:val="00566430"/>
    <w:rsid w:val="00566638"/>
    <w:rsid w:val="00566EA8"/>
    <w:rsid w:val="00566F06"/>
    <w:rsid w:val="00567302"/>
    <w:rsid w:val="00567329"/>
    <w:rsid w:val="00567962"/>
    <w:rsid w:val="00567FF8"/>
    <w:rsid w:val="00570BCB"/>
    <w:rsid w:val="00570D78"/>
    <w:rsid w:val="00570F0A"/>
    <w:rsid w:val="005712DE"/>
    <w:rsid w:val="00571391"/>
    <w:rsid w:val="0057147D"/>
    <w:rsid w:val="005727FC"/>
    <w:rsid w:val="005728F0"/>
    <w:rsid w:val="0057293F"/>
    <w:rsid w:val="00573338"/>
    <w:rsid w:val="005733B8"/>
    <w:rsid w:val="00573621"/>
    <w:rsid w:val="00573664"/>
    <w:rsid w:val="0057392F"/>
    <w:rsid w:val="005740DA"/>
    <w:rsid w:val="005741FC"/>
    <w:rsid w:val="00574B47"/>
    <w:rsid w:val="00574CE0"/>
    <w:rsid w:val="00574DA5"/>
    <w:rsid w:val="00574F15"/>
    <w:rsid w:val="00574F72"/>
    <w:rsid w:val="005753F8"/>
    <w:rsid w:val="005758AC"/>
    <w:rsid w:val="005759D6"/>
    <w:rsid w:val="00575B9E"/>
    <w:rsid w:val="00575CDF"/>
    <w:rsid w:val="0057613C"/>
    <w:rsid w:val="00576C99"/>
    <w:rsid w:val="00576F9A"/>
    <w:rsid w:val="005775BA"/>
    <w:rsid w:val="00577CDE"/>
    <w:rsid w:val="00577DCD"/>
    <w:rsid w:val="005806EA"/>
    <w:rsid w:val="00580B22"/>
    <w:rsid w:val="00581442"/>
    <w:rsid w:val="005816ED"/>
    <w:rsid w:val="00581DA3"/>
    <w:rsid w:val="00582312"/>
    <w:rsid w:val="00582336"/>
    <w:rsid w:val="00582528"/>
    <w:rsid w:val="00582CBE"/>
    <w:rsid w:val="00583262"/>
    <w:rsid w:val="00583810"/>
    <w:rsid w:val="00583850"/>
    <w:rsid w:val="00583979"/>
    <w:rsid w:val="00583C21"/>
    <w:rsid w:val="00583C53"/>
    <w:rsid w:val="00584182"/>
    <w:rsid w:val="005843CA"/>
    <w:rsid w:val="00584AC2"/>
    <w:rsid w:val="00584B56"/>
    <w:rsid w:val="00584ECA"/>
    <w:rsid w:val="0058529F"/>
    <w:rsid w:val="0058597C"/>
    <w:rsid w:val="005859A6"/>
    <w:rsid w:val="00585A58"/>
    <w:rsid w:val="00585C1C"/>
    <w:rsid w:val="00585D54"/>
    <w:rsid w:val="00586055"/>
    <w:rsid w:val="005860EE"/>
    <w:rsid w:val="005861FC"/>
    <w:rsid w:val="0058624B"/>
    <w:rsid w:val="005865AA"/>
    <w:rsid w:val="005865DB"/>
    <w:rsid w:val="00586BBF"/>
    <w:rsid w:val="00587A3F"/>
    <w:rsid w:val="00587A63"/>
    <w:rsid w:val="00587D30"/>
    <w:rsid w:val="00590001"/>
    <w:rsid w:val="00590FE1"/>
    <w:rsid w:val="00591061"/>
    <w:rsid w:val="005916E6"/>
    <w:rsid w:val="00591A75"/>
    <w:rsid w:val="00591B85"/>
    <w:rsid w:val="00591BA9"/>
    <w:rsid w:val="00591EB8"/>
    <w:rsid w:val="00591F04"/>
    <w:rsid w:val="00591F45"/>
    <w:rsid w:val="0059241F"/>
    <w:rsid w:val="00592603"/>
    <w:rsid w:val="0059260F"/>
    <w:rsid w:val="00592699"/>
    <w:rsid w:val="00592842"/>
    <w:rsid w:val="0059299F"/>
    <w:rsid w:val="00592CAC"/>
    <w:rsid w:val="00592DB2"/>
    <w:rsid w:val="00592E7F"/>
    <w:rsid w:val="00592EE4"/>
    <w:rsid w:val="00593D1C"/>
    <w:rsid w:val="00593EA1"/>
    <w:rsid w:val="00593F57"/>
    <w:rsid w:val="00593F6E"/>
    <w:rsid w:val="00594161"/>
    <w:rsid w:val="005959A3"/>
    <w:rsid w:val="00595E20"/>
    <w:rsid w:val="00596003"/>
    <w:rsid w:val="00596098"/>
    <w:rsid w:val="00596AE6"/>
    <w:rsid w:val="00596DD5"/>
    <w:rsid w:val="0059710F"/>
    <w:rsid w:val="00597213"/>
    <w:rsid w:val="0059772E"/>
    <w:rsid w:val="0059778F"/>
    <w:rsid w:val="005979A5"/>
    <w:rsid w:val="00597BA7"/>
    <w:rsid w:val="00597CA3"/>
    <w:rsid w:val="005A05FE"/>
    <w:rsid w:val="005A0C62"/>
    <w:rsid w:val="005A0D39"/>
    <w:rsid w:val="005A0E21"/>
    <w:rsid w:val="005A1704"/>
    <w:rsid w:val="005A1B3A"/>
    <w:rsid w:val="005A2140"/>
    <w:rsid w:val="005A2202"/>
    <w:rsid w:val="005A2F97"/>
    <w:rsid w:val="005A31BD"/>
    <w:rsid w:val="005A32A4"/>
    <w:rsid w:val="005A34AA"/>
    <w:rsid w:val="005A3888"/>
    <w:rsid w:val="005A39F3"/>
    <w:rsid w:val="005A3D8D"/>
    <w:rsid w:val="005A4417"/>
    <w:rsid w:val="005A44D1"/>
    <w:rsid w:val="005A469D"/>
    <w:rsid w:val="005A47A0"/>
    <w:rsid w:val="005A4932"/>
    <w:rsid w:val="005A4D24"/>
    <w:rsid w:val="005A5332"/>
    <w:rsid w:val="005A5338"/>
    <w:rsid w:val="005A544B"/>
    <w:rsid w:val="005A545C"/>
    <w:rsid w:val="005A5965"/>
    <w:rsid w:val="005A68D3"/>
    <w:rsid w:val="005A6E80"/>
    <w:rsid w:val="005A7328"/>
    <w:rsid w:val="005A777A"/>
    <w:rsid w:val="005A7869"/>
    <w:rsid w:val="005A7896"/>
    <w:rsid w:val="005A7DD1"/>
    <w:rsid w:val="005B05DD"/>
    <w:rsid w:val="005B0CA2"/>
    <w:rsid w:val="005B116E"/>
    <w:rsid w:val="005B13E0"/>
    <w:rsid w:val="005B149C"/>
    <w:rsid w:val="005B15D1"/>
    <w:rsid w:val="005B1A6B"/>
    <w:rsid w:val="005B1CE9"/>
    <w:rsid w:val="005B1EF2"/>
    <w:rsid w:val="005B2200"/>
    <w:rsid w:val="005B280A"/>
    <w:rsid w:val="005B2A63"/>
    <w:rsid w:val="005B2C69"/>
    <w:rsid w:val="005B307F"/>
    <w:rsid w:val="005B30EA"/>
    <w:rsid w:val="005B31E9"/>
    <w:rsid w:val="005B3328"/>
    <w:rsid w:val="005B33F9"/>
    <w:rsid w:val="005B3430"/>
    <w:rsid w:val="005B39ED"/>
    <w:rsid w:val="005B3AEB"/>
    <w:rsid w:val="005B3BD4"/>
    <w:rsid w:val="005B3CF2"/>
    <w:rsid w:val="005B4048"/>
    <w:rsid w:val="005B44CB"/>
    <w:rsid w:val="005B45F5"/>
    <w:rsid w:val="005B4BC2"/>
    <w:rsid w:val="005B4E2A"/>
    <w:rsid w:val="005B51D8"/>
    <w:rsid w:val="005B5B9A"/>
    <w:rsid w:val="005B5E14"/>
    <w:rsid w:val="005B5F89"/>
    <w:rsid w:val="005B60A4"/>
    <w:rsid w:val="005B61A3"/>
    <w:rsid w:val="005B6278"/>
    <w:rsid w:val="005B6362"/>
    <w:rsid w:val="005B71F6"/>
    <w:rsid w:val="005B758D"/>
    <w:rsid w:val="005B7F4A"/>
    <w:rsid w:val="005C02D2"/>
    <w:rsid w:val="005C02F4"/>
    <w:rsid w:val="005C056A"/>
    <w:rsid w:val="005C05F8"/>
    <w:rsid w:val="005C078C"/>
    <w:rsid w:val="005C1142"/>
    <w:rsid w:val="005C14D4"/>
    <w:rsid w:val="005C196E"/>
    <w:rsid w:val="005C1C70"/>
    <w:rsid w:val="005C213D"/>
    <w:rsid w:val="005C22E4"/>
    <w:rsid w:val="005C2FF5"/>
    <w:rsid w:val="005C3284"/>
    <w:rsid w:val="005C3C25"/>
    <w:rsid w:val="005C3EEB"/>
    <w:rsid w:val="005C3F42"/>
    <w:rsid w:val="005C440C"/>
    <w:rsid w:val="005C4702"/>
    <w:rsid w:val="005C496B"/>
    <w:rsid w:val="005C4BC0"/>
    <w:rsid w:val="005C5564"/>
    <w:rsid w:val="005C55FE"/>
    <w:rsid w:val="005C5B72"/>
    <w:rsid w:val="005C5EF8"/>
    <w:rsid w:val="005C5FF6"/>
    <w:rsid w:val="005C6157"/>
    <w:rsid w:val="005C66A1"/>
    <w:rsid w:val="005C682D"/>
    <w:rsid w:val="005C6CE5"/>
    <w:rsid w:val="005C6DC0"/>
    <w:rsid w:val="005C6EC4"/>
    <w:rsid w:val="005C707E"/>
    <w:rsid w:val="005C73DA"/>
    <w:rsid w:val="005C74CC"/>
    <w:rsid w:val="005C7905"/>
    <w:rsid w:val="005D053E"/>
    <w:rsid w:val="005D0976"/>
    <w:rsid w:val="005D0ACF"/>
    <w:rsid w:val="005D0EC5"/>
    <w:rsid w:val="005D10C7"/>
    <w:rsid w:val="005D1107"/>
    <w:rsid w:val="005D1197"/>
    <w:rsid w:val="005D17A8"/>
    <w:rsid w:val="005D1914"/>
    <w:rsid w:val="005D1B1C"/>
    <w:rsid w:val="005D1FBB"/>
    <w:rsid w:val="005D233D"/>
    <w:rsid w:val="005D2422"/>
    <w:rsid w:val="005D2D79"/>
    <w:rsid w:val="005D34F4"/>
    <w:rsid w:val="005D35A2"/>
    <w:rsid w:val="005D4F2E"/>
    <w:rsid w:val="005D507D"/>
    <w:rsid w:val="005D577B"/>
    <w:rsid w:val="005D5E46"/>
    <w:rsid w:val="005D6069"/>
    <w:rsid w:val="005D636C"/>
    <w:rsid w:val="005D6433"/>
    <w:rsid w:val="005D7594"/>
    <w:rsid w:val="005D765D"/>
    <w:rsid w:val="005D7B74"/>
    <w:rsid w:val="005E0147"/>
    <w:rsid w:val="005E0698"/>
    <w:rsid w:val="005E0D62"/>
    <w:rsid w:val="005E12D7"/>
    <w:rsid w:val="005E137A"/>
    <w:rsid w:val="005E13C4"/>
    <w:rsid w:val="005E162F"/>
    <w:rsid w:val="005E1AB4"/>
    <w:rsid w:val="005E2077"/>
    <w:rsid w:val="005E213D"/>
    <w:rsid w:val="005E217C"/>
    <w:rsid w:val="005E236C"/>
    <w:rsid w:val="005E2737"/>
    <w:rsid w:val="005E29AF"/>
    <w:rsid w:val="005E2DAF"/>
    <w:rsid w:val="005E3202"/>
    <w:rsid w:val="005E3B07"/>
    <w:rsid w:val="005E3CC7"/>
    <w:rsid w:val="005E3F4E"/>
    <w:rsid w:val="005E4173"/>
    <w:rsid w:val="005E4696"/>
    <w:rsid w:val="005E46BA"/>
    <w:rsid w:val="005E4BCC"/>
    <w:rsid w:val="005E4ED4"/>
    <w:rsid w:val="005E5303"/>
    <w:rsid w:val="005E53A2"/>
    <w:rsid w:val="005E5837"/>
    <w:rsid w:val="005E5D4A"/>
    <w:rsid w:val="005E5D88"/>
    <w:rsid w:val="005E5FBD"/>
    <w:rsid w:val="005E6035"/>
    <w:rsid w:val="005E6E30"/>
    <w:rsid w:val="005E6FBE"/>
    <w:rsid w:val="005E7076"/>
    <w:rsid w:val="005E70A1"/>
    <w:rsid w:val="005E7419"/>
    <w:rsid w:val="005E7B9D"/>
    <w:rsid w:val="005E7BA0"/>
    <w:rsid w:val="005F02CB"/>
    <w:rsid w:val="005F090B"/>
    <w:rsid w:val="005F1BAC"/>
    <w:rsid w:val="005F1C12"/>
    <w:rsid w:val="005F205B"/>
    <w:rsid w:val="005F212D"/>
    <w:rsid w:val="005F304D"/>
    <w:rsid w:val="005F3377"/>
    <w:rsid w:val="005F3E26"/>
    <w:rsid w:val="005F3F0F"/>
    <w:rsid w:val="005F4302"/>
    <w:rsid w:val="005F4476"/>
    <w:rsid w:val="005F4556"/>
    <w:rsid w:val="005F4B18"/>
    <w:rsid w:val="005F4C02"/>
    <w:rsid w:val="005F4E8B"/>
    <w:rsid w:val="005F5190"/>
    <w:rsid w:val="005F522A"/>
    <w:rsid w:val="005F523B"/>
    <w:rsid w:val="005F59E4"/>
    <w:rsid w:val="005F5AC7"/>
    <w:rsid w:val="005F5C99"/>
    <w:rsid w:val="005F6396"/>
    <w:rsid w:val="005F684F"/>
    <w:rsid w:val="005F695F"/>
    <w:rsid w:val="005F6A5E"/>
    <w:rsid w:val="005F6F01"/>
    <w:rsid w:val="005F72A6"/>
    <w:rsid w:val="005F7545"/>
    <w:rsid w:val="005F7757"/>
    <w:rsid w:val="005F7C6C"/>
    <w:rsid w:val="006007F6"/>
    <w:rsid w:val="006008E6"/>
    <w:rsid w:val="006011D6"/>
    <w:rsid w:val="006013F2"/>
    <w:rsid w:val="00601DEE"/>
    <w:rsid w:val="006023C7"/>
    <w:rsid w:val="006028BF"/>
    <w:rsid w:val="00602909"/>
    <w:rsid w:val="00602B00"/>
    <w:rsid w:val="00602D85"/>
    <w:rsid w:val="00603221"/>
    <w:rsid w:val="00603387"/>
    <w:rsid w:val="0060387C"/>
    <w:rsid w:val="00603B4C"/>
    <w:rsid w:val="00603E0A"/>
    <w:rsid w:val="0060407C"/>
    <w:rsid w:val="006041E2"/>
    <w:rsid w:val="00604277"/>
    <w:rsid w:val="006042AA"/>
    <w:rsid w:val="006050C0"/>
    <w:rsid w:val="006051E8"/>
    <w:rsid w:val="006053C4"/>
    <w:rsid w:val="00605702"/>
    <w:rsid w:val="006057CE"/>
    <w:rsid w:val="0060598B"/>
    <w:rsid w:val="00605ED7"/>
    <w:rsid w:val="00606020"/>
    <w:rsid w:val="00606159"/>
    <w:rsid w:val="0060617A"/>
    <w:rsid w:val="0060626F"/>
    <w:rsid w:val="006065E1"/>
    <w:rsid w:val="00606E35"/>
    <w:rsid w:val="00607109"/>
    <w:rsid w:val="00607662"/>
    <w:rsid w:val="00607769"/>
    <w:rsid w:val="00607D71"/>
    <w:rsid w:val="00610150"/>
    <w:rsid w:val="0061016D"/>
    <w:rsid w:val="00610856"/>
    <w:rsid w:val="00610AD9"/>
    <w:rsid w:val="00610CF0"/>
    <w:rsid w:val="00610D07"/>
    <w:rsid w:val="00610F1A"/>
    <w:rsid w:val="006111DD"/>
    <w:rsid w:val="006112F1"/>
    <w:rsid w:val="00611612"/>
    <w:rsid w:val="0061176E"/>
    <w:rsid w:val="006118AF"/>
    <w:rsid w:val="00611E82"/>
    <w:rsid w:val="0061290B"/>
    <w:rsid w:val="00612FE9"/>
    <w:rsid w:val="00613714"/>
    <w:rsid w:val="00613A34"/>
    <w:rsid w:val="00613AC4"/>
    <w:rsid w:val="00613CD1"/>
    <w:rsid w:val="00613E4B"/>
    <w:rsid w:val="00613F4A"/>
    <w:rsid w:val="00614188"/>
    <w:rsid w:val="00614279"/>
    <w:rsid w:val="006146D8"/>
    <w:rsid w:val="00614B8F"/>
    <w:rsid w:val="00615047"/>
    <w:rsid w:val="006153A3"/>
    <w:rsid w:val="00615C86"/>
    <w:rsid w:val="00615CE6"/>
    <w:rsid w:val="00616211"/>
    <w:rsid w:val="00616515"/>
    <w:rsid w:val="00616A04"/>
    <w:rsid w:val="00616D1B"/>
    <w:rsid w:val="00616D63"/>
    <w:rsid w:val="00616E9B"/>
    <w:rsid w:val="0061734C"/>
    <w:rsid w:val="006173D6"/>
    <w:rsid w:val="00617568"/>
    <w:rsid w:val="00617B8D"/>
    <w:rsid w:val="00617CF0"/>
    <w:rsid w:val="00617D1E"/>
    <w:rsid w:val="00620324"/>
    <w:rsid w:val="00620353"/>
    <w:rsid w:val="00620694"/>
    <w:rsid w:val="006209D6"/>
    <w:rsid w:val="00620C9D"/>
    <w:rsid w:val="00621459"/>
    <w:rsid w:val="00621AD4"/>
    <w:rsid w:val="00621D6E"/>
    <w:rsid w:val="00621E4A"/>
    <w:rsid w:val="006220CF"/>
    <w:rsid w:val="00622619"/>
    <w:rsid w:val="0062266D"/>
    <w:rsid w:val="006228D0"/>
    <w:rsid w:val="006229F6"/>
    <w:rsid w:val="00622A6E"/>
    <w:rsid w:val="00622ADB"/>
    <w:rsid w:val="00623245"/>
    <w:rsid w:val="006235A3"/>
    <w:rsid w:val="00623F1C"/>
    <w:rsid w:val="0062430F"/>
    <w:rsid w:val="0062435D"/>
    <w:rsid w:val="006246AD"/>
    <w:rsid w:val="00624810"/>
    <w:rsid w:val="00624C2F"/>
    <w:rsid w:val="00624CE4"/>
    <w:rsid w:val="00624E79"/>
    <w:rsid w:val="00625103"/>
    <w:rsid w:val="006254C1"/>
    <w:rsid w:val="006254D8"/>
    <w:rsid w:val="00625601"/>
    <w:rsid w:val="0062563A"/>
    <w:rsid w:val="0062604E"/>
    <w:rsid w:val="00626055"/>
    <w:rsid w:val="00626201"/>
    <w:rsid w:val="00626343"/>
    <w:rsid w:val="00626D0E"/>
    <w:rsid w:val="0062710F"/>
    <w:rsid w:val="00627306"/>
    <w:rsid w:val="006279AD"/>
    <w:rsid w:val="00627EBB"/>
    <w:rsid w:val="00630BE9"/>
    <w:rsid w:val="00630FDD"/>
    <w:rsid w:val="0063123B"/>
    <w:rsid w:val="006312C3"/>
    <w:rsid w:val="00631406"/>
    <w:rsid w:val="00631544"/>
    <w:rsid w:val="00631571"/>
    <w:rsid w:val="00631627"/>
    <w:rsid w:val="00631D87"/>
    <w:rsid w:val="00631EEE"/>
    <w:rsid w:val="00632084"/>
    <w:rsid w:val="00632313"/>
    <w:rsid w:val="006324ED"/>
    <w:rsid w:val="0063286E"/>
    <w:rsid w:val="00632DEC"/>
    <w:rsid w:val="006337EF"/>
    <w:rsid w:val="006339C3"/>
    <w:rsid w:val="00633D53"/>
    <w:rsid w:val="00634837"/>
    <w:rsid w:val="00634C2F"/>
    <w:rsid w:val="00634CCC"/>
    <w:rsid w:val="00634DB2"/>
    <w:rsid w:val="00634DF6"/>
    <w:rsid w:val="00634F39"/>
    <w:rsid w:val="0063575F"/>
    <w:rsid w:val="00635821"/>
    <w:rsid w:val="00635D66"/>
    <w:rsid w:val="006363C5"/>
    <w:rsid w:val="006363D2"/>
    <w:rsid w:val="006364DA"/>
    <w:rsid w:val="00636776"/>
    <w:rsid w:val="006368BA"/>
    <w:rsid w:val="00637043"/>
    <w:rsid w:val="0063791D"/>
    <w:rsid w:val="00637E88"/>
    <w:rsid w:val="00640509"/>
    <w:rsid w:val="0064072F"/>
    <w:rsid w:val="006409BA"/>
    <w:rsid w:val="006410AD"/>
    <w:rsid w:val="0064124A"/>
    <w:rsid w:val="00641738"/>
    <w:rsid w:val="00641F04"/>
    <w:rsid w:val="006426A5"/>
    <w:rsid w:val="006426F0"/>
    <w:rsid w:val="00642840"/>
    <w:rsid w:val="006428DB"/>
    <w:rsid w:val="00642A62"/>
    <w:rsid w:val="00642B4F"/>
    <w:rsid w:val="006430AF"/>
    <w:rsid w:val="00643163"/>
    <w:rsid w:val="00643479"/>
    <w:rsid w:val="006435FB"/>
    <w:rsid w:val="00643948"/>
    <w:rsid w:val="00643B2D"/>
    <w:rsid w:val="00643C8E"/>
    <w:rsid w:val="00643D40"/>
    <w:rsid w:val="0064406A"/>
    <w:rsid w:val="0064422B"/>
    <w:rsid w:val="00644A02"/>
    <w:rsid w:val="00645010"/>
    <w:rsid w:val="00645E44"/>
    <w:rsid w:val="00645EF1"/>
    <w:rsid w:val="00645F79"/>
    <w:rsid w:val="006461C3"/>
    <w:rsid w:val="00646977"/>
    <w:rsid w:val="00646BB6"/>
    <w:rsid w:val="00646C19"/>
    <w:rsid w:val="00647072"/>
    <w:rsid w:val="006470FA"/>
    <w:rsid w:val="00647FB9"/>
    <w:rsid w:val="0065013E"/>
    <w:rsid w:val="006502E7"/>
    <w:rsid w:val="00650711"/>
    <w:rsid w:val="00650E52"/>
    <w:rsid w:val="006511F5"/>
    <w:rsid w:val="00651549"/>
    <w:rsid w:val="0065176B"/>
    <w:rsid w:val="006518FB"/>
    <w:rsid w:val="00651A6D"/>
    <w:rsid w:val="00651CE0"/>
    <w:rsid w:val="00651D0F"/>
    <w:rsid w:val="00651ED4"/>
    <w:rsid w:val="00651F12"/>
    <w:rsid w:val="006523BC"/>
    <w:rsid w:val="00652848"/>
    <w:rsid w:val="00652D2C"/>
    <w:rsid w:val="00652E96"/>
    <w:rsid w:val="00652E99"/>
    <w:rsid w:val="00652F06"/>
    <w:rsid w:val="006531FB"/>
    <w:rsid w:val="00653212"/>
    <w:rsid w:val="006537EB"/>
    <w:rsid w:val="0065393B"/>
    <w:rsid w:val="00653C13"/>
    <w:rsid w:val="00654BE5"/>
    <w:rsid w:val="00655034"/>
    <w:rsid w:val="006554CD"/>
    <w:rsid w:val="00655528"/>
    <w:rsid w:val="006558F4"/>
    <w:rsid w:val="00655ADF"/>
    <w:rsid w:val="00655FA4"/>
    <w:rsid w:val="0065642F"/>
    <w:rsid w:val="00656C12"/>
    <w:rsid w:val="0065700F"/>
    <w:rsid w:val="0065721D"/>
    <w:rsid w:val="006575DE"/>
    <w:rsid w:val="00657C9A"/>
    <w:rsid w:val="006600A5"/>
    <w:rsid w:val="006601EB"/>
    <w:rsid w:val="006603A0"/>
    <w:rsid w:val="0066066C"/>
    <w:rsid w:val="006606C4"/>
    <w:rsid w:val="0066085C"/>
    <w:rsid w:val="00660D59"/>
    <w:rsid w:val="00660DAC"/>
    <w:rsid w:val="006610FB"/>
    <w:rsid w:val="006612ED"/>
    <w:rsid w:val="00661997"/>
    <w:rsid w:val="00661D03"/>
    <w:rsid w:val="006631C5"/>
    <w:rsid w:val="0066346B"/>
    <w:rsid w:val="0066368B"/>
    <w:rsid w:val="00663D19"/>
    <w:rsid w:val="006640C8"/>
    <w:rsid w:val="0066411E"/>
    <w:rsid w:val="00664279"/>
    <w:rsid w:val="006646DF"/>
    <w:rsid w:val="006649E2"/>
    <w:rsid w:val="006653E2"/>
    <w:rsid w:val="00665595"/>
    <w:rsid w:val="00665B2F"/>
    <w:rsid w:val="00665BA4"/>
    <w:rsid w:val="00665FF6"/>
    <w:rsid w:val="006660C2"/>
    <w:rsid w:val="00666296"/>
    <w:rsid w:val="006663E9"/>
    <w:rsid w:val="0066676D"/>
    <w:rsid w:val="00666B16"/>
    <w:rsid w:val="00666ED1"/>
    <w:rsid w:val="0066774E"/>
    <w:rsid w:val="00667E51"/>
    <w:rsid w:val="00670138"/>
    <w:rsid w:val="00670196"/>
    <w:rsid w:val="006701E0"/>
    <w:rsid w:val="0067028C"/>
    <w:rsid w:val="00670385"/>
    <w:rsid w:val="006704E7"/>
    <w:rsid w:val="0067054B"/>
    <w:rsid w:val="006709FB"/>
    <w:rsid w:val="00671D37"/>
    <w:rsid w:val="006720A1"/>
    <w:rsid w:val="006721AA"/>
    <w:rsid w:val="00672296"/>
    <w:rsid w:val="00672C69"/>
    <w:rsid w:val="00672D24"/>
    <w:rsid w:val="00672D49"/>
    <w:rsid w:val="00672E37"/>
    <w:rsid w:val="00673042"/>
    <w:rsid w:val="0067321C"/>
    <w:rsid w:val="006736CE"/>
    <w:rsid w:val="00673B97"/>
    <w:rsid w:val="00673BD1"/>
    <w:rsid w:val="00674AFC"/>
    <w:rsid w:val="00674B1C"/>
    <w:rsid w:val="00674BD1"/>
    <w:rsid w:val="00674BD3"/>
    <w:rsid w:val="00674C86"/>
    <w:rsid w:val="00675009"/>
    <w:rsid w:val="00675490"/>
    <w:rsid w:val="006756B8"/>
    <w:rsid w:val="006759B0"/>
    <w:rsid w:val="00675C8E"/>
    <w:rsid w:val="006764BA"/>
    <w:rsid w:val="00676E3E"/>
    <w:rsid w:val="006770B6"/>
    <w:rsid w:val="006771BB"/>
    <w:rsid w:val="00677781"/>
    <w:rsid w:val="006777EB"/>
    <w:rsid w:val="006778A4"/>
    <w:rsid w:val="0068060D"/>
    <w:rsid w:val="00680D7B"/>
    <w:rsid w:val="00680FEE"/>
    <w:rsid w:val="0068109A"/>
    <w:rsid w:val="00681395"/>
    <w:rsid w:val="006814DE"/>
    <w:rsid w:val="00681666"/>
    <w:rsid w:val="0068201F"/>
    <w:rsid w:val="0068203C"/>
    <w:rsid w:val="00682B29"/>
    <w:rsid w:val="006835EE"/>
    <w:rsid w:val="006837D5"/>
    <w:rsid w:val="0068380B"/>
    <w:rsid w:val="006838A0"/>
    <w:rsid w:val="006839F6"/>
    <w:rsid w:val="006842E4"/>
    <w:rsid w:val="006849AA"/>
    <w:rsid w:val="00684B77"/>
    <w:rsid w:val="00684BCD"/>
    <w:rsid w:val="00684D19"/>
    <w:rsid w:val="00684D43"/>
    <w:rsid w:val="00684F9A"/>
    <w:rsid w:val="0068585D"/>
    <w:rsid w:val="006858A4"/>
    <w:rsid w:val="00685E4C"/>
    <w:rsid w:val="00685E93"/>
    <w:rsid w:val="00685F10"/>
    <w:rsid w:val="00686143"/>
    <w:rsid w:val="006863CD"/>
    <w:rsid w:val="0068646E"/>
    <w:rsid w:val="00686593"/>
    <w:rsid w:val="0068674E"/>
    <w:rsid w:val="006867AA"/>
    <w:rsid w:val="006868D7"/>
    <w:rsid w:val="006868DA"/>
    <w:rsid w:val="00686A9A"/>
    <w:rsid w:val="00686BE5"/>
    <w:rsid w:val="00686C7C"/>
    <w:rsid w:val="0068715A"/>
    <w:rsid w:val="0068721D"/>
    <w:rsid w:val="00687B10"/>
    <w:rsid w:val="006906E0"/>
    <w:rsid w:val="006909D8"/>
    <w:rsid w:val="00690D43"/>
    <w:rsid w:val="00691159"/>
    <w:rsid w:val="006913FB"/>
    <w:rsid w:val="00691685"/>
    <w:rsid w:val="00691918"/>
    <w:rsid w:val="006924C5"/>
    <w:rsid w:val="006924DE"/>
    <w:rsid w:val="006925D4"/>
    <w:rsid w:val="00692E47"/>
    <w:rsid w:val="00692FB3"/>
    <w:rsid w:val="0069309D"/>
    <w:rsid w:val="006933E3"/>
    <w:rsid w:val="00693A9E"/>
    <w:rsid w:val="00693AC5"/>
    <w:rsid w:val="0069411A"/>
    <w:rsid w:val="00694251"/>
    <w:rsid w:val="006946B2"/>
    <w:rsid w:val="00694DA7"/>
    <w:rsid w:val="00694FA4"/>
    <w:rsid w:val="006951D5"/>
    <w:rsid w:val="006952C4"/>
    <w:rsid w:val="00695490"/>
    <w:rsid w:val="00695602"/>
    <w:rsid w:val="00695A58"/>
    <w:rsid w:val="00696112"/>
    <w:rsid w:val="006963D5"/>
    <w:rsid w:val="00696730"/>
    <w:rsid w:val="006968A0"/>
    <w:rsid w:val="0069690C"/>
    <w:rsid w:val="00696BFB"/>
    <w:rsid w:val="00696D34"/>
    <w:rsid w:val="00696D82"/>
    <w:rsid w:val="00697065"/>
    <w:rsid w:val="00697329"/>
    <w:rsid w:val="006976B2"/>
    <w:rsid w:val="00697721"/>
    <w:rsid w:val="00697730"/>
    <w:rsid w:val="0069791F"/>
    <w:rsid w:val="00697F98"/>
    <w:rsid w:val="006A00E5"/>
    <w:rsid w:val="006A07B9"/>
    <w:rsid w:val="006A0917"/>
    <w:rsid w:val="006A09AE"/>
    <w:rsid w:val="006A0B25"/>
    <w:rsid w:val="006A0C87"/>
    <w:rsid w:val="006A0F8E"/>
    <w:rsid w:val="006A0F9F"/>
    <w:rsid w:val="006A103A"/>
    <w:rsid w:val="006A11A3"/>
    <w:rsid w:val="006A1708"/>
    <w:rsid w:val="006A1986"/>
    <w:rsid w:val="006A19F0"/>
    <w:rsid w:val="006A2B6D"/>
    <w:rsid w:val="006A2EA2"/>
    <w:rsid w:val="006A364F"/>
    <w:rsid w:val="006A37D6"/>
    <w:rsid w:val="006A3D9E"/>
    <w:rsid w:val="006A40A9"/>
    <w:rsid w:val="006A42BC"/>
    <w:rsid w:val="006A42F7"/>
    <w:rsid w:val="006A470F"/>
    <w:rsid w:val="006A472F"/>
    <w:rsid w:val="006A476F"/>
    <w:rsid w:val="006A4B24"/>
    <w:rsid w:val="006A4B4B"/>
    <w:rsid w:val="006A50FA"/>
    <w:rsid w:val="006A5163"/>
    <w:rsid w:val="006A528C"/>
    <w:rsid w:val="006A5359"/>
    <w:rsid w:val="006A551F"/>
    <w:rsid w:val="006A57CF"/>
    <w:rsid w:val="006A57E1"/>
    <w:rsid w:val="006A59A1"/>
    <w:rsid w:val="006A5B46"/>
    <w:rsid w:val="006A5F67"/>
    <w:rsid w:val="006A60BE"/>
    <w:rsid w:val="006A6122"/>
    <w:rsid w:val="006A6185"/>
    <w:rsid w:val="006A6628"/>
    <w:rsid w:val="006A67CC"/>
    <w:rsid w:val="006A688E"/>
    <w:rsid w:val="006A6947"/>
    <w:rsid w:val="006A6F98"/>
    <w:rsid w:val="006A7347"/>
    <w:rsid w:val="006A7473"/>
    <w:rsid w:val="006A7642"/>
    <w:rsid w:val="006A7675"/>
    <w:rsid w:val="006A7BBD"/>
    <w:rsid w:val="006A7C17"/>
    <w:rsid w:val="006A7EF4"/>
    <w:rsid w:val="006B03AB"/>
    <w:rsid w:val="006B0BB1"/>
    <w:rsid w:val="006B0BF1"/>
    <w:rsid w:val="006B0E19"/>
    <w:rsid w:val="006B1052"/>
    <w:rsid w:val="006B14E4"/>
    <w:rsid w:val="006B18E0"/>
    <w:rsid w:val="006B1F3A"/>
    <w:rsid w:val="006B26BF"/>
    <w:rsid w:val="006B3184"/>
    <w:rsid w:val="006B36EA"/>
    <w:rsid w:val="006B3E4E"/>
    <w:rsid w:val="006B3EE5"/>
    <w:rsid w:val="006B3FD6"/>
    <w:rsid w:val="006B4075"/>
    <w:rsid w:val="006B412B"/>
    <w:rsid w:val="006B44A7"/>
    <w:rsid w:val="006B47C4"/>
    <w:rsid w:val="006B487A"/>
    <w:rsid w:val="006B4A96"/>
    <w:rsid w:val="006B5293"/>
    <w:rsid w:val="006B52FF"/>
    <w:rsid w:val="006B62E7"/>
    <w:rsid w:val="006B6622"/>
    <w:rsid w:val="006B67AF"/>
    <w:rsid w:val="006B6928"/>
    <w:rsid w:val="006B6FF5"/>
    <w:rsid w:val="006B73AF"/>
    <w:rsid w:val="006B743E"/>
    <w:rsid w:val="006B7609"/>
    <w:rsid w:val="006B7C1F"/>
    <w:rsid w:val="006B7F64"/>
    <w:rsid w:val="006C09E6"/>
    <w:rsid w:val="006C0DDA"/>
    <w:rsid w:val="006C0F01"/>
    <w:rsid w:val="006C14FF"/>
    <w:rsid w:val="006C1ABA"/>
    <w:rsid w:val="006C1E91"/>
    <w:rsid w:val="006C1F9B"/>
    <w:rsid w:val="006C2140"/>
    <w:rsid w:val="006C2233"/>
    <w:rsid w:val="006C26AE"/>
    <w:rsid w:val="006C2E85"/>
    <w:rsid w:val="006C2FF2"/>
    <w:rsid w:val="006C39D5"/>
    <w:rsid w:val="006C3AE3"/>
    <w:rsid w:val="006C3DB0"/>
    <w:rsid w:val="006C41D8"/>
    <w:rsid w:val="006C4AFF"/>
    <w:rsid w:val="006C4BBC"/>
    <w:rsid w:val="006C4E09"/>
    <w:rsid w:val="006C51F8"/>
    <w:rsid w:val="006C55BE"/>
    <w:rsid w:val="006C56D3"/>
    <w:rsid w:val="006C6655"/>
    <w:rsid w:val="006C692F"/>
    <w:rsid w:val="006C6B0C"/>
    <w:rsid w:val="006C6EE5"/>
    <w:rsid w:val="006C72E4"/>
    <w:rsid w:val="006C75DB"/>
    <w:rsid w:val="006C7BDA"/>
    <w:rsid w:val="006D00BC"/>
    <w:rsid w:val="006D032E"/>
    <w:rsid w:val="006D0568"/>
    <w:rsid w:val="006D07D9"/>
    <w:rsid w:val="006D0D6B"/>
    <w:rsid w:val="006D0E32"/>
    <w:rsid w:val="006D1039"/>
    <w:rsid w:val="006D1805"/>
    <w:rsid w:val="006D1A27"/>
    <w:rsid w:val="006D1A99"/>
    <w:rsid w:val="006D1DDE"/>
    <w:rsid w:val="006D2143"/>
    <w:rsid w:val="006D2245"/>
    <w:rsid w:val="006D22EA"/>
    <w:rsid w:val="006D296B"/>
    <w:rsid w:val="006D2A97"/>
    <w:rsid w:val="006D2DB5"/>
    <w:rsid w:val="006D3353"/>
    <w:rsid w:val="006D4120"/>
    <w:rsid w:val="006D46D3"/>
    <w:rsid w:val="006D48B1"/>
    <w:rsid w:val="006D4A2C"/>
    <w:rsid w:val="006D4E7F"/>
    <w:rsid w:val="006D4F6C"/>
    <w:rsid w:val="006D5207"/>
    <w:rsid w:val="006D5997"/>
    <w:rsid w:val="006D60A0"/>
    <w:rsid w:val="006D636B"/>
    <w:rsid w:val="006D6489"/>
    <w:rsid w:val="006D6E67"/>
    <w:rsid w:val="006D6EC8"/>
    <w:rsid w:val="006D6EFE"/>
    <w:rsid w:val="006D7183"/>
    <w:rsid w:val="006D73AA"/>
    <w:rsid w:val="006D751B"/>
    <w:rsid w:val="006D7867"/>
    <w:rsid w:val="006E008D"/>
    <w:rsid w:val="006E02B1"/>
    <w:rsid w:val="006E0437"/>
    <w:rsid w:val="006E08F1"/>
    <w:rsid w:val="006E0F28"/>
    <w:rsid w:val="006E0FB0"/>
    <w:rsid w:val="006E12DE"/>
    <w:rsid w:val="006E13BE"/>
    <w:rsid w:val="006E152D"/>
    <w:rsid w:val="006E1542"/>
    <w:rsid w:val="006E170D"/>
    <w:rsid w:val="006E1858"/>
    <w:rsid w:val="006E238B"/>
    <w:rsid w:val="006E2430"/>
    <w:rsid w:val="006E2439"/>
    <w:rsid w:val="006E24A9"/>
    <w:rsid w:val="006E24D9"/>
    <w:rsid w:val="006E2630"/>
    <w:rsid w:val="006E28DE"/>
    <w:rsid w:val="006E2A94"/>
    <w:rsid w:val="006E3057"/>
    <w:rsid w:val="006E318F"/>
    <w:rsid w:val="006E339E"/>
    <w:rsid w:val="006E35A8"/>
    <w:rsid w:val="006E3B08"/>
    <w:rsid w:val="006E3B34"/>
    <w:rsid w:val="006E3D87"/>
    <w:rsid w:val="006E4A4B"/>
    <w:rsid w:val="006E4B1B"/>
    <w:rsid w:val="006E4B50"/>
    <w:rsid w:val="006E4B5B"/>
    <w:rsid w:val="006E4BA8"/>
    <w:rsid w:val="006E4E69"/>
    <w:rsid w:val="006E512B"/>
    <w:rsid w:val="006E5631"/>
    <w:rsid w:val="006E578E"/>
    <w:rsid w:val="006E590C"/>
    <w:rsid w:val="006E5B03"/>
    <w:rsid w:val="006E5FD3"/>
    <w:rsid w:val="006E631E"/>
    <w:rsid w:val="006E66C9"/>
    <w:rsid w:val="006E6B6C"/>
    <w:rsid w:val="006E6FC8"/>
    <w:rsid w:val="006E7137"/>
    <w:rsid w:val="006E793D"/>
    <w:rsid w:val="006E7A30"/>
    <w:rsid w:val="006E7AEA"/>
    <w:rsid w:val="006E7B81"/>
    <w:rsid w:val="006E7F30"/>
    <w:rsid w:val="006F0199"/>
    <w:rsid w:val="006F088B"/>
    <w:rsid w:val="006F0E44"/>
    <w:rsid w:val="006F14D5"/>
    <w:rsid w:val="006F159F"/>
    <w:rsid w:val="006F1609"/>
    <w:rsid w:val="006F1613"/>
    <w:rsid w:val="006F16B8"/>
    <w:rsid w:val="006F16E5"/>
    <w:rsid w:val="006F19A7"/>
    <w:rsid w:val="006F1AD2"/>
    <w:rsid w:val="006F1FA2"/>
    <w:rsid w:val="006F2261"/>
    <w:rsid w:val="006F258A"/>
    <w:rsid w:val="006F2634"/>
    <w:rsid w:val="006F297A"/>
    <w:rsid w:val="006F29DD"/>
    <w:rsid w:val="006F3478"/>
    <w:rsid w:val="006F41DA"/>
    <w:rsid w:val="006F41DD"/>
    <w:rsid w:val="006F4254"/>
    <w:rsid w:val="006F4439"/>
    <w:rsid w:val="006F47FA"/>
    <w:rsid w:val="006F4F21"/>
    <w:rsid w:val="006F5125"/>
    <w:rsid w:val="006F5663"/>
    <w:rsid w:val="006F5697"/>
    <w:rsid w:val="006F593B"/>
    <w:rsid w:val="006F5962"/>
    <w:rsid w:val="006F5C45"/>
    <w:rsid w:val="006F5CCC"/>
    <w:rsid w:val="006F5E6A"/>
    <w:rsid w:val="006F5EA4"/>
    <w:rsid w:val="006F646F"/>
    <w:rsid w:val="006F6AAC"/>
    <w:rsid w:val="006F7115"/>
    <w:rsid w:val="006F75B2"/>
    <w:rsid w:val="006F7E62"/>
    <w:rsid w:val="006F7F73"/>
    <w:rsid w:val="007007E6"/>
    <w:rsid w:val="00700B5C"/>
    <w:rsid w:val="00700D53"/>
    <w:rsid w:val="00700EAF"/>
    <w:rsid w:val="007014B8"/>
    <w:rsid w:val="007014C6"/>
    <w:rsid w:val="007016E8"/>
    <w:rsid w:val="00701E2A"/>
    <w:rsid w:val="00701F20"/>
    <w:rsid w:val="00701F37"/>
    <w:rsid w:val="00702309"/>
    <w:rsid w:val="0070247D"/>
    <w:rsid w:val="0070253C"/>
    <w:rsid w:val="007029AE"/>
    <w:rsid w:val="00702B08"/>
    <w:rsid w:val="007031EE"/>
    <w:rsid w:val="00703541"/>
    <w:rsid w:val="0070372B"/>
    <w:rsid w:val="007037B0"/>
    <w:rsid w:val="00703908"/>
    <w:rsid w:val="00703BA8"/>
    <w:rsid w:val="0070429A"/>
    <w:rsid w:val="00704461"/>
    <w:rsid w:val="007045BA"/>
    <w:rsid w:val="007047E0"/>
    <w:rsid w:val="00704CD5"/>
    <w:rsid w:val="00704D6B"/>
    <w:rsid w:val="00704EA0"/>
    <w:rsid w:val="007050AC"/>
    <w:rsid w:val="00705223"/>
    <w:rsid w:val="0070540C"/>
    <w:rsid w:val="00706057"/>
    <w:rsid w:val="007063AA"/>
    <w:rsid w:val="0070649E"/>
    <w:rsid w:val="0070682C"/>
    <w:rsid w:val="007069BE"/>
    <w:rsid w:val="0070715C"/>
    <w:rsid w:val="00707651"/>
    <w:rsid w:val="007076B3"/>
    <w:rsid w:val="0070794F"/>
    <w:rsid w:val="007079AB"/>
    <w:rsid w:val="00707B49"/>
    <w:rsid w:val="00707D2B"/>
    <w:rsid w:val="00707F58"/>
    <w:rsid w:val="007101E5"/>
    <w:rsid w:val="007102B9"/>
    <w:rsid w:val="00710342"/>
    <w:rsid w:val="007103EC"/>
    <w:rsid w:val="0071066C"/>
    <w:rsid w:val="007108DC"/>
    <w:rsid w:val="00710908"/>
    <w:rsid w:val="00710B1A"/>
    <w:rsid w:val="00710F1B"/>
    <w:rsid w:val="0071131B"/>
    <w:rsid w:val="00711458"/>
    <w:rsid w:val="007115F1"/>
    <w:rsid w:val="00711923"/>
    <w:rsid w:val="00711964"/>
    <w:rsid w:val="00711F50"/>
    <w:rsid w:val="00712258"/>
    <w:rsid w:val="007128FC"/>
    <w:rsid w:val="007134C6"/>
    <w:rsid w:val="0071393D"/>
    <w:rsid w:val="00713BBB"/>
    <w:rsid w:val="00713EB8"/>
    <w:rsid w:val="0071407C"/>
    <w:rsid w:val="00714B39"/>
    <w:rsid w:val="007155E0"/>
    <w:rsid w:val="00715B80"/>
    <w:rsid w:val="00715EA3"/>
    <w:rsid w:val="00715F87"/>
    <w:rsid w:val="00715FA4"/>
    <w:rsid w:val="00716908"/>
    <w:rsid w:val="0071691D"/>
    <w:rsid w:val="00716B93"/>
    <w:rsid w:val="0071738C"/>
    <w:rsid w:val="007173E2"/>
    <w:rsid w:val="00717450"/>
    <w:rsid w:val="0071791C"/>
    <w:rsid w:val="00717EDA"/>
    <w:rsid w:val="00720F45"/>
    <w:rsid w:val="007214B3"/>
    <w:rsid w:val="0072187B"/>
    <w:rsid w:val="0072266B"/>
    <w:rsid w:val="00722855"/>
    <w:rsid w:val="00723027"/>
    <w:rsid w:val="00723580"/>
    <w:rsid w:val="00724107"/>
    <w:rsid w:val="007247C8"/>
    <w:rsid w:val="00724ACB"/>
    <w:rsid w:val="00724C34"/>
    <w:rsid w:val="00725076"/>
    <w:rsid w:val="007256CA"/>
    <w:rsid w:val="00725732"/>
    <w:rsid w:val="00725CC9"/>
    <w:rsid w:val="0072647D"/>
    <w:rsid w:val="00726A87"/>
    <w:rsid w:val="00726ADB"/>
    <w:rsid w:val="00727AE5"/>
    <w:rsid w:val="00730054"/>
    <w:rsid w:val="0073039B"/>
    <w:rsid w:val="00730599"/>
    <w:rsid w:val="0073069E"/>
    <w:rsid w:val="0073086E"/>
    <w:rsid w:val="00730D5B"/>
    <w:rsid w:val="00730E6D"/>
    <w:rsid w:val="00730FB4"/>
    <w:rsid w:val="00730FFC"/>
    <w:rsid w:val="007311EB"/>
    <w:rsid w:val="0073164C"/>
    <w:rsid w:val="00731661"/>
    <w:rsid w:val="00731732"/>
    <w:rsid w:val="00731807"/>
    <w:rsid w:val="00731940"/>
    <w:rsid w:val="007326AC"/>
    <w:rsid w:val="007327DD"/>
    <w:rsid w:val="00732E5F"/>
    <w:rsid w:val="007334A4"/>
    <w:rsid w:val="007337C7"/>
    <w:rsid w:val="007339A8"/>
    <w:rsid w:val="007339CA"/>
    <w:rsid w:val="00733C42"/>
    <w:rsid w:val="00733D1B"/>
    <w:rsid w:val="0073517A"/>
    <w:rsid w:val="0073546A"/>
    <w:rsid w:val="007358F3"/>
    <w:rsid w:val="00735D13"/>
    <w:rsid w:val="00735F6F"/>
    <w:rsid w:val="007360D0"/>
    <w:rsid w:val="0073631A"/>
    <w:rsid w:val="007363BC"/>
    <w:rsid w:val="00736482"/>
    <w:rsid w:val="00736486"/>
    <w:rsid w:val="0073678D"/>
    <w:rsid w:val="00737397"/>
    <w:rsid w:val="007379F9"/>
    <w:rsid w:val="00737A81"/>
    <w:rsid w:val="00740017"/>
    <w:rsid w:val="00740AD0"/>
    <w:rsid w:val="00740D1C"/>
    <w:rsid w:val="0074114D"/>
    <w:rsid w:val="00741668"/>
    <w:rsid w:val="00741AA9"/>
    <w:rsid w:val="00742096"/>
    <w:rsid w:val="0074216A"/>
    <w:rsid w:val="00742A0B"/>
    <w:rsid w:val="00742A29"/>
    <w:rsid w:val="00742DC2"/>
    <w:rsid w:val="0074310D"/>
    <w:rsid w:val="0074336D"/>
    <w:rsid w:val="00743D48"/>
    <w:rsid w:val="00743DC8"/>
    <w:rsid w:val="00743F5E"/>
    <w:rsid w:val="00743FC5"/>
    <w:rsid w:val="00744260"/>
    <w:rsid w:val="007442E0"/>
    <w:rsid w:val="00744919"/>
    <w:rsid w:val="00744AF5"/>
    <w:rsid w:val="007451F3"/>
    <w:rsid w:val="00745282"/>
    <w:rsid w:val="0074586A"/>
    <w:rsid w:val="00745CBB"/>
    <w:rsid w:val="00746258"/>
    <w:rsid w:val="007464E3"/>
    <w:rsid w:val="007465C5"/>
    <w:rsid w:val="00746DB1"/>
    <w:rsid w:val="00747147"/>
    <w:rsid w:val="0074742B"/>
    <w:rsid w:val="00747EEE"/>
    <w:rsid w:val="00750058"/>
    <w:rsid w:val="00750649"/>
    <w:rsid w:val="00750CCC"/>
    <w:rsid w:val="00750E2B"/>
    <w:rsid w:val="00750EE6"/>
    <w:rsid w:val="00750F47"/>
    <w:rsid w:val="007511B8"/>
    <w:rsid w:val="0075121B"/>
    <w:rsid w:val="007514B3"/>
    <w:rsid w:val="00751829"/>
    <w:rsid w:val="00751EC8"/>
    <w:rsid w:val="00752766"/>
    <w:rsid w:val="00752B94"/>
    <w:rsid w:val="00753032"/>
    <w:rsid w:val="0075329B"/>
    <w:rsid w:val="0075362A"/>
    <w:rsid w:val="00753949"/>
    <w:rsid w:val="00754143"/>
    <w:rsid w:val="0075417E"/>
    <w:rsid w:val="007542CF"/>
    <w:rsid w:val="00754BF1"/>
    <w:rsid w:val="00754BF8"/>
    <w:rsid w:val="00754D89"/>
    <w:rsid w:val="00755674"/>
    <w:rsid w:val="00755B71"/>
    <w:rsid w:val="00755BAE"/>
    <w:rsid w:val="0075709B"/>
    <w:rsid w:val="007573FB"/>
    <w:rsid w:val="00757762"/>
    <w:rsid w:val="0076006A"/>
    <w:rsid w:val="007601F4"/>
    <w:rsid w:val="00760A5C"/>
    <w:rsid w:val="00760E06"/>
    <w:rsid w:val="00760ED5"/>
    <w:rsid w:val="00760F7C"/>
    <w:rsid w:val="00761266"/>
    <w:rsid w:val="00761D2C"/>
    <w:rsid w:val="00762071"/>
    <w:rsid w:val="0076223A"/>
    <w:rsid w:val="00762295"/>
    <w:rsid w:val="00762D3A"/>
    <w:rsid w:val="007633A8"/>
    <w:rsid w:val="00763E27"/>
    <w:rsid w:val="00763E8C"/>
    <w:rsid w:val="00763F4A"/>
    <w:rsid w:val="007641C2"/>
    <w:rsid w:val="0076448E"/>
    <w:rsid w:val="00764627"/>
    <w:rsid w:val="007646D7"/>
    <w:rsid w:val="00764CD0"/>
    <w:rsid w:val="00764D3B"/>
    <w:rsid w:val="00764D92"/>
    <w:rsid w:val="00765484"/>
    <w:rsid w:val="00765532"/>
    <w:rsid w:val="00765626"/>
    <w:rsid w:val="00765686"/>
    <w:rsid w:val="00765BF2"/>
    <w:rsid w:val="00765FBC"/>
    <w:rsid w:val="007660CF"/>
    <w:rsid w:val="00766299"/>
    <w:rsid w:val="007662B7"/>
    <w:rsid w:val="007669E1"/>
    <w:rsid w:val="00766C89"/>
    <w:rsid w:val="00766DAD"/>
    <w:rsid w:val="00766EE9"/>
    <w:rsid w:val="007674D9"/>
    <w:rsid w:val="00767574"/>
    <w:rsid w:val="007678E5"/>
    <w:rsid w:val="00767A01"/>
    <w:rsid w:val="00767B8B"/>
    <w:rsid w:val="00767BDF"/>
    <w:rsid w:val="00767CCA"/>
    <w:rsid w:val="00767E2A"/>
    <w:rsid w:val="0077021C"/>
    <w:rsid w:val="00770361"/>
    <w:rsid w:val="00770390"/>
    <w:rsid w:val="00770557"/>
    <w:rsid w:val="007705C0"/>
    <w:rsid w:val="00770D2A"/>
    <w:rsid w:val="00770FE2"/>
    <w:rsid w:val="007710C2"/>
    <w:rsid w:val="00771123"/>
    <w:rsid w:val="007713E5"/>
    <w:rsid w:val="0077158D"/>
    <w:rsid w:val="00771B45"/>
    <w:rsid w:val="0077237F"/>
    <w:rsid w:val="007723F6"/>
    <w:rsid w:val="00772464"/>
    <w:rsid w:val="0077285D"/>
    <w:rsid w:val="0077292D"/>
    <w:rsid w:val="007729CF"/>
    <w:rsid w:val="00772B11"/>
    <w:rsid w:val="00772E91"/>
    <w:rsid w:val="0077372C"/>
    <w:rsid w:val="00773D88"/>
    <w:rsid w:val="00773E18"/>
    <w:rsid w:val="007744BF"/>
    <w:rsid w:val="007745ED"/>
    <w:rsid w:val="007749EF"/>
    <w:rsid w:val="00774CDD"/>
    <w:rsid w:val="00774E88"/>
    <w:rsid w:val="0077533F"/>
    <w:rsid w:val="00775A1C"/>
    <w:rsid w:val="00775FFA"/>
    <w:rsid w:val="00776126"/>
    <w:rsid w:val="00776202"/>
    <w:rsid w:val="007762FE"/>
    <w:rsid w:val="007765E0"/>
    <w:rsid w:val="00776D6C"/>
    <w:rsid w:val="0077700D"/>
    <w:rsid w:val="00777036"/>
    <w:rsid w:val="00777416"/>
    <w:rsid w:val="00777BBA"/>
    <w:rsid w:val="00780564"/>
    <w:rsid w:val="00780FF4"/>
    <w:rsid w:val="0078114A"/>
    <w:rsid w:val="007811D0"/>
    <w:rsid w:val="007811E3"/>
    <w:rsid w:val="007814F5"/>
    <w:rsid w:val="00781946"/>
    <w:rsid w:val="00781B39"/>
    <w:rsid w:val="007822A1"/>
    <w:rsid w:val="00782844"/>
    <w:rsid w:val="00782A99"/>
    <w:rsid w:val="00782B2B"/>
    <w:rsid w:val="00782B3D"/>
    <w:rsid w:val="00782E39"/>
    <w:rsid w:val="00782FD7"/>
    <w:rsid w:val="007832C0"/>
    <w:rsid w:val="007833C4"/>
    <w:rsid w:val="007837FB"/>
    <w:rsid w:val="0078380F"/>
    <w:rsid w:val="0078428B"/>
    <w:rsid w:val="0078447A"/>
    <w:rsid w:val="0078454D"/>
    <w:rsid w:val="0078491D"/>
    <w:rsid w:val="00784FF6"/>
    <w:rsid w:val="00785065"/>
    <w:rsid w:val="00785085"/>
    <w:rsid w:val="007850D2"/>
    <w:rsid w:val="007852BB"/>
    <w:rsid w:val="0078537B"/>
    <w:rsid w:val="00785412"/>
    <w:rsid w:val="007855A1"/>
    <w:rsid w:val="007856CD"/>
    <w:rsid w:val="00785746"/>
    <w:rsid w:val="0078592D"/>
    <w:rsid w:val="00786291"/>
    <w:rsid w:val="0078656C"/>
    <w:rsid w:val="007865EF"/>
    <w:rsid w:val="00786738"/>
    <w:rsid w:val="00786D92"/>
    <w:rsid w:val="00786E5A"/>
    <w:rsid w:val="0078724F"/>
    <w:rsid w:val="007874A4"/>
    <w:rsid w:val="007874AF"/>
    <w:rsid w:val="00787787"/>
    <w:rsid w:val="007878EF"/>
    <w:rsid w:val="00787E85"/>
    <w:rsid w:val="00790045"/>
    <w:rsid w:val="00790138"/>
    <w:rsid w:val="0079020D"/>
    <w:rsid w:val="00790E5E"/>
    <w:rsid w:val="00791683"/>
    <w:rsid w:val="0079177C"/>
    <w:rsid w:val="007917C3"/>
    <w:rsid w:val="00791C6D"/>
    <w:rsid w:val="007921E6"/>
    <w:rsid w:val="00792369"/>
    <w:rsid w:val="007923A1"/>
    <w:rsid w:val="0079277A"/>
    <w:rsid w:val="007927E9"/>
    <w:rsid w:val="00792815"/>
    <w:rsid w:val="00792A6E"/>
    <w:rsid w:val="00792BE4"/>
    <w:rsid w:val="007936FD"/>
    <w:rsid w:val="007937F6"/>
    <w:rsid w:val="00793A9C"/>
    <w:rsid w:val="00793C03"/>
    <w:rsid w:val="00793EDB"/>
    <w:rsid w:val="00793F36"/>
    <w:rsid w:val="00794807"/>
    <w:rsid w:val="00794843"/>
    <w:rsid w:val="00794A22"/>
    <w:rsid w:val="00794C42"/>
    <w:rsid w:val="00794FF1"/>
    <w:rsid w:val="007954EE"/>
    <w:rsid w:val="00795870"/>
    <w:rsid w:val="00795A63"/>
    <w:rsid w:val="00795E7F"/>
    <w:rsid w:val="007965FE"/>
    <w:rsid w:val="0079667F"/>
    <w:rsid w:val="00796DE9"/>
    <w:rsid w:val="00796E60"/>
    <w:rsid w:val="007978B2"/>
    <w:rsid w:val="007978EA"/>
    <w:rsid w:val="007A0BCD"/>
    <w:rsid w:val="007A11C4"/>
    <w:rsid w:val="007A1432"/>
    <w:rsid w:val="007A14F0"/>
    <w:rsid w:val="007A1BAA"/>
    <w:rsid w:val="007A1E53"/>
    <w:rsid w:val="007A1F8E"/>
    <w:rsid w:val="007A22BE"/>
    <w:rsid w:val="007A24B5"/>
    <w:rsid w:val="007A2564"/>
    <w:rsid w:val="007A2602"/>
    <w:rsid w:val="007A28AB"/>
    <w:rsid w:val="007A2BD1"/>
    <w:rsid w:val="007A2DEB"/>
    <w:rsid w:val="007A2E32"/>
    <w:rsid w:val="007A2F23"/>
    <w:rsid w:val="007A3016"/>
    <w:rsid w:val="007A3091"/>
    <w:rsid w:val="007A3208"/>
    <w:rsid w:val="007A33BC"/>
    <w:rsid w:val="007A3BFD"/>
    <w:rsid w:val="007A3D8F"/>
    <w:rsid w:val="007A3E0A"/>
    <w:rsid w:val="007A41B4"/>
    <w:rsid w:val="007A4296"/>
    <w:rsid w:val="007A460B"/>
    <w:rsid w:val="007A58C6"/>
    <w:rsid w:val="007A593C"/>
    <w:rsid w:val="007A5A91"/>
    <w:rsid w:val="007A606A"/>
    <w:rsid w:val="007A7111"/>
    <w:rsid w:val="007A73AB"/>
    <w:rsid w:val="007A790B"/>
    <w:rsid w:val="007A7A42"/>
    <w:rsid w:val="007A7C00"/>
    <w:rsid w:val="007A7EE2"/>
    <w:rsid w:val="007B000D"/>
    <w:rsid w:val="007B0191"/>
    <w:rsid w:val="007B057B"/>
    <w:rsid w:val="007B0834"/>
    <w:rsid w:val="007B0BD4"/>
    <w:rsid w:val="007B11F7"/>
    <w:rsid w:val="007B15C8"/>
    <w:rsid w:val="007B1851"/>
    <w:rsid w:val="007B1C70"/>
    <w:rsid w:val="007B219E"/>
    <w:rsid w:val="007B251E"/>
    <w:rsid w:val="007B26C2"/>
    <w:rsid w:val="007B29CE"/>
    <w:rsid w:val="007B2A38"/>
    <w:rsid w:val="007B2C84"/>
    <w:rsid w:val="007B33FB"/>
    <w:rsid w:val="007B41D1"/>
    <w:rsid w:val="007B43C2"/>
    <w:rsid w:val="007B45FF"/>
    <w:rsid w:val="007B478C"/>
    <w:rsid w:val="007B4A29"/>
    <w:rsid w:val="007B58CF"/>
    <w:rsid w:val="007B5959"/>
    <w:rsid w:val="007B5AA1"/>
    <w:rsid w:val="007B5B16"/>
    <w:rsid w:val="007B5CA5"/>
    <w:rsid w:val="007B605E"/>
    <w:rsid w:val="007B6707"/>
    <w:rsid w:val="007B6EB5"/>
    <w:rsid w:val="007B7C78"/>
    <w:rsid w:val="007B7F3F"/>
    <w:rsid w:val="007C0427"/>
    <w:rsid w:val="007C08B8"/>
    <w:rsid w:val="007C0AB4"/>
    <w:rsid w:val="007C0CA2"/>
    <w:rsid w:val="007C10E6"/>
    <w:rsid w:val="007C1273"/>
    <w:rsid w:val="007C1314"/>
    <w:rsid w:val="007C19EA"/>
    <w:rsid w:val="007C1A4D"/>
    <w:rsid w:val="007C27C0"/>
    <w:rsid w:val="007C28EA"/>
    <w:rsid w:val="007C2AA6"/>
    <w:rsid w:val="007C333D"/>
    <w:rsid w:val="007C391E"/>
    <w:rsid w:val="007C3A92"/>
    <w:rsid w:val="007C4175"/>
    <w:rsid w:val="007C42DC"/>
    <w:rsid w:val="007C4673"/>
    <w:rsid w:val="007C4D06"/>
    <w:rsid w:val="007C4F00"/>
    <w:rsid w:val="007C5068"/>
    <w:rsid w:val="007C5618"/>
    <w:rsid w:val="007C5BDF"/>
    <w:rsid w:val="007C5C7B"/>
    <w:rsid w:val="007C6117"/>
    <w:rsid w:val="007C6174"/>
    <w:rsid w:val="007C61D6"/>
    <w:rsid w:val="007C64D1"/>
    <w:rsid w:val="007C6AD9"/>
    <w:rsid w:val="007C6C2F"/>
    <w:rsid w:val="007C6E3B"/>
    <w:rsid w:val="007C75C6"/>
    <w:rsid w:val="007C78AF"/>
    <w:rsid w:val="007C78EF"/>
    <w:rsid w:val="007C7AE1"/>
    <w:rsid w:val="007D00BC"/>
    <w:rsid w:val="007D04D1"/>
    <w:rsid w:val="007D08A5"/>
    <w:rsid w:val="007D092A"/>
    <w:rsid w:val="007D1198"/>
    <w:rsid w:val="007D157E"/>
    <w:rsid w:val="007D1C81"/>
    <w:rsid w:val="007D1D11"/>
    <w:rsid w:val="007D1F31"/>
    <w:rsid w:val="007D23AA"/>
    <w:rsid w:val="007D2927"/>
    <w:rsid w:val="007D31A8"/>
    <w:rsid w:val="007D339A"/>
    <w:rsid w:val="007D378C"/>
    <w:rsid w:val="007D38A1"/>
    <w:rsid w:val="007D3B54"/>
    <w:rsid w:val="007D3F6D"/>
    <w:rsid w:val="007D41CF"/>
    <w:rsid w:val="007D435F"/>
    <w:rsid w:val="007D44BE"/>
    <w:rsid w:val="007D4681"/>
    <w:rsid w:val="007D490C"/>
    <w:rsid w:val="007D49C2"/>
    <w:rsid w:val="007D4C84"/>
    <w:rsid w:val="007D4E0E"/>
    <w:rsid w:val="007D5065"/>
    <w:rsid w:val="007D549E"/>
    <w:rsid w:val="007D5A4B"/>
    <w:rsid w:val="007D5B27"/>
    <w:rsid w:val="007D62FB"/>
    <w:rsid w:val="007D63D8"/>
    <w:rsid w:val="007D65B3"/>
    <w:rsid w:val="007D6B8D"/>
    <w:rsid w:val="007D705D"/>
    <w:rsid w:val="007D7260"/>
    <w:rsid w:val="007D756F"/>
    <w:rsid w:val="007D7624"/>
    <w:rsid w:val="007E02D0"/>
    <w:rsid w:val="007E044A"/>
    <w:rsid w:val="007E0453"/>
    <w:rsid w:val="007E0961"/>
    <w:rsid w:val="007E0A65"/>
    <w:rsid w:val="007E0B47"/>
    <w:rsid w:val="007E102A"/>
    <w:rsid w:val="007E1110"/>
    <w:rsid w:val="007E1193"/>
    <w:rsid w:val="007E122C"/>
    <w:rsid w:val="007E15E8"/>
    <w:rsid w:val="007E15E9"/>
    <w:rsid w:val="007E167A"/>
    <w:rsid w:val="007E1865"/>
    <w:rsid w:val="007E1D11"/>
    <w:rsid w:val="007E20FB"/>
    <w:rsid w:val="007E2346"/>
    <w:rsid w:val="007E312E"/>
    <w:rsid w:val="007E332F"/>
    <w:rsid w:val="007E3C9A"/>
    <w:rsid w:val="007E4140"/>
    <w:rsid w:val="007E4173"/>
    <w:rsid w:val="007E4FB7"/>
    <w:rsid w:val="007E54C6"/>
    <w:rsid w:val="007E54E0"/>
    <w:rsid w:val="007E5739"/>
    <w:rsid w:val="007E6049"/>
    <w:rsid w:val="007E6192"/>
    <w:rsid w:val="007E626E"/>
    <w:rsid w:val="007E6600"/>
    <w:rsid w:val="007E6773"/>
    <w:rsid w:val="007E6F34"/>
    <w:rsid w:val="007E735F"/>
    <w:rsid w:val="007E73C4"/>
    <w:rsid w:val="007E7791"/>
    <w:rsid w:val="007E7827"/>
    <w:rsid w:val="007E7872"/>
    <w:rsid w:val="007E7897"/>
    <w:rsid w:val="007F0092"/>
    <w:rsid w:val="007F087F"/>
    <w:rsid w:val="007F0992"/>
    <w:rsid w:val="007F10CA"/>
    <w:rsid w:val="007F12BF"/>
    <w:rsid w:val="007F162F"/>
    <w:rsid w:val="007F1E2E"/>
    <w:rsid w:val="007F20A6"/>
    <w:rsid w:val="007F25AA"/>
    <w:rsid w:val="007F25B6"/>
    <w:rsid w:val="007F25D1"/>
    <w:rsid w:val="007F27A8"/>
    <w:rsid w:val="007F28F4"/>
    <w:rsid w:val="007F2985"/>
    <w:rsid w:val="007F2C04"/>
    <w:rsid w:val="007F2C29"/>
    <w:rsid w:val="007F3B53"/>
    <w:rsid w:val="007F3E59"/>
    <w:rsid w:val="007F4475"/>
    <w:rsid w:val="007F4490"/>
    <w:rsid w:val="007F4529"/>
    <w:rsid w:val="007F4791"/>
    <w:rsid w:val="007F4A6E"/>
    <w:rsid w:val="007F4BBD"/>
    <w:rsid w:val="007F4CA1"/>
    <w:rsid w:val="007F51B4"/>
    <w:rsid w:val="007F522B"/>
    <w:rsid w:val="007F52DD"/>
    <w:rsid w:val="007F554C"/>
    <w:rsid w:val="007F5941"/>
    <w:rsid w:val="007F5B1A"/>
    <w:rsid w:val="007F5C3A"/>
    <w:rsid w:val="007F5D4A"/>
    <w:rsid w:val="007F5F04"/>
    <w:rsid w:val="007F6104"/>
    <w:rsid w:val="007F683C"/>
    <w:rsid w:val="007F7303"/>
    <w:rsid w:val="007F7443"/>
    <w:rsid w:val="007F74F8"/>
    <w:rsid w:val="007F7819"/>
    <w:rsid w:val="007F7C12"/>
    <w:rsid w:val="007F7C47"/>
    <w:rsid w:val="007F7E7A"/>
    <w:rsid w:val="008002EF"/>
    <w:rsid w:val="00800821"/>
    <w:rsid w:val="00800BC3"/>
    <w:rsid w:val="00800C3A"/>
    <w:rsid w:val="00800D7B"/>
    <w:rsid w:val="00800FD3"/>
    <w:rsid w:val="00801655"/>
    <w:rsid w:val="0080183A"/>
    <w:rsid w:val="00801CB0"/>
    <w:rsid w:val="00801DFF"/>
    <w:rsid w:val="00801FB0"/>
    <w:rsid w:val="00802951"/>
    <w:rsid w:val="00802A27"/>
    <w:rsid w:val="00802B65"/>
    <w:rsid w:val="00802EDA"/>
    <w:rsid w:val="00802EDB"/>
    <w:rsid w:val="00803409"/>
    <w:rsid w:val="00803600"/>
    <w:rsid w:val="00803970"/>
    <w:rsid w:val="00803F7C"/>
    <w:rsid w:val="0080415E"/>
    <w:rsid w:val="00804AE4"/>
    <w:rsid w:val="00804FC5"/>
    <w:rsid w:val="00805119"/>
    <w:rsid w:val="00805274"/>
    <w:rsid w:val="0080540E"/>
    <w:rsid w:val="008056F5"/>
    <w:rsid w:val="00805D73"/>
    <w:rsid w:val="0080601B"/>
    <w:rsid w:val="00806860"/>
    <w:rsid w:val="00806ABA"/>
    <w:rsid w:val="00806E23"/>
    <w:rsid w:val="0080704E"/>
    <w:rsid w:val="00807470"/>
    <w:rsid w:val="00807485"/>
    <w:rsid w:val="008079F3"/>
    <w:rsid w:val="008102F1"/>
    <w:rsid w:val="00810531"/>
    <w:rsid w:val="0081086C"/>
    <w:rsid w:val="0081139A"/>
    <w:rsid w:val="008113AD"/>
    <w:rsid w:val="00811673"/>
    <w:rsid w:val="00811675"/>
    <w:rsid w:val="00812192"/>
    <w:rsid w:val="00812677"/>
    <w:rsid w:val="00812B23"/>
    <w:rsid w:val="00812C7F"/>
    <w:rsid w:val="00812DEC"/>
    <w:rsid w:val="0081393A"/>
    <w:rsid w:val="0081397E"/>
    <w:rsid w:val="008144F8"/>
    <w:rsid w:val="008147E9"/>
    <w:rsid w:val="00814845"/>
    <w:rsid w:val="00814B82"/>
    <w:rsid w:val="00814BC0"/>
    <w:rsid w:val="00814FC8"/>
    <w:rsid w:val="00814FE7"/>
    <w:rsid w:val="00815177"/>
    <w:rsid w:val="008154E1"/>
    <w:rsid w:val="0081556D"/>
    <w:rsid w:val="00815929"/>
    <w:rsid w:val="00815FFF"/>
    <w:rsid w:val="00816471"/>
    <w:rsid w:val="008168A0"/>
    <w:rsid w:val="00816ED4"/>
    <w:rsid w:val="00817069"/>
    <w:rsid w:val="0081706B"/>
    <w:rsid w:val="00817185"/>
    <w:rsid w:val="0081723A"/>
    <w:rsid w:val="008174D4"/>
    <w:rsid w:val="008179B8"/>
    <w:rsid w:val="008204A8"/>
    <w:rsid w:val="00820537"/>
    <w:rsid w:val="008206F0"/>
    <w:rsid w:val="008208DC"/>
    <w:rsid w:val="00820964"/>
    <w:rsid w:val="0082120B"/>
    <w:rsid w:val="00821535"/>
    <w:rsid w:val="0082207A"/>
    <w:rsid w:val="00822612"/>
    <w:rsid w:val="008228D7"/>
    <w:rsid w:val="00822BAB"/>
    <w:rsid w:val="00822CFB"/>
    <w:rsid w:val="00822D46"/>
    <w:rsid w:val="00822DDF"/>
    <w:rsid w:val="008233F9"/>
    <w:rsid w:val="00823596"/>
    <w:rsid w:val="008237AA"/>
    <w:rsid w:val="008238B7"/>
    <w:rsid w:val="008239F0"/>
    <w:rsid w:val="00823BCC"/>
    <w:rsid w:val="00823C80"/>
    <w:rsid w:val="00823CB5"/>
    <w:rsid w:val="00824958"/>
    <w:rsid w:val="00824A25"/>
    <w:rsid w:val="00824B67"/>
    <w:rsid w:val="008251D7"/>
    <w:rsid w:val="0082525A"/>
    <w:rsid w:val="0082549C"/>
    <w:rsid w:val="008257FD"/>
    <w:rsid w:val="00825969"/>
    <w:rsid w:val="008260E8"/>
    <w:rsid w:val="008265F9"/>
    <w:rsid w:val="00826887"/>
    <w:rsid w:val="00826C06"/>
    <w:rsid w:val="00826E02"/>
    <w:rsid w:val="00826F59"/>
    <w:rsid w:val="00827039"/>
    <w:rsid w:val="00827185"/>
    <w:rsid w:val="00827354"/>
    <w:rsid w:val="00827AB1"/>
    <w:rsid w:val="00827BAD"/>
    <w:rsid w:val="00830016"/>
    <w:rsid w:val="00830307"/>
    <w:rsid w:val="0083065A"/>
    <w:rsid w:val="008309C2"/>
    <w:rsid w:val="00830EF8"/>
    <w:rsid w:val="00830F02"/>
    <w:rsid w:val="00830FF3"/>
    <w:rsid w:val="0083137D"/>
    <w:rsid w:val="0083197D"/>
    <w:rsid w:val="008322BA"/>
    <w:rsid w:val="0083278E"/>
    <w:rsid w:val="00833193"/>
    <w:rsid w:val="00833315"/>
    <w:rsid w:val="00833B0B"/>
    <w:rsid w:val="00833FC7"/>
    <w:rsid w:val="00834742"/>
    <w:rsid w:val="00834991"/>
    <w:rsid w:val="00834C31"/>
    <w:rsid w:val="00834ED6"/>
    <w:rsid w:val="00834FA0"/>
    <w:rsid w:val="008353EE"/>
    <w:rsid w:val="008358A9"/>
    <w:rsid w:val="00835E64"/>
    <w:rsid w:val="00835EEB"/>
    <w:rsid w:val="0083642F"/>
    <w:rsid w:val="00836437"/>
    <w:rsid w:val="008365F4"/>
    <w:rsid w:val="00836674"/>
    <w:rsid w:val="0083678E"/>
    <w:rsid w:val="008367F4"/>
    <w:rsid w:val="00836886"/>
    <w:rsid w:val="00836961"/>
    <w:rsid w:val="00837ACF"/>
    <w:rsid w:val="00837C83"/>
    <w:rsid w:val="00837E49"/>
    <w:rsid w:val="0084004C"/>
    <w:rsid w:val="0084015C"/>
    <w:rsid w:val="00840362"/>
    <w:rsid w:val="008405FB"/>
    <w:rsid w:val="00841267"/>
    <w:rsid w:val="008412C1"/>
    <w:rsid w:val="008417C2"/>
    <w:rsid w:val="00841EBC"/>
    <w:rsid w:val="00842133"/>
    <w:rsid w:val="00842461"/>
    <w:rsid w:val="008428E5"/>
    <w:rsid w:val="0084293D"/>
    <w:rsid w:val="00842F06"/>
    <w:rsid w:val="00843139"/>
    <w:rsid w:val="008432E5"/>
    <w:rsid w:val="008437EB"/>
    <w:rsid w:val="00843B16"/>
    <w:rsid w:val="00843B1F"/>
    <w:rsid w:val="008440DA"/>
    <w:rsid w:val="00844237"/>
    <w:rsid w:val="0084534A"/>
    <w:rsid w:val="00845BE5"/>
    <w:rsid w:val="00845BFB"/>
    <w:rsid w:val="00845CD2"/>
    <w:rsid w:val="008462A7"/>
    <w:rsid w:val="008462F2"/>
    <w:rsid w:val="008466B2"/>
    <w:rsid w:val="0084675F"/>
    <w:rsid w:val="0084689C"/>
    <w:rsid w:val="00846910"/>
    <w:rsid w:val="0084691B"/>
    <w:rsid w:val="00846A88"/>
    <w:rsid w:val="00846CC8"/>
    <w:rsid w:val="00846F99"/>
    <w:rsid w:val="0084710E"/>
    <w:rsid w:val="00847393"/>
    <w:rsid w:val="008500BA"/>
    <w:rsid w:val="008513FB"/>
    <w:rsid w:val="00851411"/>
    <w:rsid w:val="008515C3"/>
    <w:rsid w:val="00851CA3"/>
    <w:rsid w:val="00851DC7"/>
    <w:rsid w:val="00851E40"/>
    <w:rsid w:val="00851FE2"/>
    <w:rsid w:val="008528CF"/>
    <w:rsid w:val="00852DC7"/>
    <w:rsid w:val="00852E16"/>
    <w:rsid w:val="008537F8"/>
    <w:rsid w:val="0085401D"/>
    <w:rsid w:val="008548EE"/>
    <w:rsid w:val="00854962"/>
    <w:rsid w:val="00854B34"/>
    <w:rsid w:val="008557B0"/>
    <w:rsid w:val="008558EE"/>
    <w:rsid w:val="00855922"/>
    <w:rsid w:val="00855A50"/>
    <w:rsid w:val="00855AF1"/>
    <w:rsid w:val="00855C9F"/>
    <w:rsid w:val="00855E11"/>
    <w:rsid w:val="00856630"/>
    <w:rsid w:val="008566D1"/>
    <w:rsid w:val="008568EE"/>
    <w:rsid w:val="00856D06"/>
    <w:rsid w:val="008573F6"/>
    <w:rsid w:val="00857811"/>
    <w:rsid w:val="00857C54"/>
    <w:rsid w:val="0086023E"/>
    <w:rsid w:val="008607CC"/>
    <w:rsid w:val="00860966"/>
    <w:rsid w:val="008612B2"/>
    <w:rsid w:val="0086192F"/>
    <w:rsid w:val="00861B63"/>
    <w:rsid w:val="00861D29"/>
    <w:rsid w:val="00861F84"/>
    <w:rsid w:val="00862261"/>
    <w:rsid w:val="008625A3"/>
    <w:rsid w:val="00862671"/>
    <w:rsid w:val="008626ED"/>
    <w:rsid w:val="008628DF"/>
    <w:rsid w:val="0086296A"/>
    <w:rsid w:val="00862D03"/>
    <w:rsid w:val="0086314A"/>
    <w:rsid w:val="0086391A"/>
    <w:rsid w:val="00863A9E"/>
    <w:rsid w:val="00863BAB"/>
    <w:rsid w:val="00863FBA"/>
    <w:rsid w:val="0086402C"/>
    <w:rsid w:val="00864312"/>
    <w:rsid w:val="0086450C"/>
    <w:rsid w:val="00864532"/>
    <w:rsid w:val="0086459B"/>
    <w:rsid w:val="0086461C"/>
    <w:rsid w:val="00864E56"/>
    <w:rsid w:val="00865189"/>
    <w:rsid w:val="008651AA"/>
    <w:rsid w:val="00865486"/>
    <w:rsid w:val="0086589B"/>
    <w:rsid w:val="0086599A"/>
    <w:rsid w:val="00865B77"/>
    <w:rsid w:val="00865C50"/>
    <w:rsid w:val="008664E0"/>
    <w:rsid w:val="00866C03"/>
    <w:rsid w:val="00866E8B"/>
    <w:rsid w:val="00866ED5"/>
    <w:rsid w:val="00866FC6"/>
    <w:rsid w:val="00866FE4"/>
    <w:rsid w:val="008670E2"/>
    <w:rsid w:val="00867205"/>
    <w:rsid w:val="0086734D"/>
    <w:rsid w:val="00867515"/>
    <w:rsid w:val="0086759E"/>
    <w:rsid w:val="00867628"/>
    <w:rsid w:val="00867900"/>
    <w:rsid w:val="00867ABE"/>
    <w:rsid w:val="00867B2F"/>
    <w:rsid w:val="00867BD1"/>
    <w:rsid w:val="00867D2D"/>
    <w:rsid w:val="00870075"/>
    <w:rsid w:val="00870116"/>
    <w:rsid w:val="008707E2"/>
    <w:rsid w:val="008713B7"/>
    <w:rsid w:val="00871A05"/>
    <w:rsid w:val="00871E85"/>
    <w:rsid w:val="00871F5B"/>
    <w:rsid w:val="0087252F"/>
    <w:rsid w:val="00872DE2"/>
    <w:rsid w:val="00872F61"/>
    <w:rsid w:val="0087375D"/>
    <w:rsid w:val="00873838"/>
    <w:rsid w:val="0087383B"/>
    <w:rsid w:val="00873AB4"/>
    <w:rsid w:val="00873D63"/>
    <w:rsid w:val="00873DFA"/>
    <w:rsid w:val="0087401F"/>
    <w:rsid w:val="00874124"/>
    <w:rsid w:val="008743B5"/>
    <w:rsid w:val="00874613"/>
    <w:rsid w:val="008748EC"/>
    <w:rsid w:val="00874A21"/>
    <w:rsid w:val="00874BA4"/>
    <w:rsid w:val="00874E42"/>
    <w:rsid w:val="00874EE4"/>
    <w:rsid w:val="00874F9A"/>
    <w:rsid w:val="00875001"/>
    <w:rsid w:val="00875442"/>
    <w:rsid w:val="0087629A"/>
    <w:rsid w:val="00876658"/>
    <w:rsid w:val="00877060"/>
    <w:rsid w:val="0087788B"/>
    <w:rsid w:val="008779DC"/>
    <w:rsid w:val="00877AB4"/>
    <w:rsid w:val="00877C02"/>
    <w:rsid w:val="008802FD"/>
    <w:rsid w:val="00880462"/>
    <w:rsid w:val="008804F9"/>
    <w:rsid w:val="008806E2"/>
    <w:rsid w:val="00880766"/>
    <w:rsid w:val="00880868"/>
    <w:rsid w:val="00880A90"/>
    <w:rsid w:val="008810FC"/>
    <w:rsid w:val="0088127E"/>
    <w:rsid w:val="00882BC1"/>
    <w:rsid w:val="00882DCA"/>
    <w:rsid w:val="00882E74"/>
    <w:rsid w:val="0088317C"/>
    <w:rsid w:val="0088368E"/>
    <w:rsid w:val="00883CF1"/>
    <w:rsid w:val="00883F80"/>
    <w:rsid w:val="008842A0"/>
    <w:rsid w:val="008844F5"/>
    <w:rsid w:val="00884791"/>
    <w:rsid w:val="00884A48"/>
    <w:rsid w:val="00884CF4"/>
    <w:rsid w:val="00884F9C"/>
    <w:rsid w:val="00884FA8"/>
    <w:rsid w:val="00885187"/>
    <w:rsid w:val="008851E1"/>
    <w:rsid w:val="0088544E"/>
    <w:rsid w:val="00885B98"/>
    <w:rsid w:val="00886AB1"/>
    <w:rsid w:val="00886B35"/>
    <w:rsid w:val="00886C08"/>
    <w:rsid w:val="00886CC6"/>
    <w:rsid w:val="00887736"/>
    <w:rsid w:val="0088796D"/>
    <w:rsid w:val="00890503"/>
    <w:rsid w:val="00890CBE"/>
    <w:rsid w:val="00890CE2"/>
    <w:rsid w:val="00890F97"/>
    <w:rsid w:val="008914F3"/>
    <w:rsid w:val="0089152E"/>
    <w:rsid w:val="00891A89"/>
    <w:rsid w:val="00892289"/>
    <w:rsid w:val="008922BB"/>
    <w:rsid w:val="00892B2F"/>
    <w:rsid w:val="00892C45"/>
    <w:rsid w:val="00892D22"/>
    <w:rsid w:val="00892F02"/>
    <w:rsid w:val="00893094"/>
    <w:rsid w:val="00893D9F"/>
    <w:rsid w:val="008942CA"/>
    <w:rsid w:val="00894468"/>
    <w:rsid w:val="008944CB"/>
    <w:rsid w:val="0089465F"/>
    <w:rsid w:val="00894FBA"/>
    <w:rsid w:val="008959A2"/>
    <w:rsid w:val="00895DFE"/>
    <w:rsid w:val="00895F49"/>
    <w:rsid w:val="0089633D"/>
    <w:rsid w:val="00896472"/>
    <w:rsid w:val="0089659B"/>
    <w:rsid w:val="00896844"/>
    <w:rsid w:val="00896D65"/>
    <w:rsid w:val="00896E4C"/>
    <w:rsid w:val="008970DF"/>
    <w:rsid w:val="008973A5"/>
    <w:rsid w:val="008979C5"/>
    <w:rsid w:val="00897DD5"/>
    <w:rsid w:val="00897FD2"/>
    <w:rsid w:val="008A0163"/>
    <w:rsid w:val="008A0375"/>
    <w:rsid w:val="008A0419"/>
    <w:rsid w:val="008A085A"/>
    <w:rsid w:val="008A1058"/>
    <w:rsid w:val="008A12D5"/>
    <w:rsid w:val="008A19B9"/>
    <w:rsid w:val="008A2256"/>
    <w:rsid w:val="008A25A4"/>
    <w:rsid w:val="008A2868"/>
    <w:rsid w:val="008A2E63"/>
    <w:rsid w:val="008A3497"/>
    <w:rsid w:val="008A34AB"/>
    <w:rsid w:val="008A3A13"/>
    <w:rsid w:val="008A3B1F"/>
    <w:rsid w:val="008A3D24"/>
    <w:rsid w:val="008A4097"/>
    <w:rsid w:val="008A4ED5"/>
    <w:rsid w:val="008A5507"/>
    <w:rsid w:val="008A55CF"/>
    <w:rsid w:val="008A6283"/>
    <w:rsid w:val="008A6434"/>
    <w:rsid w:val="008A658F"/>
    <w:rsid w:val="008A66F1"/>
    <w:rsid w:val="008A6B4E"/>
    <w:rsid w:val="008A6C6B"/>
    <w:rsid w:val="008A7A71"/>
    <w:rsid w:val="008A7E6C"/>
    <w:rsid w:val="008B0106"/>
    <w:rsid w:val="008B038A"/>
    <w:rsid w:val="008B0681"/>
    <w:rsid w:val="008B0916"/>
    <w:rsid w:val="008B0ADB"/>
    <w:rsid w:val="008B0B93"/>
    <w:rsid w:val="008B0D44"/>
    <w:rsid w:val="008B12AA"/>
    <w:rsid w:val="008B1650"/>
    <w:rsid w:val="008B17E3"/>
    <w:rsid w:val="008B1E11"/>
    <w:rsid w:val="008B1EFD"/>
    <w:rsid w:val="008B205A"/>
    <w:rsid w:val="008B24DE"/>
    <w:rsid w:val="008B2860"/>
    <w:rsid w:val="008B2870"/>
    <w:rsid w:val="008B2973"/>
    <w:rsid w:val="008B317C"/>
    <w:rsid w:val="008B32C8"/>
    <w:rsid w:val="008B32DE"/>
    <w:rsid w:val="008B3503"/>
    <w:rsid w:val="008B3760"/>
    <w:rsid w:val="008B3AAD"/>
    <w:rsid w:val="008B3B7E"/>
    <w:rsid w:val="008B4386"/>
    <w:rsid w:val="008B4460"/>
    <w:rsid w:val="008B45FA"/>
    <w:rsid w:val="008B47EA"/>
    <w:rsid w:val="008B4856"/>
    <w:rsid w:val="008B4CBC"/>
    <w:rsid w:val="008B4E8F"/>
    <w:rsid w:val="008B4FA2"/>
    <w:rsid w:val="008B5371"/>
    <w:rsid w:val="008B5456"/>
    <w:rsid w:val="008B54AB"/>
    <w:rsid w:val="008B5520"/>
    <w:rsid w:val="008B5599"/>
    <w:rsid w:val="008B5CED"/>
    <w:rsid w:val="008B5ED9"/>
    <w:rsid w:val="008B600F"/>
    <w:rsid w:val="008B60C0"/>
    <w:rsid w:val="008B621C"/>
    <w:rsid w:val="008B6708"/>
    <w:rsid w:val="008B69B9"/>
    <w:rsid w:val="008B6C18"/>
    <w:rsid w:val="008B6D6A"/>
    <w:rsid w:val="008B6EF6"/>
    <w:rsid w:val="008B71C0"/>
    <w:rsid w:val="008B727B"/>
    <w:rsid w:val="008B741C"/>
    <w:rsid w:val="008B7F94"/>
    <w:rsid w:val="008C0679"/>
    <w:rsid w:val="008C100F"/>
    <w:rsid w:val="008C1809"/>
    <w:rsid w:val="008C1B7B"/>
    <w:rsid w:val="008C212F"/>
    <w:rsid w:val="008C22E2"/>
    <w:rsid w:val="008C2379"/>
    <w:rsid w:val="008C24E3"/>
    <w:rsid w:val="008C283A"/>
    <w:rsid w:val="008C32E8"/>
    <w:rsid w:val="008C33A0"/>
    <w:rsid w:val="008C3A79"/>
    <w:rsid w:val="008C4067"/>
    <w:rsid w:val="008C4527"/>
    <w:rsid w:val="008C49D6"/>
    <w:rsid w:val="008C4A44"/>
    <w:rsid w:val="008C4B30"/>
    <w:rsid w:val="008C5165"/>
    <w:rsid w:val="008C5433"/>
    <w:rsid w:val="008C5514"/>
    <w:rsid w:val="008C57E9"/>
    <w:rsid w:val="008C59A5"/>
    <w:rsid w:val="008C5AA6"/>
    <w:rsid w:val="008C5C72"/>
    <w:rsid w:val="008C5E46"/>
    <w:rsid w:val="008C5FC5"/>
    <w:rsid w:val="008C6303"/>
    <w:rsid w:val="008C6559"/>
    <w:rsid w:val="008C6679"/>
    <w:rsid w:val="008C6735"/>
    <w:rsid w:val="008C6B1D"/>
    <w:rsid w:val="008C6E04"/>
    <w:rsid w:val="008C6FF7"/>
    <w:rsid w:val="008C76FD"/>
    <w:rsid w:val="008D031D"/>
    <w:rsid w:val="008D0420"/>
    <w:rsid w:val="008D0B3F"/>
    <w:rsid w:val="008D0F10"/>
    <w:rsid w:val="008D0FE0"/>
    <w:rsid w:val="008D1FD9"/>
    <w:rsid w:val="008D23E9"/>
    <w:rsid w:val="008D2639"/>
    <w:rsid w:val="008D2881"/>
    <w:rsid w:val="008D3074"/>
    <w:rsid w:val="008D30ED"/>
    <w:rsid w:val="008D3AC0"/>
    <w:rsid w:val="008D3B96"/>
    <w:rsid w:val="008D4190"/>
    <w:rsid w:val="008D4508"/>
    <w:rsid w:val="008D4A5F"/>
    <w:rsid w:val="008D4F41"/>
    <w:rsid w:val="008D57A7"/>
    <w:rsid w:val="008D5EB8"/>
    <w:rsid w:val="008D608B"/>
    <w:rsid w:val="008D66CE"/>
    <w:rsid w:val="008D66DE"/>
    <w:rsid w:val="008D68C2"/>
    <w:rsid w:val="008D68F3"/>
    <w:rsid w:val="008D6C8A"/>
    <w:rsid w:val="008D705E"/>
    <w:rsid w:val="008D719E"/>
    <w:rsid w:val="008D7305"/>
    <w:rsid w:val="008D7750"/>
    <w:rsid w:val="008D7EC4"/>
    <w:rsid w:val="008D7EF5"/>
    <w:rsid w:val="008E040D"/>
    <w:rsid w:val="008E05C4"/>
    <w:rsid w:val="008E0792"/>
    <w:rsid w:val="008E0A3F"/>
    <w:rsid w:val="008E14AB"/>
    <w:rsid w:val="008E172A"/>
    <w:rsid w:val="008E17E2"/>
    <w:rsid w:val="008E198F"/>
    <w:rsid w:val="008E1D25"/>
    <w:rsid w:val="008E2091"/>
    <w:rsid w:val="008E2CCF"/>
    <w:rsid w:val="008E3C65"/>
    <w:rsid w:val="008E421F"/>
    <w:rsid w:val="008E42C1"/>
    <w:rsid w:val="008E42E8"/>
    <w:rsid w:val="008E431F"/>
    <w:rsid w:val="008E52FA"/>
    <w:rsid w:val="008E5520"/>
    <w:rsid w:val="008E5B85"/>
    <w:rsid w:val="008E5E24"/>
    <w:rsid w:val="008E613B"/>
    <w:rsid w:val="008E67E8"/>
    <w:rsid w:val="008E6AF2"/>
    <w:rsid w:val="008E70AB"/>
    <w:rsid w:val="008E71D5"/>
    <w:rsid w:val="008E73F1"/>
    <w:rsid w:val="008E75B9"/>
    <w:rsid w:val="008F0029"/>
    <w:rsid w:val="008F0640"/>
    <w:rsid w:val="008F1024"/>
    <w:rsid w:val="008F133E"/>
    <w:rsid w:val="008F1443"/>
    <w:rsid w:val="008F1564"/>
    <w:rsid w:val="008F1A05"/>
    <w:rsid w:val="008F1AEC"/>
    <w:rsid w:val="008F1AF6"/>
    <w:rsid w:val="008F2206"/>
    <w:rsid w:val="008F2F36"/>
    <w:rsid w:val="008F310D"/>
    <w:rsid w:val="008F3239"/>
    <w:rsid w:val="008F356B"/>
    <w:rsid w:val="008F3859"/>
    <w:rsid w:val="008F3A8D"/>
    <w:rsid w:val="008F3BCB"/>
    <w:rsid w:val="008F3E99"/>
    <w:rsid w:val="008F41D1"/>
    <w:rsid w:val="008F4837"/>
    <w:rsid w:val="008F49D5"/>
    <w:rsid w:val="008F4AF7"/>
    <w:rsid w:val="008F4EEB"/>
    <w:rsid w:val="008F548F"/>
    <w:rsid w:val="008F6045"/>
    <w:rsid w:val="008F64A9"/>
    <w:rsid w:val="008F6702"/>
    <w:rsid w:val="008F6B29"/>
    <w:rsid w:val="008F7720"/>
    <w:rsid w:val="008F784E"/>
    <w:rsid w:val="008F7944"/>
    <w:rsid w:val="008F7978"/>
    <w:rsid w:val="008F7A50"/>
    <w:rsid w:val="008F7E07"/>
    <w:rsid w:val="008F7F3E"/>
    <w:rsid w:val="009009E2"/>
    <w:rsid w:val="00900D23"/>
    <w:rsid w:val="00901033"/>
    <w:rsid w:val="009018A0"/>
    <w:rsid w:val="00901CA1"/>
    <w:rsid w:val="00902326"/>
    <w:rsid w:val="00902399"/>
    <w:rsid w:val="009023E9"/>
    <w:rsid w:val="00902509"/>
    <w:rsid w:val="00902556"/>
    <w:rsid w:val="0090283E"/>
    <w:rsid w:val="00902934"/>
    <w:rsid w:val="00902D1C"/>
    <w:rsid w:val="00902DE2"/>
    <w:rsid w:val="009034F0"/>
    <w:rsid w:val="00903E81"/>
    <w:rsid w:val="00903FA4"/>
    <w:rsid w:val="009042D8"/>
    <w:rsid w:val="00904781"/>
    <w:rsid w:val="009048F2"/>
    <w:rsid w:val="0090498D"/>
    <w:rsid w:val="00904A70"/>
    <w:rsid w:val="00904D31"/>
    <w:rsid w:val="0090515E"/>
    <w:rsid w:val="009054EA"/>
    <w:rsid w:val="009059C9"/>
    <w:rsid w:val="00905B6A"/>
    <w:rsid w:val="00905D11"/>
    <w:rsid w:val="00905D69"/>
    <w:rsid w:val="0090614A"/>
    <w:rsid w:val="00906433"/>
    <w:rsid w:val="00906758"/>
    <w:rsid w:val="00906790"/>
    <w:rsid w:val="00906A66"/>
    <w:rsid w:val="00906BA0"/>
    <w:rsid w:val="00907616"/>
    <w:rsid w:val="009078BF"/>
    <w:rsid w:val="009078FD"/>
    <w:rsid w:val="009101AA"/>
    <w:rsid w:val="0091055C"/>
    <w:rsid w:val="009108A2"/>
    <w:rsid w:val="00910A0A"/>
    <w:rsid w:val="00910C87"/>
    <w:rsid w:val="00910EF4"/>
    <w:rsid w:val="0091100F"/>
    <w:rsid w:val="0091101A"/>
    <w:rsid w:val="009115F8"/>
    <w:rsid w:val="009117FC"/>
    <w:rsid w:val="00911DE3"/>
    <w:rsid w:val="00911FAB"/>
    <w:rsid w:val="00912129"/>
    <w:rsid w:val="00912760"/>
    <w:rsid w:val="00912C6D"/>
    <w:rsid w:val="0091333D"/>
    <w:rsid w:val="009136CE"/>
    <w:rsid w:val="009139DE"/>
    <w:rsid w:val="00913FF9"/>
    <w:rsid w:val="00914828"/>
    <w:rsid w:val="00914BB4"/>
    <w:rsid w:val="00914FEA"/>
    <w:rsid w:val="009154D6"/>
    <w:rsid w:val="00915A15"/>
    <w:rsid w:val="00915BBC"/>
    <w:rsid w:val="00915C72"/>
    <w:rsid w:val="00915D51"/>
    <w:rsid w:val="00915D78"/>
    <w:rsid w:val="009164FF"/>
    <w:rsid w:val="0091656A"/>
    <w:rsid w:val="00916699"/>
    <w:rsid w:val="00916D4D"/>
    <w:rsid w:val="00916ECA"/>
    <w:rsid w:val="00917241"/>
    <w:rsid w:val="00917449"/>
    <w:rsid w:val="009175A4"/>
    <w:rsid w:val="00917689"/>
    <w:rsid w:val="0092012A"/>
    <w:rsid w:val="0092015C"/>
    <w:rsid w:val="009203EF"/>
    <w:rsid w:val="0092075A"/>
    <w:rsid w:val="00920931"/>
    <w:rsid w:val="00920B4E"/>
    <w:rsid w:val="00920DBD"/>
    <w:rsid w:val="009211F5"/>
    <w:rsid w:val="009218FA"/>
    <w:rsid w:val="009219C3"/>
    <w:rsid w:val="00921B00"/>
    <w:rsid w:val="00921C60"/>
    <w:rsid w:val="0092267E"/>
    <w:rsid w:val="00922CFC"/>
    <w:rsid w:val="00922D20"/>
    <w:rsid w:val="009230A2"/>
    <w:rsid w:val="00923231"/>
    <w:rsid w:val="009237DE"/>
    <w:rsid w:val="0092388B"/>
    <w:rsid w:val="00923B45"/>
    <w:rsid w:val="00923DAA"/>
    <w:rsid w:val="00924EAF"/>
    <w:rsid w:val="00925004"/>
    <w:rsid w:val="00925037"/>
    <w:rsid w:val="0092548E"/>
    <w:rsid w:val="0092556E"/>
    <w:rsid w:val="00925CC7"/>
    <w:rsid w:val="00925D8D"/>
    <w:rsid w:val="009260D0"/>
    <w:rsid w:val="0092630E"/>
    <w:rsid w:val="00926387"/>
    <w:rsid w:val="009263A1"/>
    <w:rsid w:val="00926EBF"/>
    <w:rsid w:val="009271E3"/>
    <w:rsid w:val="009274DC"/>
    <w:rsid w:val="00927908"/>
    <w:rsid w:val="00927B43"/>
    <w:rsid w:val="00927BBA"/>
    <w:rsid w:val="00930287"/>
    <w:rsid w:val="00930B47"/>
    <w:rsid w:val="00930BE4"/>
    <w:rsid w:val="00930FEE"/>
    <w:rsid w:val="009313A8"/>
    <w:rsid w:val="009313D0"/>
    <w:rsid w:val="00931749"/>
    <w:rsid w:val="00931883"/>
    <w:rsid w:val="0093192C"/>
    <w:rsid w:val="0093197F"/>
    <w:rsid w:val="00931AA6"/>
    <w:rsid w:val="00931C27"/>
    <w:rsid w:val="00931CE9"/>
    <w:rsid w:val="00931E7E"/>
    <w:rsid w:val="009322E7"/>
    <w:rsid w:val="00932975"/>
    <w:rsid w:val="00932E48"/>
    <w:rsid w:val="00933321"/>
    <w:rsid w:val="009339EC"/>
    <w:rsid w:val="00933B6B"/>
    <w:rsid w:val="00933DD3"/>
    <w:rsid w:val="00933F48"/>
    <w:rsid w:val="0093402C"/>
    <w:rsid w:val="00934443"/>
    <w:rsid w:val="00934589"/>
    <w:rsid w:val="009345E1"/>
    <w:rsid w:val="0093475C"/>
    <w:rsid w:val="0093497C"/>
    <w:rsid w:val="00934B66"/>
    <w:rsid w:val="00934D61"/>
    <w:rsid w:val="00934E7A"/>
    <w:rsid w:val="0093523A"/>
    <w:rsid w:val="00935AAB"/>
    <w:rsid w:val="00935BBF"/>
    <w:rsid w:val="0093625A"/>
    <w:rsid w:val="00936F0F"/>
    <w:rsid w:val="00937433"/>
    <w:rsid w:val="0093768F"/>
    <w:rsid w:val="00937827"/>
    <w:rsid w:val="009379C0"/>
    <w:rsid w:val="00937D79"/>
    <w:rsid w:val="00937D90"/>
    <w:rsid w:val="00937EFC"/>
    <w:rsid w:val="0094005C"/>
    <w:rsid w:val="00940168"/>
    <w:rsid w:val="00940178"/>
    <w:rsid w:val="009406CC"/>
    <w:rsid w:val="00940832"/>
    <w:rsid w:val="00940A3A"/>
    <w:rsid w:val="00940D56"/>
    <w:rsid w:val="009413A9"/>
    <w:rsid w:val="00941F25"/>
    <w:rsid w:val="009424A1"/>
    <w:rsid w:val="009425A2"/>
    <w:rsid w:val="009425C8"/>
    <w:rsid w:val="0094269C"/>
    <w:rsid w:val="00942886"/>
    <w:rsid w:val="009429A5"/>
    <w:rsid w:val="009434B2"/>
    <w:rsid w:val="009439A4"/>
    <w:rsid w:val="009439BF"/>
    <w:rsid w:val="00944292"/>
    <w:rsid w:val="00944A86"/>
    <w:rsid w:val="009453F8"/>
    <w:rsid w:val="0094566A"/>
    <w:rsid w:val="00945751"/>
    <w:rsid w:val="009457D2"/>
    <w:rsid w:val="009458BC"/>
    <w:rsid w:val="00945EDA"/>
    <w:rsid w:val="00946B18"/>
    <w:rsid w:val="00946D08"/>
    <w:rsid w:val="00946ED3"/>
    <w:rsid w:val="00947390"/>
    <w:rsid w:val="009473C4"/>
    <w:rsid w:val="00947485"/>
    <w:rsid w:val="00947C6F"/>
    <w:rsid w:val="00947EB5"/>
    <w:rsid w:val="00947F92"/>
    <w:rsid w:val="00950273"/>
    <w:rsid w:val="0095070F"/>
    <w:rsid w:val="00950C0F"/>
    <w:rsid w:val="00951000"/>
    <w:rsid w:val="00951092"/>
    <w:rsid w:val="00951D0C"/>
    <w:rsid w:val="009528DB"/>
    <w:rsid w:val="0095291A"/>
    <w:rsid w:val="00952ED8"/>
    <w:rsid w:val="0095308F"/>
    <w:rsid w:val="0095367C"/>
    <w:rsid w:val="00953919"/>
    <w:rsid w:val="00953AF9"/>
    <w:rsid w:val="00953E8D"/>
    <w:rsid w:val="00953FEF"/>
    <w:rsid w:val="0095401F"/>
    <w:rsid w:val="00954358"/>
    <w:rsid w:val="00954B1E"/>
    <w:rsid w:val="00954D1E"/>
    <w:rsid w:val="00954D70"/>
    <w:rsid w:val="00955122"/>
    <w:rsid w:val="009551DF"/>
    <w:rsid w:val="00955483"/>
    <w:rsid w:val="00955B89"/>
    <w:rsid w:val="00955C4C"/>
    <w:rsid w:val="00955EC7"/>
    <w:rsid w:val="00955F2A"/>
    <w:rsid w:val="00956161"/>
    <w:rsid w:val="009564CE"/>
    <w:rsid w:val="00956BE6"/>
    <w:rsid w:val="009572F1"/>
    <w:rsid w:val="009574C1"/>
    <w:rsid w:val="00957979"/>
    <w:rsid w:val="0096016C"/>
    <w:rsid w:val="0096062D"/>
    <w:rsid w:val="00960699"/>
    <w:rsid w:val="00960730"/>
    <w:rsid w:val="00960801"/>
    <w:rsid w:val="00960807"/>
    <w:rsid w:val="00960E86"/>
    <w:rsid w:val="00960F18"/>
    <w:rsid w:val="00960F78"/>
    <w:rsid w:val="00961880"/>
    <w:rsid w:val="00961DEA"/>
    <w:rsid w:val="009622D8"/>
    <w:rsid w:val="0096274B"/>
    <w:rsid w:val="00962F6D"/>
    <w:rsid w:val="0096338E"/>
    <w:rsid w:val="009636DE"/>
    <w:rsid w:val="00963B03"/>
    <w:rsid w:val="00963EB5"/>
    <w:rsid w:val="009641A9"/>
    <w:rsid w:val="009644C6"/>
    <w:rsid w:val="00964BC4"/>
    <w:rsid w:val="00964C91"/>
    <w:rsid w:val="00964CDE"/>
    <w:rsid w:val="00964E76"/>
    <w:rsid w:val="00964F47"/>
    <w:rsid w:val="00964F99"/>
    <w:rsid w:val="009654A6"/>
    <w:rsid w:val="0096551B"/>
    <w:rsid w:val="00965E20"/>
    <w:rsid w:val="009669B7"/>
    <w:rsid w:val="0096729C"/>
    <w:rsid w:val="009676F8"/>
    <w:rsid w:val="00967807"/>
    <w:rsid w:val="00967860"/>
    <w:rsid w:val="00967A5E"/>
    <w:rsid w:val="00967D41"/>
    <w:rsid w:val="00970343"/>
    <w:rsid w:val="00970550"/>
    <w:rsid w:val="009705E7"/>
    <w:rsid w:val="009707C4"/>
    <w:rsid w:val="00970C65"/>
    <w:rsid w:val="00970D3F"/>
    <w:rsid w:val="00970E1B"/>
    <w:rsid w:val="00970F2C"/>
    <w:rsid w:val="00971689"/>
    <w:rsid w:val="00971972"/>
    <w:rsid w:val="009719E4"/>
    <w:rsid w:val="00971B95"/>
    <w:rsid w:val="00971FFA"/>
    <w:rsid w:val="00972260"/>
    <w:rsid w:val="00972360"/>
    <w:rsid w:val="00972868"/>
    <w:rsid w:val="00972AD6"/>
    <w:rsid w:val="00972C32"/>
    <w:rsid w:val="00972CB7"/>
    <w:rsid w:val="00972D2A"/>
    <w:rsid w:val="00972D76"/>
    <w:rsid w:val="00972E6E"/>
    <w:rsid w:val="0097363E"/>
    <w:rsid w:val="00973820"/>
    <w:rsid w:val="00973B3E"/>
    <w:rsid w:val="00974010"/>
    <w:rsid w:val="009741A6"/>
    <w:rsid w:val="0097443B"/>
    <w:rsid w:val="0097476A"/>
    <w:rsid w:val="009747FE"/>
    <w:rsid w:val="0097485E"/>
    <w:rsid w:val="00974A6F"/>
    <w:rsid w:val="00974DFD"/>
    <w:rsid w:val="00974F41"/>
    <w:rsid w:val="0097510E"/>
    <w:rsid w:val="009753DC"/>
    <w:rsid w:val="009753F9"/>
    <w:rsid w:val="00975452"/>
    <w:rsid w:val="00975959"/>
    <w:rsid w:val="009761C8"/>
    <w:rsid w:val="0097684F"/>
    <w:rsid w:val="0097688A"/>
    <w:rsid w:val="00976A3F"/>
    <w:rsid w:val="00976AD6"/>
    <w:rsid w:val="00976DBF"/>
    <w:rsid w:val="00976E7D"/>
    <w:rsid w:val="009771E1"/>
    <w:rsid w:val="009774AC"/>
    <w:rsid w:val="00977DA8"/>
    <w:rsid w:val="00977F08"/>
    <w:rsid w:val="0098016E"/>
    <w:rsid w:val="00980A79"/>
    <w:rsid w:val="00980B7E"/>
    <w:rsid w:val="00980DB0"/>
    <w:rsid w:val="00981808"/>
    <w:rsid w:val="00981BF9"/>
    <w:rsid w:val="00981F92"/>
    <w:rsid w:val="0098284C"/>
    <w:rsid w:val="009829CE"/>
    <w:rsid w:val="00982D07"/>
    <w:rsid w:val="0098303E"/>
    <w:rsid w:val="00983132"/>
    <w:rsid w:val="009836DF"/>
    <w:rsid w:val="0098370B"/>
    <w:rsid w:val="00983801"/>
    <w:rsid w:val="00983CA7"/>
    <w:rsid w:val="00983CE6"/>
    <w:rsid w:val="009844F3"/>
    <w:rsid w:val="0098453E"/>
    <w:rsid w:val="00984626"/>
    <w:rsid w:val="00984690"/>
    <w:rsid w:val="00984CD1"/>
    <w:rsid w:val="00985075"/>
    <w:rsid w:val="009854CB"/>
    <w:rsid w:val="00985578"/>
    <w:rsid w:val="009861FA"/>
    <w:rsid w:val="009863C5"/>
    <w:rsid w:val="009870DC"/>
    <w:rsid w:val="0098734A"/>
    <w:rsid w:val="009876E6"/>
    <w:rsid w:val="00987CE4"/>
    <w:rsid w:val="00987EAD"/>
    <w:rsid w:val="00990382"/>
    <w:rsid w:val="00990432"/>
    <w:rsid w:val="00990442"/>
    <w:rsid w:val="009907BB"/>
    <w:rsid w:val="00990982"/>
    <w:rsid w:val="009909EA"/>
    <w:rsid w:val="00990C2A"/>
    <w:rsid w:val="00990C3A"/>
    <w:rsid w:val="00992503"/>
    <w:rsid w:val="009927D9"/>
    <w:rsid w:val="009927DA"/>
    <w:rsid w:val="00992B0A"/>
    <w:rsid w:val="0099300E"/>
    <w:rsid w:val="0099317C"/>
    <w:rsid w:val="009931A7"/>
    <w:rsid w:val="009931C5"/>
    <w:rsid w:val="0099390A"/>
    <w:rsid w:val="00993B66"/>
    <w:rsid w:val="00993F26"/>
    <w:rsid w:val="009945EC"/>
    <w:rsid w:val="00994833"/>
    <w:rsid w:val="00994B22"/>
    <w:rsid w:val="00994E13"/>
    <w:rsid w:val="00994FCA"/>
    <w:rsid w:val="00995060"/>
    <w:rsid w:val="009953FD"/>
    <w:rsid w:val="0099568E"/>
    <w:rsid w:val="00995B8E"/>
    <w:rsid w:val="0099609A"/>
    <w:rsid w:val="00996FED"/>
    <w:rsid w:val="009970DE"/>
    <w:rsid w:val="009972FF"/>
    <w:rsid w:val="00997320"/>
    <w:rsid w:val="0099769F"/>
    <w:rsid w:val="0099784B"/>
    <w:rsid w:val="00997AA6"/>
    <w:rsid w:val="00997C47"/>
    <w:rsid w:val="00997D61"/>
    <w:rsid w:val="00997D81"/>
    <w:rsid w:val="00997D86"/>
    <w:rsid w:val="00997E1B"/>
    <w:rsid w:val="00997E20"/>
    <w:rsid w:val="009A0353"/>
    <w:rsid w:val="009A0653"/>
    <w:rsid w:val="009A0971"/>
    <w:rsid w:val="009A0B9F"/>
    <w:rsid w:val="009A0EB5"/>
    <w:rsid w:val="009A10EA"/>
    <w:rsid w:val="009A1CE7"/>
    <w:rsid w:val="009A1EC2"/>
    <w:rsid w:val="009A2101"/>
    <w:rsid w:val="009A2180"/>
    <w:rsid w:val="009A344F"/>
    <w:rsid w:val="009A388C"/>
    <w:rsid w:val="009A40F8"/>
    <w:rsid w:val="009A4B9E"/>
    <w:rsid w:val="009A4C50"/>
    <w:rsid w:val="009A5748"/>
    <w:rsid w:val="009A5D66"/>
    <w:rsid w:val="009A6080"/>
    <w:rsid w:val="009A64A8"/>
    <w:rsid w:val="009A65AC"/>
    <w:rsid w:val="009A673F"/>
    <w:rsid w:val="009A74DA"/>
    <w:rsid w:val="009A77D4"/>
    <w:rsid w:val="009A7904"/>
    <w:rsid w:val="009A7A7E"/>
    <w:rsid w:val="009A7B0F"/>
    <w:rsid w:val="009A7EFA"/>
    <w:rsid w:val="009B029A"/>
    <w:rsid w:val="009B0314"/>
    <w:rsid w:val="009B0B91"/>
    <w:rsid w:val="009B1365"/>
    <w:rsid w:val="009B1510"/>
    <w:rsid w:val="009B1B96"/>
    <w:rsid w:val="009B2242"/>
    <w:rsid w:val="009B2521"/>
    <w:rsid w:val="009B2530"/>
    <w:rsid w:val="009B253C"/>
    <w:rsid w:val="009B2A63"/>
    <w:rsid w:val="009B32DB"/>
    <w:rsid w:val="009B3673"/>
    <w:rsid w:val="009B38F4"/>
    <w:rsid w:val="009B3BB8"/>
    <w:rsid w:val="009B3FDC"/>
    <w:rsid w:val="009B419E"/>
    <w:rsid w:val="009B44C5"/>
    <w:rsid w:val="009B46BB"/>
    <w:rsid w:val="009B4F8D"/>
    <w:rsid w:val="009B5061"/>
    <w:rsid w:val="009B5083"/>
    <w:rsid w:val="009B55A0"/>
    <w:rsid w:val="009B567C"/>
    <w:rsid w:val="009B5E55"/>
    <w:rsid w:val="009B61B6"/>
    <w:rsid w:val="009B6764"/>
    <w:rsid w:val="009B6AD0"/>
    <w:rsid w:val="009B6FA0"/>
    <w:rsid w:val="009B71FC"/>
    <w:rsid w:val="009B7914"/>
    <w:rsid w:val="009B7F53"/>
    <w:rsid w:val="009C0B42"/>
    <w:rsid w:val="009C1909"/>
    <w:rsid w:val="009C1950"/>
    <w:rsid w:val="009C1A18"/>
    <w:rsid w:val="009C1FFB"/>
    <w:rsid w:val="009C23EC"/>
    <w:rsid w:val="009C2763"/>
    <w:rsid w:val="009C27BE"/>
    <w:rsid w:val="009C291E"/>
    <w:rsid w:val="009C2A94"/>
    <w:rsid w:val="009C2AB5"/>
    <w:rsid w:val="009C2D69"/>
    <w:rsid w:val="009C3380"/>
    <w:rsid w:val="009C3430"/>
    <w:rsid w:val="009C3722"/>
    <w:rsid w:val="009C37E7"/>
    <w:rsid w:val="009C39EA"/>
    <w:rsid w:val="009C3B24"/>
    <w:rsid w:val="009C4060"/>
    <w:rsid w:val="009C41F3"/>
    <w:rsid w:val="009C426C"/>
    <w:rsid w:val="009C46D5"/>
    <w:rsid w:val="009C4F38"/>
    <w:rsid w:val="009C4F59"/>
    <w:rsid w:val="009C4FF4"/>
    <w:rsid w:val="009C5371"/>
    <w:rsid w:val="009C557D"/>
    <w:rsid w:val="009C582D"/>
    <w:rsid w:val="009C5B2E"/>
    <w:rsid w:val="009C5D07"/>
    <w:rsid w:val="009C5E78"/>
    <w:rsid w:val="009C5FD2"/>
    <w:rsid w:val="009C674A"/>
    <w:rsid w:val="009C696B"/>
    <w:rsid w:val="009C6AA1"/>
    <w:rsid w:val="009C7496"/>
    <w:rsid w:val="009C7E0E"/>
    <w:rsid w:val="009C7F1A"/>
    <w:rsid w:val="009D00C6"/>
    <w:rsid w:val="009D0251"/>
    <w:rsid w:val="009D05D2"/>
    <w:rsid w:val="009D05F3"/>
    <w:rsid w:val="009D0CB3"/>
    <w:rsid w:val="009D0E25"/>
    <w:rsid w:val="009D12F5"/>
    <w:rsid w:val="009D1376"/>
    <w:rsid w:val="009D14C5"/>
    <w:rsid w:val="009D1E38"/>
    <w:rsid w:val="009D22C2"/>
    <w:rsid w:val="009D233B"/>
    <w:rsid w:val="009D255D"/>
    <w:rsid w:val="009D2B22"/>
    <w:rsid w:val="009D2F6D"/>
    <w:rsid w:val="009D3025"/>
    <w:rsid w:val="009D3125"/>
    <w:rsid w:val="009D3544"/>
    <w:rsid w:val="009D35B5"/>
    <w:rsid w:val="009D363B"/>
    <w:rsid w:val="009D3969"/>
    <w:rsid w:val="009D398B"/>
    <w:rsid w:val="009D3B6C"/>
    <w:rsid w:val="009D3D2C"/>
    <w:rsid w:val="009D3D43"/>
    <w:rsid w:val="009D3EB0"/>
    <w:rsid w:val="009D4131"/>
    <w:rsid w:val="009D4446"/>
    <w:rsid w:val="009D453E"/>
    <w:rsid w:val="009D4979"/>
    <w:rsid w:val="009D4E6C"/>
    <w:rsid w:val="009D4F92"/>
    <w:rsid w:val="009D5C8A"/>
    <w:rsid w:val="009D5E3B"/>
    <w:rsid w:val="009D63D4"/>
    <w:rsid w:val="009D65D9"/>
    <w:rsid w:val="009D6794"/>
    <w:rsid w:val="009D6887"/>
    <w:rsid w:val="009D7CBD"/>
    <w:rsid w:val="009E020D"/>
    <w:rsid w:val="009E0D86"/>
    <w:rsid w:val="009E1117"/>
    <w:rsid w:val="009E121A"/>
    <w:rsid w:val="009E1396"/>
    <w:rsid w:val="009E183B"/>
    <w:rsid w:val="009E1B09"/>
    <w:rsid w:val="009E1C11"/>
    <w:rsid w:val="009E1C73"/>
    <w:rsid w:val="009E1DEC"/>
    <w:rsid w:val="009E25E7"/>
    <w:rsid w:val="009E286F"/>
    <w:rsid w:val="009E2D39"/>
    <w:rsid w:val="009E2D8F"/>
    <w:rsid w:val="009E3CBF"/>
    <w:rsid w:val="009E4136"/>
    <w:rsid w:val="009E47E6"/>
    <w:rsid w:val="009E4B4D"/>
    <w:rsid w:val="009E50C3"/>
    <w:rsid w:val="009E5FB3"/>
    <w:rsid w:val="009E61A9"/>
    <w:rsid w:val="009E6329"/>
    <w:rsid w:val="009E6F59"/>
    <w:rsid w:val="009E7429"/>
    <w:rsid w:val="009E755E"/>
    <w:rsid w:val="009E7639"/>
    <w:rsid w:val="009E7A51"/>
    <w:rsid w:val="009E7B47"/>
    <w:rsid w:val="009E7E59"/>
    <w:rsid w:val="009F0443"/>
    <w:rsid w:val="009F04E4"/>
    <w:rsid w:val="009F0989"/>
    <w:rsid w:val="009F0DB2"/>
    <w:rsid w:val="009F13DE"/>
    <w:rsid w:val="009F14CF"/>
    <w:rsid w:val="009F1590"/>
    <w:rsid w:val="009F1772"/>
    <w:rsid w:val="009F1850"/>
    <w:rsid w:val="009F1860"/>
    <w:rsid w:val="009F19CE"/>
    <w:rsid w:val="009F1C1B"/>
    <w:rsid w:val="009F1E44"/>
    <w:rsid w:val="009F20E5"/>
    <w:rsid w:val="009F2224"/>
    <w:rsid w:val="009F2390"/>
    <w:rsid w:val="009F241C"/>
    <w:rsid w:val="009F2459"/>
    <w:rsid w:val="009F24FE"/>
    <w:rsid w:val="009F2677"/>
    <w:rsid w:val="009F2A49"/>
    <w:rsid w:val="009F38DD"/>
    <w:rsid w:val="009F409B"/>
    <w:rsid w:val="009F4723"/>
    <w:rsid w:val="009F4851"/>
    <w:rsid w:val="009F5380"/>
    <w:rsid w:val="009F5F59"/>
    <w:rsid w:val="009F6417"/>
    <w:rsid w:val="009F6937"/>
    <w:rsid w:val="009F6DDF"/>
    <w:rsid w:val="009F7177"/>
    <w:rsid w:val="009F7523"/>
    <w:rsid w:val="009F7B60"/>
    <w:rsid w:val="009F7CA8"/>
    <w:rsid w:val="009F7F02"/>
    <w:rsid w:val="009F7F23"/>
    <w:rsid w:val="009F7FA1"/>
    <w:rsid w:val="00A002E9"/>
    <w:rsid w:val="00A00403"/>
    <w:rsid w:val="00A004E1"/>
    <w:rsid w:val="00A00866"/>
    <w:rsid w:val="00A00F23"/>
    <w:rsid w:val="00A017EC"/>
    <w:rsid w:val="00A01AA3"/>
    <w:rsid w:val="00A01D9C"/>
    <w:rsid w:val="00A01FF0"/>
    <w:rsid w:val="00A03087"/>
    <w:rsid w:val="00A03329"/>
    <w:rsid w:val="00A03545"/>
    <w:rsid w:val="00A03668"/>
    <w:rsid w:val="00A03A46"/>
    <w:rsid w:val="00A03E2C"/>
    <w:rsid w:val="00A04363"/>
    <w:rsid w:val="00A0449B"/>
    <w:rsid w:val="00A047B9"/>
    <w:rsid w:val="00A04955"/>
    <w:rsid w:val="00A04B1D"/>
    <w:rsid w:val="00A04E6F"/>
    <w:rsid w:val="00A05207"/>
    <w:rsid w:val="00A0521D"/>
    <w:rsid w:val="00A0571C"/>
    <w:rsid w:val="00A0581D"/>
    <w:rsid w:val="00A058C0"/>
    <w:rsid w:val="00A05BE3"/>
    <w:rsid w:val="00A065F7"/>
    <w:rsid w:val="00A069F8"/>
    <w:rsid w:val="00A06A8A"/>
    <w:rsid w:val="00A06E4C"/>
    <w:rsid w:val="00A072B3"/>
    <w:rsid w:val="00A073E1"/>
    <w:rsid w:val="00A07479"/>
    <w:rsid w:val="00A075CD"/>
    <w:rsid w:val="00A07760"/>
    <w:rsid w:val="00A07A0B"/>
    <w:rsid w:val="00A07B7D"/>
    <w:rsid w:val="00A07D36"/>
    <w:rsid w:val="00A07E1E"/>
    <w:rsid w:val="00A07FAA"/>
    <w:rsid w:val="00A10660"/>
    <w:rsid w:val="00A10781"/>
    <w:rsid w:val="00A1080C"/>
    <w:rsid w:val="00A11A96"/>
    <w:rsid w:val="00A11BB9"/>
    <w:rsid w:val="00A11E8C"/>
    <w:rsid w:val="00A1220F"/>
    <w:rsid w:val="00A124A9"/>
    <w:rsid w:val="00A12D36"/>
    <w:rsid w:val="00A12ED0"/>
    <w:rsid w:val="00A131BE"/>
    <w:rsid w:val="00A1330E"/>
    <w:rsid w:val="00A13774"/>
    <w:rsid w:val="00A13852"/>
    <w:rsid w:val="00A138F6"/>
    <w:rsid w:val="00A139B2"/>
    <w:rsid w:val="00A13D50"/>
    <w:rsid w:val="00A13EB6"/>
    <w:rsid w:val="00A13F99"/>
    <w:rsid w:val="00A14349"/>
    <w:rsid w:val="00A14C54"/>
    <w:rsid w:val="00A14CC1"/>
    <w:rsid w:val="00A1504A"/>
    <w:rsid w:val="00A15117"/>
    <w:rsid w:val="00A15614"/>
    <w:rsid w:val="00A15783"/>
    <w:rsid w:val="00A15913"/>
    <w:rsid w:val="00A15F73"/>
    <w:rsid w:val="00A162EA"/>
    <w:rsid w:val="00A162FA"/>
    <w:rsid w:val="00A16921"/>
    <w:rsid w:val="00A17608"/>
    <w:rsid w:val="00A17714"/>
    <w:rsid w:val="00A2002B"/>
    <w:rsid w:val="00A20632"/>
    <w:rsid w:val="00A2087D"/>
    <w:rsid w:val="00A20AA9"/>
    <w:rsid w:val="00A21D95"/>
    <w:rsid w:val="00A2219A"/>
    <w:rsid w:val="00A223A4"/>
    <w:rsid w:val="00A226FA"/>
    <w:rsid w:val="00A22967"/>
    <w:rsid w:val="00A2350F"/>
    <w:rsid w:val="00A23E85"/>
    <w:rsid w:val="00A240F5"/>
    <w:rsid w:val="00A2443A"/>
    <w:rsid w:val="00A24565"/>
    <w:rsid w:val="00A24A27"/>
    <w:rsid w:val="00A253B7"/>
    <w:rsid w:val="00A253C7"/>
    <w:rsid w:val="00A2556B"/>
    <w:rsid w:val="00A2585E"/>
    <w:rsid w:val="00A25917"/>
    <w:rsid w:val="00A2603E"/>
    <w:rsid w:val="00A26236"/>
    <w:rsid w:val="00A26C25"/>
    <w:rsid w:val="00A26D73"/>
    <w:rsid w:val="00A26F85"/>
    <w:rsid w:val="00A27092"/>
    <w:rsid w:val="00A27114"/>
    <w:rsid w:val="00A277D2"/>
    <w:rsid w:val="00A278E4"/>
    <w:rsid w:val="00A31117"/>
    <w:rsid w:val="00A315F4"/>
    <w:rsid w:val="00A31E3B"/>
    <w:rsid w:val="00A32413"/>
    <w:rsid w:val="00A32508"/>
    <w:rsid w:val="00A325D8"/>
    <w:rsid w:val="00A32CC5"/>
    <w:rsid w:val="00A32ED7"/>
    <w:rsid w:val="00A32EEF"/>
    <w:rsid w:val="00A33538"/>
    <w:rsid w:val="00A3371E"/>
    <w:rsid w:val="00A3385C"/>
    <w:rsid w:val="00A338E0"/>
    <w:rsid w:val="00A33A8F"/>
    <w:rsid w:val="00A33B52"/>
    <w:rsid w:val="00A33DFE"/>
    <w:rsid w:val="00A341B1"/>
    <w:rsid w:val="00A34665"/>
    <w:rsid w:val="00A3477B"/>
    <w:rsid w:val="00A34A7E"/>
    <w:rsid w:val="00A34E10"/>
    <w:rsid w:val="00A34E93"/>
    <w:rsid w:val="00A3542A"/>
    <w:rsid w:val="00A35496"/>
    <w:rsid w:val="00A35B0C"/>
    <w:rsid w:val="00A35B19"/>
    <w:rsid w:val="00A3649C"/>
    <w:rsid w:val="00A3662A"/>
    <w:rsid w:val="00A36661"/>
    <w:rsid w:val="00A36CEB"/>
    <w:rsid w:val="00A36EE2"/>
    <w:rsid w:val="00A37033"/>
    <w:rsid w:val="00A37493"/>
    <w:rsid w:val="00A3750B"/>
    <w:rsid w:val="00A37A59"/>
    <w:rsid w:val="00A37E64"/>
    <w:rsid w:val="00A37F44"/>
    <w:rsid w:val="00A37F75"/>
    <w:rsid w:val="00A40E49"/>
    <w:rsid w:val="00A4116C"/>
    <w:rsid w:val="00A4163D"/>
    <w:rsid w:val="00A41AF4"/>
    <w:rsid w:val="00A426AE"/>
    <w:rsid w:val="00A426C7"/>
    <w:rsid w:val="00A428D5"/>
    <w:rsid w:val="00A43025"/>
    <w:rsid w:val="00A43171"/>
    <w:rsid w:val="00A434EC"/>
    <w:rsid w:val="00A43E7F"/>
    <w:rsid w:val="00A4426A"/>
    <w:rsid w:val="00A442BA"/>
    <w:rsid w:val="00A44756"/>
    <w:rsid w:val="00A44BFB"/>
    <w:rsid w:val="00A44F81"/>
    <w:rsid w:val="00A44FA4"/>
    <w:rsid w:val="00A450DE"/>
    <w:rsid w:val="00A4524A"/>
    <w:rsid w:val="00A455EC"/>
    <w:rsid w:val="00A45756"/>
    <w:rsid w:val="00A45817"/>
    <w:rsid w:val="00A46601"/>
    <w:rsid w:val="00A46AA9"/>
    <w:rsid w:val="00A46B77"/>
    <w:rsid w:val="00A47237"/>
    <w:rsid w:val="00A472ED"/>
    <w:rsid w:val="00A47A5E"/>
    <w:rsid w:val="00A47AE5"/>
    <w:rsid w:val="00A47EDE"/>
    <w:rsid w:val="00A50134"/>
    <w:rsid w:val="00A502EC"/>
    <w:rsid w:val="00A509F2"/>
    <w:rsid w:val="00A50C24"/>
    <w:rsid w:val="00A50DFF"/>
    <w:rsid w:val="00A50FAE"/>
    <w:rsid w:val="00A51334"/>
    <w:rsid w:val="00A52783"/>
    <w:rsid w:val="00A528A7"/>
    <w:rsid w:val="00A52945"/>
    <w:rsid w:val="00A52A03"/>
    <w:rsid w:val="00A52C86"/>
    <w:rsid w:val="00A52CDC"/>
    <w:rsid w:val="00A532A0"/>
    <w:rsid w:val="00A532BC"/>
    <w:rsid w:val="00A53B0D"/>
    <w:rsid w:val="00A54077"/>
    <w:rsid w:val="00A5410A"/>
    <w:rsid w:val="00A54B3D"/>
    <w:rsid w:val="00A5501D"/>
    <w:rsid w:val="00A55395"/>
    <w:rsid w:val="00A553BD"/>
    <w:rsid w:val="00A55552"/>
    <w:rsid w:val="00A55867"/>
    <w:rsid w:val="00A5593A"/>
    <w:rsid w:val="00A55C20"/>
    <w:rsid w:val="00A55DF9"/>
    <w:rsid w:val="00A56ED2"/>
    <w:rsid w:val="00A570E2"/>
    <w:rsid w:val="00A57167"/>
    <w:rsid w:val="00A57581"/>
    <w:rsid w:val="00A57E6C"/>
    <w:rsid w:val="00A601E4"/>
    <w:rsid w:val="00A60305"/>
    <w:rsid w:val="00A60556"/>
    <w:rsid w:val="00A60ECD"/>
    <w:rsid w:val="00A61655"/>
    <w:rsid w:val="00A61A91"/>
    <w:rsid w:val="00A61BE3"/>
    <w:rsid w:val="00A61D75"/>
    <w:rsid w:val="00A61F49"/>
    <w:rsid w:val="00A62867"/>
    <w:rsid w:val="00A628A7"/>
    <w:rsid w:val="00A62B92"/>
    <w:rsid w:val="00A62C57"/>
    <w:rsid w:val="00A6328D"/>
    <w:rsid w:val="00A63424"/>
    <w:rsid w:val="00A634BC"/>
    <w:rsid w:val="00A6359F"/>
    <w:rsid w:val="00A63642"/>
    <w:rsid w:val="00A639BD"/>
    <w:rsid w:val="00A63BF2"/>
    <w:rsid w:val="00A64253"/>
    <w:rsid w:val="00A64854"/>
    <w:rsid w:val="00A64F55"/>
    <w:rsid w:val="00A655FA"/>
    <w:rsid w:val="00A65891"/>
    <w:rsid w:val="00A65CC1"/>
    <w:rsid w:val="00A65DC8"/>
    <w:rsid w:val="00A65F1C"/>
    <w:rsid w:val="00A660BF"/>
    <w:rsid w:val="00A66115"/>
    <w:rsid w:val="00A6639A"/>
    <w:rsid w:val="00A66628"/>
    <w:rsid w:val="00A66BFF"/>
    <w:rsid w:val="00A66C88"/>
    <w:rsid w:val="00A66DA3"/>
    <w:rsid w:val="00A672E6"/>
    <w:rsid w:val="00A67712"/>
    <w:rsid w:val="00A67E6E"/>
    <w:rsid w:val="00A70000"/>
    <w:rsid w:val="00A70280"/>
    <w:rsid w:val="00A70A4F"/>
    <w:rsid w:val="00A70E26"/>
    <w:rsid w:val="00A71B5E"/>
    <w:rsid w:val="00A71D46"/>
    <w:rsid w:val="00A71DB7"/>
    <w:rsid w:val="00A727D3"/>
    <w:rsid w:val="00A72A7B"/>
    <w:rsid w:val="00A72F22"/>
    <w:rsid w:val="00A73577"/>
    <w:rsid w:val="00A73B75"/>
    <w:rsid w:val="00A73CC4"/>
    <w:rsid w:val="00A74238"/>
    <w:rsid w:val="00A743C2"/>
    <w:rsid w:val="00A74445"/>
    <w:rsid w:val="00A74AAA"/>
    <w:rsid w:val="00A74BFF"/>
    <w:rsid w:val="00A74CF7"/>
    <w:rsid w:val="00A74D9E"/>
    <w:rsid w:val="00A753E2"/>
    <w:rsid w:val="00A76099"/>
    <w:rsid w:val="00A76FAC"/>
    <w:rsid w:val="00A7749A"/>
    <w:rsid w:val="00A77604"/>
    <w:rsid w:val="00A777EC"/>
    <w:rsid w:val="00A77B2F"/>
    <w:rsid w:val="00A77F62"/>
    <w:rsid w:val="00A80286"/>
    <w:rsid w:val="00A80975"/>
    <w:rsid w:val="00A809A9"/>
    <w:rsid w:val="00A809B5"/>
    <w:rsid w:val="00A809E0"/>
    <w:rsid w:val="00A81402"/>
    <w:rsid w:val="00A81DCE"/>
    <w:rsid w:val="00A821FB"/>
    <w:rsid w:val="00A8229E"/>
    <w:rsid w:val="00A82398"/>
    <w:rsid w:val="00A8398F"/>
    <w:rsid w:val="00A83A2F"/>
    <w:rsid w:val="00A83BD8"/>
    <w:rsid w:val="00A83D89"/>
    <w:rsid w:val="00A84AEC"/>
    <w:rsid w:val="00A84C57"/>
    <w:rsid w:val="00A84D03"/>
    <w:rsid w:val="00A84DA4"/>
    <w:rsid w:val="00A84E23"/>
    <w:rsid w:val="00A84E63"/>
    <w:rsid w:val="00A85C9B"/>
    <w:rsid w:val="00A862DC"/>
    <w:rsid w:val="00A8669E"/>
    <w:rsid w:val="00A86C54"/>
    <w:rsid w:val="00A86E10"/>
    <w:rsid w:val="00A86F17"/>
    <w:rsid w:val="00A87492"/>
    <w:rsid w:val="00A87AF0"/>
    <w:rsid w:val="00A87CE2"/>
    <w:rsid w:val="00A87DA1"/>
    <w:rsid w:val="00A9009C"/>
    <w:rsid w:val="00A90362"/>
    <w:rsid w:val="00A90567"/>
    <w:rsid w:val="00A9067D"/>
    <w:rsid w:val="00A907B7"/>
    <w:rsid w:val="00A90811"/>
    <w:rsid w:val="00A908E9"/>
    <w:rsid w:val="00A90B63"/>
    <w:rsid w:val="00A90F1D"/>
    <w:rsid w:val="00A9127E"/>
    <w:rsid w:val="00A9134F"/>
    <w:rsid w:val="00A91D6F"/>
    <w:rsid w:val="00A91EAE"/>
    <w:rsid w:val="00A91EF6"/>
    <w:rsid w:val="00A92B8A"/>
    <w:rsid w:val="00A930B8"/>
    <w:rsid w:val="00A93560"/>
    <w:rsid w:val="00A936BB"/>
    <w:rsid w:val="00A9389C"/>
    <w:rsid w:val="00A94033"/>
    <w:rsid w:val="00A94140"/>
    <w:rsid w:val="00A941FC"/>
    <w:rsid w:val="00A94484"/>
    <w:rsid w:val="00A94A2C"/>
    <w:rsid w:val="00A94A39"/>
    <w:rsid w:val="00A94AA8"/>
    <w:rsid w:val="00A95153"/>
    <w:rsid w:val="00A953E4"/>
    <w:rsid w:val="00A9562D"/>
    <w:rsid w:val="00A956B9"/>
    <w:rsid w:val="00A957C3"/>
    <w:rsid w:val="00A95C02"/>
    <w:rsid w:val="00A9609C"/>
    <w:rsid w:val="00A96311"/>
    <w:rsid w:val="00A965D2"/>
    <w:rsid w:val="00A96612"/>
    <w:rsid w:val="00A9677C"/>
    <w:rsid w:val="00A96A44"/>
    <w:rsid w:val="00A973D2"/>
    <w:rsid w:val="00A97420"/>
    <w:rsid w:val="00A9758F"/>
    <w:rsid w:val="00A97A0E"/>
    <w:rsid w:val="00A97DB1"/>
    <w:rsid w:val="00A97EAA"/>
    <w:rsid w:val="00A97F24"/>
    <w:rsid w:val="00AA07C0"/>
    <w:rsid w:val="00AA0C1A"/>
    <w:rsid w:val="00AA0D00"/>
    <w:rsid w:val="00AA0E0B"/>
    <w:rsid w:val="00AA102C"/>
    <w:rsid w:val="00AA1589"/>
    <w:rsid w:val="00AA1F3E"/>
    <w:rsid w:val="00AA1FAA"/>
    <w:rsid w:val="00AA209E"/>
    <w:rsid w:val="00AA219D"/>
    <w:rsid w:val="00AA21BF"/>
    <w:rsid w:val="00AA23AC"/>
    <w:rsid w:val="00AA269C"/>
    <w:rsid w:val="00AA3780"/>
    <w:rsid w:val="00AA37A2"/>
    <w:rsid w:val="00AA380E"/>
    <w:rsid w:val="00AA3819"/>
    <w:rsid w:val="00AA3891"/>
    <w:rsid w:val="00AA38D2"/>
    <w:rsid w:val="00AA3FD8"/>
    <w:rsid w:val="00AA404D"/>
    <w:rsid w:val="00AA42B0"/>
    <w:rsid w:val="00AA4E1F"/>
    <w:rsid w:val="00AA4F17"/>
    <w:rsid w:val="00AA5B97"/>
    <w:rsid w:val="00AA5D2E"/>
    <w:rsid w:val="00AA5F43"/>
    <w:rsid w:val="00AA6411"/>
    <w:rsid w:val="00AA6C78"/>
    <w:rsid w:val="00AA6CEA"/>
    <w:rsid w:val="00AA70C9"/>
    <w:rsid w:val="00AA72FF"/>
    <w:rsid w:val="00AA7691"/>
    <w:rsid w:val="00AA7A8F"/>
    <w:rsid w:val="00AA7D8D"/>
    <w:rsid w:val="00AA7EA5"/>
    <w:rsid w:val="00AA7F69"/>
    <w:rsid w:val="00AB0963"/>
    <w:rsid w:val="00AB0995"/>
    <w:rsid w:val="00AB0A25"/>
    <w:rsid w:val="00AB0AF4"/>
    <w:rsid w:val="00AB0DA9"/>
    <w:rsid w:val="00AB14F5"/>
    <w:rsid w:val="00AB17AF"/>
    <w:rsid w:val="00AB1C64"/>
    <w:rsid w:val="00AB1F81"/>
    <w:rsid w:val="00AB2192"/>
    <w:rsid w:val="00AB231A"/>
    <w:rsid w:val="00AB24D4"/>
    <w:rsid w:val="00AB27A2"/>
    <w:rsid w:val="00AB2B57"/>
    <w:rsid w:val="00AB2C56"/>
    <w:rsid w:val="00AB307C"/>
    <w:rsid w:val="00AB3D32"/>
    <w:rsid w:val="00AB40E3"/>
    <w:rsid w:val="00AB413E"/>
    <w:rsid w:val="00AB46AD"/>
    <w:rsid w:val="00AB4DAC"/>
    <w:rsid w:val="00AB4F26"/>
    <w:rsid w:val="00AB4F74"/>
    <w:rsid w:val="00AB5645"/>
    <w:rsid w:val="00AB56C1"/>
    <w:rsid w:val="00AB58FD"/>
    <w:rsid w:val="00AB6829"/>
    <w:rsid w:val="00AB68EC"/>
    <w:rsid w:val="00AB6E32"/>
    <w:rsid w:val="00AB6F01"/>
    <w:rsid w:val="00AB7F11"/>
    <w:rsid w:val="00AC01E8"/>
    <w:rsid w:val="00AC0200"/>
    <w:rsid w:val="00AC02B0"/>
    <w:rsid w:val="00AC0E35"/>
    <w:rsid w:val="00AC0ECF"/>
    <w:rsid w:val="00AC11A7"/>
    <w:rsid w:val="00AC15ED"/>
    <w:rsid w:val="00AC18B6"/>
    <w:rsid w:val="00AC1A4B"/>
    <w:rsid w:val="00AC1BA9"/>
    <w:rsid w:val="00AC1FAA"/>
    <w:rsid w:val="00AC21C9"/>
    <w:rsid w:val="00AC2806"/>
    <w:rsid w:val="00AC2B6F"/>
    <w:rsid w:val="00AC3708"/>
    <w:rsid w:val="00AC3BE0"/>
    <w:rsid w:val="00AC47B4"/>
    <w:rsid w:val="00AC49A5"/>
    <w:rsid w:val="00AC4CC1"/>
    <w:rsid w:val="00AC4FD3"/>
    <w:rsid w:val="00AC50B4"/>
    <w:rsid w:val="00AC583F"/>
    <w:rsid w:val="00AC5AD7"/>
    <w:rsid w:val="00AC6317"/>
    <w:rsid w:val="00AC6475"/>
    <w:rsid w:val="00AC64C0"/>
    <w:rsid w:val="00AC6612"/>
    <w:rsid w:val="00AC6667"/>
    <w:rsid w:val="00AC6B93"/>
    <w:rsid w:val="00AC6BE5"/>
    <w:rsid w:val="00AC6EF1"/>
    <w:rsid w:val="00AC702D"/>
    <w:rsid w:val="00AC74AB"/>
    <w:rsid w:val="00AC75A5"/>
    <w:rsid w:val="00AC7B87"/>
    <w:rsid w:val="00AC7C0C"/>
    <w:rsid w:val="00AC7CC9"/>
    <w:rsid w:val="00AD042B"/>
    <w:rsid w:val="00AD1274"/>
    <w:rsid w:val="00AD13C2"/>
    <w:rsid w:val="00AD1601"/>
    <w:rsid w:val="00AD1EC7"/>
    <w:rsid w:val="00AD2BE8"/>
    <w:rsid w:val="00AD2E89"/>
    <w:rsid w:val="00AD3068"/>
    <w:rsid w:val="00AD36BF"/>
    <w:rsid w:val="00AD3DC3"/>
    <w:rsid w:val="00AD4BC1"/>
    <w:rsid w:val="00AD5812"/>
    <w:rsid w:val="00AD596A"/>
    <w:rsid w:val="00AD5A2D"/>
    <w:rsid w:val="00AD5ADE"/>
    <w:rsid w:val="00AD5BB9"/>
    <w:rsid w:val="00AD602C"/>
    <w:rsid w:val="00AD69B1"/>
    <w:rsid w:val="00AD6D9A"/>
    <w:rsid w:val="00AD6F58"/>
    <w:rsid w:val="00AD703E"/>
    <w:rsid w:val="00AD736C"/>
    <w:rsid w:val="00AD7552"/>
    <w:rsid w:val="00AD77EB"/>
    <w:rsid w:val="00AD786F"/>
    <w:rsid w:val="00AD787A"/>
    <w:rsid w:val="00AD7B8C"/>
    <w:rsid w:val="00AE000D"/>
    <w:rsid w:val="00AE03BF"/>
    <w:rsid w:val="00AE07A6"/>
    <w:rsid w:val="00AE1234"/>
    <w:rsid w:val="00AE19F1"/>
    <w:rsid w:val="00AE1BBA"/>
    <w:rsid w:val="00AE1CC3"/>
    <w:rsid w:val="00AE2777"/>
    <w:rsid w:val="00AE2B49"/>
    <w:rsid w:val="00AE2FAE"/>
    <w:rsid w:val="00AE3614"/>
    <w:rsid w:val="00AE3A59"/>
    <w:rsid w:val="00AE4253"/>
    <w:rsid w:val="00AE4414"/>
    <w:rsid w:val="00AE4690"/>
    <w:rsid w:val="00AE4710"/>
    <w:rsid w:val="00AE481D"/>
    <w:rsid w:val="00AE4CFF"/>
    <w:rsid w:val="00AE507E"/>
    <w:rsid w:val="00AE567D"/>
    <w:rsid w:val="00AE57BD"/>
    <w:rsid w:val="00AE57C8"/>
    <w:rsid w:val="00AE57D3"/>
    <w:rsid w:val="00AE5ECE"/>
    <w:rsid w:val="00AE6150"/>
    <w:rsid w:val="00AE6324"/>
    <w:rsid w:val="00AE63E9"/>
    <w:rsid w:val="00AE6983"/>
    <w:rsid w:val="00AE6A7D"/>
    <w:rsid w:val="00AE6C7B"/>
    <w:rsid w:val="00AE6FD3"/>
    <w:rsid w:val="00AE7054"/>
    <w:rsid w:val="00AE74BC"/>
    <w:rsid w:val="00AE7559"/>
    <w:rsid w:val="00AE7F12"/>
    <w:rsid w:val="00AF03F5"/>
    <w:rsid w:val="00AF0A46"/>
    <w:rsid w:val="00AF118E"/>
    <w:rsid w:val="00AF13C3"/>
    <w:rsid w:val="00AF1735"/>
    <w:rsid w:val="00AF1F00"/>
    <w:rsid w:val="00AF1FD3"/>
    <w:rsid w:val="00AF2A79"/>
    <w:rsid w:val="00AF3670"/>
    <w:rsid w:val="00AF37A6"/>
    <w:rsid w:val="00AF380F"/>
    <w:rsid w:val="00AF3A44"/>
    <w:rsid w:val="00AF3A49"/>
    <w:rsid w:val="00AF3BD7"/>
    <w:rsid w:val="00AF3C7F"/>
    <w:rsid w:val="00AF3EE1"/>
    <w:rsid w:val="00AF3EFC"/>
    <w:rsid w:val="00AF44E5"/>
    <w:rsid w:val="00AF4970"/>
    <w:rsid w:val="00AF4A06"/>
    <w:rsid w:val="00AF50F6"/>
    <w:rsid w:val="00AF530E"/>
    <w:rsid w:val="00AF5B4E"/>
    <w:rsid w:val="00AF5C47"/>
    <w:rsid w:val="00AF623C"/>
    <w:rsid w:val="00AF6480"/>
    <w:rsid w:val="00AF6575"/>
    <w:rsid w:val="00AF66F6"/>
    <w:rsid w:val="00AF6707"/>
    <w:rsid w:val="00AF673F"/>
    <w:rsid w:val="00AF699E"/>
    <w:rsid w:val="00AF7613"/>
    <w:rsid w:val="00AF77A0"/>
    <w:rsid w:val="00B0042E"/>
    <w:rsid w:val="00B00546"/>
    <w:rsid w:val="00B00B7B"/>
    <w:rsid w:val="00B01674"/>
    <w:rsid w:val="00B01C1B"/>
    <w:rsid w:val="00B0219B"/>
    <w:rsid w:val="00B0249B"/>
    <w:rsid w:val="00B0268C"/>
    <w:rsid w:val="00B028BF"/>
    <w:rsid w:val="00B02A5A"/>
    <w:rsid w:val="00B02F3E"/>
    <w:rsid w:val="00B0314B"/>
    <w:rsid w:val="00B03F84"/>
    <w:rsid w:val="00B0406A"/>
    <w:rsid w:val="00B040A2"/>
    <w:rsid w:val="00B046C4"/>
    <w:rsid w:val="00B04CE9"/>
    <w:rsid w:val="00B04E2E"/>
    <w:rsid w:val="00B05382"/>
    <w:rsid w:val="00B054FE"/>
    <w:rsid w:val="00B0576E"/>
    <w:rsid w:val="00B05E8E"/>
    <w:rsid w:val="00B06878"/>
    <w:rsid w:val="00B072E4"/>
    <w:rsid w:val="00B07558"/>
    <w:rsid w:val="00B07595"/>
    <w:rsid w:val="00B07E30"/>
    <w:rsid w:val="00B10046"/>
    <w:rsid w:val="00B1016D"/>
    <w:rsid w:val="00B102C8"/>
    <w:rsid w:val="00B10343"/>
    <w:rsid w:val="00B10748"/>
    <w:rsid w:val="00B10A06"/>
    <w:rsid w:val="00B10E46"/>
    <w:rsid w:val="00B12072"/>
    <w:rsid w:val="00B12405"/>
    <w:rsid w:val="00B12A56"/>
    <w:rsid w:val="00B12A6D"/>
    <w:rsid w:val="00B12B62"/>
    <w:rsid w:val="00B12F06"/>
    <w:rsid w:val="00B12F3D"/>
    <w:rsid w:val="00B13B88"/>
    <w:rsid w:val="00B13C96"/>
    <w:rsid w:val="00B13E44"/>
    <w:rsid w:val="00B1430A"/>
    <w:rsid w:val="00B146B4"/>
    <w:rsid w:val="00B1473A"/>
    <w:rsid w:val="00B147A5"/>
    <w:rsid w:val="00B14CD5"/>
    <w:rsid w:val="00B14D68"/>
    <w:rsid w:val="00B1551F"/>
    <w:rsid w:val="00B15A44"/>
    <w:rsid w:val="00B15DDC"/>
    <w:rsid w:val="00B163A8"/>
    <w:rsid w:val="00B16C7C"/>
    <w:rsid w:val="00B17804"/>
    <w:rsid w:val="00B2035B"/>
    <w:rsid w:val="00B20986"/>
    <w:rsid w:val="00B20FB7"/>
    <w:rsid w:val="00B2113C"/>
    <w:rsid w:val="00B2143F"/>
    <w:rsid w:val="00B217B5"/>
    <w:rsid w:val="00B21AEF"/>
    <w:rsid w:val="00B21F15"/>
    <w:rsid w:val="00B22A83"/>
    <w:rsid w:val="00B234F8"/>
    <w:rsid w:val="00B23DB2"/>
    <w:rsid w:val="00B24959"/>
    <w:rsid w:val="00B24A65"/>
    <w:rsid w:val="00B256C2"/>
    <w:rsid w:val="00B25CC0"/>
    <w:rsid w:val="00B260A7"/>
    <w:rsid w:val="00B26126"/>
    <w:rsid w:val="00B268AD"/>
    <w:rsid w:val="00B26B79"/>
    <w:rsid w:val="00B26C63"/>
    <w:rsid w:val="00B27453"/>
    <w:rsid w:val="00B275A2"/>
    <w:rsid w:val="00B27E8A"/>
    <w:rsid w:val="00B3040E"/>
    <w:rsid w:val="00B3082D"/>
    <w:rsid w:val="00B30956"/>
    <w:rsid w:val="00B30FF4"/>
    <w:rsid w:val="00B31056"/>
    <w:rsid w:val="00B31D95"/>
    <w:rsid w:val="00B3287B"/>
    <w:rsid w:val="00B32935"/>
    <w:rsid w:val="00B329EF"/>
    <w:rsid w:val="00B32D5B"/>
    <w:rsid w:val="00B33182"/>
    <w:rsid w:val="00B33248"/>
    <w:rsid w:val="00B33D11"/>
    <w:rsid w:val="00B33F82"/>
    <w:rsid w:val="00B341C9"/>
    <w:rsid w:val="00B3426B"/>
    <w:rsid w:val="00B344E0"/>
    <w:rsid w:val="00B34512"/>
    <w:rsid w:val="00B34C26"/>
    <w:rsid w:val="00B35A5D"/>
    <w:rsid w:val="00B3640D"/>
    <w:rsid w:val="00B3646D"/>
    <w:rsid w:val="00B36656"/>
    <w:rsid w:val="00B3669B"/>
    <w:rsid w:val="00B36C35"/>
    <w:rsid w:val="00B36E11"/>
    <w:rsid w:val="00B37100"/>
    <w:rsid w:val="00B37431"/>
    <w:rsid w:val="00B378A7"/>
    <w:rsid w:val="00B37F03"/>
    <w:rsid w:val="00B40587"/>
    <w:rsid w:val="00B409A7"/>
    <w:rsid w:val="00B40C64"/>
    <w:rsid w:val="00B41505"/>
    <w:rsid w:val="00B41882"/>
    <w:rsid w:val="00B41A3F"/>
    <w:rsid w:val="00B41A8B"/>
    <w:rsid w:val="00B41AC7"/>
    <w:rsid w:val="00B42005"/>
    <w:rsid w:val="00B42056"/>
    <w:rsid w:val="00B4249B"/>
    <w:rsid w:val="00B426AC"/>
    <w:rsid w:val="00B42CE7"/>
    <w:rsid w:val="00B4340A"/>
    <w:rsid w:val="00B43623"/>
    <w:rsid w:val="00B43721"/>
    <w:rsid w:val="00B43EF1"/>
    <w:rsid w:val="00B44375"/>
    <w:rsid w:val="00B44625"/>
    <w:rsid w:val="00B44A36"/>
    <w:rsid w:val="00B44E29"/>
    <w:rsid w:val="00B45150"/>
    <w:rsid w:val="00B4549E"/>
    <w:rsid w:val="00B45532"/>
    <w:rsid w:val="00B45EFF"/>
    <w:rsid w:val="00B46369"/>
    <w:rsid w:val="00B467ED"/>
    <w:rsid w:val="00B469BD"/>
    <w:rsid w:val="00B46ABB"/>
    <w:rsid w:val="00B46B1F"/>
    <w:rsid w:val="00B46C8C"/>
    <w:rsid w:val="00B46F73"/>
    <w:rsid w:val="00B47067"/>
    <w:rsid w:val="00B470CE"/>
    <w:rsid w:val="00B47388"/>
    <w:rsid w:val="00B47620"/>
    <w:rsid w:val="00B4766E"/>
    <w:rsid w:val="00B47AEE"/>
    <w:rsid w:val="00B47CA6"/>
    <w:rsid w:val="00B5032D"/>
    <w:rsid w:val="00B51659"/>
    <w:rsid w:val="00B51769"/>
    <w:rsid w:val="00B5179C"/>
    <w:rsid w:val="00B51AD2"/>
    <w:rsid w:val="00B51D65"/>
    <w:rsid w:val="00B521C0"/>
    <w:rsid w:val="00B52443"/>
    <w:rsid w:val="00B52924"/>
    <w:rsid w:val="00B53631"/>
    <w:rsid w:val="00B53724"/>
    <w:rsid w:val="00B53E6A"/>
    <w:rsid w:val="00B54B64"/>
    <w:rsid w:val="00B54D1D"/>
    <w:rsid w:val="00B54EAE"/>
    <w:rsid w:val="00B5518F"/>
    <w:rsid w:val="00B55310"/>
    <w:rsid w:val="00B55886"/>
    <w:rsid w:val="00B558BD"/>
    <w:rsid w:val="00B55A48"/>
    <w:rsid w:val="00B55AD8"/>
    <w:rsid w:val="00B55D3D"/>
    <w:rsid w:val="00B55FAE"/>
    <w:rsid w:val="00B56577"/>
    <w:rsid w:val="00B56FC6"/>
    <w:rsid w:val="00B5718B"/>
    <w:rsid w:val="00B57413"/>
    <w:rsid w:val="00B575C9"/>
    <w:rsid w:val="00B57923"/>
    <w:rsid w:val="00B57AC1"/>
    <w:rsid w:val="00B57CE8"/>
    <w:rsid w:val="00B57EFD"/>
    <w:rsid w:val="00B57F00"/>
    <w:rsid w:val="00B60176"/>
    <w:rsid w:val="00B60613"/>
    <w:rsid w:val="00B608CE"/>
    <w:rsid w:val="00B60C0F"/>
    <w:rsid w:val="00B60C6D"/>
    <w:rsid w:val="00B60E5C"/>
    <w:rsid w:val="00B60ED4"/>
    <w:rsid w:val="00B60FF9"/>
    <w:rsid w:val="00B61471"/>
    <w:rsid w:val="00B61634"/>
    <w:rsid w:val="00B6186D"/>
    <w:rsid w:val="00B618A2"/>
    <w:rsid w:val="00B6193E"/>
    <w:rsid w:val="00B6206D"/>
    <w:rsid w:val="00B620B0"/>
    <w:rsid w:val="00B6249F"/>
    <w:rsid w:val="00B625D6"/>
    <w:rsid w:val="00B62730"/>
    <w:rsid w:val="00B63232"/>
    <w:rsid w:val="00B63668"/>
    <w:rsid w:val="00B63DC6"/>
    <w:rsid w:val="00B63E86"/>
    <w:rsid w:val="00B6443E"/>
    <w:rsid w:val="00B645BA"/>
    <w:rsid w:val="00B64A00"/>
    <w:rsid w:val="00B64C96"/>
    <w:rsid w:val="00B65024"/>
    <w:rsid w:val="00B65046"/>
    <w:rsid w:val="00B65306"/>
    <w:rsid w:val="00B655DE"/>
    <w:rsid w:val="00B6647B"/>
    <w:rsid w:val="00B66639"/>
    <w:rsid w:val="00B66DE2"/>
    <w:rsid w:val="00B66F72"/>
    <w:rsid w:val="00B67057"/>
    <w:rsid w:val="00B67065"/>
    <w:rsid w:val="00B67B58"/>
    <w:rsid w:val="00B70191"/>
    <w:rsid w:val="00B701AB"/>
    <w:rsid w:val="00B70D7D"/>
    <w:rsid w:val="00B71227"/>
    <w:rsid w:val="00B71479"/>
    <w:rsid w:val="00B718B9"/>
    <w:rsid w:val="00B71936"/>
    <w:rsid w:val="00B71B26"/>
    <w:rsid w:val="00B71F7C"/>
    <w:rsid w:val="00B71F9F"/>
    <w:rsid w:val="00B7261F"/>
    <w:rsid w:val="00B731F0"/>
    <w:rsid w:val="00B73507"/>
    <w:rsid w:val="00B73EF1"/>
    <w:rsid w:val="00B73F18"/>
    <w:rsid w:val="00B74704"/>
    <w:rsid w:val="00B75658"/>
    <w:rsid w:val="00B75762"/>
    <w:rsid w:val="00B75FA5"/>
    <w:rsid w:val="00B76789"/>
    <w:rsid w:val="00B7697F"/>
    <w:rsid w:val="00B76BEC"/>
    <w:rsid w:val="00B76CB1"/>
    <w:rsid w:val="00B76D2D"/>
    <w:rsid w:val="00B76FC4"/>
    <w:rsid w:val="00B77064"/>
    <w:rsid w:val="00B7732E"/>
    <w:rsid w:val="00B77E23"/>
    <w:rsid w:val="00B8063C"/>
    <w:rsid w:val="00B80D9B"/>
    <w:rsid w:val="00B80F20"/>
    <w:rsid w:val="00B80F5E"/>
    <w:rsid w:val="00B813B8"/>
    <w:rsid w:val="00B814E7"/>
    <w:rsid w:val="00B816B7"/>
    <w:rsid w:val="00B81867"/>
    <w:rsid w:val="00B81EAC"/>
    <w:rsid w:val="00B82251"/>
    <w:rsid w:val="00B82286"/>
    <w:rsid w:val="00B8298A"/>
    <w:rsid w:val="00B83059"/>
    <w:rsid w:val="00B832A0"/>
    <w:rsid w:val="00B83726"/>
    <w:rsid w:val="00B83D5D"/>
    <w:rsid w:val="00B84047"/>
    <w:rsid w:val="00B84064"/>
    <w:rsid w:val="00B8411A"/>
    <w:rsid w:val="00B84167"/>
    <w:rsid w:val="00B84807"/>
    <w:rsid w:val="00B849FC"/>
    <w:rsid w:val="00B84BC2"/>
    <w:rsid w:val="00B84C48"/>
    <w:rsid w:val="00B84E91"/>
    <w:rsid w:val="00B84FA1"/>
    <w:rsid w:val="00B854BD"/>
    <w:rsid w:val="00B85657"/>
    <w:rsid w:val="00B857DB"/>
    <w:rsid w:val="00B85F1C"/>
    <w:rsid w:val="00B85FDD"/>
    <w:rsid w:val="00B86494"/>
    <w:rsid w:val="00B86976"/>
    <w:rsid w:val="00B86BE4"/>
    <w:rsid w:val="00B86C17"/>
    <w:rsid w:val="00B86CFF"/>
    <w:rsid w:val="00B86E76"/>
    <w:rsid w:val="00B87698"/>
    <w:rsid w:val="00B87BFA"/>
    <w:rsid w:val="00B90239"/>
    <w:rsid w:val="00B903D8"/>
    <w:rsid w:val="00B90969"/>
    <w:rsid w:val="00B909B4"/>
    <w:rsid w:val="00B90E0A"/>
    <w:rsid w:val="00B90F50"/>
    <w:rsid w:val="00B91285"/>
    <w:rsid w:val="00B91E54"/>
    <w:rsid w:val="00B92478"/>
    <w:rsid w:val="00B92646"/>
    <w:rsid w:val="00B9267B"/>
    <w:rsid w:val="00B926E2"/>
    <w:rsid w:val="00B92720"/>
    <w:rsid w:val="00B92A8F"/>
    <w:rsid w:val="00B92D23"/>
    <w:rsid w:val="00B93130"/>
    <w:rsid w:val="00B9358C"/>
    <w:rsid w:val="00B935EA"/>
    <w:rsid w:val="00B9369D"/>
    <w:rsid w:val="00B9374F"/>
    <w:rsid w:val="00B93B0F"/>
    <w:rsid w:val="00B93B52"/>
    <w:rsid w:val="00B93FB3"/>
    <w:rsid w:val="00B94047"/>
    <w:rsid w:val="00B941FC"/>
    <w:rsid w:val="00B94303"/>
    <w:rsid w:val="00B94908"/>
    <w:rsid w:val="00B94A6A"/>
    <w:rsid w:val="00B94B6C"/>
    <w:rsid w:val="00B94DC2"/>
    <w:rsid w:val="00B95184"/>
    <w:rsid w:val="00B95851"/>
    <w:rsid w:val="00B95A65"/>
    <w:rsid w:val="00B95AB2"/>
    <w:rsid w:val="00B95E69"/>
    <w:rsid w:val="00B95FA2"/>
    <w:rsid w:val="00B96471"/>
    <w:rsid w:val="00B966FD"/>
    <w:rsid w:val="00B96822"/>
    <w:rsid w:val="00B9798E"/>
    <w:rsid w:val="00B97CB0"/>
    <w:rsid w:val="00B97F67"/>
    <w:rsid w:val="00BA0125"/>
    <w:rsid w:val="00BA040A"/>
    <w:rsid w:val="00BA0465"/>
    <w:rsid w:val="00BA0622"/>
    <w:rsid w:val="00BA0C9E"/>
    <w:rsid w:val="00BA1518"/>
    <w:rsid w:val="00BA1E4F"/>
    <w:rsid w:val="00BA1EA7"/>
    <w:rsid w:val="00BA2049"/>
    <w:rsid w:val="00BA2162"/>
    <w:rsid w:val="00BA2D74"/>
    <w:rsid w:val="00BA2E4C"/>
    <w:rsid w:val="00BA3C82"/>
    <w:rsid w:val="00BA40AC"/>
    <w:rsid w:val="00BA4147"/>
    <w:rsid w:val="00BA423A"/>
    <w:rsid w:val="00BA4C69"/>
    <w:rsid w:val="00BA5361"/>
    <w:rsid w:val="00BA54D8"/>
    <w:rsid w:val="00BA5596"/>
    <w:rsid w:val="00BA6244"/>
    <w:rsid w:val="00BA679D"/>
    <w:rsid w:val="00BA6B67"/>
    <w:rsid w:val="00BA6CCD"/>
    <w:rsid w:val="00BA76AB"/>
    <w:rsid w:val="00BA7BF0"/>
    <w:rsid w:val="00BB018B"/>
    <w:rsid w:val="00BB02ED"/>
    <w:rsid w:val="00BB0373"/>
    <w:rsid w:val="00BB03D7"/>
    <w:rsid w:val="00BB0465"/>
    <w:rsid w:val="00BB0569"/>
    <w:rsid w:val="00BB0AAD"/>
    <w:rsid w:val="00BB0BE6"/>
    <w:rsid w:val="00BB1015"/>
    <w:rsid w:val="00BB1399"/>
    <w:rsid w:val="00BB1406"/>
    <w:rsid w:val="00BB1A00"/>
    <w:rsid w:val="00BB1A4A"/>
    <w:rsid w:val="00BB245C"/>
    <w:rsid w:val="00BB2477"/>
    <w:rsid w:val="00BB2906"/>
    <w:rsid w:val="00BB2C41"/>
    <w:rsid w:val="00BB2FB6"/>
    <w:rsid w:val="00BB31FF"/>
    <w:rsid w:val="00BB32C3"/>
    <w:rsid w:val="00BB34E5"/>
    <w:rsid w:val="00BB3799"/>
    <w:rsid w:val="00BB3A6B"/>
    <w:rsid w:val="00BB3C95"/>
    <w:rsid w:val="00BB4188"/>
    <w:rsid w:val="00BB432D"/>
    <w:rsid w:val="00BB465D"/>
    <w:rsid w:val="00BB50A8"/>
    <w:rsid w:val="00BB514E"/>
    <w:rsid w:val="00BB547B"/>
    <w:rsid w:val="00BB597C"/>
    <w:rsid w:val="00BB5EA4"/>
    <w:rsid w:val="00BB6845"/>
    <w:rsid w:val="00BB6D04"/>
    <w:rsid w:val="00BB72F0"/>
    <w:rsid w:val="00BB76C4"/>
    <w:rsid w:val="00BB77E1"/>
    <w:rsid w:val="00BB797F"/>
    <w:rsid w:val="00BB7BB4"/>
    <w:rsid w:val="00BB7C87"/>
    <w:rsid w:val="00BC01D2"/>
    <w:rsid w:val="00BC037B"/>
    <w:rsid w:val="00BC03C8"/>
    <w:rsid w:val="00BC08BF"/>
    <w:rsid w:val="00BC097B"/>
    <w:rsid w:val="00BC0BEB"/>
    <w:rsid w:val="00BC0D50"/>
    <w:rsid w:val="00BC0F0C"/>
    <w:rsid w:val="00BC139D"/>
    <w:rsid w:val="00BC15A5"/>
    <w:rsid w:val="00BC1C1D"/>
    <w:rsid w:val="00BC1C44"/>
    <w:rsid w:val="00BC1E4C"/>
    <w:rsid w:val="00BC1F75"/>
    <w:rsid w:val="00BC233E"/>
    <w:rsid w:val="00BC25A0"/>
    <w:rsid w:val="00BC26C1"/>
    <w:rsid w:val="00BC29B1"/>
    <w:rsid w:val="00BC2AD5"/>
    <w:rsid w:val="00BC2B49"/>
    <w:rsid w:val="00BC2E3B"/>
    <w:rsid w:val="00BC2E42"/>
    <w:rsid w:val="00BC2ED2"/>
    <w:rsid w:val="00BC32AE"/>
    <w:rsid w:val="00BC367E"/>
    <w:rsid w:val="00BC3949"/>
    <w:rsid w:val="00BC3C38"/>
    <w:rsid w:val="00BC3CDF"/>
    <w:rsid w:val="00BC3FA9"/>
    <w:rsid w:val="00BC402F"/>
    <w:rsid w:val="00BC4207"/>
    <w:rsid w:val="00BC4277"/>
    <w:rsid w:val="00BC4599"/>
    <w:rsid w:val="00BC46CF"/>
    <w:rsid w:val="00BC4F84"/>
    <w:rsid w:val="00BC54B3"/>
    <w:rsid w:val="00BC5925"/>
    <w:rsid w:val="00BC59A8"/>
    <w:rsid w:val="00BC5A8E"/>
    <w:rsid w:val="00BC5B19"/>
    <w:rsid w:val="00BC5FD2"/>
    <w:rsid w:val="00BC6021"/>
    <w:rsid w:val="00BC63C2"/>
    <w:rsid w:val="00BC63DB"/>
    <w:rsid w:val="00BC6E1F"/>
    <w:rsid w:val="00BC770A"/>
    <w:rsid w:val="00BD028A"/>
    <w:rsid w:val="00BD02F8"/>
    <w:rsid w:val="00BD0D72"/>
    <w:rsid w:val="00BD0DE7"/>
    <w:rsid w:val="00BD11CC"/>
    <w:rsid w:val="00BD1238"/>
    <w:rsid w:val="00BD13D7"/>
    <w:rsid w:val="00BD1A1E"/>
    <w:rsid w:val="00BD1A75"/>
    <w:rsid w:val="00BD20D3"/>
    <w:rsid w:val="00BD2364"/>
    <w:rsid w:val="00BD288E"/>
    <w:rsid w:val="00BD2A46"/>
    <w:rsid w:val="00BD2AB2"/>
    <w:rsid w:val="00BD2D6E"/>
    <w:rsid w:val="00BD34BE"/>
    <w:rsid w:val="00BD3516"/>
    <w:rsid w:val="00BD387F"/>
    <w:rsid w:val="00BD3B28"/>
    <w:rsid w:val="00BD3ECD"/>
    <w:rsid w:val="00BD3EE7"/>
    <w:rsid w:val="00BD3F24"/>
    <w:rsid w:val="00BD44E8"/>
    <w:rsid w:val="00BD4ADB"/>
    <w:rsid w:val="00BD4B1E"/>
    <w:rsid w:val="00BD4B8C"/>
    <w:rsid w:val="00BD4CEC"/>
    <w:rsid w:val="00BD4EAA"/>
    <w:rsid w:val="00BD575C"/>
    <w:rsid w:val="00BD5A70"/>
    <w:rsid w:val="00BD5D83"/>
    <w:rsid w:val="00BD67CE"/>
    <w:rsid w:val="00BD6A7C"/>
    <w:rsid w:val="00BD6EC4"/>
    <w:rsid w:val="00BD7063"/>
    <w:rsid w:val="00BD74D4"/>
    <w:rsid w:val="00BD7C70"/>
    <w:rsid w:val="00BD7D42"/>
    <w:rsid w:val="00BD7D84"/>
    <w:rsid w:val="00BD7EC4"/>
    <w:rsid w:val="00BE01D2"/>
    <w:rsid w:val="00BE0274"/>
    <w:rsid w:val="00BE05BF"/>
    <w:rsid w:val="00BE0C63"/>
    <w:rsid w:val="00BE0DBD"/>
    <w:rsid w:val="00BE0DF0"/>
    <w:rsid w:val="00BE0ECE"/>
    <w:rsid w:val="00BE1282"/>
    <w:rsid w:val="00BE1916"/>
    <w:rsid w:val="00BE194B"/>
    <w:rsid w:val="00BE270E"/>
    <w:rsid w:val="00BE28A3"/>
    <w:rsid w:val="00BE29B4"/>
    <w:rsid w:val="00BE37EE"/>
    <w:rsid w:val="00BE3D38"/>
    <w:rsid w:val="00BE3D8F"/>
    <w:rsid w:val="00BE3E7E"/>
    <w:rsid w:val="00BE41FE"/>
    <w:rsid w:val="00BE4500"/>
    <w:rsid w:val="00BE49A1"/>
    <w:rsid w:val="00BE4DB0"/>
    <w:rsid w:val="00BE538D"/>
    <w:rsid w:val="00BE5521"/>
    <w:rsid w:val="00BE56F1"/>
    <w:rsid w:val="00BE5701"/>
    <w:rsid w:val="00BE5865"/>
    <w:rsid w:val="00BE596A"/>
    <w:rsid w:val="00BE60DD"/>
    <w:rsid w:val="00BE6238"/>
    <w:rsid w:val="00BE640D"/>
    <w:rsid w:val="00BE66BD"/>
    <w:rsid w:val="00BE6846"/>
    <w:rsid w:val="00BE6AF8"/>
    <w:rsid w:val="00BE708D"/>
    <w:rsid w:val="00BE760A"/>
    <w:rsid w:val="00BE785D"/>
    <w:rsid w:val="00BE7BDC"/>
    <w:rsid w:val="00BE7E9F"/>
    <w:rsid w:val="00BF0DEB"/>
    <w:rsid w:val="00BF0F5B"/>
    <w:rsid w:val="00BF196F"/>
    <w:rsid w:val="00BF222D"/>
    <w:rsid w:val="00BF24EF"/>
    <w:rsid w:val="00BF25EE"/>
    <w:rsid w:val="00BF267A"/>
    <w:rsid w:val="00BF274A"/>
    <w:rsid w:val="00BF28C0"/>
    <w:rsid w:val="00BF3141"/>
    <w:rsid w:val="00BF32BB"/>
    <w:rsid w:val="00BF3345"/>
    <w:rsid w:val="00BF36B7"/>
    <w:rsid w:val="00BF3A03"/>
    <w:rsid w:val="00BF4654"/>
    <w:rsid w:val="00BF4692"/>
    <w:rsid w:val="00BF53A2"/>
    <w:rsid w:val="00BF5B82"/>
    <w:rsid w:val="00BF5B88"/>
    <w:rsid w:val="00BF5EAD"/>
    <w:rsid w:val="00BF5F11"/>
    <w:rsid w:val="00BF6105"/>
    <w:rsid w:val="00BF61A3"/>
    <w:rsid w:val="00BF61C6"/>
    <w:rsid w:val="00BF6399"/>
    <w:rsid w:val="00BF63B2"/>
    <w:rsid w:val="00BF6DB4"/>
    <w:rsid w:val="00BF70DC"/>
    <w:rsid w:val="00BF7145"/>
    <w:rsid w:val="00BF7444"/>
    <w:rsid w:val="00BF75F5"/>
    <w:rsid w:val="00C00091"/>
    <w:rsid w:val="00C00203"/>
    <w:rsid w:val="00C00845"/>
    <w:rsid w:val="00C00C05"/>
    <w:rsid w:val="00C00DC2"/>
    <w:rsid w:val="00C012EE"/>
    <w:rsid w:val="00C0151D"/>
    <w:rsid w:val="00C01886"/>
    <w:rsid w:val="00C01F09"/>
    <w:rsid w:val="00C023A7"/>
    <w:rsid w:val="00C024D2"/>
    <w:rsid w:val="00C02A48"/>
    <w:rsid w:val="00C02B2C"/>
    <w:rsid w:val="00C02CEC"/>
    <w:rsid w:val="00C031A0"/>
    <w:rsid w:val="00C03283"/>
    <w:rsid w:val="00C0334F"/>
    <w:rsid w:val="00C03472"/>
    <w:rsid w:val="00C035A6"/>
    <w:rsid w:val="00C03D25"/>
    <w:rsid w:val="00C03DA1"/>
    <w:rsid w:val="00C04120"/>
    <w:rsid w:val="00C045A2"/>
    <w:rsid w:val="00C04842"/>
    <w:rsid w:val="00C04EA6"/>
    <w:rsid w:val="00C05035"/>
    <w:rsid w:val="00C0585C"/>
    <w:rsid w:val="00C063D1"/>
    <w:rsid w:val="00C06D52"/>
    <w:rsid w:val="00C0702D"/>
    <w:rsid w:val="00C070AE"/>
    <w:rsid w:val="00C07131"/>
    <w:rsid w:val="00C07425"/>
    <w:rsid w:val="00C0782F"/>
    <w:rsid w:val="00C0799F"/>
    <w:rsid w:val="00C07BF3"/>
    <w:rsid w:val="00C07FC6"/>
    <w:rsid w:val="00C10343"/>
    <w:rsid w:val="00C10387"/>
    <w:rsid w:val="00C10473"/>
    <w:rsid w:val="00C10476"/>
    <w:rsid w:val="00C10531"/>
    <w:rsid w:val="00C108D1"/>
    <w:rsid w:val="00C110BC"/>
    <w:rsid w:val="00C1115D"/>
    <w:rsid w:val="00C1168D"/>
    <w:rsid w:val="00C11844"/>
    <w:rsid w:val="00C1209F"/>
    <w:rsid w:val="00C121DC"/>
    <w:rsid w:val="00C12531"/>
    <w:rsid w:val="00C126CB"/>
    <w:rsid w:val="00C128AB"/>
    <w:rsid w:val="00C12FCB"/>
    <w:rsid w:val="00C13035"/>
    <w:rsid w:val="00C130A0"/>
    <w:rsid w:val="00C1346D"/>
    <w:rsid w:val="00C13721"/>
    <w:rsid w:val="00C145DD"/>
    <w:rsid w:val="00C146CA"/>
    <w:rsid w:val="00C149AF"/>
    <w:rsid w:val="00C14AE1"/>
    <w:rsid w:val="00C14E36"/>
    <w:rsid w:val="00C14F06"/>
    <w:rsid w:val="00C150C3"/>
    <w:rsid w:val="00C152F8"/>
    <w:rsid w:val="00C1577D"/>
    <w:rsid w:val="00C1582B"/>
    <w:rsid w:val="00C15DFE"/>
    <w:rsid w:val="00C1669D"/>
    <w:rsid w:val="00C16843"/>
    <w:rsid w:val="00C16BD3"/>
    <w:rsid w:val="00C16D56"/>
    <w:rsid w:val="00C179CA"/>
    <w:rsid w:val="00C17BC2"/>
    <w:rsid w:val="00C17BC4"/>
    <w:rsid w:val="00C17CE9"/>
    <w:rsid w:val="00C200FF"/>
    <w:rsid w:val="00C20374"/>
    <w:rsid w:val="00C20948"/>
    <w:rsid w:val="00C20BBD"/>
    <w:rsid w:val="00C20CA8"/>
    <w:rsid w:val="00C22702"/>
    <w:rsid w:val="00C22D39"/>
    <w:rsid w:val="00C2337D"/>
    <w:rsid w:val="00C234AB"/>
    <w:rsid w:val="00C2376B"/>
    <w:rsid w:val="00C23F9C"/>
    <w:rsid w:val="00C2439B"/>
    <w:rsid w:val="00C2512A"/>
    <w:rsid w:val="00C2513E"/>
    <w:rsid w:val="00C25B9D"/>
    <w:rsid w:val="00C25FB3"/>
    <w:rsid w:val="00C25FB7"/>
    <w:rsid w:val="00C264C8"/>
    <w:rsid w:val="00C27385"/>
    <w:rsid w:val="00C27511"/>
    <w:rsid w:val="00C276C7"/>
    <w:rsid w:val="00C279DB"/>
    <w:rsid w:val="00C27F77"/>
    <w:rsid w:val="00C300F8"/>
    <w:rsid w:val="00C305BA"/>
    <w:rsid w:val="00C30942"/>
    <w:rsid w:val="00C3097C"/>
    <w:rsid w:val="00C30FBE"/>
    <w:rsid w:val="00C314D1"/>
    <w:rsid w:val="00C31516"/>
    <w:rsid w:val="00C31683"/>
    <w:rsid w:val="00C31F52"/>
    <w:rsid w:val="00C323E2"/>
    <w:rsid w:val="00C328EE"/>
    <w:rsid w:val="00C32F10"/>
    <w:rsid w:val="00C332CD"/>
    <w:rsid w:val="00C333BA"/>
    <w:rsid w:val="00C338EC"/>
    <w:rsid w:val="00C33EF0"/>
    <w:rsid w:val="00C3410F"/>
    <w:rsid w:val="00C34BEE"/>
    <w:rsid w:val="00C350FF"/>
    <w:rsid w:val="00C35D05"/>
    <w:rsid w:val="00C35EC7"/>
    <w:rsid w:val="00C36037"/>
    <w:rsid w:val="00C36C3B"/>
    <w:rsid w:val="00C370CE"/>
    <w:rsid w:val="00C37FA7"/>
    <w:rsid w:val="00C40155"/>
    <w:rsid w:val="00C4037A"/>
    <w:rsid w:val="00C4043C"/>
    <w:rsid w:val="00C40F0B"/>
    <w:rsid w:val="00C4109E"/>
    <w:rsid w:val="00C4183E"/>
    <w:rsid w:val="00C41CA2"/>
    <w:rsid w:val="00C41F9A"/>
    <w:rsid w:val="00C42039"/>
    <w:rsid w:val="00C4255E"/>
    <w:rsid w:val="00C42E3E"/>
    <w:rsid w:val="00C43298"/>
    <w:rsid w:val="00C4398D"/>
    <w:rsid w:val="00C439FD"/>
    <w:rsid w:val="00C43C4C"/>
    <w:rsid w:val="00C43F4C"/>
    <w:rsid w:val="00C443B0"/>
    <w:rsid w:val="00C443F2"/>
    <w:rsid w:val="00C444FA"/>
    <w:rsid w:val="00C448C2"/>
    <w:rsid w:val="00C44EAC"/>
    <w:rsid w:val="00C45128"/>
    <w:rsid w:val="00C452B6"/>
    <w:rsid w:val="00C45A49"/>
    <w:rsid w:val="00C45E32"/>
    <w:rsid w:val="00C45F4F"/>
    <w:rsid w:val="00C46323"/>
    <w:rsid w:val="00C46609"/>
    <w:rsid w:val="00C46626"/>
    <w:rsid w:val="00C46797"/>
    <w:rsid w:val="00C46918"/>
    <w:rsid w:val="00C46E0B"/>
    <w:rsid w:val="00C47716"/>
    <w:rsid w:val="00C47718"/>
    <w:rsid w:val="00C479D1"/>
    <w:rsid w:val="00C47AED"/>
    <w:rsid w:val="00C47E21"/>
    <w:rsid w:val="00C503D1"/>
    <w:rsid w:val="00C5048B"/>
    <w:rsid w:val="00C50598"/>
    <w:rsid w:val="00C507FD"/>
    <w:rsid w:val="00C50882"/>
    <w:rsid w:val="00C509C1"/>
    <w:rsid w:val="00C509C9"/>
    <w:rsid w:val="00C50F9F"/>
    <w:rsid w:val="00C51195"/>
    <w:rsid w:val="00C51745"/>
    <w:rsid w:val="00C5193F"/>
    <w:rsid w:val="00C51A74"/>
    <w:rsid w:val="00C523F2"/>
    <w:rsid w:val="00C5248B"/>
    <w:rsid w:val="00C526AF"/>
    <w:rsid w:val="00C531BC"/>
    <w:rsid w:val="00C53858"/>
    <w:rsid w:val="00C53CFB"/>
    <w:rsid w:val="00C547D6"/>
    <w:rsid w:val="00C54AAA"/>
    <w:rsid w:val="00C55530"/>
    <w:rsid w:val="00C556D5"/>
    <w:rsid w:val="00C55828"/>
    <w:rsid w:val="00C55962"/>
    <w:rsid w:val="00C55D2B"/>
    <w:rsid w:val="00C55D7F"/>
    <w:rsid w:val="00C5620F"/>
    <w:rsid w:val="00C56470"/>
    <w:rsid w:val="00C5648B"/>
    <w:rsid w:val="00C564A4"/>
    <w:rsid w:val="00C56D29"/>
    <w:rsid w:val="00C56F7F"/>
    <w:rsid w:val="00C577D1"/>
    <w:rsid w:val="00C57C88"/>
    <w:rsid w:val="00C6061F"/>
    <w:rsid w:val="00C60795"/>
    <w:rsid w:val="00C607C0"/>
    <w:rsid w:val="00C60F5D"/>
    <w:rsid w:val="00C612D5"/>
    <w:rsid w:val="00C614D3"/>
    <w:rsid w:val="00C615D1"/>
    <w:rsid w:val="00C61692"/>
    <w:rsid w:val="00C6179C"/>
    <w:rsid w:val="00C6192A"/>
    <w:rsid w:val="00C61E26"/>
    <w:rsid w:val="00C6226D"/>
    <w:rsid w:val="00C6235B"/>
    <w:rsid w:val="00C62655"/>
    <w:rsid w:val="00C62D1A"/>
    <w:rsid w:val="00C62DFE"/>
    <w:rsid w:val="00C62EAB"/>
    <w:rsid w:val="00C63059"/>
    <w:rsid w:val="00C63927"/>
    <w:rsid w:val="00C63A9C"/>
    <w:rsid w:val="00C63FAB"/>
    <w:rsid w:val="00C64256"/>
    <w:rsid w:val="00C647D8"/>
    <w:rsid w:val="00C6493D"/>
    <w:rsid w:val="00C650FE"/>
    <w:rsid w:val="00C655AA"/>
    <w:rsid w:val="00C657D7"/>
    <w:rsid w:val="00C6592C"/>
    <w:rsid w:val="00C659BB"/>
    <w:rsid w:val="00C65BD6"/>
    <w:rsid w:val="00C65D1D"/>
    <w:rsid w:val="00C65D89"/>
    <w:rsid w:val="00C65EAA"/>
    <w:rsid w:val="00C65FAF"/>
    <w:rsid w:val="00C6606A"/>
    <w:rsid w:val="00C66183"/>
    <w:rsid w:val="00C6799E"/>
    <w:rsid w:val="00C67B31"/>
    <w:rsid w:val="00C67E52"/>
    <w:rsid w:val="00C67FE1"/>
    <w:rsid w:val="00C700AC"/>
    <w:rsid w:val="00C70176"/>
    <w:rsid w:val="00C707C3"/>
    <w:rsid w:val="00C70867"/>
    <w:rsid w:val="00C70DC9"/>
    <w:rsid w:val="00C7114F"/>
    <w:rsid w:val="00C71F4E"/>
    <w:rsid w:val="00C7201D"/>
    <w:rsid w:val="00C720E4"/>
    <w:rsid w:val="00C7258F"/>
    <w:rsid w:val="00C7294E"/>
    <w:rsid w:val="00C72C63"/>
    <w:rsid w:val="00C72D1A"/>
    <w:rsid w:val="00C72DFF"/>
    <w:rsid w:val="00C73733"/>
    <w:rsid w:val="00C73A08"/>
    <w:rsid w:val="00C73F8F"/>
    <w:rsid w:val="00C74034"/>
    <w:rsid w:val="00C7426E"/>
    <w:rsid w:val="00C74651"/>
    <w:rsid w:val="00C74963"/>
    <w:rsid w:val="00C74A4E"/>
    <w:rsid w:val="00C74B8B"/>
    <w:rsid w:val="00C74C9F"/>
    <w:rsid w:val="00C74CE1"/>
    <w:rsid w:val="00C7547A"/>
    <w:rsid w:val="00C756B8"/>
    <w:rsid w:val="00C757E7"/>
    <w:rsid w:val="00C75B60"/>
    <w:rsid w:val="00C75C1B"/>
    <w:rsid w:val="00C75FDE"/>
    <w:rsid w:val="00C760C0"/>
    <w:rsid w:val="00C76247"/>
    <w:rsid w:val="00C762B6"/>
    <w:rsid w:val="00C76301"/>
    <w:rsid w:val="00C7645E"/>
    <w:rsid w:val="00C77122"/>
    <w:rsid w:val="00C771C1"/>
    <w:rsid w:val="00C77219"/>
    <w:rsid w:val="00C775F8"/>
    <w:rsid w:val="00C77A5E"/>
    <w:rsid w:val="00C77A93"/>
    <w:rsid w:val="00C77AB4"/>
    <w:rsid w:val="00C803DB"/>
    <w:rsid w:val="00C804F5"/>
    <w:rsid w:val="00C80C7B"/>
    <w:rsid w:val="00C81178"/>
    <w:rsid w:val="00C81207"/>
    <w:rsid w:val="00C8132B"/>
    <w:rsid w:val="00C8178A"/>
    <w:rsid w:val="00C81867"/>
    <w:rsid w:val="00C818DB"/>
    <w:rsid w:val="00C81F17"/>
    <w:rsid w:val="00C82AD9"/>
    <w:rsid w:val="00C82D33"/>
    <w:rsid w:val="00C82EB4"/>
    <w:rsid w:val="00C82FE8"/>
    <w:rsid w:val="00C8307B"/>
    <w:rsid w:val="00C831E4"/>
    <w:rsid w:val="00C83337"/>
    <w:rsid w:val="00C83464"/>
    <w:rsid w:val="00C8375A"/>
    <w:rsid w:val="00C838B4"/>
    <w:rsid w:val="00C83A09"/>
    <w:rsid w:val="00C83AE9"/>
    <w:rsid w:val="00C83E91"/>
    <w:rsid w:val="00C8452B"/>
    <w:rsid w:val="00C847E8"/>
    <w:rsid w:val="00C84BE4"/>
    <w:rsid w:val="00C852FF"/>
    <w:rsid w:val="00C85C24"/>
    <w:rsid w:val="00C85E0C"/>
    <w:rsid w:val="00C85ECB"/>
    <w:rsid w:val="00C86102"/>
    <w:rsid w:val="00C8635C"/>
    <w:rsid w:val="00C865BF"/>
    <w:rsid w:val="00C86897"/>
    <w:rsid w:val="00C86B88"/>
    <w:rsid w:val="00C86CD4"/>
    <w:rsid w:val="00C8719F"/>
    <w:rsid w:val="00C87998"/>
    <w:rsid w:val="00C87A74"/>
    <w:rsid w:val="00C87DF3"/>
    <w:rsid w:val="00C87F7F"/>
    <w:rsid w:val="00C90274"/>
    <w:rsid w:val="00C9065D"/>
    <w:rsid w:val="00C9078E"/>
    <w:rsid w:val="00C90963"/>
    <w:rsid w:val="00C90A9C"/>
    <w:rsid w:val="00C90AC8"/>
    <w:rsid w:val="00C90AE8"/>
    <w:rsid w:val="00C90BB0"/>
    <w:rsid w:val="00C90DBE"/>
    <w:rsid w:val="00C90E8C"/>
    <w:rsid w:val="00C91386"/>
    <w:rsid w:val="00C919A6"/>
    <w:rsid w:val="00C91B88"/>
    <w:rsid w:val="00C9248C"/>
    <w:rsid w:val="00C925C0"/>
    <w:rsid w:val="00C92ABB"/>
    <w:rsid w:val="00C92E24"/>
    <w:rsid w:val="00C93010"/>
    <w:rsid w:val="00C93099"/>
    <w:rsid w:val="00C9329E"/>
    <w:rsid w:val="00C939B5"/>
    <w:rsid w:val="00C93B0D"/>
    <w:rsid w:val="00C93CCC"/>
    <w:rsid w:val="00C940C8"/>
    <w:rsid w:val="00C94C72"/>
    <w:rsid w:val="00C94FE6"/>
    <w:rsid w:val="00C9543A"/>
    <w:rsid w:val="00C956CF"/>
    <w:rsid w:val="00C95A56"/>
    <w:rsid w:val="00C95B4A"/>
    <w:rsid w:val="00C95BBE"/>
    <w:rsid w:val="00C95D71"/>
    <w:rsid w:val="00C9604B"/>
    <w:rsid w:val="00C96105"/>
    <w:rsid w:val="00C9636A"/>
    <w:rsid w:val="00C966A6"/>
    <w:rsid w:val="00C9673A"/>
    <w:rsid w:val="00C96C01"/>
    <w:rsid w:val="00C96EA5"/>
    <w:rsid w:val="00C97805"/>
    <w:rsid w:val="00C97ABE"/>
    <w:rsid w:val="00C97BA3"/>
    <w:rsid w:val="00C97D0E"/>
    <w:rsid w:val="00C97D88"/>
    <w:rsid w:val="00C97FB6"/>
    <w:rsid w:val="00CA04E6"/>
    <w:rsid w:val="00CA073A"/>
    <w:rsid w:val="00CA077F"/>
    <w:rsid w:val="00CA0855"/>
    <w:rsid w:val="00CA09FC"/>
    <w:rsid w:val="00CA0A00"/>
    <w:rsid w:val="00CA0D0B"/>
    <w:rsid w:val="00CA104B"/>
    <w:rsid w:val="00CA137D"/>
    <w:rsid w:val="00CA15BB"/>
    <w:rsid w:val="00CA19BF"/>
    <w:rsid w:val="00CA1E62"/>
    <w:rsid w:val="00CA2AE2"/>
    <w:rsid w:val="00CA3933"/>
    <w:rsid w:val="00CA3F32"/>
    <w:rsid w:val="00CA41E4"/>
    <w:rsid w:val="00CA41E7"/>
    <w:rsid w:val="00CA45B3"/>
    <w:rsid w:val="00CA466F"/>
    <w:rsid w:val="00CA48FB"/>
    <w:rsid w:val="00CA49BE"/>
    <w:rsid w:val="00CA4B01"/>
    <w:rsid w:val="00CA4F14"/>
    <w:rsid w:val="00CA501D"/>
    <w:rsid w:val="00CA5566"/>
    <w:rsid w:val="00CA5688"/>
    <w:rsid w:val="00CA57D9"/>
    <w:rsid w:val="00CA5A9D"/>
    <w:rsid w:val="00CA5B2E"/>
    <w:rsid w:val="00CA5E7E"/>
    <w:rsid w:val="00CA6172"/>
    <w:rsid w:val="00CA6199"/>
    <w:rsid w:val="00CA66EF"/>
    <w:rsid w:val="00CA6833"/>
    <w:rsid w:val="00CA6CD2"/>
    <w:rsid w:val="00CA6D2F"/>
    <w:rsid w:val="00CA7303"/>
    <w:rsid w:val="00CA7388"/>
    <w:rsid w:val="00CA756A"/>
    <w:rsid w:val="00CA7A27"/>
    <w:rsid w:val="00CA7B3D"/>
    <w:rsid w:val="00CA7BE6"/>
    <w:rsid w:val="00CA7C23"/>
    <w:rsid w:val="00CA7FAC"/>
    <w:rsid w:val="00CB00BA"/>
    <w:rsid w:val="00CB0FD8"/>
    <w:rsid w:val="00CB1115"/>
    <w:rsid w:val="00CB154F"/>
    <w:rsid w:val="00CB1605"/>
    <w:rsid w:val="00CB1959"/>
    <w:rsid w:val="00CB1B11"/>
    <w:rsid w:val="00CB1BD0"/>
    <w:rsid w:val="00CB20DF"/>
    <w:rsid w:val="00CB21A2"/>
    <w:rsid w:val="00CB294B"/>
    <w:rsid w:val="00CB2C84"/>
    <w:rsid w:val="00CB2F8A"/>
    <w:rsid w:val="00CB31FE"/>
    <w:rsid w:val="00CB324F"/>
    <w:rsid w:val="00CB3483"/>
    <w:rsid w:val="00CB37D6"/>
    <w:rsid w:val="00CB3BD2"/>
    <w:rsid w:val="00CB3BF4"/>
    <w:rsid w:val="00CB3CC3"/>
    <w:rsid w:val="00CB3E2F"/>
    <w:rsid w:val="00CB43F1"/>
    <w:rsid w:val="00CB44C2"/>
    <w:rsid w:val="00CB452D"/>
    <w:rsid w:val="00CB470A"/>
    <w:rsid w:val="00CB49FC"/>
    <w:rsid w:val="00CB4C2C"/>
    <w:rsid w:val="00CB4C3C"/>
    <w:rsid w:val="00CB4E45"/>
    <w:rsid w:val="00CB4EA6"/>
    <w:rsid w:val="00CB555A"/>
    <w:rsid w:val="00CB55F8"/>
    <w:rsid w:val="00CB5D14"/>
    <w:rsid w:val="00CB6432"/>
    <w:rsid w:val="00CB6E35"/>
    <w:rsid w:val="00CB6E47"/>
    <w:rsid w:val="00CB71D0"/>
    <w:rsid w:val="00CB79BB"/>
    <w:rsid w:val="00CB7D22"/>
    <w:rsid w:val="00CC0082"/>
    <w:rsid w:val="00CC022A"/>
    <w:rsid w:val="00CC02B5"/>
    <w:rsid w:val="00CC02B7"/>
    <w:rsid w:val="00CC05F2"/>
    <w:rsid w:val="00CC20A5"/>
    <w:rsid w:val="00CC21C2"/>
    <w:rsid w:val="00CC278B"/>
    <w:rsid w:val="00CC2C2F"/>
    <w:rsid w:val="00CC2C48"/>
    <w:rsid w:val="00CC2EFE"/>
    <w:rsid w:val="00CC39B6"/>
    <w:rsid w:val="00CC3AB6"/>
    <w:rsid w:val="00CC3C2A"/>
    <w:rsid w:val="00CC3FBB"/>
    <w:rsid w:val="00CC4266"/>
    <w:rsid w:val="00CC4790"/>
    <w:rsid w:val="00CC4A05"/>
    <w:rsid w:val="00CC5454"/>
    <w:rsid w:val="00CC57F2"/>
    <w:rsid w:val="00CC592B"/>
    <w:rsid w:val="00CC59CD"/>
    <w:rsid w:val="00CC5D40"/>
    <w:rsid w:val="00CC5E03"/>
    <w:rsid w:val="00CC5F94"/>
    <w:rsid w:val="00CC5FBF"/>
    <w:rsid w:val="00CC622C"/>
    <w:rsid w:val="00CC657A"/>
    <w:rsid w:val="00CC6783"/>
    <w:rsid w:val="00CC6A29"/>
    <w:rsid w:val="00CC6D45"/>
    <w:rsid w:val="00CC6E03"/>
    <w:rsid w:val="00CC736B"/>
    <w:rsid w:val="00CC75B1"/>
    <w:rsid w:val="00CC7C87"/>
    <w:rsid w:val="00CC7DA5"/>
    <w:rsid w:val="00CD0856"/>
    <w:rsid w:val="00CD0ADD"/>
    <w:rsid w:val="00CD1268"/>
    <w:rsid w:val="00CD1C3A"/>
    <w:rsid w:val="00CD237C"/>
    <w:rsid w:val="00CD2712"/>
    <w:rsid w:val="00CD27FC"/>
    <w:rsid w:val="00CD2A6E"/>
    <w:rsid w:val="00CD36AE"/>
    <w:rsid w:val="00CD36E0"/>
    <w:rsid w:val="00CD3C05"/>
    <w:rsid w:val="00CD417F"/>
    <w:rsid w:val="00CD442B"/>
    <w:rsid w:val="00CD44AB"/>
    <w:rsid w:val="00CD465F"/>
    <w:rsid w:val="00CD4BC3"/>
    <w:rsid w:val="00CD52E5"/>
    <w:rsid w:val="00CD5730"/>
    <w:rsid w:val="00CD5733"/>
    <w:rsid w:val="00CD576F"/>
    <w:rsid w:val="00CD5C88"/>
    <w:rsid w:val="00CD6AFD"/>
    <w:rsid w:val="00CD6B0F"/>
    <w:rsid w:val="00CD6C8A"/>
    <w:rsid w:val="00CD6CC3"/>
    <w:rsid w:val="00CD6D95"/>
    <w:rsid w:val="00CD788C"/>
    <w:rsid w:val="00CD7C31"/>
    <w:rsid w:val="00CE00DC"/>
    <w:rsid w:val="00CE024E"/>
    <w:rsid w:val="00CE040E"/>
    <w:rsid w:val="00CE0A40"/>
    <w:rsid w:val="00CE0D45"/>
    <w:rsid w:val="00CE0E9D"/>
    <w:rsid w:val="00CE19AD"/>
    <w:rsid w:val="00CE1C15"/>
    <w:rsid w:val="00CE21A0"/>
    <w:rsid w:val="00CE28AE"/>
    <w:rsid w:val="00CE3094"/>
    <w:rsid w:val="00CE32EA"/>
    <w:rsid w:val="00CE405D"/>
    <w:rsid w:val="00CE437E"/>
    <w:rsid w:val="00CE441E"/>
    <w:rsid w:val="00CE47E7"/>
    <w:rsid w:val="00CE48CC"/>
    <w:rsid w:val="00CE4AA5"/>
    <w:rsid w:val="00CE4C49"/>
    <w:rsid w:val="00CE4F2F"/>
    <w:rsid w:val="00CE4FB2"/>
    <w:rsid w:val="00CE5354"/>
    <w:rsid w:val="00CE55D9"/>
    <w:rsid w:val="00CE59D2"/>
    <w:rsid w:val="00CE5F14"/>
    <w:rsid w:val="00CE64D7"/>
    <w:rsid w:val="00CE65CB"/>
    <w:rsid w:val="00CE6723"/>
    <w:rsid w:val="00CE6A4F"/>
    <w:rsid w:val="00CE6C90"/>
    <w:rsid w:val="00CE7938"/>
    <w:rsid w:val="00CE7B20"/>
    <w:rsid w:val="00CF0166"/>
    <w:rsid w:val="00CF0437"/>
    <w:rsid w:val="00CF0D32"/>
    <w:rsid w:val="00CF0D44"/>
    <w:rsid w:val="00CF1009"/>
    <w:rsid w:val="00CF1784"/>
    <w:rsid w:val="00CF192F"/>
    <w:rsid w:val="00CF1BAE"/>
    <w:rsid w:val="00CF2004"/>
    <w:rsid w:val="00CF20A3"/>
    <w:rsid w:val="00CF21B4"/>
    <w:rsid w:val="00CF2523"/>
    <w:rsid w:val="00CF263A"/>
    <w:rsid w:val="00CF26FE"/>
    <w:rsid w:val="00CF279C"/>
    <w:rsid w:val="00CF2A7E"/>
    <w:rsid w:val="00CF2B5E"/>
    <w:rsid w:val="00CF2D59"/>
    <w:rsid w:val="00CF3587"/>
    <w:rsid w:val="00CF3D84"/>
    <w:rsid w:val="00CF3F6F"/>
    <w:rsid w:val="00CF4104"/>
    <w:rsid w:val="00CF4448"/>
    <w:rsid w:val="00CF4881"/>
    <w:rsid w:val="00CF48E1"/>
    <w:rsid w:val="00CF49FF"/>
    <w:rsid w:val="00CF4C26"/>
    <w:rsid w:val="00CF54B7"/>
    <w:rsid w:val="00CF6031"/>
    <w:rsid w:val="00CF64F9"/>
    <w:rsid w:val="00CF67EE"/>
    <w:rsid w:val="00CF68ED"/>
    <w:rsid w:val="00CF78BA"/>
    <w:rsid w:val="00CF7B9D"/>
    <w:rsid w:val="00CF7E0A"/>
    <w:rsid w:val="00CF7FDE"/>
    <w:rsid w:val="00D0018F"/>
    <w:rsid w:val="00D00248"/>
    <w:rsid w:val="00D002AC"/>
    <w:rsid w:val="00D00430"/>
    <w:rsid w:val="00D00480"/>
    <w:rsid w:val="00D0095C"/>
    <w:rsid w:val="00D00C3A"/>
    <w:rsid w:val="00D00D76"/>
    <w:rsid w:val="00D00E98"/>
    <w:rsid w:val="00D00FEF"/>
    <w:rsid w:val="00D012EF"/>
    <w:rsid w:val="00D01339"/>
    <w:rsid w:val="00D018B4"/>
    <w:rsid w:val="00D0249D"/>
    <w:rsid w:val="00D025A6"/>
    <w:rsid w:val="00D03583"/>
    <w:rsid w:val="00D035D3"/>
    <w:rsid w:val="00D0373C"/>
    <w:rsid w:val="00D039CD"/>
    <w:rsid w:val="00D040F6"/>
    <w:rsid w:val="00D04507"/>
    <w:rsid w:val="00D04665"/>
    <w:rsid w:val="00D04990"/>
    <w:rsid w:val="00D04EA4"/>
    <w:rsid w:val="00D04EA6"/>
    <w:rsid w:val="00D05136"/>
    <w:rsid w:val="00D05209"/>
    <w:rsid w:val="00D05311"/>
    <w:rsid w:val="00D0542C"/>
    <w:rsid w:val="00D05711"/>
    <w:rsid w:val="00D05CF7"/>
    <w:rsid w:val="00D05F99"/>
    <w:rsid w:val="00D05FFE"/>
    <w:rsid w:val="00D061F4"/>
    <w:rsid w:val="00D062B6"/>
    <w:rsid w:val="00D06575"/>
    <w:rsid w:val="00D06813"/>
    <w:rsid w:val="00D06904"/>
    <w:rsid w:val="00D07204"/>
    <w:rsid w:val="00D07964"/>
    <w:rsid w:val="00D07AD3"/>
    <w:rsid w:val="00D07BB0"/>
    <w:rsid w:val="00D07C52"/>
    <w:rsid w:val="00D07CA9"/>
    <w:rsid w:val="00D07F0E"/>
    <w:rsid w:val="00D10413"/>
    <w:rsid w:val="00D10489"/>
    <w:rsid w:val="00D10844"/>
    <w:rsid w:val="00D10F6E"/>
    <w:rsid w:val="00D117FB"/>
    <w:rsid w:val="00D11807"/>
    <w:rsid w:val="00D119D6"/>
    <w:rsid w:val="00D11B3F"/>
    <w:rsid w:val="00D11E41"/>
    <w:rsid w:val="00D120FC"/>
    <w:rsid w:val="00D12B8A"/>
    <w:rsid w:val="00D12E77"/>
    <w:rsid w:val="00D13033"/>
    <w:rsid w:val="00D1316B"/>
    <w:rsid w:val="00D13658"/>
    <w:rsid w:val="00D13896"/>
    <w:rsid w:val="00D13DD3"/>
    <w:rsid w:val="00D14804"/>
    <w:rsid w:val="00D14B7E"/>
    <w:rsid w:val="00D14C0C"/>
    <w:rsid w:val="00D14E09"/>
    <w:rsid w:val="00D15FF2"/>
    <w:rsid w:val="00D16004"/>
    <w:rsid w:val="00D16261"/>
    <w:rsid w:val="00D16508"/>
    <w:rsid w:val="00D16E1F"/>
    <w:rsid w:val="00D170CF"/>
    <w:rsid w:val="00D172BC"/>
    <w:rsid w:val="00D17436"/>
    <w:rsid w:val="00D1760E"/>
    <w:rsid w:val="00D179D4"/>
    <w:rsid w:val="00D17B94"/>
    <w:rsid w:val="00D20057"/>
    <w:rsid w:val="00D2061D"/>
    <w:rsid w:val="00D20695"/>
    <w:rsid w:val="00D20973"/>
    <w:rsid w:val="00D20A1B"/>
    <w:rsid w:val="00D20A28"/>
    <w:rsid w:val="00D20D1B"/>
    <w:rsid w:val="00D20E64"/>
    <w:rsid w:val="00D21185"/>
    <w:rsid w:val="00D2161A"/>
    <w:rsid w:val="00D216AB"/>
    <w:rsid w:val="00D21711"/>
    <w:rsid w:val="00D21D26"/>
    <w:rsid w:val="00D21E90"/>
    <w:rsid w:val="00D2202A"/>
    <w:rsid w:val="00D221E3"/>
    <w:rsid w:val="00D2233D"/>
    <w:rsid w:val="00D22823"/>
    <w:rsid w:val="00D22B1A"/>
    <w:rsid w:val="00D22BCC"/>
    <w:rsid w:val="00D22C85"/>
    <w:rsid w:val="00D22E53"/>
    <w:rsid w:val="00D23596"/>
    <w:rsid w:val="00D235A0"/>
    <w:rsid w:val="00D237E4"/>
    <w:rsid w:val="00D23837"/>
    <w:rsid w:val="00D23AA5"/>
    <w:rsid w:val="00D23E3E"/>
    <w:rsid w:val="00D242FB"/>
    <w:rsid w:val="00D24539"/>
    <w:rsid w:val="00D2475A"/>
    <w:rsid w:val="00D24A02"/>
    <w:rsid w:val="00D24D77"/>
    <w:rsid w:val="00D24E29"/>
    <w:rsid w:val="00D24EEB"/>
    <w:rsid w:val="00D25917"/>
    <w:rsid w:val="00D25C27"/>
    <w:rsid w:val="00D25F3B"/>
    <w:rsid w:val="00D25FAE"/>
    <w:rsid w:val="00D26505"/>
    <w:rsid w:val="00D26731"/>
    <w:rsid w:val="00D26747"/>
    <w:rsid w:val="00D268B4"/>
    <w:rsid w:val="00D2696C"/>
    <w:rsid w:val="00D26C07"/>
    <w:rsid w:val="00D27041"/>
    <w:rsid w:val="00D277C1"/>
    <w:rsid w:val="00D27C9A"/>
    <w:rsid w:val="00D27F65"/>
    <w:rsid w:val="00D30D3D"/>
    <w:rsid w:val="00D30FAD"/>
    <w:rsid w:val="00D31123"/>
    <w:rsid w:val="00D31292"/>
    <w:rsid w:val="00D31D2A"/>
    <w:rsid w:val="00D31D95"/>
    <w:rsid w:val="00D31F59"/>
    <w:rsid w:val="00D3203B"/>
    <w:rsid w:val="00D322B9"/>
    <w:rsid w:val="00D323CE"/>
    <w:rsid w:val="00D32BCD"/>
    <w:rsid w:val="00D32C66"/>
    <w:rsid w:val="00D32D2A"/>
    <w:rsid w:val="00D33282"/>
    <w:rsid w:val="00D332DD"/>
    <w:rsid w:val="00D33675"/>
    <w:rsid w:val="00D3384A"/>
    <w:rsid w:val="00D33FCF"/>
    <w:rsid w:val="00D34203"/>
    <w:rsid w:val="00D34361"/>
    <w:rsid w:val="00D34B04"/>
    <w:rsid w:val="00D34BFB"/>
    <w:rsid w:val="00D34F57"/>
    <w:rsid w:val="00D35044"/>
    <w:rsid w:val="00D35CA6"/>
    <w:rsid w:val="00D361B6"/>
    <w:rsid w:val="00D36902"/>
    <w:rsid w:val="00D36AC8"/>
    <w:rsid w:val="00D36FA7"/>
    <w:rsid w:val="00D3737C"/>
    <w:rsid w:val="00D3740A"/>
    <w:rsid w:val="00D3793B"/>
    <w:rsid w:val="00D37C86"/>
    <w:rsid w:val="00D40522"/>
    <w:rsid w:val="00D40548"/>
    <w:rsid w:val="00D405D4"/>
    <w:rsid w:val="00D406BC"/>
    <w:rsid w:val="00D40775"/>
    <w:rsid w:val="00D40D09"/>
    <w:rsid w:val="00D40D4F"/>
    <w:rsid w:val="00D40E3F"/>
    <w:rsid w:val="00D41634"/>
    <w:rsid w:val="00D41A33"/>
    <w:rsid w:val="00D41C82"/>
    <w:rsid w:val="00D422D8"/>
    <w:rsid w:val="00D425CC"/>
    <w:rsid w:val="00D429B2"/>
    <w:rsid w:val="00D42B3F"/>
    <w:rsid w:val="00D43105"/>
    <w:rsid w:val="00D4350B"/>
    <w:rsid w:val="00D435B7"/>
    <w:rsid w:val="00D43860"/>
    <w:rsid w:val="00D43884"/>
    <w:rsid w:val="00D43AA0"/>
    <w:rsid w:val="00D44214"/>
    <w:rsid w:val="00D44260"/>
    <w:rsid w:val="00D44286"/>
    <w:rsid w:val="00D4455B"/>
    <w:rsid w:val="00D44A58"/>
    <w:rsid w:val="00D44AD1"/>
    <w:rsid w:val="00D44B47"/>
    <w:rsid w:val="00D44F00"/>
    <w:rsid w:val="00D4546D"/>
    <w:rsid w:val="00D45586"/>
    <w:rsid w:val="00D45628"/>
    <w:rsid w:val="00D46062"/>
    <w:rsid w:val="00D461B4"/>
    <w:rsid w:val="00D4635B"/>
    <w:rsid w:val="00D46700"/>
    <w:rsid w:val="00D46BAD"/>
    <w:rsid w:val="00D4722E"/>
    <w:rsid w:val="00D472DF"/>
    <w:rsid w:val="00D47530"/>
    <w:rsid w:val="00D47B40"/>
    <w:rsid w:val="00D47B64"/>
    <w:rsid w:val="00D47FB8"/>
    <w:rsid w:val="00D47FE8"/>
    <w:rsid w:val="00D50AE4"/>
    <w:rsid w:val="00D50B80"/>
    <w:rsid w:val="00D50BA3"/>
    <w:rsid w:val="00D51378"/>
    <w:rsid w:val="00D514BA"/>
    <w:rsid w:val="00D51893"/>
    <w:rsid w:val="00D51BC2"/>
    <w:rsid w:val="00D51CA5"/>
    <w:rsid w:val="00D520C1"/>
    <w:rsid w:val="00D52964"/>
    <w:rsid w:val="00D52B12"/>
    <w:rsid w:val="00D5320C"/>
    <w:rsid w:val="00D532A9"/>
    <w:rsid w:val="00D537EF"/>
    <w:rsid w:val="00D53B7E"/>
    <w:rsid w:val="00D53FBA"/>
    <w:rsid w:val="00D5455E"/>
    <w:rsid w:val="00D548A5"/>
    <w:rsid w:val="00D554A5"/>
    <w:rsid w:val="00D55D34"/>
    <w:rsid w:val="00D55EE7"/>
    <w:rsid w:val="00D561CA"/>
    <w:rsid w:val="00D56360"/>
    <w:rsid w:val="00D56515"/>
    <w:rsid w:val="00D5682E"/>
    <w:rsid w:val="00D5690F"/>
    <w:rsid w:val="00D56A23"/>
    <w:rsid w:val="00D56A7E"/>
    <w:rsid w:val="00D570CB"/>
    <w:rsid w:val="00D57315"/>
    <w:rsid w:val="00D57686"/>
    <w:rsid w:val="00D57AA2"/>
    <w:rsid w:val="00D57B31"/>
    <w:rsid w:val="00D57C99"/>
    <w:rsid w:val="00D57D59"/>
    <w:rsid w:val="00D57D6D"/>
    <w:rsid w:val="00D57E77"/>
    <w:rsid w:val="00D604F7"/>
    <w:rsid w:val="00D605BC"/>
    <w:rsid w:val="00D6106B"/>
    <w:rsid w:val="00D61A44"/>
    <w:rsid w:val="00D62378"/>
    <w:rsid w:val="00D6257C"/>
    <w:rsid w:val="00D62AD6"/>
    <w:rsid w:val="00D62D22"/>
    <w:rsid w:val="00D6350C"/>
    <w:rsid w:val="00D63F3F"/>
    <w:rsid w:val="00D640D5"/>
    <w:rsid w:val="00D64AEB"/>
    <w:rsid w:val="00D64C8A"/>
    <w:rsid w:val="00D64CA3"/>
    <w:rsid w:val="00D64FE7"/>
    <w:rsid w:val="00D65154"/>
    <w:rsid w:val="00D654C1"/>
    <w:rsid w:val="00D65FBB"/>
    <w:rsid w:val="00D663C6"/>
    <w:rsid w:val="00D66636"/>
    <w:rsid w:val="00D669DC"/>
    <w:rsid w:val="00D66B34"/>
    <w:rsid w:val="00D66B67"/>
    <w:rsid w:val="00D67057"/>
    <w:rsid w:val="00D67140"/>
    <w:rsid w:val="00D70572"/>
    <w:rsid w:val="00D70726"/>
    <w:rsid w:val="00D70E8B"/>
    <w:rsid w:val="00D711DC"/>
    <w:rsid w:val="00D71983"/>
    <w:rsid w:val="00D72145"/>
    <w:rsid w:val="00D72224"/>
    <w:rsid w:val="00D72306"/>
    <w:rsid w:val="00D7230C"/>
    <w:rsid w:val="00D7266E"/>
    <w:rsid w:val="00D7284C"/>
    <w:rsid w:val="00D7284E"/>
    <w:rsid w:val="00D732A8"/>
    <w:rsid w:val="00D7333F"/>
    <w:rsid w:val="00D734DC"/>
    <w:rsid w:val="00D73524"/>
    <w:rsid w:val="00D7398B"/>
    <w:rsid w:val="00D73FEF"/>
    <w:rsid w:val="00D742EC"/>
    <w:rsid w:val="00D74CD9"/>
    <w:rsid w:val="00D7524E"/>
    <w:rsid w:val="00D75738"/>
    <w:rsid w:val="00D76372"/>
    <w:rsid w:val="00D76797"/>
    <w:rsid w:val="00D767C5"/>
    <w:rsid w:val="00D76A0B"/>
    <w:rsid w:val="00D76AFF"/>
    <w:rsid w:val="00D76D65"/>
    <w:rsid w:val="00D770B9"/>
    <w:rsid w:val="00D770D7"/>
    <w:rsid w:val="00D77260"/>
    <w:rsid w:val="00D772B3"/>
    <w:rsid w:val="00D77C55"/>
    <w:rsid w:val="00D80389"/>
    <w:rsid w:val="00D80443"/>
    <w:rsid w:val="00D8097A"/>
    <w:rsid w:val="00D80A32"/>
    <w:rsid w:val="00D81194"/>
    <w:rsid w:val="00D812A5"/>
    <w:rsid w:val="00D813D8"/>
    <w:rsid w:val="00D81467"/>
    <w:rsid w:val="00D81684"/>
    <w:rsid w:val="00D81E15"/>
    <w:rsid w:val="00D81E93"/>
    <w:rsid w:val="00D81F6D"/>
    <w:rsid w:val="00D82175"/>
    <w:rsid w:val="00D8252F"/>
    <w:rsid w:val="00D82813"/>
    <w:rsid w:val="00D828CF"/>
    <w:rsid w:val="00D82AF2"/>
    <w:rsid w:val="00D82F58"/>
    <w:rsid w:val="00D831B9"/>
    <w:rsid w:val="00D83AA7"/>
    <w:rsid w:val="00D84A28"/>
    <w:rsid w:val="00D84A8C"/>
    <w:rsid w:val="00D84B56"/>
    <w:rsid w:val="00D84C49"/>
    <w:rsid w:val="00D851DD"/>
    <w:rsid w:val="00D85582"/>
    <w:rsid w:val="00D85894"/>
    <w:rsid w:val="00D85A49"/>
    <w:rsid w:val="00D85AA4"/>
    <w:rsid w:val="00D85B2D"/>
    <w:rsid w:val="00D85B36"/>
    <w:rsid w:val="00D85D64"/>
    <w:rsid w:val="00D86199"/>
    <w:rsid w:val="00D864CA"/>
    <w:rsid w:val="00D866AC"/>
    <w:rsid w:val="00D86F2F"/>
    <w:rsid w:val="00D8708D"/>
    <w:rsid w:val="00D87336"/>
    <w:rsid w:val="00D87384"/>
    <w:rsid w:val="00D87527"/>
    <w:rsid w:val="00D87F70"/>
    <w:rsid w:val="00D90D21"/>
    <w:rsid w:val="00D90E7B"/>
    <w:rsid w:val="00D91340"/>
    <w:rsid w:val="00D9140C"/>
    <w:rsid w:val="00D91E01"/>
    <w:rsid w:val="00D9201C"/>
    <w:rsid w:val="00D9220E"/>
    <w:rsid w:val="00D9241B"/>
    <w:rsid w:val="00D9265A"/>
    <w:rsid w:val="00D926C6"/>
    <w:rsid w:val="00D92A12"/>
    <w:rsid w:val="00D92BAF"/>
    <w:rsid w:val="00D92BD4"/>
    <w:rsid w:val="00D931C8"/>
    <w:rsid w:val="00D93344"/>
    <w:rsid w:val="00D93513"/>
    <w:rsid w:val="00D93909"/>
    <w:rsid w:val="00D93B1D"/>
    <w:rsid w:val="00D93E97"/>
    <w:rsid w:val="00D93F51"/>
    <w:rsid w:val="00D9413F"/>
    <w:rsid w:val="00D941CD"/>
    <w:rsid w:val="00D94287"/>
    <w:rsid w:val="00D94320"/>
    <w:rsid w:val="00D9453F"/>
    <w:rsid w:val="00D94809"/>
    <w:rsid w:val="00D94933"/>
    <w:rsid w:val="00D94995"/>
    <w:rsid w:val="00D94AA1"/>
    <w:rsid w:val="00D94B7A"/>
    <w:rsid w:val="00D94E77"/>
    <w:rsid w:val="00D9503D"/>
    <w:rsid w:val="00D95109"/>
    <w:rsid w:val="00D95519"/>
    <w:rsid w:val="00D95657"/>
    <w:rsid w:val="00D95B6E"/>
    <w:rsid w:val="00D95D7B"/>
    <w:rsid w:val="00D95E50"/>
    <w:rsid w:val="00D95F4D"/>
    <w:rsid w:val="00D96184"/>
    <w:rsid w:val="00D9631F"/>
    <w:rsid w:val="00D96609"/>
    <w:rsid w:val="00D96A21"/>
    <w:rsid w:val="00D97175"/>
    <w:rsid w:val="00D978C8"/>
    <w:rsid w:val="00D97EAD"/>
    <w:rsid w:val="00D97F9D"/>
    <w:rsid w:val="00DA003D"/>
    <w:rsid w:val="00DA013A"/>
    <w:rsid w:val="00DA0180"/>
    <w:rsid w:val="00DA01D5"/>
    <w:rsid w:val="00DA0213"/>
    <w:rsid w:val="00DA0822"/>
    <w:rsid w:val="00DA0ED9"/>
    <w:rsid w:val="00DA12C5"/>
    <w:rsid w:val="00DA144F"/>
    <w:rsid w:val="00DA17E2"/>
    <w:rsid w:val="00DA1908"/>
    <w:rsid w:val="00DA190F"/>
    <w:rsid w:val="00DA194E"/>
    <w:rsid w:val="00DA1CF8"/>
    <w:rsid w:val="00DA1D00"/>
    <w:rsid w:val="00DA20F3"/>
    <w:rsid w:val="00DA2418"/>
    <w:rsid w:val="00DA24CF"/>
    <w:rsid w:val="00DA259A"/>
    <w:rsid w:val="00DA2682"/>
    <w:rsid w:val="00DA26B7"/>
    <w:rsid w:val="00DA2812"/>
    <w:rsid w:val="00DA2E55"/>
    <w:rsid w:val="00DA2E89"/>
    <w:rsid w:val="00DA3112"/>
    <w:rsid w:val="00DA32EC"/>
    <w:rsid w:val="00DA373A"/>
    <w:rsid w:val="00DA3904"/>
    <w:rsid w:val="00DA3EAB"/>
    <w:rsid w:val="00DA3EE4"/>
    <w:rsid w:val="00DA4142"/>
    <w:rsid w:val="00DA419F"/>
    <w:rsid w:val="00DA4833"/>
    <w:rsid w:val="00DA486B"/>
    <w:rsid w:val="00DA4D84"/>
    <w:rsid w:val="00DA5524"/>
    <w:rsid w:val="00DA5CF2"/>
    <w:rsid w:val="00DA5F11"/>
    <w:rsid w:val="00DA6060"/>
    <w:rsid w:val="00DA613D"/>
    <w:rsid w:val="00DA6612"/>
    <w:rsid w:val="00DA661A"/>
    <w:rsid w:val="00DA693F"/>
    <w:rsid w:val="00DA7A25"/>
    <w:rsid w:val="00DA7EA3"/>
    <w:rsid w:val="00DB03E5"/>
    <w:rsid w:val="00DB0730"/>
    <w:rsid w:val="00DB0974"/>
    <w:rsid w:val="00DB0BA2"/>
    <w:rsid w:val="00DB0CB7"/>
    <w:rsid w:val="00DB0CF6"/>
    <w:rsid w:val="00DB0DD0"/>
    <w:rsid w:val="00DB1064"/>
    <w:rsid w:val="00DB16FF"/>
    <w:rsid w:val="00DB1E65"/>
    <w:rsid w:val="00DB26BA"/>
    <w:rsid w:val="00DB2AE8"/>
    <w:rsid w:val="00DB32FB"/>
    <w:rsid w:val="00DB3416"/>
    <w:rsid w:val="00DB34C8"/>
    <w:rsid w:val="00DB3B82"/>
    <w:rsid w:val="00DB3EB0"/>
    <w:rsid w:val="00DB4492"/>
    <w:rsid w:val="00DB4718"/>
    <w:rsid w:val="00DB479C"/>
    <w:rsid w:val="00DB49A7"/>
    <w:rsid w:val="00DB4AA8"/>
    <w:rsid w:val="00DB50AA"/>
    <w:rsid w:val="00DB51C8"/>
    <w:rsid w:val="00DB5BD6"/>
    <w:rsid w:val="00DB5D24"/>
    <w:rsid w:val="00DB6131"/>
    <w:rsid w:val="00DB67FB"/>
    <w:rsid w:val="00DB6814"/>
    <w:rsid w:val="00DB6C85"/>
    <w:rsid w:val="00DB714E"/>
    <w:rsid w:val="00DB729A"/>
    <w:rsid w:val="00DB7841"/>
    <w:rsid w:val="00DB7882"/>
    <w:rsid w:val="00DB78CD"/>
    <w:rsid w:val="00DB7CC8"/>
    <w:rsid w:val="00DC008A"/>
    <w:rsid w:val="00DC03B9"/>
    <w:rsid w:val="00DC0914"/>
    <w:rsid w:val="00DC0A7A"/>
    <w:rsid w:val="00DC0C6D"/>
    <w:rsid w:val="00DC1096"/>
    <w:rsid w:val="00DC17C1"/>
    <w:rsid w:val="00DC193A"/>
    <w:rsid w:val="00DC21E2"/>
    <w:rsid w:val="00DC228B"/>
    <w:rsid w:val="00DC24B7"/>
    <w:rsid w:val="00DC2E24"/>
    <w:rsid w:val="00DC3119"/>
    <w:rsid w:val="00DC3716"/>
    <w:rsid w:val="00DC3809"/>
    <w:rsid w:val="00DC46A5"/>
    <w:rsid w:val="00DC4791"/>
    <w:rsid w:val="00DC5024"/>
    <w:rsid w:val="00DC509C"/>
    <w:rsid w:val="00DC5126"/>
    <w:rsid w:val="00DC51F2"/>
    <w:rsid w:val="00DC5343"/>
    <w:rsid w:val="00DC5538"/>
    <w:rsid w:val="00DC5765"/>
    <w:rsid w:val="00DC5A92"/>
    <w:rsid w:val="00DC5AF0"/>
    <w:rsid w:val="00DC5BFA"/>
    <w:rsid w:val="00DC6144"/>
    <w:rsid w:val="00DC632B"/>
    <w:rsid w:val="00DC648F"/>
    <w:rsid w:val="00DC6A16"/>
    <w:rsid w:val="00DC6B32"/>
    <w:rsid w:val="00DC77F9"/>
    <w:rsid w:val="00DC7A49"/>
    <w:rsid w:val="00DC7AEA"/>
    <w:rsid w:val="00DC7E31"/>
    <w:rsid w:val="00DC7F96"/>
    <w:rsid w:val="00DD073C"/>
    <w:rsid w:val="00DD0926"/>
    <w:rsid w:val="00DD0B77"/>
    <w:rsid w:val="00DD0DD1"/>
    <w:rsid w:val="00DD0F4E"/>
    <w:rsid w:val="00DD1023"/>
    <w:rsid w:val="00DD11ED"/>
    <w:rsid w:val="00DD1532"/>
    <w:rsid w:val="00DD15F1"/>
    <w:rsid w:val="00DD1610"/>
    <w:rsid w:val="00DD1D90"/>
    <w:rsid w:val="00DD20F1"/>
    <w:rsid w:val="00DD2227"/>
    <w:rsid w:val="00DD2307"/>
    <w:rsid w:val="00DD2467"/>
    <w:rsid w:val="00DD2594"/>
    <w:rsid w:val="00DD2691"/>
    <w:rsid w:val="00DD2C1D"/>
    <w:rsid w:val="00DD2D37"/>
    <w:rsid w:val="00DD32EA"/>
    <w:rsid w:val="00DD36FB"/>
    <w:rsid w:val="00DD39CA"/>
    <w:rsid w:val="00DD3CFE"/>
    <w:rsid w:val="00DD476F"/>
    <w:rsid w:val="00DD47B4"/>
    <w:rsid w:val="00DD4A87"/>
    <w:rsid w:val="00DD4C78"/>
    <w:rsid w:val="00DD4E35"/>
    <w:rsid w:val="00DD50D0"/>
    <w:rsid w:val="00DD5197"/>
    <w:rsid w:val="00DD5612"/>
    <w:rsid w:val="00DD5876"/>
    <w:rsid w:val="00DD5B1A"/>
    <w:rsid w:val="00DD5D34"/>
    <w:rsid w:val="00DD5DA9"/>
    <w:rsid w:val="00DD5E0B"/>
    <w:rsid w:val="00DD5FFC"/>
    <w:rsid w:val="00DD60E4"/>
    <w:rsid w:val="00DD62BF"/>
    <w:rsid w:val="00DD62E3"/>
    <w:rsid w:val="00DD64E0"/>
    <w:rsid w:val="00DD69BC"/>
    <w:rsid w:val="00DD6E3D"/>
    <w:rsid w:val="00DD6E50"/>
    <w:rsid w:val="00DD712A"/>
    <w:rsid w:val="00DE068C"/>
    <w:rsid w:val="00DE0DC4"/>
    <w:rsid w:val="00DE1096"/>
    <w:rsid w:val="00DE137A"/>
    <w:rsid w:val="00DE17F3"/>
    <w:rsid w:val="00DE1F21"/>
    <w:rsid w:val="00DE20DC"/>
    <w:rsid w:val="00DE21A0"/>
    <w:rsid w:val="00DE28AA"/>
    <w:rsid w:val="00DE31F7"/>
    <w:rsid w:val="00DE3C52"/>
    <w:rsid w:val="00DE3E48"/>
    <w:rsid w:val="00DE3EC0"/>
    <w:rsid w:val="00DE3FB1"/>
    <w:rsid w:val="00DE3FC3"/>
    <w:rsid w:val="00DE416C"/>
    <w:rsid w:val="00DE4518"/>
    <w:rsid w:val="00DE4AF7"/>
    <w:rsid w:val="00DE4B2B"/>
    <w:rsid w:val="00DE53F4"/>
    <w:rsid w:val="00DE5443"/>
    <w:rsid w:val="00DE59D4"/>
    <w:rsid w:val="00DE656E"/>
    <w:rsid w:val="00DE6976"/>
    <w:rsid w:val="00DE6B43"/>
    <w:rsid w:val="00DE6CA1"/>
    <w:rsid w:val="00DE6E60"/>
    <w:rsid w:val="00DE7173"/>
    <w:rsid w:val="00DE7317"/>
    <w:rsid w:val="00DE7666"/>
    <w:rsid w:val="00DE7F4C"/>
    <w:rsid w:val="00DF0045"/>
    <w:rsid w:val="00DF015B"/>
    <w:rsid w:val="00DF05E1"/>
    <w:rsid w:val="00DF061E"/>
    <w:rsid w:val="00DF0735"/>
    <w:rsid w:val="00DF13BF"/>
    <w:rsid w:val="00DF1579"/>
    <w:rsid w:val="00DF15DD"/>
    <w:rsid w:val="00DF190F"/>
    <w:rsid w:val="00DF1BEA"/>
    <w:rsid w:val="00DF1DF9"/>
    <w:rsid w:val="00DF248B"/>
    <w:rsid w:val="00DF2D11"/>
    <w:rsid w:val="00DF3854"/>
    <w:rsid w:val="00DF3B99"/>
    <w:rsid w:val="00DF40EE"/>
    <w:rsid w:val="00DF4571"/>
    <w:rsid w:val="00DF4695"/>
    <w:rsid w:val="00DF4B14"/>
    <w:rsid w:val="00DF4D38"/>
    <w:rsid w:val="00DF5517"/>
    <w:rsid w:val="00DF5E4B"/>
    <w:rsid w:val="00DF5F88"/>
    <w:rsid w:val="00DF63B6"/>
    <w:rsid w:val="00DF6B2B"/>
    <w:rsid w:val="00DF7456"/>
    <w:rsid w:val="00DF7685"/>
    <w:rsid w:val="00DF7984"/>
    <w:rsid w:val="00DF7ED7"/>
    <w:rsid w:val="00DF7FB1"/>
    <w:rsid w:val="00E003BF"/>
    <w:rsid w:val="00E00986"/>
    <w:rsid w:val="00E00DEE"/>
    <w:rsid w:val="00E00EFD"/>
    <w:rsid w:val="00E00FAA"/>
    <w:rsid w:val="00E011B7"/>
    <w:rsid w:val="00E01805"/>
    <w:rsid w:val="00E0189D"/>
    <w:rsid w:val="00E01B09"/>
    <w:rsid w:val="00E01B4F"/>
    <w:rsid w:val="00E01DCF"/>
    <w:rsid w:val="00E01FB8"/>
    <w:rsid w:val="00E0267E"/>
    <w:rsid w:val="00E02721"/>
    <w:rsid w:val="00E02A13"/>
    <w:rsid w:val="00E02A77"/>
    <w:rsid w:val="00E02D4C"/>
    <w:rsid w:val="00E032D5"/>
    <w:rsid w:val="00E032F3"/>
    <w:rsid w:val="00E0364B"/>
    <w:rsid w:val="00E0374E"/>
    <w:rsid w:val="00E03780"/>
    <w:rsid w:val="00E03851"/>
    <w:rsid w:val="00E03E7E"/>
    <w:rsid w:val="00E044C3"/>
    <w:rsid w:val="00E04A4D"/>
    <w:rsid w:val="00E05291"/>
    <w:rsid w:val="00E052CC"/>
    <w:rsid w:val="00E056F1"/>
    <w:rsid w:val="00E060CE"/>
    <w:rsid w:val="00E060ED"/>
    <w:rsid w:val="00E06A19"/>
    <w:rsid w:val="00E06A8C"/>
    <w:rsid w:val="00E06B7B"/>
    <w:rsid w:val="00E06C87"/>
    <w:rsid w:val="00E074E4"/>
    <w:rsid w:val="00E074F4"/>
    <w:rsid w:val="00E07780"/>
    <w:rsid w:val="00E077D2"/>
    <w:rsid w:val="00E07872"/>
    <w:rsid w:val="00E07D3F"/>
    <w:rsid w:val="00E07E48"/>
    <w:rsid w:val="00E10013"/>
    <w:rsid w:val="00E1004F"/>
    <w:rsid w:val="00E10691"/>
    <w:rsid w:val="00E1087C"/>
    <w:rsid w:val="00E116CA"/>
    <w:rsid w:val="00E11953"/>
    <w:rsid w:val="00E1276C"/>
    <w:rsid w:val="00E12ABD"/>
    <w:rsid w:val="00E12E0B"/>
    <w:rsid w:val="00E12E9C"/>
    <w:rsid w:val="00E13360"/>
    <w:rsid w:val="00E139D0"/>
    <w:rsid w:val="00E13DD5"/>
    <w:rsid w:val="00E14258"/>
    <w:rsid w:val="00E14553"/>
    <w:rsid w:val="00E1496E"/>
    <w:rsid w:val="00E14C9C"/>
    <w:rsid w:val="00E14EA4"/>
    <w:rsid w:val="00E15746"/>
    <w:rsid w:val="00E1631B"/>
    <w:rsid w:val="00E16348"/>
    <w:rsid w:val="00E1651B"/>
    <w:rsid w:val="00E1656C"/>
    <w:rsid w:val="00E1685C"/>
    <w:rsid w:val="00E172A9"/>
    <w:rsid w:val="00E177CC"/>
    <w:rsid w:val="00E179FA"/>
    <w:rsid w:val="00E17FBB"/>
    <w:rsid w:val="00E2019A"/>
    <w:rsid w:val="00E201C4"/>
    <w:rsid w:val="00E20541"/>
    <w:rsid w:val="00E2055E"/>
    <w:rsid w:val="00E205A4"/>
    <w:rsid w:val="00E20657"/>
    <w:rsid w:val="00E2127C"/>
    <w:rsid w:val="00E21498"/>
    <w:rsid w:val="00E21741"/>
    <w:rsid w:val="00E2186C"/>
    <w:rsid w:val="00E21965"/>
    <w:rsid w:val="00E21C93"/>
    <w:rsid w:val="00E229C2"/>
    <w:rsid w:val="00E22A61"/>
    <w:rsid w:val="00E22BFC"/>
    <w:rsid w:val="00E230D2"/>
    <w:rsid w:val="00E2320B"/>
    <w:rsid w:val="00E23368"/>
    <w:rsid w:val="00E233C4"/>
    <w:rsid w:val="00E236A3"/>
    <w:rsid w:val="00E23D62"/>
    <w:rsid w:val="00E24419"/>
    <w:rsid w:val="00E249C7"/>
    <w:rsid w:val="00E24CE4"/>
    <w:rsid w:val="00E2524B"/>
    <w:rsid w:val="00E257FE"/>
    <w:rsid w:val="00E25826"/>
    <w:rsid w:val="00E25A29"/>
    <w:rsid w:val="00E25D6B"/>
    <w:rsid w:val="00E25D9F"/>
    <w:rsid w:val="00E26A1C"/>
    <w:rsid w:val="00E26FFA"/>
    <w:rsid w:val="00E2773F"/>
    <w:rsid w:val="00E279BC"/>
    <w:rsid w:val="00E27D32"/>
    <w:rsid w:val="00E3002A"/>
    <w:rsid w:val="00E30A23"/>
    <w:rsid w:val="00E31B35"/>
    <w:rsid w:val="00E31BDE"/>
    <w:rsid w:val="00E32904"/>
    <w:rsid w:val="00E32984"/>
    <w:rsid w:val="00E32A96"/>
    <w:rsid w:val="00E32D52"/>
    <w:rsid w:val="00E33104"/>
    <w:rsid w:val="00E332E1"/>
    <w:rsid w:val="00E334DA"/>
    <w:rsid w:val="00E3380D"/>
    <w:rsid w:val="00E33A4D"/>
    <w:rsid w:val="00E33ED0"/>
    <w:rsid w:val="00E3405C"/>
    <w:rsid w:val="00E348AC"/>
    <w:rsid w:val="00E34B3E"/>
    <w:rsid w:val="00E34F1C"/>
    <w:rsid w:val="00E3503D"/>
    <w:rsid w:val="00E351A5"/>
    <w:rsid w:val="00E353C4"/>
    <w:rsid w:val="00E35868"/>
    <w:rsid w:val="00E35A38"/>
    <w:rsid w:val="00E35FC5"/>
    <w:rsid w:val="00E3628A"/>
    <w:rsid w:val="00E3636A"/>
    <w:rsid w:val="00E36483"/>
    <w:rsid w:val="00E36A8C"/>
    <w:rsid w:val="00E36C80"/>
    <w:rsid w:val="00E36D2D"/>
    <w:rsid w:val="00E36E97"/>
    <w:rsid w:val="00E37142"/>
    <w:rsid w:val="00E3718B"/>
    <w:rsid w:val="00E373A5"/>
    <w:rsid w:val="00E37747"/>
    <w:rsid w:val="00E37999"/>
    <w:rsid w:val="00E37D1C"/>
    <w:rsid w:val="00E4049A"/>
    <w:rsid w:val="00E404FB"/>
    <w:rsid w:val="00E40811"/>
    <w:rsid w:val="00E40B80"/>
    <w:rsid w:val="00E40C22"/>
    <w:rsid w:val="00E41097"/>
    <w:rsid w:val="00E41169"/>
    <w:rsid w:val="00E41476"/>
    <w:rsid w:val="00E41A9A"/>
    <w:rsid w:val="00E41EB6"/>
    <w:rsid w:val="00E42444"/>
    <w:rsid w:val="00E4256D"/>
    <w:rsid w:val="00E425B0"/>
    <w:rsid w:val="00E42671"/>
    <w:rsid w:val="00E428E1"/>
    <w:rsid w:val="00E429E1"/>
    <w:rsid w:val="00E42AC7"/>
    <w:rsid w:val="00E4330A"/>
    <w:rsid w:val="00E43622"/>
    <w:rsid w:val="00E4391B"/>
    <w:rsid w:val="00E43F2B"/>
    <w:rsid w:val="00E44019"/>
    <w:rsid w:val="00E444AA"/>
    <w:rsid w:val="00E4471D"/>
    <w:rsid w:val="00E447A5"/>
    <w:rsid w:val="00E448CA"/>
    <w:rsid w:val="00E448CD"/>
    <w:rsid w:val="00E44C8D"/>
    <w:rsid w:val="00E44D9A"/>
    <w:rsid w:val="00E4531D"/>
    <w:rsid w:val="00E45469"/>
    <w:rsid w:val="00E456A4"/>
    <w:rsid w:val="00E4577F"/>
    <w:rsid w:val="00E45965"/>
    <w:rsid w:val="00E45AC2"/>
    <w:rsid w:val="00E45C0B"/>
    <w:rsid w:val="00E45E90"/>
    <w:rsid w:val="00E45EB1"/>
    <w:rsid w:val="00E46102"/>
    <w:rsid w:val="00E4682B"/>
    <w:rsid w:val="00E46FB9"/>
    <w:rsid w:val="00E4729C"/>
    <w:rsid w:val="00E476BC"/>
    <w:rsid w:val="00E47957"/>
    <w:rsid w:val="00E47D6B"/>
    <w:rsid w:val="00E50545"/>
    <w:rsid w:val="00E511BB"/>
    <w:rsid w:val="00E517A5"/>
    <w:rsid w:val="00E5180D"/>
    <w:rsid w:val="00E518D2"/>
    <w:rsid w:val="00E51AA6"/>
    <w:rsid w:val="00E52960"/>
    <w:rsid w:val="00E52C85"/>
    <w:rsid w:val="00E52CF7"/>
    <w:rsid w:val="00E52D94"/>
    <w:rsid w:val="00E52EBA"/>
    <w:rsid w:val="00E53130"/>
    <w:rsid w:val="00E54559"/>
    <w:rsid w:val="00E547AE"/>
    <w:rsid w:val="00E548D2"/>
    <w:rsid w:val="00E548D7"/>
    <w:rsid w:val="00E5505A"/>
    <w:rsid w:val="00E552A4"/>
    <w:rsid w:val="00E552BC"/>
    <w:rsid w:val="00E5568E"/>
    <w:rsid w:val="00E55E90"/>
    <w:rsid w:val="00E5607D"/>
    <w:rsid w:val="00E560AD"/>
    <w:rsid w:val="00E56191"/>
    <w:rsid w:val="00E56504"/>
    <w:rsid w:val="00E566A5"/>
    <w:rsid w:val="00E56C0B"/>
    <w:rsid w:val="00E573D1"/>
    <w:rsid w:val="00E575BB"/>
    <w:rsid w:val="00E57CA1"/>
    <w:rsid w:val="00E57E59"/>
    <w:rsid w:val="00E60005"/>
    <w:rsid w:val="00E6028F"/>
    <w:rsid w:val="00E607A0"/>
    <w:rsid w:val="00E6084B"/>
    <w:rsid w:val="00E6090A"/>
    <w:rsid w:val="00E61132"/>
    <w:rsid w:val="00E611D3"/>
    <w:rsid w:val="00E61709"/>
    <w:rsid w:val="00E61712"/>
    <w:rsid w:val="00E619F1"/>
    <w:rsid w:val="00E61AD4"/>
    <w:rsid w:val="00E62380"/>
    <w:rsid w:val="00E63C7B"/>
    <w:rsid w:val="00E63C87"/>
    <w:rsid w:val="00E63E3D"/>
    <w:rsid w:val="00E640D2"/>
    <w:rsid w:val="00E6424F"/>
    <w:rsid w:val="00E642D1"/>
    <w:rsid w:val="00E646F8"/>
    <w:rsid w:val="00E64757"/>
    <w:rsid w:val="00E647FA"/>
    <w:rsid w:val="00E64A8E"/>
    <w:rsid w:val="00E64B09"/>
    <w:rsid w:val="00E64F2C"/>
    <w:rsid w:val="00E6500A"/>
    <w:rsid w:val="00E650AC"/>
    <w:rsid w:val="00E650BA"/>
    <w:rsid w:val="00E65175"/>
    <w:rsid w:val="00E653EA"/>
    <w:rsid w:val="00E65407"/>
    <w:rsid w:val="00E6543F"/>
    <w:rsid w:val="00E65914"/>
    <w:rsid w:val="00E663A7"/>
    <w:rsid w:val="00E667AC"/>
    <w:rsid w:val="00E66864"/>
    <w:rsid w:val="00E66A4A"/>
    <w:rsid w:val="00E66A52"/>
    <w:rsid w:val="00E66F9E"/>
    <w:rsid w:val="00E67E23"/>
    <w:rsid w:val="00E706EA"/>
    <w:rsid w:val="00E70953"/>
    <w:rsid w:val="00E70AC2"/>
    <w:rsid w:val="00E714B1"/>
    <w:rsid w:val="00E7188C"/>
    <w:rsid w:val="00E719E7"/>
    <w:rsid w:val="00E723D3"/>
    <w:rsid w:val="00E727E7"/>
    <w:rsid w:val="00E72A72"/>
    <w:rsid w:val="00E72D5A"/>
    <w:rsid w:val="00E72DCC"/>
    <w:rsid w:val="00E72E85"/>
    <w:rsid w:val="00E73569"/>
    <w:rsid w:val="00E73858"/>
    <w:rsid w:val="00E73C97"/>
    <w:rsid w:val="00E73FE5"/>
    <w:rsid w:val="00E74368"/>
    <w:rsid w:val="00E74517"/>
    <w:rsid w:val="00E749F8"/>
    <w:rsid w:val="00E74D91"/>
    <w:rsid w:val="00E74E34"/>
    <w:rsid w:val="00E75020"/>
    <w:rsid w:val="00E75523"/>
    <w:rsid w:val="00E759D0"/>
    <w:rsid w:val="00E75CB9"/>
    <w:rsid w:val="00E75E6E"/>
    <w:rsid w:val="00E75F3D"/>
    <w:rsid w:val="00E75F7C"/>
    <w:rsid w:val="00E7628D"/>
    <w:rsid w:val="00E7674B"/>
    <w:rsid w:val="00E76C7A"/>
    <w:rsid w:val="00E76C84"/>
    <w:rsid w:val="00E77559"/>
    <w:rsid w:val="00E778F5"/>
    <w:rsid w:val="00E779BE"/>
    <w:rsid w:val="00E77C49"/>
    <w:rsid w:val="00E77D40"/>
    <w:rsid w:val="00E77F52"/>
    <w:rsid w:val="00E802FF"/>
    <w:rsid w:val="00E8044D"/>
    <w:rsid w:val="00E80F15"/>
    <w:rsid w:val="00E81230"/>
    <w:rsid w:val="00E81291"/>
    <w:rsid w:val="00E81322"/>
    <w:rsid w:val="00E81672"/>
    <w:rsid w:val="00E81CA6"/>
    <w:rsid w:val="00E827E3"/>
    <w:rsid w:val="00E82B59"/>
    <w:rsid w:val="00E82CC5"/>
    <w:rsid w:val="00E82E5E"/>
    <w:rsid w:val="00E8372D"/>
    <w:rsid w:val="00E83857"/>
    <w:rsid w:val="00E838A3"/>
    <w:rsid w:val="00E83E2D"/>
    <w:rsid w:val="00E84447"/>
    <w:rsid w:val="00E84D8B"/>
    <w:rsid w:val="00E85187"/>
    <w:rsid w:val="00E8560E"/>
    <w:rsid w:val="00E85712"/>
    <w:rsid w:val="00E8587A"/>
    <w:rsid w:val="00E85893"/>
    <w:rsid w:val="00E85A40"/>
    <w:rsid w:val="00E85ADD"/>
    <w:rsid w:val="00E86079"/>
    <w:rsid w:val="00E86219"/>
    <w:rsid w:val="00E86936"/>
    <w:rsid w:val="00E86A75"/>
    <w:rsid w:val="00E87158"/>
    <w:rsid w:val="00E871F1"/>
    <w:rsid w:val="00E877A7"/>
    <w:rsid w:val="00E87A3A"/>
    <w:rsid w:val="00E87E84"/>
    <w:rsid w:val="00E87F0F"/>
    <w:rsid w:val="00E908CF"/>
    <w:rsid w:val="00E90A73"/>
    <w:rsid w:val="00E910C4"/>
    <w:rsid w:val="00E9124E"/>
    <w:rsid w:val="00E913D6"/>
    <w:rsid w:val="00E918E8"/>
    <w:rsid w:val="00E91ACC"/>
    <w:rsid w:val="00E91B22"/>
    <w:rsid w:val="00E91D8A"/>
    <w:rsid w:val="00E92E86"/>
    <w:rsid w:val="00E9326D"/>
    <w:rsid w:val="00E938F4"/>
    <w:rsid w:val="00E939CB"/>
    <w:rsid w:val="00E940D3"/>
    <w:rsid w:val="00E943B5"/>
    <w:rsid w:val="00E944FC"/>
    <w:rsid w:val="00E94A4F"/>
    <w:rsid w:val="00E94E66"/>
    <w:rsid w:val="00E94F12"/>
    <w:rsid w:val="00E94F2E"/>
    <w:rsid w:val="00E95222"/>
    <w:rsid w:val="00E9523A"/>
    <w:rsid w:val="00E958D2"/>
    <w:rsid w:val="00E96007"/>
    <w:rsid w:val="00E961BC"/>
    <w:rsid w:val="00E9643E"/>
    <w:rsid w:val="00E965D6"/>
    <w:rsid w:val="00E9687C"/>
    <w:rsid w:val="00E96996"/>
    <w:rsid w:val="00E97C8A"/>
    <w:rsid w:val="00E97E53"/>
    <w:rsid w:val="00EA006D"/>
    <w:rsid w:val="00EA0855"/>
    <w:rsid w:val="00EA0BC6"/>
    <w:rsid w:val="00EA0E9F"/>
    <w:rsid w:val="00EA0F33"/>
    <w:rsid w:val="00EA10B1"/>
    <w:rsid w:val="00EA1226"/>
    <w:rsid w:val="00EA1440"/>
    <w:rsid w:val="00EA16C4"/>
    <w:rsid w:val="00EA1A75"/>
    <w:rsid w:val="00EA1D8F"/>
    <w:rsid w:val="00EA1F36"/>
    <w:rsid w:val="00EA1FCA"/>
    <w:rsid w:val="00EA2347"/>
    <w:rsid w:val="00EA2AF0"/>
    <w:rsid w:val="00EA2CAB"/>
    <w:rsid w:val="00EA2CE1"/>
    <w:rsid w:val="00EA3023"/>
    <w:rsid w:val="00EA3057"/>
    <w:rsid w:val="00EA3103"/>
    <w:rsid w:val="00EA32E6"/>
    <w:rsid w:val="00EA3354"/>
    <w:rsid w:val="00EA36E8"/>
    <w:rsid w:val="00EA371C"/>
    <w:rsid w:val="00EA3848"/>
    <w:rsid w:val="00EA3A2E"/>
    <w:rsid w:val="00EA40F2"/>
    <w:rsid w:val="00EA413F"/>
    <w:rsid w:val="00EA44B3"/>
    <w:rsid w:val="00EA45AC"/>
    <w:rsid w:val="00EA4A8C"/>
    <w:rsid w:val="00EA4BF3"/>
    <w:rsid w:val="00EA4C8F"/>
    <w:rsid w:val="00EA5B6F"/>
    <w:rsid w:val="00EA6459"/>
    <w:rsid w:val="00EA6988"/>
    <w:rsid w:val="00EA740E"/>
    <w:rsid w:val="00EA7896"/>
    <w:rsid w:val="00EA7BD8"/>
    <w:rsid w:val="00EA7EA7"/>
    <w:rsid w:val="00EA7ED6"/>
    <w:rsid w:val="00EB0096"/>
    <w:rsid w:val="00EB0605"/>
    <w:rsid w:val="00EB060A"/>
    <w:rsid w:val="00EB0EB7"/>
    <w:rsid w:val="00EB0F4F"/>
    <w:rsid w:val="00EB1097"/>
    <w:rsid w:val="00EB19CC"/>
    <w:rsid w:val="00EB1BFE"/>
    <w:rsid w:val="00EB2007"/>
    <w:rsid w:val="00EB201A"/>
    <w:rsid w:val="00EB2379"/>
    <w:rsid w:val="00EB25D6"/>
    <w:rsid w:val="00EB2D8F"/>
    <w:rsid w:val="00EB3293"/>
    <w:rsid w:val="00EB3435"/>
    <w:rsid w:val="00EB3641"/>
    <w:rsid w:val="00EB3857"/>
    <w:rsid w:val="00EB3988"/>
    <w:rsid w:val="00EB3BB3"/>
    <w:rsid w:val="00EB3C83"/>
    <w:rsid w:val="00EB3D7A"/>
    <w:rsid w:val="00EB4F0D"/>
    <w:rsid w:val="00EB4F98"/>
    <w:rsid w:val="00EB546C"/>
    <w:rsid w:val="00EB5AE4"/>
    <w:rsid w:val="00EB5F58"/>
    <w:rsid w:val="00EB61F6"/>
    <w:rsid w:val="00EB6690"/>
    <w:rsid w:val="00EB6763"/>
    <w:rsid w:val="00EB677B"/>
    <w:rsid w:val="00EB6816"/>
    <w:rsid w:val="00EB6910"/>
    <w:rsid w:val="00EB6B5A"/>
    <w:rsid w:val="00EB6BCE"/>
    <w:rsid w:val="00EB6DC3"/>
    <w:rsid w:val="00EB7157"/>
    <w:rsid w:val="00EB7168"/>
    <w:rsid w:val="00EB77C2"/>
    <w:rsid w:val="00EB7C64"/>
    <w:rsid w:val="00EB7FC0"/>
    <w:rsid w:val="00EC02B3"/>
    <w:rsid w:val="00EC077E"/>
    <w:rsid w:val="00EC0A64"/>
    <w:rsid w:val="00EC0FCA"/>
    <w:rsid w:val="00EC11FD"/>
    <w:rsid w:val="00EC15D4"/>
    <w:rsid w:val="00EC162B"/>
    <w:rsid w:val="00EC193B"/>
    <w:rsid w:val="00EC1CFC"/>
    <w:rsid w:val="00EC222F"/>
    <w:rsid w:val="00EC24B0"/>
    <w:rsid w:val="00EC2D96"/>
    <w:rsid w:val="00EC36A8"/>
    <w:rsid w:val="00EC3E8F"/>
    <w:rsid w:val="00EC3EDF"/>
    <w:rsid w:val="00EC4071"/>
    <w:rsid w:val="00EC4FCA"/>
    <w:rsid w:val="00EC51E3"/>
    <w:rsid w:val="00EC539A"/>
    <w:rsid w:val="00EC5CBE"/>
    <w:rsid w:val="00EC66E0"/>
    <w:rsid w:val="00EC6A21"/>
    <w:rsid w:val="00EC6B71"/>
    <w:rsid w:val="00EC6F76"/>
    <w:rsid w:val="00ED0030"/>
    <w:rsid w:val="00ED0216"/>
    <w:rsid w:val="00ED0223"/>
    <w:rsid w:val="00ED0476"/>
    <w:rsid w:val="00ED049F"/>
    <w:rsid w:val="00ED085D"/>
    <w:rsid w:val="00ED0B4B"/>
    <w:rsid w:val="00ED0BBB"/>
    <w:rsid w:val="00ED0C79"/>
    <w:rsid w:val="00ED0FF1"/>
    <w:rsid w:val="00ED101D"/>
    <w:rsid w:val="00ED128D"/>
    <w:rsid w:val="00ED14DC"/>
    <w:rsid w:val="00ED238E"/>
    <w:rsid w:val="00ED2581"/>
    <w:rsid w:val="00ED2831"/>
    <w:rsid w:val="00ED295F"/>
    <w:rsid w:val="00ED2B94"/>
    <w:rsid w:val="00ED2D01"/>
    <w:rsid w:val="00ED2D7D"/>
    <w:rsid w:val="00ED2D80"/>
    <w:rsid w:val="00ED3090"/>
    <w:rsid w:val="00ED3470"/>
    <w:rsid w:val="00ED3804"/>
    <w:rsid w:val="00ED3DE4"/>
    <w:rsid w:val="00ED3DEA"/>
    <w:rsid w:val="00ED424E"/>
    <w:rsid w:val="00ED4314"/>
    <w:rsid w:val="00ED4B59"/>
    <w:rsid w:val="00ED5416"/>
    <w:rsid w:val="00ED5D29"/>
    <w:rsid w:val="00ED5DC1"/>
    <w:rsid w:val="00ED5F41"/>
    <w:rsid w:val="00ED6407"/>
    <w:rsid w:val="00ED6873"/>
    <w:rsid w:val="00ED6E6F"/>
    <w:rsid w:val="00ED70BA"/>
    <w:rsid w:val="00ED779E"/>
    <w:rsid w:val="00ED7C27"/>
    <w:rsid w:val="00ED7C81"/>
    <w:rsid w:val="00ED7CA4"/>
    <w:rsid w:val="00ED7D52"/>
    <w:rsid w:val="00ED7DDA"/>
    <w:rsid w:val="00ED7F15"/>
    <w:rsid w:val="00ED7F45"/>
    <w:rsid w:val="00EE0351"/>
    <w:rsid w:val="00EE036D"/>
    <w:rsid w:val="00EE06D9"/>
    <w:rsid w:val="00EE0947"/>
    <w:rsid w:val="00EE1271"/>
    <w:rsid w:val="00EE1610"/>
    <w:rsid w:val="00EE198C"/>
    <w:rsid w:val="00EE1AF1"/>
    <w:rsid w:val="00EE1F35"/>
    <w:rsid w:val="00EE2B2B"/>
    <w:rsid w:val="00EE2C94"/>
    <w:rsid w:val="00EE3000"/>
    <w:rsid w:val="00EE3390"/>
    <w:rsid w:val="00EE3A5F"/>
    <w:rsid w:val="00EE40CC"/>
    <w:rsid w:val="00EE4161"/>
    <w:rsid w:val="00EE4A10"/>
    <w:rsid w:val="00EE4AE1"/>
    <w:rsid w:val="00EE4D4B"/>
    <w:rsid w:val="00EE5804"/>
    <w:rsid w:val="00EE59F2"/>
    <w:rsid w:val="00EE5D26"/>
    <w:rsid w:val="00EE603D"/>
    <w:rsid w:val="00EE60F2"/>
    <w:rsid w:val="00EE67C9"/>
    <w:rsid w:val="00EE6995"/>
    <w:rsid w:val="00EE6B78"/>
    <w:rsid w:val="00EE70D5"/>
    <w:rsid w:val="00EE71C3"/>
    <w:rsid w:val="00EE725F"/>
    <w:rsid w:val="00EE72F9"/>
    <w:rsid w:val="00EE742E"/>
    <w:rsid w:val="00EE7D36"/>
    <w:rsid w:val="00EE7D7D"/>
    <w:rsid w:val="00EF014B"/>
    <w:rsid w:val="00EF0238"/>
    <w:rsid w:val="00EF039D"/>
    <w:rsid w:val="00EF060E"/>
    <w:rsid w:val="00EF0994"/>
    <w:rsid w:val="00EF0E90"/>
    <w:rsid w:val="00EF0EE5"/>
    <w:rsid w:val="00EF148A"/>
    <w:rsid w:val="00EF16E3"/>
    <w:rsid w:val="00EF2223"/>
    <w:rsid w:val="00EF2258"/>
    <w:rsid w:val="00EF281E"/>
    <w:rsid w:val="00EF29D2"/>
    <w:rsid w:val="00EF2A62"/>
    <w:rsid w:val="00EF2D75"/>
    <w:rsid w:val="00EF2E47"/>
    <w:rsid w:val="00EF36AE"/>
    <w:rsid w:val="00EF36D7"/>
    <w:rsid w:val="00EF38D2"/>
    <w:rsid w:val="00EF3A3C"/>
    <w:rsid w:val="00EF427D"/>
    <w:rsid w:val="00EF488A"/>
    <w:rsid w:val="00EF48F5"/>
    <w:rsid w:val="00EF49A0"/>
    <w:rsid w:val="00EF4BBF"/>
    <w:rsid w:val="00EF568C"/>
    <w:rsid w:val="00EF577C"/>
    <w:rsid w:val="00EF59D9"/>
    <w:rsid w:val="00EF5CA6"/>
    <w:rsid w:val="00EF5D03"/>
    <w:rsid w:val="00EF61EF"/>
    <w:rsid w:val="00EF6534"/>
    <w:rsid w:val="00EF65DD"/>
    <w:rsid w:val="00EF6D29"/>
    <w:rsid w:val="00EF70EF"/>
    <w:rsid w:val="00EF71EE"/>
    <w:rsid w:val="00EF7567"/>
    <w:rsid w:val="00EF760B"/>
    <w:rsid w:val="00EF79AE"/>
    <w:rsid w:val="00EF79E3"/>
    <w:rsid w:val="00EF7B32"/>
    <w:rsid w:val="00F001DA"/>
    <w:rsid w:val="00F0054E"/>
    <w:rsid w:val="00F010E1"/>
    <w:rsid w:val="00F010FC"/>
    <w:rsid w:val="00F017A1"/>
    <w:rsid w:val="00F021A8"/>
    <w:rsid w:val="00F023C0"/>
    <w:rsid w:val="00F028D2"/>
    <w:rsid w:val="00F02B25"/>
    <w:rsid w:val="00F0300A"/>
    <w:rsid w:val="00F03396"/>
    <w:rsid w:val="00F034AF"/>
    <w:rsid w:val="00F03C6D"/>
    <w:rsid w:val="00F0404D"/>
    <w:rsid w:val="00F048A1"/>
    <w:rsid w:val="00F04ECA"/>
    <w:rsid w:val="00F04F70"/>
    <w:rsid w:val="00F052E1"/>
    <w:rsid w:val="00F05739"/>
    <w:rsid w:val="00F058C9"/>
    <w:rsid w:val="00F05968"/>
    <w:rsid w:val="00F05FCD"/>
    <w:rsid w:val="00F06340"/>
    <w:rsid w:val="00F06369"/>
    <w:rsid w:val="00F066A8"/>
    <w:rsid w:val="00F06717"/>
    <w:rsid w:val="00F06B05"/>
    <w:rsid w:val="00F06BDB"/>
    <w:rsid w:val="00F075BA"/>
    <w:rsid w:val="00F07F5A"/>
    <w:rsid w:val="00F10AB7"/>
    <w:rsid w:val="00F10BC8"/>
    <w:rsid w:val="00F127B6"/>
    <w:rsid w:val="00F12E7A"/>
    <w:rsid w:val="00F12FF7"/>
    <w:rsid w:val="00F13242"/>
    <w:rsid w:val="00F13512"/>
    <w:rsid w:val="00F1356F"/>
    <w:rsid w:val="00F13793"/>
    <w:rsid w:val="00F143D5"/>
    <w:rsid w:val="00F1444E"/>
    <w:rsid w:val="00F146DE"/>
    <w:rsid w:val="00F14734"/>
    <w:rsid w:val="00F14F05"/>
    <w:rsid w:val="00F14F38"/>
    <w:rsid w:val="00F154DC"/>
    <w:rsid w:val="00F155AE"/>
    <w:rsid w:val="00F15924"/>
    <w:rsid w:val="00F159EF"/>
    <w:rsid w:val="00F15F47"/>
    <w:rsid w:val="00F16013"/>
    <w:rsid w:val="00F167FC"/>
    <w:rsid w:val="00F16D73"/>
    <w:rsid w:val="00F16FA7"/>
    <w:rsid w:val="00F17114"/>
    <w:rsid w:val="00F1799B"/>
    <w:rsid w:val="00F17D53"/>
    <w:rsid w:val="00F17FBE"/>
    <w:rsid w:val="00F2034E"/>
    <w:rsid w:val="00F20351"/>
    <w:rsid w:val="00F20C4B"/>
    <w:rsid w:val="00F20D18"/>
    <w:rsid w:val="00F20DFC"/>
    <w:rsid w:val="00F20E4A"/>
    <w:rsid w:val="00F21328"/>
    <w:rsid w:val="00F218BF"/>
    <w:rsid w:val="00F21E8E"/>
    <w:rsid w:val="00F21F41"/>
    <w:rsid w:val="00F21F8C"/>
    <w:rsid w:val="00F2229D"/>
    <w:rsid w:val="00F22396"/>
    <w:rsid w:val="00F22614"/>
    <w:rsid w:val="00F229D1"/>
    <w:rsid w:val="00F22F1F"/>
    <w:rsid w:val="00F2308D"/>
    <w:rsid w:val="00F235A2"/>
    <w:rsid w:val="00F236E6"/>
    <w:rsid w:val="00F23892"/>
    <w:rsid w:val="00F23EF7"/>
    <w:rsid w:val="00F24047"/>
    <w:rsid w:val="00F24134"/>
    <w:rsid w:val="00F243BA"/>
    <w:rsid w:val="00F2484A"/>
    <w:rsid w:val="00F2496F"/>
    <w:rsid w:val="00F2499B"/>
    <w:rsid w:val="00F24AB7"/>
    <w:rsid w:val="00F24C39"/>
    <w:rsid w:val="00F24EAE"/>
    <w:rsid w:val="00F24F6B"/>
    <w:rsid w:val="00F25EEC"/>
    <w:rsid w:val="00F26027"/>
    <w:rsid w:val="00F2668A"/>
    <w:rsid w:val="00F26690"/>
    <w:rsid w:val="00F26741"/>
    <w:rsid w:val="00F26ABC"/>
    <w:rsid w:val="00F27819"/>
    <w:rsid w:val="00F278A0"/>
    <w:rsid w:val="00F27A6D"/>
    <w:rsid w:val="00F30564"/>
    <w:rsid w:val="00F30CD1"/>
    <w:rsid w:val="00F30DEE"/>
    <w:rsid w:val="00F312CC"/>
    <w:rsid w:val="00F3166B"/>
    <w:rsid w:val="00F318E2"/>
    <w:rsid w:val="00F31EA0"/>
    <w:rsid w:val="00F32602"/>
    <w:rsid w:val="00F32892"/>
    <w:rsid w:val="00F32943"/>
    <w:rsid w:val="00F32984"/>
    <w:rsid w:val="00F33081"/>
    <w:rsid w:val="00F33D7A"/>
    <w:rsid w:val="00F34ACF"/>
    <w:rsid w:val="00F3509D"/>
    <w:rsid w:val="00F354CB"/>
    <w:rsid w:val="00F357E8"/>
    <w:rsid w:val="00F35C86"/>
    <w:rsid w:val="00F35EDC"/>
    <w:rsid w:val="00F3620F"/>
    <w:rsid w:val="00F367DE"/>
    <w:rsid w:val="00F36E49"/>
    <w:rsid w:val="00F3769D"/>
    <w:rsid w:val="00F3786F"/>
    <w:rsid w:val="00F37B5A"/>
    <w:rsid w:val="00F37CF7"/>
    <w:rsid w:val="00F37F66"/>
    <w:rsid w:val="00F40043"/>
    <w:rsid w:val="00F402AC"/>
    <w:rsid w:val="00F403B0"/>
    <w:rsid w:val="00F40531"/>
    <w:rsid w:val="00F418DE"/>
    <w:rsid w:val="00F42250"/>
    <w:rsid w:val="00F42347"/>
    <w:rsid w:val="00F42971"/>
    <w:rsid w:val="00F42A55"/>
    <w:rsid w:val="00F42DDC"/>
    <w:rsid w:val="00F42DE5"/>
    <w:rsid w:val="00F432DD"/>
    <w:rsid w:val="00F4388E"/>
    <w:rsid w:val="00F43B15"/>
    <w:rsid w:val="00F43BC3"/>
    <w:rsid w:val="00F43D45"/>
    <w:rsid w:val="00F43E65"/>
    <w:rsid w:val="00F4435B"/>
    <w:rsid w:val="00F44801"/>
    <w:rsid w:val="00F44B9C"/>
    <w:rsid w:val="00F44FBC"/>
    <w:rsid w:val="00F45345"/>
    <w:rsid w:val="00F45572"/>
    <w:rsid w:val="00F455A8"/>
    <w:rsid w:val="00F4587E"/>
    <w:rsid w:val="00F46BAC"/>
    <w:rsid w:val="00F46E4F"/>
    <w:rsid w:val="00F46F34"/>
    <w:rsid w:val="00F4707F"/>
    <w:rsid w:val="00F47697"/>
    <w:rsid w:val="00F476E3"/>
    <w:rsid w:val="00F50047"/>
    <w:rsid w:val="00F5078B"/>
    <w:rsid w:val="00F50C29"/>
    <w:rsid w:val="00F51515"/>
    <w:rsid w:val="00F51582"/>
    <w:rsid w:val="00F5161A"/>
    <w:rsid w:val="00F519AA"/>
    <w:rsid w:val="00F51B4D"/>
    <w:rsid w:val="00F51D34"/>
    <w:rsid w:val="00F5257A"/>
    <w:rsid w:val="00F52588"/>
    <w:rsid w:val="00F527C4"/>
    <w:rsid w:val="00F52C05"/>
    <w:rsid w:val="00F53103"/>
    <w:rsid w:val="00F53176"/>
    <w:rsid w:val="00F53430"/>
    <w:rsid w:val="00F53545"/>
    <w:rsid w:val="00F53B0F"/>
    <w:rsid w:val="00F53BAA"/>
    <w:rsid w:val="00F53BDB"/>
    <w:rsid w:val="00F54802"/>
    <w:rsid w:val="00F54C81"/>
    <w:rsid w:val="00F54D2B"/>
    <w:rsid w:val="00F54FA1"/>
    <w:rsid w:val="00F551AB"/>
    <w:rsid w:val="00F55498"/>
    <w:rsid w:val="00F55BBF"/>
    <w:rsid w:val="00F5683C"/>
    <w:rsid w:val="00F56978"/>
    <w:rsid w:val="00F56B2E"/>
    <w:rsid w:val="00F56C9B"/>
    <w:rsid w:val="00F56D0C"/>
    <w:rsid w:val="00F5757F"/>
    <w:rsid w:val="00F577B4"/>
    <w:rsid w:val="00F57C1D"/>
    <w:rsid w:val="00F603E0"/>
    <w:rsid w:val="00F604E8"/>
    <w:rsid w:val="00F605DF"/>
    <w:rsid w:val="00F6068E"/>
    <w:rsid w:val="00F6082D"/>
    <w:rsid w:val="00F60C02"/>
    <w:rsid w:val="00F60CBA"/>
    <w:rsid w:val="00F612AE"/>
    <w:rsid w:val="00F6144E"/>
    <w:rsid w:val="00F61F18"/>
    <w:rsid w:val="00F623F4"/>
    <w:rsid w:val="00F62419"/>
    <w:rsid w:val="00F6244A"/>
    <w:rsid w:val="00F62601"/>
    <w:rsid w:val="00F629F3"/>
    <w:rsid w:val="00F62B7D"/>
    <w:rsid w:val="00F62DEB"/>
    <w:rsid w:val="00F63494"/>
    <w:rsid w:val="00F63B02"/>
    <w:rsid w:val="00F63B68"/>
    <w:rsid w:val="00F63E7D"/>
    <w:rsid w:val="00F641CE"/>
    <w:rsid w:val="00F64B8B"/>
    <w:rsid w:val="00F64BC3"/>
    <w:rsid w:val="00F64FCB"/>
    <w:rsid w:val="00F65119"/>
    <w:rsid w:val="00F657F4"/>
    <w:rsid w:val="00F65907"/>
    <w:rsid w:val="00F65D03"/>
    <w:rsid w:val="00F6643B"/>
    <w:rsid w:val="00F6648C"/>
    <w:rsid w:val="00F66ED7"/>
    <w:rsid w:val="00F672F0"/>
    <w:rsid w:val="00F67441"/>
    <w:rsid w:val="00F67515"/>
    <w:rsid w:val="00F70313"/>
    <w:rsid w:val="00F710C8"/>
    <w:rsid w:val="00F711CF"/>
    <w:rsid w:val="00F71521"/>
    <w:rsid w:val="00F7164D"/>
    <w:rsid w:val="00F7169C"/>
    <w:rsid w:val="00F716AF"/>
    <w:rsid w:val="00F71886"/>
    <w:rsid w:val="00F71984"/>
    <w:rsid w:val="00F72467"/>
    <w:rsid w:val="00F726E6"/>
    <w:rsid w:val="00F7280F"/>
    <w:rsid w:val="00F72A44"/>
    <w:rsid w:val="00F72FAA"/>
    <w:rsid w:val="00F730E1"/>
    <w:rsid w:val="00F737F5"/>
    <w:rsid w:val="00F73FAD"/>
    <w:rsid w:val="00F74AA7"/>
    <w:rsid w:val="00F74B65"/>
    <w:rsid w:val="00F75CF6"/>
    <w:rsid w:val="00F75D13"/>
    <w:rsid w:val="00F75F79"/>
    <w:rsid w:val="00F766F0"/>
    <w:rsid w:val="00F7673A"/>
    <w:rsid w:val="00F767B5"/>
    <w:rsid w:val="00F76834"/>
    <w:rsid w:val="00F769C4"/>
    <w:rsid w:val="00F76EC8"/>
    <w:rsid w:val="00F771A6"/>
    <w:rsid w:val="00F773A4"/>
    <w:rsid w:val="00F7747D"/>
    <w:rsid w:val="00F77A3A"/>
    <w:rsid w:val="00F77CFF"/>
    <w:rsid w:val="00F77E7A"/>
    <w:rsid w:val="00F77F05"/>
    <w:rsid w:val="00F8018B"/>
    <w:rsid w:val="00F80814"/>
    <w:rsid w:val="00F80A21"/>
    <w:rsid w:val="00F81051"/>
    <w:rsid w:val="00F81184"/>
    <w:rsid w:val="00F8158C"/>
    <w:rsid w:val="00F81617"/>
    <w:rsid w:val="00F81C1C"/>
    <w:rsid w:val="00F81E82"/>
    <w:rsid w:val="00F82C45"/>
    <w:rsid w:val="00F82FFD"/>
    <w:rsid w:val="00F8305B"/>
    <w:rsid w:val="00F83594"/>
    <w:rsid w:val="00F83718"/>
    <w:rsid w:val="00F83A4D"/>
    <w:rsid w:val="00F83A50"/>
    <w:rsid w:val="00F83AAB"/>
    <w:rsid w:val="00F83B0B"/>
    <w:rsid w:val="00F83B1F"/>
    <w:rsid w:val="00F83D07"/>
    <w:rsid w:val="00F83D9A"/>
    <w:rsid w:val="00F83DE0"/>
    <w:rsid w:val="00F84286"/>
    <w:rsid w:val="00F842C6"/>
    <w:rsid w:val="00F84441"/>
    <w:rsid w:val="00F847A5"/>
    <w:rsid w:val="00F84A59"/>
    <w:rsid w:val="00F84ADB"/>
    <w:rsid w:val="00F84C0B"/>
    <w:rsid w:val="00F84C32"/>
    <w:rsid w:val="00F85019"/>
    <w:rsid w:val="00F853CF"/>
    <w:rsid w:val="00F85576"/>
    <w:rsid w:val="00F85760"/>
    <w:rsid w:val="00F85DEC"/>
    <w:rsid w:val="00F85F92"/>
    <w:rsid w:val="00F86C57"/>
    <w:rsid w:val="00F875D8"/>
    <w:rsid w:val="00F876FB"/>
    <w:rsid w:val="00F87AE1"/>
    <w:rsid w:val="00F87BE6"/>
    <w:rsid w:val="00F87D4C"/>
    <w:rsid w:val="00F901AB"/>
    <w:rsid w:val="00F9067F"/>
    <w:rsid w:val="00F90737"/>
    <w:rsid w:val="00F90810"/>
    <w:rsid w:val="00F90DD9"/>
    <w:rsid w:val="00F90E16"/>
    <w:rsid w:val="00F91528"/>
    <w:rsid w:val="00F91546"/>
    <w:rsid w:val="00F91896"/>
    <w:rsid w:val="00F9192D"/>
    <w:rsid w:val="00F91FCC"/>
    <w:rsid w:val="00F92057"/>
    <w:rsid w:val="00F920D4"/>
    <w:rsid w:val="00F92693"/>
    <w:rsid w:val="00F928D8"/>
    <w:rsid w:val="00F929C2"/>
    <w:rsid w:val="00F92B0D"/>
    <w:rsid w:val="00F92C59"/>
    <w:rsid w:val="00F92EB6"/>
    <w:rsid w:val="00F92F21"/>
    <w:rsid w:val="00F92FB2"/>
    <w:rsid w:val="00F930EA"/>
    <w:rsid w:val="00F93537"/>
    <w:rsid w:val="00F93903"/>
    <w:rsid w:val="00F93FB0"/>
    <w:rsid w:val="00F94475"/>
    <w:rsid w:val="00F94917"/>
    <w:rsid w:val="00F94E28"/>
    <w:rsid w:val="00F94F06"/>
    <w:rsid w:val="00F95115"/>
    <w:rsid w:val="00F9512F"/>
    <w:rsid w:val="00F95152"/>
    <w:rsid w:val="00F9588C"/>
    <w:rsid w:val="00F95946"/>
    <w:rsid w:val="00F95C25"/>
    <w:rsid w:val="00F96020"/>
    <w:rsid w:val="00F964FA"/>
    <w:rsid w:val="00F96841"/>
    <w:rsid w:val="00F968A8"/>
    <w:rsid w:val="00F96A0D"/>
    <w:rsid w:val="00F96F0D"/>
    <w:rsid w:val="00F970E1"/>
    <w:rsid w:val="00FA04C9"/>
    <w:rsid w:val="00FA05FD"/>
    <w:rsid w:val="00FA0937"/>
    <w:rsid w:val="00FA0AC5"/>
    <w:rsid w:val="00FA0B0C"/>
    <w:rsid w:val="00FA101F"/>
    <w:rsid w:val="00FA12B6"/>
    <w:rsid w:val="00FA145F"/>
    <w:rsid w:val="00FA1609"/>
    <w:rsid w:val="00FA1DFF"/>
    <w:rsid w:val="00FA1F12"/>
    <w:rsid w:val="00FA2202"/>
    <w:rsid w:val="00FA2282"/>
    <w:rsid w:val="00FA2E9B"/>
    <w:rsid w:val="00FA2EB2"/>
    <w:rsid w:val="00FA360F"/>
    <w:rsid w:val="00FA36F5"/>
    <w:rsid w:val="00FA383A"/>
    <w:rsid w:val="00FA4304"/>
    <w:rsid w:val="00FA463C"/>
    <w:rsid w:val="00FA4AF1"/>
    <w:rsid w:val="00FA4DBD"/>
    <w:rsid w:val="00FA4E9A"/>
    <w:rsid w:val="00FA507C"/>
    <w:rsid w:val="00FA5183"/>
    <w:rsid w:val="00FA53E9"/>
    <w:rsid w:val="00FA5DCC"/>
    <w:rsid w:val="00FA62AE"/>
    <w:rsid w:val="00FA680A"/>
    <w:rsid w:val="00FA6FA6"/>
    <w:rsid w:val="00FA6FD7"/>
    <w:rsid w:val="00FA7A72"/>
    <w:rsid w:val="00FB0085"/>
    <w:rsid w:val="00FB0245"/>
    <w:rsid w:val="00FB050B"/>
    <w:rsid w:val="00FB05D8"/>
    <w:rsid w:val="00FB0675"/>
    <w:rsid w:val="00FB073D"/>
    <w:rsid w:val="00FB0A87"/>
    <w:rsid w:val="00FB0F12"/>
    <w:rsid w:val="00FB104A"/>
    <w:rsid w:val="00FB11BB"/>
    <w:rsid w:val="00FB12C3"/>
    <w:rsid w:val="00FB14A4"/>
    <w:rsid w:val="00FB1986"/>
    <w:rsid w:val="00FB1FD1"/>
    <w:rsid w:val="00FB20E8"/>
    <w:rsid w:val="00FB22FE"/>
    <w:rsid w:val="00FB2635"/>
    <w:rsid w:val="00FB2B5C"/>
    <w:rsid w:val="00FB2C13"/>
    <w:rsid w:val="00FB2E08"/>
    <w:rsid w:val="00FB31E8"/>
    <w:rsid w:val="00FB3367"/>
    <w:rsid w:val="00FB36E6"/>
    <w:rsid w:val="00FB3967"/>
    <w:rsid w:val="00FB39B0"/>
    <w:rsid w:val="00FB3D7B"/>
    <w:rsid w:val="00FB4198"/>
    <w:rsid w:val="00FB43B8"/>
    <w:rsid w:val="00FB485B"/>
    <w:rsid w:val="00FB4AFE"/>
    <w:rsid w:val="00FB4B2D"/>
    <w:rsid w:val="00FB5593"/>
    <w:rsid w:val="00FB56AF"/>
    <w:rsid w:val="00FB56DC"/>
    <w:rsid w:val="00FB62F0"/>
    <w:rsid w:val="00FB6330"/>
    <w:rsid w:val="00FB63AB"/>
    <w:rsid w:val="00FB68BB"/>
    <w:rsid w:val="00FB6B75"/>
    <w:rsid w:val="00FB7400"/>
    <w:rsid w:val="00FB746B"/>
    <w:rsid w:val="00FB771A"/>
    <w:rsid w:val="00FC089C"/>
    <w:rsid w:val="00FC090B"/>
    <w:rsid w:val="00FC098E"/>
    <w:rsid w:val="00FC0B89"/>
    <w:rsid w:val="00FC0BE8"/>
    <w:rsid w:val="00FC0E69"/>
    <w:rsid w:val="00FC12BC"/>
    <w:rsid w:val="00FC1580"/>
    <w:rsid w:val="00FC1736"/>
    <w:rsid w:val="00FC1774"/>
    <w:rsid w:val="00FC187B"/>
    <w:rsid w:val="00FC281F"/>
    <w:rsid w:val="00FC2971"/>
    <w:rsid w:val="00FC2C1E"/>
    <w:rsid w:val="00FC3B85"/>
    <w:rsid w:val="00FC3C17"/>
    <w:rsid w:val="00FC3CC4"/>
    <w:rsid w:val="00FC3E85"/>
    <w:rsid w:val="00FC4096"/>
    <w:rsid w:val="00FC4147"/>
    <w:rsid w:val="00FC4AFA"/>
    <w:rsid w:val="00FC4E57"/>
    <w:rsid w:val="00FC4FE2"/>
    <w:rsid w:val="00FC5046"/>
    <w:rsid w:val="00FC541F"/>
    <w:rsid w:val="00FC54A0"/>
    <w:rsid w:val="00FC54F7"/>
    <w:rsid w:val="00FC557D"/>
    <w:rsid w:val="00FC55C8"/>
    <w:rsid w:val="00FC57F4"/>
    <w:rsid w:val="00FC59AD"/>
    <w:rsid w:val="00FC5B8D"/>
    <w:rsid w:val="00FC5CA2"/>
    <w:rsid w:val="00FC5E03"/>
    <w:rsid w:val="00FC5F6E"/>
    <w:rsid w:val="00FC5FBE"/>
    <w:rsid w:val="00FC6075"/>
    <w:rsid w:val="00FC6AEC"/>
    <w:rsid w:val="00FC6BE0"/>
    <w:rsid w:val="00FC6E96"/>
    <w:rsid w:val="00FC71D9"/>
    <w:rsid w:val="00FC730F"/>
    <w:rsid w:val="00FC7469"/>
    <w:rsid w:val="00FD0088"/>
    <w:rsid w:val="00FD038F"/>
    <w:rsid w:val="00FD08D4"/>
    <w:rsid w:val="00FD0D42"/>
    <w:rsid w:val="00FD10DB"/>
    <w:rsid w:val="00FD1E82"/>
    <w:rsid w:val="00FD1F04"/>
    <w:rsid w:val="00FD202B"/>
    <w:rsid w:val="00FD211D"/>
    <w:rsid w:val="00FD27B6"/>
    <w:rsid w:val="00FD2A79"/>
    <w:rsid w:val="00FD2B50"/>
    <w:rsid w:val="00FD2B52"/>
    <w:rsid w:val="00FD2FB3"/>
    <w:rsid w:val="00FD3051"/>
    <w:rsid w:val="00FD3536"/>
    <w:rsid w:val="00FD3836"/>
    <w:rsid w:val="00FD3980"/>
    <w:rsid w:val="00FD3BB0"/>
    <w:rsid w:val="00FD3E61"/>
    <w:rsid w:val="00FD4119"/>
    <w:rsid w:val="00FD4152"/>
    <w:rsid w:val="00FD48A7"/>
    <w:rsid w:val="00FD499E"/>
    <w:rsid w:val="00FD4B80"/>
    <w:rsid w:val="00FD4BEE"/>
    <w:rsid w:val="00FD4EAD"/>
    <w:rsid w:val="00FD5012"/>
    <w:rsid w:val="00FD56E6"/>
    <w:rsid w:val="00FD575C"/>
    <w:rsid w:val="00FD59EF"/>
    <w:rsid w:val="00FD5D55"/>
    <w:rsid w:val="00FD5E27"/>
    <w:rsid w:val="00FD6118"/>
    <w:rsid w:val="00FD6AA7"/>
    <w:rsid w:val="00FD6D63"/>
    <w:rsid w:val="00FD6E57"/>
    <w:rsid w:val="00FD7BA2"/>
    <w:rsid w:val="00FD7D16"/>
    <w:rsid w:val="00FE0002"/>
    <w:rsid w:val="00FE04E7"/>
    <w:rsid w:val="00FE0B5A"/>
    <w:rsid w:val="00FE0B73"/>
    <w:rsid w:val="00FE0B7F"/>
    <w:rsid w:val="00FE0BA5"/>
    <w:rsid w:val="00FE0C80"/>
    <w:rsid w:val="00FE13B8"/>
    <w:rsid w:val="00FE13BC"/>
    <w:rsid w:val="00FE1752"/>
    <w:rsid w:val="00FE1C97"/>
    <w:rsid w:val="00FE1F2B"/>
    <w:rsid w:val="00FE2089"/>
    <w:rsid w:val="00FE28EA"/>
    <w:rsid w:val="00FE292B"/>
    <w:rsid w:val="00FE2B65"/>
    <w:rsid w:val="00FE2B90"/>
    <w:rsid w:val="00FE2FF8"/>
    <w:rsid w:val="00FE37CE"/>
    <w:rsid w:val="00FE37E7"/>
    <w:rsid w:val="00FE3A58"/>
    <w:rsid w:val="00FE3A9E"/>
    <w:rsid w:val="00FE3ACE"/>
    <w:rsid w:val="00FE3F9E"/>
    <w:rsid w:val="00FE43CF"/>
    <w:rsid w:val="00FE44CB"/>
    <w:rsid w:val="00FE44D1"/>
    <w:rsid w:val="00FE45E2"/>
    <w:rsid w:val="00FE4EEF"/>
    <w:rsid w:val="00FE4F24"/>
    <w:rsid w:val="00FE53C0"/>
    <w:rsid w:val="00FE5788"/>
    <w:rsid w:val="00FE5CA1"/>
    <w:rsid w:val="00FE5EBB"/>
    <w:rsid w:val="00FE6680"/>
    <w:rsid w:val="00FE6800"/>
    <w:rsid w:val="00FE6B83"/>
    <w:rsid w:val="00FE70AB"/>
    <w:rsid w:val="00FE79F7"/>
    <w:rsid w:val="00FE7C6F"/>
    <w:rsid w:val="00FE7EAD"/>
    <w:rsid w:val="00FF03E8"/>
    <w:rsid w:val="00FF07C3"/>
    <w:rsid w:val="00FF0983"/>
    <w:rsid w:val="00FF0AA8"/>
    <w:rsid w:val="00FF1018"/>
    <w:rsid w:val="00FF14A1"/>
    <w:rsid w:val="00FF17AD"/>
    <w:rsid w:val="00FF18EF"/>
    <w:rsid w:val="00FF190D"/>
    <w:rsid w:val="00FF1AD3"/>
    <w:rsid w:val="00FF1CE6"/>
    <w:rsid w:val="00FF211C"/>
    <w:rsid w:val="00FF21FA"/>
    <w:rsid w:val="00FF227E"/>
    <w:rsid w:val="00FF230C"/>
    <w:rsid w:val="00FF2316"/>
    <w:rsid w:val="00FF2DD4"/>
    <w:rsid w:val="00FF3280"/>
    <w:rsid w:val="00FF3451"/>
    <w:rsid w:val="00FF363E"/>
    <w:rsid w:val="00FF3C90"/>
    <w:rsid w:val="00FF409B"/>
    <w:rsid w:val="00FF426A"/>
    <w:rsid w:val="00FF42D2"/>
    <w:rsid w:val="00FF4709"/>
    <w:rsid w:val="00FF4F7D"/>
    <w:rsid w:val="00FF53BB"/>
    <w:rsid w:val="00FF53D7"/>
    <w:rsid w:val="00FF5474"/>
    <w:rsid w:val="00FF55E6"/>
    <w:rsid w:val="00FF58CC"/>
    <w:rsid w:val="00FF6018"/>
    <w:rsid w:val="00FF61D7"/>
    <w:rsid w:val="00FF69FE"/>
    <w:rsid w:val="00FF6C93"/>
    <w:rsid w:val="00FF6CD8"/>
    <w:rsid w:val="00FF75D3"/>
    <w:rsid w:val="00FF76C7"/>
    <w:rsid w:val="00FF7737"/>
    <w:rsid w:val="00FF7904"/>
    <w:rsid w:val="00FF7D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A5B11"/>
  <w15:docId w15:val="{F2E3B8F5-E538-42DB-B44A-C87F41B82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464E3"/>
    <w:pPr>
      <w:spacing w:line="276" w:lineRule="auto"/>
      <w:jc w:val="both"/>
    </w:pPr>
  </w:style>
  <w:style w:type="paragraph" w:styleId="10">
    <w:name w:val="heading 1"/>
    <w:basedOn w:val="a1"/>
    <w:next w:val="a1"/>
    <w:link w:val="1Char"/>
    <w:uiPriority w:val="9"/>
    <w:qFormat/>
    <w:rsid w:val="0042352E"/>
    <w:pPr>
      <w:outlineLvl w:val="0"/>
    </w:pPr>
  </w:style>
  <w:style w:type="paragraph" w:styleId="2">
    <w:name w:val="heading 2"/>
    <w:basedOn w:val="10"/>
    <w:next w:val="a1"/>
    <w:link w:val="2Char"/>
    <w:uiPriority w:val="9"/>
    <w:unhideWhenUsed/>
    <w:qFormat/>
    <w:rsid w:val="0042352E"/>
    <w:pPr>
      <w:outlineLvl w:val="1"/>
    </w:pPr>
  </w:style>
  <w:style w:type="paragraph" w:styleId="3">
    <w:name w:val="heading 3"/>
    <w:basedOn w:val="2"/>
    <w:next w:val="a1"/>
    <w:link w:val="3Char"/>
    <w:uiPriority w:val="9"/>
    <w:unhideWhenUsed/>
    <w:qFormat/>
    <w:rsid w:val="0042352E"/>
    <w:pPr>
      <w:outlineLvl w:val="2"/>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42352E"/>
    <w:pPr>
      <w:widowControl w:val="0"/>
      <w:wordWrap w:val="0"/>
      <w:autoSpaceDE w:val="0"/>
      <w:autoSpaceDN w:val="0"/>
      <w:jc w:val="both"/>
    </w:pPr>
  </w:style>
  <w:style w:type="character" w:customStyle="1" w:styleId="1Char">
    <w:name w:val="제목 1 Char"/>
    <w:basedOn w:val="a2"/>
    <w:link w:val="10"/>
    <w:uiPriority w:val="9"/>
    <w:rsid w:val="0042352E"/>
  </w:style>
  <w:style w:type="character" w:customStyle="1" w:styleId="2Char">
    <w:name w:val="제목 2 Char"/>
    <w:basedOn w:val="a2"/>
    <w:link w:val="2"/>
    <w:uiPriority w:val="9"/>
    <w:rsid w:val="0042352E"/>
  </w:style>
  <w:style w:type="character" w:customStyle="1" w:styleId="3Char">
    <w:name w:val="제목 3 Char"/>
    <w:basedOn w:val="a2"/>
    <w:link w:val="3"/>
    <w:uiPriority w:val="9"/>
    <w:rsid w:val="0042352E"/>
  </w:style>
  <w:style w:type="paragraph" w:styleId="a6">
    <w:name w:val="List Paragraph"/>
    <w:aliases w:val="Source,Driving Outline,설명문단CxSpLast,설명문단,번호매기기 기본,Paragraphe de liste,abc,bullet 1,List Paragraph1,Header 1,????? ??,????,????CxSpLast"/>
    <w:basedOn w:val="a1"/>
    <w:link w:val="Char"/>
    <w:uiPriority w:val="34"/>
    <w:qFormat/>
    <w:rsid w:val="0042352E"/>
    <w:pPr>
      <w:ind w:leftChars="400" w:left="800"/>
    </w:pPr>
  </w:style>
  <w:style w:type="table" w:styleId="a7">
    <w:name w:val="Table Grid"/>
    <w:basedOn w:val="a3"/>
    <w:uiPriority w:val="59"/>
    <w:rsid w:val="00AD5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Char0"/>
    <w:unhideWhenUsed/>
    <w:rsid w:val="00737A81"/>
    <w:pPr>
      <w:tabs>
        <w:tab w:val="center" w:pos="4513"/>
        <w:tab w:val="right" w:pos="9026"/>
      </w:tabs>
      <w:snapToGrid w:val="0"/>
    </w:pPr>
  </w:style>
  <w:style w:type="character" w:customStyle="1" w:styleId="Char0">
    <w:name w:val="머리글 Char"/>
    <w:basedOn w:val="a2"/>
    <w:link w:val="a8"/>
    <w:rsid w:val="00737A81"/>
  </w:style>
  <w:style w:type="paragraph" w:styleId="a9">
    <w:name w:val="footer"/>
    <w:basedOn w:val="a1"/>
    <w:link w:val="Char1"/>
    <w:uiPriority w:val="99"/>
    <w:unhideWhenUsed/>
    <w:rsid w:val="00737A81"/>
    <w:pPr>
      <w:tabs>
        <w:tab w:val="center" w:pos="4513"/>
        <w:tab w:val="right" w:pos="9026"/>
      </w:tabs>
      <w:snapToGrid w:val="0"/>
    </w:pPr>
  </w:style>
  <w:style w:type="character" w:customStyle="1" w:styleId="Char1">
    <w:name w:val="바닥글 Char"/>
    <w:basedOn w:val="a2"/>
    <w:link w:val="a9"/>
    <w:uiPriority w:val="99"/>
    <w:rsid w:val="00737A81"/>
  </w:style>
  <w:style w:type="paragraph" w:styleId="aa">
    <w:name w:val="Balloon Text"/>
    <w:basedOn w:val="a1"/>
    <w:link w:val="Char2"/>
    <w:uiPriority w:val="99"/>
    <w:semiHidden/>
    <w:unhideWhenUsed/>
    <w:rsid w:val="000C0223"/>
    <w:pPr>
      <w:spacing w:line="240" w:lineRule="auto"/>
    </w:pPr>
    <w:rPr>
      <w:rFonts w:ascii="맑은 고딕" w:eastAsia="맑은 고딕" w:hAnsi="맑은 고딕"/>
      <w:sz w:val="18"/>
      <w:szCs w:val="18"/>
    </w:rPr>
  </w:style>
  <w:style w:type="character" w:customStyle="1" w:styleId="Char2">
    <w:name w:val="풍선 도움말 텍스트 Char"/>
    <w:link w:val="aa"/>
    <w:uiPriority w:val="99"/>
    <w:semiHidden/>
    <w:rsid w:val="000C0223"/>
    <w:rPr>
      <w:rFonts w:ascii="맑은 고딕" w:eastAsia="맑은 고딕" w:hAnsi="맑은 고딕" w:cs="Times New Roman"/>
      <w:sz w:val="18"/>
      <w:szCs w:val="18"/>
    </w:rPr>
  </w:style>
  <w:style w:type="paragraph" w:styleId="ab">
    <w:name w:val="Body Text"/>
    <w:aliases w:val="bt"/>
    <w:basedOn w:val="a1"/>
    <w:link w:val="Char3"/>
    <w:rsid w:val="00337118"/>
    <w:pPr>
      <w:spacing w:before="240" w:after="240" w:line="240" w:lineRule="auto"/>
      <w:ind w:firstLine="720"/>
      <w:jc w:val="left"/>
    </w:pPr>
    <w:rPr>
      <w:rFonts w:eastAsia="맑은 고딕"/>
      <w:sz w:val="24"/>
      <w:lang w:eastAsia="en-US"/>
    </w:rPr>
  </w:style>
  <w:style w:type="character" w:customStyle="1" w:styleId="Char3">
    <w:name w:val="본문 Char"/>
    <w:aliases w:val="bt Char"/>
    <w:link w:val="ab"/>
    <w:rsid w:val="00337118"/>
    <w:rPr>
      <w:rFonts w:eastAsia="맑은 고딕"/>
      <w:sz w:val="24"/>
      <w:lang w:eastAsia="en-US"/>
    </w:rPr>
  </w:style>
  <w:style w:type="paragraph" w:styleId="ac">
    <w:name w:val="Revision"/>
    <w:hidden/>
    <w:uiPriority w:val="99"/>
    <w:semiHidden/>
    <w:rsid w:val="004553C3"/>
  </w:style>
  <w:style w:type="paragraph" w:styleId="ad">
    <w:name w:val="footnote text"/>
    <w:aliases w:val=" Char,ABC 각주,fn,footnote text,Footnotes,Footnote ak,Footnote Text Char1,Footnote Text Char Char,fn Char Char,footnote text Char Char,Footnotes Char Char,Footnote ak Char Char,fn Char1,footnote text Char1,Footnotes Char1,Footnote ak Char1,book"/>
    <w:basedOn w:val="a1"/>
    <w:link w:val="Char4"/>
    <w:uiPriority w:val="99"/>
    <w:unhideWhenUsed/>
    <w:qFormat/>
    <w:rsid w:val="00547680"/>
    <w:pPr>
      <w:snapToGrid w:val="0"/>
      <w:jc w:val="left"/>
    </w:pPr>
  </w:style>
  <w:style w:type="character" w:customStyle="1" w:styleId="Char4">
    <w:name w:val="각주 텍스트 Char"/>
    <w:aliases w:val=" Char Char,ABC 각주 Char,fn Char,footnote text Char,Footnotes Char,Footnote ak Char,Footnote Text Char1 Char,Footnote Text Char Char Char,fn Char Char Char,footnote text Char Char Char,Footnotes Char Char Char,Footnote ak Char Char Char"/>
    <w:basedOn w:val="a2"/>
    <w:link w:val="ad"/>
    <w:uiPriority w:val="99"/>
    <w:rsid w:val="00547680"/>
  </w:style>
  <w:style w:type="character" w:styleId="ae">
    <w:name w:val="footnote reference"/>
    <w:aliases w:val="Ref,de nota al pie,(NECG) Footnote Reference,FC,fr,-E Fußnotenzeichen"/>
    <w:uiPriority w:val="99"/>
    <w:unhideWhenUsed/>
    <w:rsid w:val="00547680"/>
    <w:rPr>
      <w:vertAlign w:val="superscript"/>
    </w:rPr>
  </w:style>
  <w:style w:type="paragraph" w:styleId="af">
    <w:name w:val="Normal (Web)"/>
    <w:basedOn w:val="a1"/>
    <w:uiPriority w:val="99"/>
    <w:unhideWhenUsed/>
    <w:rsid w:val="004F3ACE"/>
    <w:pPr>
      <w:spacing w:line="384" w:lineRule="atLeast"/>
      <w:jc w:val="left"/>
    </w:pPr>
    <w:rPr>
      <w:rFonts w:ascii="바탕" w:eastAsia="바탕" w:hAnsi="바탕" w:cs="굴림"/>
      <w:color w:val="000000"/>
      <w:sz w:val="24"/>
      <w:szCs w:val="24"/>
    </w:rPr>
  </w:style>
  <w:style w:type="character" w:styleId="af0">
    <w:name w:val="Hyperlink"/>
    <w:uiPriority w:val="99"/>
    <w:unhideWhenUsed/>
    <w:rsid w:val="009E755E"/>
    <w:rPr>
      <w:color w:val="0000FF"/>
      <w:u w:val="single"/>
    </w:rPr>
  </w:style>
  <w:style w:type="paragraph" w:customStyle="1" w:styleId="TableHead">
    <w:name w:val="_TableHead"/>
    <w:basedOn w:val="a1"/>
    <w:rsid w:val="009C291E"/>
    <w:pPr>
      <w:keepNext/>
      <w:spacing w:before="40" w:after="40" w:line="240" w:lineRule="auto"/>
      <w:ind w:right="144"/>
      <w:jc w:val="center"/>
    </w:pPr>
    <w:rPr>
      <w:rFonts w:ascii="Arial" w:eastAsia="SC STKaiti" w:hAnsi="Arial"/>
      <w:b/>
      <w:color w:val="000080"/>
      <w:szCs w:val="24"/>
      <w:lang w:eastAsia="zh-CN"/>
    </w:rPr>
  </w:style>
  <w:style w:type="paragraph" w:styleId="af1">
    <w:name w:val="Title"/>
    <w:basedOn w:val="a1"/>
    <w:link w:val="Char5"/>
    <w:qFormat/>
    <w:rsid w:val="009C291E"/>
    <w:pPr>
      <w:spacing w:before="240" w:after="60" w:line="240" w:lineRule="auto"/>
      <w:jc w:val="center"/>
      <w:outlineLvl w:val="0"/>
    </w:pPr>
    <w:rPr>
      <w:rFonts w:ascii="Arial" w:eastAsia="SC STKaiti" w:hAnsi="Arial" w:cs="Arial"/>
      <w:b/>
      <w:bCs/>
      <w:kern w:val="28"/>
      <w:sz w:val="32"/>
      <w:szCs w:val="32"/>
      <w:lang w:eastAsia="zh-CN"/>
    </w:rPr>
  </w:style>
  <w:style w:type="character" w:customStyle="1" w:styleId="Char5">
    <w:name w:val="제목 Char"/>
    <w:link w:val="af1"/>
    <w:rsid w:val="009C291E"/>
    <w:rPr>
      <w:rFonts w:ascii="Arial" w:eastAsia="SC STKaiti" w:hAnsi="Arial" w:cs="Arial"/>
      <w:b/>
      <w:bCs/>
      <w:kern w:val="28"/>
      <w:sz w:val="32"/>
      <w:szCs w:val="32"/>
      <w:lang w:eastAsia="zh-CN"/>
    </w:rPr>
  </w:style>
  <w:style w:type="paragraph" w:customStyle="1" w:styleId="af2">
    <w:name w:val="국문유형"/>
    <w:basedOn w:val="a1"/>
    <w:rsid w:val="009C291E"/>
    <w:pPr>
      <w:widowControl w:val="0"/>
      <w:wordWrap w:val="0"/>
      <w:autoSpaceDN w:val="0"/>
      <w:snapToGrid w:val="0"/>
      <w:spacing w:line="460" w:lineRule="exact"/>
    </w:pPr>
    <w:rPr>
      <w:kern w:val="2"/>
      <w:sz w:val="24"/>
    </w:rPr>
  </w:style>
  <w:style w:type="paragraph" w:customStyle="1" w:styleId="Default">
    <w:name w:val="Default"/>
    <w:rsid w:val="00384E22"/>
    <w:pPr>
      <w:widowControl w:val="0"/>
      <w:autoSpaceDE w:val="0"/>
      <w:autoSpaceDN w:val="0"/>
      <w:adjustRightInd w:val="0"/>
    </w:pPr>
    <w:rPr>
      <w:rFonts w:ascii="바탕" w:eastAsia="바탕" w:hAnsi="맑은 고딕" w:cs="바탕"/>
      <w:color w:val="000000"/>
      <w:sz w:val="24"/>
      <w:szCs w:val="24"/>
    </w:rPr>
  </w:style>
  <w:style w:type="character" w:customStyle="1" w:styleId="fntk053">
    <w:name w:val="fnt_k053"/>
    <w:rsid w:val="00D24A02"/>
    <w:rPr>
      <w:rFonts w:ascii="굴림" w:hAnsi="굴림" w:hint="default"/>
      <w:color w:val="000000"/>
      <w:sz w:val="18"/>
      <w:szCs w:val="18"/>
    </w:rPr>
  </w:style>
  <w:style w:type="paragraph" w:styleId="11">
    <w:name w:val="toc 1"/>
    <w:basedOn w:val="a1"/>
    <w:next w:val="a1"/>
    <w:autoRedefine/>
    <w:uiPriority w:val="39"/>
    <w:unhideWhenUsed/>
    <w:qFormat/>
    <w:rsid w:val="00F32892"/>
    <w:pPr>
      <w:tabs>
        <w:tab w:val="left" w:pos="400"/>
        <w:tab w:val="right" w:leader="dot" w:pos="14560"/>
      </w:tabs>
      <w:spacing w:before="120" w:after="120"/>
      <w:jc w:val="left"/>
    </w:pPr>
    <w:rPr>
      <w:rFonts w:asciiTheme="minorHAnsi" w:eastAsia="바탕"/>
      <w:b/>
      <w:bCs/>
      <w:caps/>
      <w:noProof/>
    </w:rPr>
  </w:style>
  <w:style w:type="character" w:styleId="af3">
    <w:name w:val="annotation reference"/>
    <w:uiPriority w:val="99"/>
    <w:semiHidden/>
    <w:unhideWhenUsed/>
    <w:rsid w:val="002531DD"/>
    <w:rPr>
      <w:sz w:val="16"/>
      <w:szCs w:val="16"/>
    </w:rPr>
  </w:style>
  <w:style w:type="paragraph" w:styleId="af4">
    <w:name w:val="annotation text"/>
    <w:basedOn w:val="a1"/>
    <w:link w:val="Char6"/>
    <w:uiPriority w:val="99"/>
    <w:unhideWhenUsed/>
    <w:rsid w:val="002531DD"/>
    <w:pPr>
      <w:spacing w:line="240" w:lineRule="auto"/>
    </w:pPr>
  </w:style>
  <w:style w:type="character" w:customStyle="1" w:styleId="Char6">
    <w:name w:val="메모 텍스트 Char"/>
    <w:basedOn w:val="a2"/>
    <w:link w:val="af4"/>
    <w:uiPriority w:val="99"/>
    <w:rsid w:val="002531DD"/>
  </w:style>
  <w:style w:type="paragraph" w:styleId="af5">
    <w:name w:val="annotation subject"/>
    <w:basedOn w:val="af4"/>
    <w:next w:val="af4"/>
    <w:link w:val="Char7"/>
    <w:uiPriority w:val="99"/>
    <w:semiHidden/>
    <w:unhideWhenUsed/>
    <w:rsid w:val="00865486"/>
    <w:pPr>
      <w:spacing w:line="276" w:lineRule="auto"/>
    </w:pPr>
    <w:rPr>
      <w:b/>
      <w:bCs/>
    </w:rPr>
  </w:style>
  <w:style w:type="character" w:customStyle="1" w:styleId="Char7">
    <w:name w:val="메모 주제 Char"/>
    <w:link w:val="af5"/>
    <w:uiPriority w:val="99"/>
    <w:semiHidden/>
    <w:rsid w:val="00865486"/>
    <w:rPr>
      <w:b/>
      <w:bCs/>
    </w:rPr>
  </w:style>
  <w:style w:type="paragraph" w:styleId="TOC">
    <w:name w:val="TOC Heading"/>
    <w:basedOn w:val="10"/>
    <w:next w:val="a1"/>
    <w:uiPriority w:val="39"/>
    <w:semiHidden/>
    <w:unhideWhenUsed/>
    <w:qFormat/>
    <w:rsid w:val="006013F2"/>
    <w:pPr>
      <w:keepNext/>
      <w:keepLines/>
      <w:spacing w:before="480"/>
      <w:jc w:val="left"/>
      <w:outlineLvl w:val="9"/>
    </w:pPr>
    <w:rPr>
      <w:rFonts w:ascii="맑은 고딕" w:eastAsia="맑은 고딕" w:hAnsi="맑은 고딕"/>
      <w:b/>
      <w:bCs/>
      <w:color w:val="365F91"/>
      <w:sz w:val="28"/>
      <w:szCs w:val="28"/>
    </w:rPr>
  </w:style>
  <w:style w:type="paragraph" w:styleId="20">
    <w:name w:val="toc 2"/>
    <w:basedOn w:val="a1"/>
    <w:next w:val="a1"/>
    <w:autoRedefine/>
    <w:uiPriority w:val="39"/>
    <w:unhideWhenUsed/>
    <w:qFormat/>
    <w:rsid w:val="00F32892"/>
    <w:pPr>
      <w:tabs>
        <w:tab w:val="right" w:leader="dot" w:pos="14560"/>
      </w:tabs>
      <w:ind w:left="200" w:firstLine="200"/>
      <w:jc w:val="left"/>
    </w:pPr>
    <w:rPr>
      <w:rFonts w:eastAsia="바탕"/>
      <w:smallCaps/>
      <w:noProof/>
      <w:sz w:val="22"/>
    </w:rPr>
  </w:style>
  <w:style w:type="paragraph" w:styleId="30">
    <w:name w:val="toc 3"/>
    <w:basedOn w:val="a1"/>
    <w:next w:val="a1"/>
    <w:autoRedefine/>
    <w:uiPriority w:val="39"/>
    <w:unhideWhenUsed/>
    <w:qFormat/>
    <w:rsid w:val="006013F2"/>
    <w:pPr>
      <w:ind w:left="400"/>
      <w:jc w:val="left"/>
    </w:pPr>
    <w:rPr>
      <w:rFonts w:asciiTheme="minorHAnsi" w:eastAsiaTheme="minorHAnsi"/>
      <w:i/>
      <w:iCs/>
    </w:rPr>
  </w:style>
  <w:style w:type="paragraph" w:styleId="a0">
    <w:name w:val="Plain Text"/>
    <w:basedOn w:val="a1"/>
    <w:link w:val="Char8"/>
    <w:rsid w:val="00C31683"/>
    <w:pPr>
      <w:numPr>
        <w:ilvl w:val="1"/>
        <w:numId w:val="1"/>
      </w:numPr>
      <w:tabs>
        <w:tab w:val="clear" w:pos="720"/>
      </w:tabs>
      <w:spacing w:line="240" w:lineRule="auto"/>
      <w:ind w:left="0" w:firstLine="0"/>
      <w:jc w:val="left"/>
    </w:pPr>
    <w:rPr>
      <w:rFonts w:ascii="Courier New" w:eastAsia="SC STKaiti" w:hAnsi="Courier New" w:cs="Courier New"/>
      <w:lang w:eastAsia="zh-CN"/>
    </w:rPr>
  </w:style>
  <w:style w:type="character" w:customStyle="1" w:styleId="Char8">
    <w:name w:val="글자만 Char"/>
    <w:link w:val="a0"/>
    <w:rsid w:val="00C31683"/>
    <w:rPr>
      <w:rFonts w:ascii="Courier New" w:eastAsia="SC STKaiti" w:hAnsi="Courier New" w:cs="Courier New"/>
      <w:lang w:eastAsia="zh-CN"/>
    </w:rPr>
  </w:style>
  <w:style w:type="paragraph" w:styleId="4">
    <w:name w:val="toc 4"/>
    <w:basedOn w:val="a1"/>
    <w:next w:val="a1"/>
    <w:autoRedefine/>
    <w:uiPriority w:val="39"/>
    <w:unhideWhenUsed/>
    <w:rsid w:val="00F53545"/>
    <w:pPr>
      <w:ind w:left="600"/>
      <w:jc w:val="left"/>
    </w:pPr>
    <w:rPr>
      <w:rFonts w:asciiTheme="minorHAnsi" w:eastAsiaTheme="minorHAnsi"/>
      <w:sz w:val="18"/>
      <w:szCs w:val="18"/>
    </w:rPr>
  </w:style>
  <w:style w:type="paragraph" w:styleId="5">
    <w:name w:val="toc 5"/>
    <w:basedOn w:val="a1"/>
    <w:next w:val="a1"/>
    <w:autoRedefine/>
    <w:uiPriority w:val="39"/>
    <w:unhideWhenUsed/>
    <w:rsid w:val="00F53545"/>
    <w:pPr>
      <w:ind w:left="800"/>
      <w:jc w:val="left"/>
    </w:pPr>
    <w:rPr>
      <w:rFonts w:asciiTheme="minorHAnsi" w:eastAsiaTheme="minorHAnsi"/>
      <w:sz w:val="18"/>
      <w:szCs w:val="18"/>
    </w:rPr>
  </w:style>
  <w:style w:type="paragraph" w:styleId="6">
    <w:name w:val="toc 6"/>
    <w:basedOn w:val="a1"/>
    <w:next w:val="a1"/>
    <w:autoRedefine/>
    <w:uiPriority w:val="39"/>
    <w:unhideWhenUsed/>
    <w:rsid w:val="00F53545"/>
    <w:pPr>
      <w:ind w:left="1000"/>
      <w:jc w:val="left"/>
    </w:pPr>
    <w:rPr>
      <w:rFonts w:asciiTheme="minorHAnsi" w:eastAsiaTheme="minorHAnsi"/>
      <w:sz w:val="18"/>
      <w:szCs w:val="18"/>
    </w:rPr>
  </w:style>
  <w:style w:type="paragraph" w:styleId="7">
    <w:name w:val="toc 7"/>
    <w:basedOn w:val="a1"/>
    <w:next w:val="a1"/>
    <w:autoRedefine/>
    <w:unhideWhenUsed/>
    <w:rsid w:val="00F53545"/>
    <w:pPr>
      <w:ind w:left="1200"/>
      <w:jc w:val="left"/>
    </w:pPr>
    <w:rPr>
      <w:rFonts w:asciiTheme="minorHAnsi" w:eastAsiaTheme="minorHAnsi"/>
      <w:sz w:val="18"/>
      <w:szCs w:val="18"/>
    </w:rPr>
  </w:style>
  <w:style w:type="paragraph" w:styleId="8">
    <w:name w:val="toc 8"/>
    <w:basedOn w:val="a1"/>
    <w:next w:val="a1"/>
    <w:autoRedefine/>
    <w:uiPriority w:val="39"/>
    <w:unhideWhenUsed/>
    <w:rsid w:val="00F53545"/>
    <w:pPr>
      <w:ind w:left="1400"/>
      <w:jc w:val="left"/>
    </w:pPr>
    <w:rPr>
      <w:rFonts w:asciiTheme="minorHAnsi" w:eastAsiaTheme="minorHAnsi"/>
      <w:sz w:val="18"/>
      <w:szCs w:val="18"/>
    </w:rPr>
  </w:style>
  <w:style w:type="paragraph" w:styleId="9">
    <w:name w:val="toc 9"/>
    <w:basedOn w:val="a1"/>
    <w:next w:val="a1"/>
    <w:autoRedefine/>
    <w:uiPriority w:val="39"/>
    <w:unhideWhenUsed/>
    <w:rsid w:val="00F53545"/>
    <w:pPr>
      <w:ind w:left="1600"/>
      <w:jc w:val="left"/>
    </w:pPr>
    <w:rPr>
      <w:rFonts w:asciiTheme="minorHAnsi" w:eastAsiaTheme="minorHAnsi"/>
      <w:sz w:val="18"/>
      <w:szCs w:val="18"/>
    </w:rPr>
  </w:style>
  <w:style w:type="paragraph" w:customStyle="1" w:styleId="af6">
    <w:name w:val="바탕글"/>
    <w:rsid w:val="00C90AC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
    <w:name w:val="스타일1"/>
    <w:basedOn w:val="a1"/>
    <w:link w:val="1Char0"/>
    <w:qFormat/>
    <w:rsid w:val="007A3091"/>
    <w:pPr>
      <w:widowControl w:val="0"/>
      <w:numPr>
        <w:numId w:val="3"/>
      </w:numPr>
      <w:wordWrap w:val="0"/>
      <w:autoSpaceDE w:val="0"/>
      <w:autoSpaceDN w:val="0"/>
      <w:adjustRightInd w:val="0"/>
      <w:snapToGrid w:val="0"/>
      <w:spacing w:before="120" w:after="120" w:line="300" w:lineRule="exact"/>
      <w:ind w:right="113"/>
    </w:pPr>
    <w:rPr>
      <w:rFonts w:eastAsia="바탕"/>
      <w:sz w:val="23"/>
      <w:szCs w:val="23"/>
    </w:rPr>
  </w:style>
  <w:style w:type="table" w:customStyle="1" w:styleId="21">
    <w:name w:val="표 구분선2"/>
    <w:basedOn w:val="a3"/>
    <w:next w:val="a7"/>
    <w:uiPriority w:val="59"/>
    <w:rsid w:val="00C2439B"/>
    <w:pPr>
      <w:widowControl w:val="0"/>
      <w:wordWrap w:val="0"/>
      <w:autoSpaceDN w:val="0"/>
      <w:snapToGrid w:val="0"/>
      <w:spacing w:line="240" w:lineRule="atLeast"/>
    </w:pPr>
    <w:tblPr>
      <w:tblBorders>
        <w:top w:val="single" w:sz="4" w:space="0" w:color="C0504D"/>
        <w:bottom w:val="single" w:sz="4" w:space="0" w:color="C0504D"/>
        <w:insideH w:val="single" w:sz="4" w:space="0" w:color="C0504D"/>
        <w:insideV w:val="single" w:sz="4" w:space="0" w:color="C0504D"/>
      </w:tblBorders>
      <w:tblCellMar>
        <w:top w:w="28" w:type="dxa"/>
        <w:bottom w:w="28" w:type="dxa"/>
      </w:tblCellMar>
    </w:tblPr>
    <w:tcPr>
      <w:vAlign w:val="center"/>
    </w:tcPr>
    <w:tblStylePr w:type="firstRow">
      <w:rPr>
        <w:b/>
      </w:rPr>
      <w:tblPr/>
      <w:tcPr>
        <w:tcBorders>
          <w:top w:val="single" w:sz="4" w:space="0" w:color="C0504D"/>
          <w:left w:val="nil"/>
          <w:bottom w:val="single" w:sz="4" w:space="0" w:color="C0504D"/>
          <w:right w:val="nil"/>
          <w:insideH w:val="nil"/>
          <w:insideV w:val="single" w:sz="4" w:space="0" w:color="C0504D"/>
          <w:tl2br w:val="nil"/>
          <w:tr2bl w:val="nil"/>
        </w:tcBorders>
        <w:shd w:val="clear" w:color="auto" w:fill="BFBFBF"/>
      </w:tcPr>
    </w:tblStylePr>
    <w:tblStylePr w:type="firstCol">
      <w:rPr>
        <w:b/>
      </w:rPr>
      <w:tblPr/>
      <w:tcPr>
        <w:tcBorders>
          <w:top w:val="nil"/>
          <w:left w:val="nil"/>
          <w:bottom w:val="single" w:sz="4" w:space="0" w:color="C0504D"/>
          <w:right w:val="nil"/>
          <w:insideH w:val="nil"/>
          <w:insideV w:val="nil"/>
          <w:tl2br w:val="nil"/>
          <w:tr2bl w:val="nil"/>
        </w:tcBorders>
        <w:shd w:val="clear" w:color="auto" w:fill="4F81BD"/>
      </w:tcPr>
    </w:tblStylePr>
  </w:style>
  <w:style w:type="character" w:customStyle="1" w:styleId="1Char0">
    <w:name w:val="스타일1 Char"/>
    <w:link w:val="1"/>
    <w:rsid w:val="007A3091"/>
    <w:rPr>
      <w:rFonts w:eastAsia="바탕"/>
      <w:sz w:val="23"/>
      <w:szCs w:val="23"/>
    </w:rPr>
  </w:style>
  <w:style w:type="character" w:customStyle="1" w:styleId="Char">
    <w:name w:val="목록 단락 Char"/>
    <w:aliases w:val="Source Char,Driving Outline Char,설명문단CxSpLast Char,설명문단 Char,번호매기기 기본 Char,Paragraphe de liste Char,abc Char,bullet 1 Char,List Paragraph1 Char,Header 1 Char,????? ?? Char,???? Char,????CxSpLast Char"/>
    <w:basedOn w:val="a2"/>
    <w:link w:val="a6"/>
    <w:uiPriority w:val="34"/>
    <w:rsid w:val="001070F2"/>
  </w:style>
  <w:style w:type="character" w:customStyle="1" w:styleId="bl">
    <w:name w:val="bl"/>
    <w:basedOn w:val="a2"/>
    <w:rsid w:val="001070F2"/>
  </w:style>
  <w:style w:type="character" w:customStyle="1" w:styleId="sfon">
    <w:name w:val="sfon"/>
    <w:basedOn w:val="a2"/>
    <w:rsid w:val="001070F2"/>
  </w:style>
  <w:style w:type="paragraph" w:styleId="af7">
    <w:name w:val="Date"/>
    <w:basedOn w:val="a1"/>
    <w:next w:val="a1"/>
    <w:link w:val="Char9"/>
    <w:uiPriority w:val="99"/>
    <w:semiHidden/>
    <w:unhideWhenUsed/>
    <w:rsid w:val="001070F2"/>
  </w:style>
  <w:style w:type="character" w:customStyle="1" w:styleId="Char9">
    <w:name w:val="날짜 Char"/>
    <w:basedOn w:val="a2"/>
    <w:link w:val="af7"/>
    <w:uiPriority w:val="99"/>
    <w:semiHidden/>
    <w:rsid w:val="001070F2"/>
  </w:style>
  <w:style w:type="character" w:styleId="af8">
    <w:name w:val="FollowedHyperlink"/>
    <w:basedOn w:val="a2"/>
    <w:uiPriority w:val="99"/>
    <w:semiHidden/>
    <w:unhideWhenUsed/>
    <w:rsid w:val="001070F2"/>
    <w:rPr>
      <w:color w:val="800080" w:themeColor="followedHyperlink"/>
      <w:u w:val="single"/>
    </w:rPr>
  </w:style>
  <w:style w:type="paragraph" w:customStyle="1" w:styleId="22">
    <w:name w:val="스타일2"/>
    <w:basedOn w:val="a1"/>
    <w:rsid w:val="001070F2"/>
    <w:pPr>
      <w:widowControl w:val="0"/>
      <w:wordWrap w:val="0"/>
      <w:autoSpaceDE w:val="0"/>
      <w:autoSpaceDN w:val="0"/>
      <w:spacing w:line="360" w:lineRule="auto"/>
    </w:pPr>
    <w:rPr>
      <w:rFonts w:eastAsia="바탕"/>
      <w:b/>
      <w:bCs/>
      <w:kern w:val="2"/>
      <w:sz w:val="24"/>
      <w:szCs w:val="24"/>
    </w:rPr>
  </w:style>
  <w:style w:type="table" w:customStyle="1" w:styleId="12">
    <w:name w:val="표 구분선1"/>
    <w:basedOn w:val="a3"/>
    <w:next w:val="a7"/>
    <w:uiPriority w:val="59"/>
    <w:rsid w:val="001070F2"/>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character" w:styleId="af9">
    <w:name w:val="Placeholder Text"/>
    <w:basedOn w:val="a2"/>
    <w:uiPriority w:val="99"/>
    <w:semiHidden/>
    <w:rsid w:val="00DC51F2"/>
    <w:rPr>
      <w:color w:val="808080"/>
    </w:rPr>
  </w:style>
  <w:style w:type="character" w:styleId="afa">
    <w:name w:val="Strong"/>
    <w:basedOn w:val="a2"/>
    <w:uiPriority w:val="22"/>
    <w:qFormat/>
    <w:rsid w:val="0078592D"/>
    <w:rPr>
      <w:b/>
      <w:bCs/>
    </w:rPr>
  </w:style>
  <w:style w:type="paragraph" w:customStyle="1" w:styleId="afb">
    <w:name w:val="머리글 + 굴림체"/>
    <w:aliases w:val="10 pt,가운데,왼쪽:  0 cm,내어쓰기:  0.96 글자,줄 간격: 16pt줄,첫 줄:  -0.96 글자"/>
    <w:basedOn w:val="a1"/>
    <w:rsid w:val="007C61D6"/>
    <w:pPr>
      <w:widowControl w:val="0"/>
      <w:autoSpaceDN w:val="0"/>
      <w:snapToGrid w:val="0"/>
      <w:spacing w:line="320" w:lineRule="exact"/>
      <w:jc w:val="center"/>
    </w:pPr>
    <w:rPr>
      <w:rFonts w:ascii="굴림체" w:eastAsia="굴림체" w:hAnsi="굴림체" w:cs="Arial"/>
      <w:kern w:val="2"/>
    </w:rPr>
  </w:style>
  <w:style w:type="table" w:styleId="6-2">
    <w:name w:val="Grid Table 6 Colorful Accent 2"/>
    <w:basedOn w:val="a3"/>
    <w:uiPriority w:val="51"/>
    <w:rsid w:val="0033645C"/>
    <w:pPr>
      <w:jc w:val="both"/>
    </w:pPr>
    <w:rPr>
      <w:rFonts w:eastAsiaTheme="minorEastAsia"/>
      <w:color w:val="933634" w:themeColor="accent2" w:themeShade="BE"/>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paragraph" w:styleId="a">
    <w:name w:val="List Bullet"/>
    <w:basedOn w:val="a1"/>
    <w:autoRedefine/>
    <w:rsid w:val="00F075BA"/>
    <w:pPr>
      <w:numPr>
        <w:numId w:val="6"/>
      </w:numPr>
      <w:spacing w:line="240" w:lineRule="auto"/>
      <w:jc w:val="left"/>
    </w:pPr>
    <w:rPr>
      <w:rFonts w:ascii="Arial" w:eastAsia="SC STKaiti" w:hAnsi="Arial"/>
      <w:sz w:val="24"/>
      <w:szCs w:val="24"/>
      <w:lang w:eastAsia="zh-CN"/>
    </w:rPr>
  </w:style>
  <w:style w:type="character" w:styleId="afc">
    <w:name w:val="Unresolved Mention"/>
    <w:basedOn w:val="a2"/>
    <w:uiPriority w:val="99"/>
    <w:semiHidden/>
    <w:unhideWhenUsed/>
    <w:rsid w:val="00210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230">
      <w:bodyDiv w:val="1"/>
      <w:marLeft w:val="0"/>
      <w:marRight w:val="0"/>
      <w:marTop w:val="0"/>
      <w:marBottom w:val="0"/>
      <w:divBdr>
        <w:top w:val="none" w:sz="0" w:space="0" w:color="auto"/>
        <w:left w:val="none" w:sz="0" w:space="0" w:color="auto"/>
        <w:bottom w:val="none" w:sz="0" w:space="0" w:color="auto"/>
        <w:right w:val="none" w:sz="0" w:space="0" w:color="auto"/>
      </w:divBdr>
    </w:div>
    <w:div w:id="190189884">
      <w:bodyDiv w:val="1"/>
      <w:marLeft w:val="0"/>
      <w:marRight w:val="0"/>
      <w:marTop w:val="0"/>
      <w:marBottom w:val="0"/>
      <w:divBdr>
        <w:top w:val="none" w:sz="0" w:space="0" w:color="auto"/>
        <w:left w:val="none" w:sz="0" w:space="0" w:color="auto"/>
        <w:bottom w:val="none" w:sz="0" w:space="0" w:color="auto"/>
        <w:right w:val="none" w:sz="0" w:space="0" w:color="auto"/>
      </w:divBdr>
    </w:div>
    <w:div w:id="192035908">
      <w:bodyDiv w:val="1"/>
      <w:marLeft w:val="0"/>
      <w:marRight w:val="0"/>
      <w:marTop w:val="0"/>
      <w:marBottom w:val="0"/>
      <w:divBdr>
        <w:top w:val="none" w:sz="0" w:space="0" w:color="auto"/>
        <w:left w:val="none" w:sz="0" w:space="0" w:color="auto"/>
        <w:bottom w:val="none" w:sz="0" w:space="0" w:color="auto"/>
        <w:right w:val="none" w:sz="0" w:space="0" w:color="auto"/>
      </w:divBdr>
    </w:div>
    <w:div w:id="194194081">
      <w:bodyDiv w:val="1"/>
      <w:marLeft w:val="0"/>
      <w:marRight w:val="0"/>
      <w:marTop w:val="0"/>
      <w:marBottom w:val="0"/>
      <w:divBdr>
        <w:top w:val="none" w:sz="0" w:space="0" w:color="auto"/>
        <w:left w:val="none" w:sz="0" w:space="0" w:color="auto"/>
        <w:bottom w:val="none" w:sz="0" w:space="0" w:color="auto"/>
        <w:right w:val="none" w:sz="0" w:space="0" w:color="auto"/>
      </w:divBdr>
    </w:div>
    <w:div w:id="214201843">
      <w:bodyDiv w:val="1"/>
      <w:marLeft w:val="0"/>
      <w:marRight w:val="0"/>
      <w:marTop w:val="0"/>
      <w:marBottom w:val="0"/>
      <w:divBdr>
        <w:top w:val="none" w:sz="0" w:space="0" w:color="auto"/>
        <w:left w:val="none" w:sz="0" w:space="0" w:color="auto"/>
        <w:bottom w:val="none" w:sz="0" w:space="0" w:color="auto"/>
        <w:right w:val="none" w:sz="0" w:space="0" w:color="auto"/>
      </w:divBdr>
    </w:div>
    <w:div w:id="225185610">
      <w:bodyDiv w:val="1"/>
      <w:marLeft w:val="0"/>
      <w:marRight w:val="0"/>
      <w:marTop w:val="0"/>
      <w:marBottom w:val="0"/>
      <w:divBdr>
        <w:top w:val="none" w:sz="0" w:space="0" w:color="auto"/>
        <w:left w:val="none" w:sz="0" w:space="0" w:color="auto"/>
        <w:bottom w:val="none" w:sz="0" w:space="0" w:color="auto"/>
        <w:right w:val="none" w:sz="0" w:space="0" w:color="auto"/>
      </w:divBdr>
    </w:div>
    <w:div w:id="269245004">
      <w:bodyDiv w:val="1"/>
      <w:marLeft w:val="0"/>
      <w:marRight w:val="0"/>
      <w:marTop w:val="0"/>
      <w:marBottom w:val="0"/>
      <w:divBdr>
        <w:top w:val="none" w:sz="0" w:space="0" w:color="auto"/>
        <w:left w:val="none" w:sz="0" w:space="0" w:color="auto"/>
        <w:bottom w:val="none" w:sz="0" w:space="0" w:color="auto"/>
        <w:right w:val="none" w:sz="0" w:space="0" w:color="auto"/>
      </w:divBdr>
    </w:div>
    <w:div w:id="276910093">
      <w:bodyDiv w:val="1"/>
      <w:marLeft w:val="0"/>
      <w:marRight w:val="0"/>
      <w:marTop w:val="0"/>
      <w:marBottom w:val="0"/>
      <w:divBdr>
        <w:top w:val="none" w:sz="0" w:space="0" w:color="auto"/>
        <w:left w:val="none" w:sz="0" w:space="0" w:color="auto"/>
        <w:bottom w:val="none" w:sz="0" w:space="0" w:color="auto"/>
        <w:right w:val="none" w:sz="0" w:space="0" w:color="auto"/>
      </w:divBdr>
    </w:div>
    <w:div w:id="306209156">
      <w:bodyDiv w:val="1"/>
      <w:marLeft w:val="0"/>
      <w:marRight w:val="0"/>
      <w:marTop w:val="0"/>
      <w:marBottom w:val="0"/>
      <w:divBdr>
        <w:top w:val="none" w:sz="0" w:space="0" w:color="auto"/>
        <w:left w:val="none" w:sz="0" w:space="0" w:color="auto"/>
        <w:bottom w:val="none" w:sz="0" w:space="0" w:color="auto"/>
        <w:right w:val="none" w:sz="0" w:space="0" w:color="auto"/>
      </w:divBdr>
    </w:div>
    <w:div w:id="380328933">
      <w:bodyDiv w:val="1"/>
      <w:marLeft w:val="0"/>
      <w:marRight w:val="0"/>
      <w:marTop w:val="0"/>
      <w:marBottom w:val="0"/>
      <w:divBdr>
        <w:top w:val="none" w:sz="0" w:space="0" w:color="auto"/>
        <w:left w:val="none" w:sz="0" w:space="0" w:color="auto"/>
        <w:bottom w:val="none" w:sz="0" w:space="0" w:color="auto"/>
        <w:right w:val="none" w:sz="0" w:space="0" w:color="auto"/>
      </w:divBdr>
    </w:div>
    <w:div w:id="430206993">
      <w:bodyDiv w:val="1"/>
      <w:marLeft w:val="0"/>
      <w:marRight w:val="0"/>
      <w:marTop w:val="0"/>
      <w:marBottom w:val="0"/>
      <w:divBdr>
        <w:top w:val="none" w:sz="0" w:space="0" w:color="auto"/>
        <w:left w:val="none" w:sz="0" w:space="0" w:color="auto"/>
        <w:bottom w:val="none" w:sz="0" w:space="0" w:color="auto"/>
        <w:right w:val="none" w:sz="0" w:space="0" w:color="auto"/>
      </w:divBdr>
    </w:div>
    <w:div w:id="435373205">
      <w:bodyDiv w:val="1"/>
      <w:marLeft w:val="0"/>
      <w:marRight w:val="0"/>
      <w:marTop w:val="0"/>
      <w:marBottom w:val="0"/>
      <w:divBdr>
        <w:top w:val="none" w:sz="0" w:space="0" w:color="auto"/>
        <w:left w:val="none" w:sz="0" w:space="0" w:color="auto"/>
        <w:bottom w:val="none" w:sz="0" w:space="0" w:color="auto"/>
        <w:right w:val="none" w:sz="0" w:space="0" w:color="auto"/>
      </w:divBdr>
    </w:div>
    <w:div w:id="482501831">
      <w:bodyDiv w:val="1"/>
      <w:marLeft w:val="0"/>
      <w:marRight w:val="0"/>
      <w:marTop w:val="0"/>
      <w:marBottom w:val="0"/>
      <w:divBdr>
        <w:top w:val="none" w:sz="0" w:space="0" w:color="auto"/>
        <w:left w:val="none" w:sz="0" w:space="0" w:color="auto"/>
        <w:bottom w:val="none" w:sz="0" w:space="0" w:color="auto"/>
        <w:right w:val="none" w:sz="0" w:space="0" w:color="auto"/>
      </w:divBdr>
    </w:div>
    <w:div w:id="561871757">
      <w:bodyDiv w:val="1"/>
      <w:marLeft w:val="0"/>
      <w:marRight w:val="0"/>
      <w:marTop w:val="0"/>
      <w:marBottom w:val="0"/>
      <w:divBdr>
        <w:top w:val="none" w:sz="0" w:space="0" w:color="auto"/>
        <w:left w:val="none" w:sz="0" w:space="0" w:color="auto"/>
        <w:bottom w:val="none" w:sz="0" w:space="0" w:color="auto"/>
        <w:right w:val="none" w:sz="0" w:space="0" w:color="auto"/>
      </w:divBdr>
    </w:div>
    <w:div w:id="632834277">
      <w:bodyDiv w:val="1"/>
      <w:marLeft w:val="0"/>
      <w:marRight w:val="0"/>
      <w:marTop w:val="0"/>
      <w:marBottom w:val="0"/>
      <w:divBdr>
        <w:top w:val="none" w:sz="0" w:space="0" w:color="auto"/>
        <w:left w:val="none" w:sz="0" w:space="0" w:color="auto"/>
        <w:bottom w:val="none" w:sz="0" w:space="0" w:color="auto"/>
        <w:right w:val="none" w:sz="0" w:space="0" w:color="auto"/>
      </w:divBdr>
    </w:div>
    <w:div w:id="652610066">
      <w:bodyDiv w:val="1"/>
      <w:marLeft w:val="0"/>
      <w:marRight w:val="0"/>
      <w:marTop w:val="0"/>
      <w:marBottom w:val="0"/>
      <w:divBdr>
        <w:top w:val="none" w:sz="0" w:space="0" w:color="auto"/>
        <w:left w:val="none" w:sz="0" w:space="0" w:color="auto"/>
        <w:bottom w:val="none" w:sz="0" w:space="0" w:color="auto"/>
        <w:right w:val="none" w:sz="0" w:space="0" w:color="auto"/>
      </w:divBdr>
    </w:div>
    <w:div w:id="661011290">
      <w:bodyDiv w:val="1"/>
      <w:marLeft w:val="0"/>
      <w:marRight w:val="0"/>
      <w:marTop w:val="0"/>
      <w:marBottom w:val="0"/>
      <w:divBdr>
        <w:top w:val="none" w:sz="0" w:space="0" w:color="auto"/>
        <w:left w:val="none" w:sz="0" w:space="0" w:color="auto"/>
        <w:bottom w:val="none" w:sz="0" w:space="0" w:color="auto"/>
        <w:right w:val="none" w:sz="0" w:space="0" w:color="auto"/>
      </w:divBdr>
    </w:div>
    <w:div w:id="756444322">
      <w:bodyDiv w:val="1"/>
      <w:marLeft w:val="0"/>
      <w:marRight w:val="0"/>
      <w:marTop w:val="0"/>
      <w:marBottom w:val="0"/>
      <w:divBdr>
        <w:top w:val="none" w:sz="0" w:space="0" w:color="auto"/>
        <w:left w:val="none" w:sz="0" w:space="0" w:color="auto"/>
        <w:bottom w:val="none" w:sz="0" w:space="0" w:color="auto"/>
        <w:right w:val="none" w:sz="0" w:space="0" w:color="auto"/>
      </w:divBdr>
    </w:div>
    <w:div w:id="805127228">
      <w:bodyDiv w:val="1"/>
      <w:marLeft w:val="0"/>
      <w:marRight w:val="0"/>
      <w:marTop w:val="0"/>
      <w:marBottom w:val="0"/>
      <w:divBdr>
        <w:top w:val="none" w:sz="0" w:space="0" w:color="auto"/>
        <w:left w:val="none" w:sz="0" w:space="0" w:color="auto"/>
        <w:bottom w:val="none" w:sz="0" w:space="0" w:color="auto"/>
        <w:right w:val="none" w:sz="0" w:space="0" w:color="auto"/>
      </w:divBdr>
    </w:div>
    <w:div w:id="909079155">
      <w:bodyDiv w:val="1"/>
      <w:marLeft w:val="0"/>
      <w:marRight w:val="0"/>
      <w:marTop w:val="0"/>
      <w:marBottom w:val="0"/>
      <w:divBdr>
        <w:top w:val="none" w:sz="0" w:space="0" w:color="auto"/>
        <w:left w:val="none" w:sz="0" w:space="0" w:color="auto"/>
        <w:bottom w:val="none" w:sz="0" w:space="0" w:color="auto"/>
        <w:right w:val="none" w:sz="0" w:space="0" w:color="auto"/>
      </w:divBdr>
    </w:div>
    <w:div w:id="923955745">
      <w:bodyDiv w:val="1"/>
      <w:marLeft w:val="0"/>
      <w:marRight w:val="0"/>
      <w:marTop w:val="0"/>
      <w:marBottom w:val="0"/>
      <w:divBdr>
        <w:top w:val="none" w:sz="0" w:space="0" w:color="auto"/>
        <w:left w:val="none" w:sz="0" w:space="0" w:color="auto"/>
        <w:bottom w:val="none" w:sz="0" w:space="0" w:color="auto"/>
        <w:right w:val="none" w:sz="0" w:space="0" w:color="auto"/>
      </w:divBdr>
    </w:div>
    <w:div w:id="951861020">
      <w:bodyDiv w:val="1"/>
      <w:marLeft w:val="0"/>
      <w:marRight w:val="0"/>
      <w:marTop w:val="0"/>
      <w:marBottom w:val="0"/>
      <w:divBdr>
        <w:top w:val="none" w:sz="0" w:space="0" w:color="auto"/>
        <w:left w:val="none" w:sz="0" w:space="0" w:color="auto"/>
        <w:bottom w:val="none" w:sz="0" w:space="0" w:color="auto"/>
        <w:right w:val="none" w:sz="0" w:space="0" w:color="auto"/>
      </w:divBdr>
    </w:div>
    <w:div w:id="967009679">
      <w:bodyDiv w:val="1"/>
      <w:marLeft w:val="0"/>
      <w:marRight w:val="0"/>
      <w:marTop w:val="0"/>
      <w:marBottom w:val="0"/>
      <w:divBdr>
        <w:top w:val="none" w:sz="0" w:space="0" w:color="auto"/>
        <w:left w:val="none" w:sz="0" w:space="0" w:color="auto"/>
        <w:bottom w:val="none" w:sz="0" w:space="0" w:color="auto"/>
        <w:right w:val="none" w:sz="0" w:space="0" w:color="auto"/>
      </w:divBdr>
    </w:div>
    <w:div w:id="973290995">
      <w:bodyDiv w:val="1"/>
      <w:marLeft w:val="0"/>
      <w:marRight w:val="0"/>
      <w:marTop w:val="0"/>
      <w:marBottom w:val="0"/>
      <w:divBdr>
        <w:top w:val="none" w:sz="0" w:space="0" w:color="auto"/>
        <w:left w:val="none" w:sz="0" w:space="0" w:color="auto"/>
        <w:bottom w:val="none" w:sz="0" w:space="0" w:color="auto"/>
        <w:right w:val="none" w:sz="0" w:space="0" w:color="auto"/>
      </w:divBdr>
    </w:div>
    <w:div w:id="1040402806">
      <w:bodyDiv w:val="1"/>
      <w:marLeft w:val="0"/>
      <w:marRight w:val="0"/>
      <w:marTop w:val="0"/>
      <w:marBottom w:val="0"/>
      <w:divBdr>
        <w:top w:val="none" w:sz="0" w:space="0" w:color="auto"/>
        <w:left w:val="none" w:sz="0" w:space="0" w:color="auto"/>
        <w:bottom w:val="none" w:sz="0" w:space="0" w:color="auto"/>
        <w:right w:val="none" w:sz="0" w:space="0" w:color="auto"/>
      </w:divBdr>
    </w:div>
    <w:div w:id="1191339331">
      <w:bodyDiv w:val="1"/>
      <w:marLeft w:val="0"/>
      <w:marRight w:val="0"/>
      <w:marTop w:val="0"/>
      <w:marBottom w:val="0"/>
      <w:divBdr>
        <w:top w:val="none" w:sz="0" w:space="0" w:color="auto"/>
        <w:left w:val="none" w:sz="0" w:space="0" w:color="auto"/>
        <w:bottom w:val="none" w:sz="0" w:space="0" w:color="auto"/>
        <w:right w:val="none" w:sz="0" w:space="0" w:color="auto"/>
      </w:divBdr>
    </w:div>
    <w:div w:id="1268125862">
      <w:bodyDiv w:val="1"/>
      <w:marLeft w:val="0"/>
      <w:marRight w:val="0"/>
      <w:marTop w:val="0"/>
      <w:marBottom w:val="0"/>
      <w:divBdr>
        <w:top w:val="none" w:sz="0" w:space="0" w:color="auto"/>
        <w:left w:val="none" w:sz="0" w:space="0" w:color="auto"/>
        <w:bottom w:val="none" w:sz="0" w:space="0" w:color="auto"/>
        <w:right w:val="none" w:sz="0" w:space="0" w:color="auto"/>
      </w:divBdr>
    </w:div>
    <w:div w:id="1442216335">
      <w:bodyDiv w:val="1"/>
      <w:marLeft w:val="0"/>
      <w:marRight w:val="0"/>
      <w:marTop w:val="0"/>
      <w:marBottom w:val="0"/>
      <w:divBdr>
        <w:top w:val="none" w:sz="0" w:space="0" w:color="auto"/>
        <w:left w:val="none" w:sz="0" w:space="0" w:color="auto"/>
        <w:bottom w:val="none" w:sz="0" w:space="0" w:color="auto"/>
        <w:right w:val="none" w:sz="0" w:space="0" w:color="auto"/>
      </w:divBdr>
    </w:div>
    <w:div w:id="1466897108">
      <w:bodyDiv w:val="1"/>
      <w:marLeft w:val="0"/>
      <w:marRight w:val="0"/>
      <w:marTop w:val="0"/>
      <w:marBottom w:val="0"/>
      <w:divBdr>
        <w:top w:val="none" w:sz="0" w:space="0" w:color="auto"/>
        <w:left w:val="none" w:sz="0" w:space="0" w:color="auto"/>
        <w:bottom w:val="none" w:sz="0" w:space="0" w:color="auto"/>
        <w:right w:val="none" w:sz="0" w:space="0" w:color="auto"/>
      </w:divBdr>
    </w:div>
    <w:div w:id="1481576717">
      <w:bodyDiv w:val="1"/>
      <w:marLeft w:val="0"/>
      <w:marRight w:val="0"/>
      <w:marTop w:val="0"/>
      <w:marBottom w:val="0"/>
      <w:divBdr>
        <w:top w:val="none" w:sz="0" w:space="0" w:color="auto"/>
        <w:left w:val="none" w:sz="0" w:space="0" w:color="auto"/>
        <w:bottom w:val="none" w:sz="0" w:space="0" w:color="auto"/>
        <w:right w:val="none" w:sz="0" w:space="0" w:color="auto"/>
      </w:divBdr>
    </w:div>
    <w:div w:id="1574513275">
      <w:bodyDiv w:val="1"/>
      <w:marLeft w:val="0"/>
      <w:marRight w:val="0"/>
      <w:marTop w:val="0"/>
      <w:marBottom w:val="0"/>
      <w:divBdr>
        <w:top w:val="none" w:sz="0" w:space="0" w:color="auto"/>
        <w:left w:val="none" w:sz="0" w:space="0" w:color="auto"/>
        <w:bottom w:val="none" w:sz="0" w:space="0" w:color="auto"/>
        <w:right w:val="none" w:sz="0" w:space="0" w:color="auto"/>
      </w:divBdr>
    </w:div>
    <w:div w:id="1577326980">
      <w:bodyDiv w:val="1"/>
      <w:marLeft w:val="0"/>
      <w:marRight w:val="0"/>
      <w:marTop w:val="0"/>
      <w:marBottom w:val="0"/>
      <w:divBdr>
        <w:top w:val="none" w:sz="0" w:space="0" w:color="auto"/>
        <w:left w:val="none" w:sz="0" w:space="0" w:color="auto"/>
        <w:bottom w:val="none" w:sz="0" w:space="0" w:color="auto"/>
        <w:right w:val="none" w:sz="0" w:space="0" w:color="auto"/>
      </w:divBdr>
    </w:div>
    <w:div w:id="1612316706">
      <w:bodyDiv w:val="1"/>
      <w:marLeft w:val="0"/>
      <w:marRight w:val="0"/>
      <w:marTop w:val="0"/>
      <w:marBottom w:val="0"/>
      <w:divBdr>
        <w:top w:val="none" w:sz="0" w:space="0" w:color="auto"/>
        <w:left w:val="none" w:sz="0" w:space="0" w:color="auto"/>
        <w:bottom w:val="none" w:sz="0" w:space="0" w:color="auto"/>
        <w:right w:val="none" w:sz="0" w:space="0" w:color="auto"/>
      </w:divBdr>
    </w:div>
    <w:div w:id="1666787275">
      <w:bodyDiv w:val="1"/>
      <w:marLeft w:val="0"/>
      <w:marRight w:val="0"/>
      <w:marTop w:val="0"/>
      <w:marBottom w:val="0"/>
      <w:divBdr>
        <w:top w:val="none" w:sz="0" w:space="0" w:color="auto"/>
        <w:left w:val="none" w:sz="0" w:space="0" w:color="auto"/>
        <w:bottom w:val="none" w:sz="0" w:space="0" w:color="auto"/>
        <w:right w:val="none" w:sz="0" w:space="0" w:color="auto"/>
      </w:divBdr>
    </w:div>
    <w:div w:id="1917089495">
      <w:bodyDiv w:val="1"/>
      <w:marLeft w:val="0"/>
      <w:marRight w:val="0"/>
      <w:marTop w:val="0"/>
      <w:marBottom w:val="0"/>
      <w:divBdr>
        <w:top w:val="none" w:sz="0" w:space="0" w:color="auto"/>
        <w:left w:val="none" w:sz="0" w:space="0" w:color="auto"/>
        <w:bottom w:val="none" w:sz="0" w:space="0" w:color="auto"/>
        <w:right w:val="none" w:sz="0" w:space="0" w:color="auto"/>
      </w:divBdr>
    </w:div>
    <w:div w:id="1930503498">
      <w:bodyDiv w:val="1"/>
      <w:marLeft w:val="0"/>
      <w:marRight w:val="0"/>
      <w:marTop w:val="0"/>
      <w:marBottom w:val="0"/>
      <w:divBdr>
        <w:top w:val="none" w:sz="0" w:space="0" w:color="auto"/>
        <w:left w:val="none" w:sz="0" w:space="0" w:color="auto"/>
        <w:bottom w:val="none" w:sz="0" w:space="0" w:color="auto"/>
        <w:right w:val="none" w:sz="0" w:space="0" w:color="auto"/>
      </w:divBdr>
    </w:div>
    <w:div w:id="1980381676">
      <w:bodyDiv w:val="1"/>
      <w:marLeft w:val="0"/>
      <w:marRight w:val="0"/>
      <w:marTop w:val="0"/>
      <w:marBottom w:val="0"/>
      <w:divBdr>
        <w:top w:val="none" w:sz="0" w:space="0" w:color="auto"/>
        <w:left w:val="none" w:sz="0" w:space="0" w:color="auto"/>
        <w:bottom w:val="none" w:sz="0" w:space="0" w:color="auto"/>
        <w:right w:val="none" w:sz="0" w:space="0" w:color="auto"/>
      </w:divBdr>
    </w:div>
    <w:div w:id="2016223648">
      <w:bodyDiv w:val="1"/>
      <w:marLeft w:val="0"/>
      <w:marRight w:val="0"/>
      <w:marTop w:val="0"/>
      <w:marBottom w:val="0"/>
      <w:divBdr>
        <w:top w:val="none" w:sz="0" w:space="0" w:color="auto"/>
        <w:left w:val="none" w:sz="0" w:space="0" w:color="auto"/>
        <w:bottom w:val="none" w:sz="0" w:space="0" w:color="auto"/>
        <w:right w:val="none" w:sz="0" w:space="0" w:color="auto"/>
      </w:divBdr>
    </w:div>
    <w:div w:id="2066247218">
      <w:bodyDiv w:val="1"/>
      <w:marLeft w:val="0"/>
      <w:marRight w:val="0"/>
      <w:marTop w:val="0"/>
      <w:marBottom w:val="0"/>
      <w:divBdr>
        <w:top w:val="none" w:sz="0" w:space="0" w:color="auto"/>
        <w:left w:val="none" w:sz="0" w:space="0" w:color="auto"/>
        <w:bottom w:val="none" w:sz="0" w:space="0" w:color="auto"/>
        <w:right w:val="none" w:sz="0" w:space="0" w:color="auto"/>
      </w:divBdr>
    </w:div>
    <w:div w:id="2083336420">
      <w:bodyDiv w:val="1"/>
      <w:marLeft w:val="0"/>
      <w:marRight w:val="0"/>
      <w:marTop w:val="0"/>
      <w:marBottom w:val="0"/>
      <w:divBdr>
        <w:top w:val="none" w:sz="0" w:space="0" w:color="auto"/>
        <w:left w:val="none" w:sz="0" w:space="0" w:color="auto"/>
        <w:bottom w:val="none" w:sz="0" w:space="0" w:color="auto"/>
        <w:right w:val="none" w:sz="0" w:space="0" w:color="auto"/>
      </w:divBdr>
    </w:div>
    <w:div w:id="21235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s.roouty.io"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jejuonul.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5508-5785-4163-8440-55A56E7B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5270</Words>
  <Characters>30040</Characters>
  <Application>Microsoft Office Word</Application>
  <DocSecurity>0</DocSecurity>
  <Lines>250</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35240</CharactersWithSpaces>
  <SharedDoc>false</SharedDoc>
  <HLinks>
    <vt:vector size="24" baseType="variant">
      <vt:variant>
        <vt:i4>4784140</vt:i4>
      </vt:variant>
      <vt:variant>
        <vt:i4>9</vt:i4>
      </vt:variant>
      <vt:variant>
        <vt:i4>0</vt:i4>
      </vt:variant>
      <vt:variant>
        <vt:i4>5</vt:i4>
      </vt:variant>
      <vt:variant>
        <vt:lpwstr>https://www.gov.uk/government/publications/financial-sanctions-consolidated-list-of-targets/consolidated-list-of-targets</vt:lpwstr>
      </vt:variant>
      <vt:variant>
        <vt:lpwstr/>
      </vt:variant>
      <vt:variant>
        <vt:i4>4456450</vt:i4>
      </vt:variant>
      <vt:variant>
        <vt:i4>6</vt:i4>
      </vt:variant>
      <vt:variant>
        <vt:i4>0</vt:i4>
      </vt:variant>
      <vt:variant>
        <vt:i4>5</vt:i4>
      </vt:variant>
      <vt:variant>
        <vt:lpwstr>https://www.un.org/sc/suborg/en/sanctions/un-sc-consolidated-list</vt:lpwstr>
      </vt:variant>
      <vt:variant>
        <vt:lpwstr/>
      </vt:variant>
      <vt:variant>
        <vt:i4>4915236</vt:i4>
      </vt:variant>
      <vt:variant>
        <vt:i4>3</vt:i4>
      </vt:variant>
      <vt:variant>
        <vt:i4>0</vt:i4>
      </vt:variant>
      <vt:variant>
        <vt:i4>5</vt:i4>
      </vt:variant>
      <vt:variant>
        <vt:lpwstr>http://eeas.europa.eu/cfsp/sanctions/consol-list/index_en.htm</vt:lpwstr>
      </vt:variant>
      <vt:variant>
        <vt:lpwstr/>
      </vt:variant>
      <vt:variant>
        <vt:i4>2162796</vt:i4>
      </vt:variant>
      <vt:variant>
        <vt:i4>0</vt:i4>
      </vt:variant>
      <vt:variant>
        <vt:i4>0</vt:i4>
      </vt:variant>
      <vt:variant>
        <vt:i4>5</vt:i4>
      </vt:variant>
      <vt:variant>
        <vt:lpwstr>https://www.treasury.gov/resource-center/sanctions/SDN-List/Pages/default.aspx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youngdae.cho</dc:creator>
  <cp:keywords/>
  <dc:description/>
  <cp:lastModifiedBy>SL Partners</cp:lastModifiedBy>
  <cp:revision>2</cp:revision>
  <cp:lastPrinted>2024-09-27T04:19:00Z</cp:lastPrinted>
  <dcterms:created xsi:type="dcterms:W3CDTF">2024-11-08T07:09:00Z</dcterms:created>
  <dcterms:modified xsi:type="dcterms:W3CDTF">2024-11-08T07:09:00Z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ADD65A2CAED788869A2E2FFA9951F166</vt:lpwstr>
  </property>
  <property fmtid="{D5CDD505-2E9C-101B-9397-08002B2CF9AE}" pid="3" name="MSIP_Label_defa4170-0d19-0005-0004-bc88714345d2_Enabled">
    <vt:lpwstr>true</vt:lpwstr>
  </property>
  <property fmtid="{D5CDD505-2E9C-101B-9397-08002B2CF9AE}" pid="4" name="MSIP_Label_defa4170-0d19-0005-0004-bc88714345d2_SetDate">
    <vt:lpwstr>2024-04-02T05:38:35Z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c6f4c49e-f4b9-4bd2-988f-b866b20cbfb9</vt:lpwstr>
  </property>
  <property fmtid="{D5CDD505-2E9C-101B-9397-08002B2CF9AE}" pid="9" name="MSIP_Label_defa4170-0d19-0005-0004-bc88714345d2_ContentBits">
    <vt:lpwstr>0</vt:lpwstr>
  </property>
</Properties>
</file>