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59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598"/>
      </w:tblGrid>
      <w:tr w:rsidR="009B28F7" w:rsidRPr="002356FC" w14:paraId="18963694" w14:textId="77777777" w:rsidTr="006B652F">
        <w:trPr>
          <w:trHeight w:hRule="exact" w:val="1134"/>
        </w:trPr>
        <w:tc>
          <w:tcPr>
            <w:tcW w:w="14598" w:type="dxa"/>
          </w:tcPr>
          <w:p w14:paraId="463FCC87" w14:textId="13A651E4" w:rsidR="006B652F" w:rsidRPr="002356FC" w:rsidRDefault="006B652F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</w:tr>
      <w:tr w:rsidR="009B28F7" w:rsidRPr="002356FC" w14:paraId="06450B20" w14:textId="77777777" w:rsidTr="003427C0">
        <w:trPr>
          <w:trHeight w:hRule="exact" w:val="3402"/>
        </w:trPr>
        <w:tc>
          <w:tcPr>
            <w:tcW w:w="14598" w:type="dxa"/>
          </w:tcPr>
          <w:p w14:paraId="55B895F2" w14:textId="68DBB6C8" w:rsidR="009B28F7" w:rsidRPr="00B20E0F" w:rsidRDefault="006B3B65" w:rsidP="007B127B">
            <w:pPr>
              <w:wordWrap/>
              <w:snapToGrid/>
              <w:spacing w:line="240" w:lineRule="auto"/>
              <w:rPr>
                <w:rFonts w:eastAsia="맑은 고딕" w:cs="Times New Roman"/>
                <w:color w:val="5D2A2C" w:themeColor="text2"/>
                <w:sz w:val="44"/>
                <w:szCs w:val="44"/>
              </w:rPr>
            </w:pPr>
            <w:r w:rsidRPr="00B20E0F">
              <w:rPr>
                <w:rFonts w:eastAsia="맑은 고딕" w:cs="Times New Roman"/>
                <w:color w:val="5D2A2C" w:themeColor="text2"/>
                <w:sz w:val="44"/>
                <w:szCs w:val="44"/>
              </w:rPr>
              <w:t xml:space="preserve"> </w:t>
            </w:r>
          </w:p>
          <w:p w14:paraId="255D3803" w14:textId="3ECB6936" w:rsidR="000821BA" w:rsidRPr="002356FC" w:rsidRDefault="00BF50FD" w:rsidP="007B127B">
            <w:pPr>
              <w:wordWrap/>
              <w:snapToGrid/>
              <w:spacing w:line="240" w:lineRule="auto"/>
              <w:rPr>
                <w:rFonts w:eastAsia="맑은 고딕" w:cs="Times New Roman"/>
                <w:b/>
                <w:smallCaps/>
                <w:color w:val="5D2A2C" w:themeColor="text2"/>
                <w:sz w:val="80"/>
                <w:szCs w:val="80"/>
              </w:rPr>
            </w:pPr>
            <w:r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>디딤</w:t>
            </w:r>
            <w:r w:rsidR="00BB7C56"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>이앤에프</w:t>
            </w:r>
            <w:r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 xml:space="preserve"> </w:t>
            </w:r>
            <w:r w:rsidR="00B20E0F"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>법률실사보고서</w:t>
            </w:r>
            <w:r w:rsidR="00667A55"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>(</w:t>
            </w:r>
            <w:r w:rsidR="00667A55"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>초안</w:t>
            </w:r>
            <w:r w:rsidR="00667A55">
              <w:rPr>
                <w:rFonts w:eastAsia="맑은 고딕" w:cs="Times New Roman" w:hint="eastAsia"/>
                <w:b/>
                <w:smallCaps/>
                <w:color w:val="5D2A2C" w:themeColor="text2"/>
                <w:sz w:val="80"/>
                <w:szCs w:val="80"/>
              </w:rPr>
              <w:t>)</w:t>
            </w:r>
          </w:p>
          <w:p w14:paraId="559D1540" w14:textId="77777777" w:rsidR="009B28F7" w:rsidRPr="00011E68" w:rsidRDefault="009B28F7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</w:tr>
      <w:tr w:rsidR="009B28F7" w:rsidRPr="002356FC" w14:paraId="22FF441A" w14:textId="77777777" w:rsidTr="003427C0">
        <w:trPr>
          <w:trHeight w:hRule="exact" w:val="3402"/>
        </w:trPr>
        <w:tc>
          <w:tcPr>
            <w:tcW w:w="14598" w:type="dxa"/>
          </w:tcPr>
          <w:p w14:paraId="21C87A0F" w14:textId="45D294B0" w:rsidR="009B28F7" w:rsidRPr="002356FC" w:rsidRDefault="00A378D3" w:rsidP="000F6A71">
            <w:pPr>
              <w:wordWrap/>
              <w:snapToGrid/>
              <w:spacing w:line="240" w:lineRule="auto"/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</w:pPr>
            <w:r w:rsidRPr="002356FC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202</w:t>
            </w:r>
            <w:r w:rsidR="008F2E05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3</w:t>
            </w:r>
            <w:r w:rsidRPr="002356FC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 xml:space="preserve">. </w:t>
            </w:r>
            <w:r w:rsidR="008F2E05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3</w:t>
            </w:r>
            <w:r w:rsidR="009B28F7" w:rsidRPr="002356FC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 xml:space="preserve">. </w:t>
            </w:r>
            <w:r w:rsidR="000F6A71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14</w:t>
            </w:r>
            <w:r w:rsidR="009B28F7" w:rsidRPr="002356FC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.</w:t>
            </w:r>
          </w:p>
        </w:tc>
      </w:tr>
      <w:tr w:rsidR="009B28F7" w:rsidRPr="002356FC" w14:paraId="3A124A00" w14:textId="77777777" w:rsidTr="006B652F">
        <w:trPr>
          <w:trHeight w:hRule="exact" w:val="851"/>
        </w:trPr>
        <w:tc>
          <w:tcPr>
            <w:tcW w:w="14598" w:type="dxa"/>
          </w:tcPr>
          <w:p w14:paraId="16F11729" w14:textId="1B12E9D8" w:rsidR="009B28F7" w:rsidRPr="002356FC" w:rsidRDefault="009B28F7" w:rsidP="007B127B">
            <w:pPr>
              <w:tabs>
                <w:tab w:val="left" w:pos="9750"/>
              </w:tabs>
              <w:wordWrap/>
              <w:snapToGrid/>
              <w:spacing w:line="240" w:lineRule="auto"/>
              <w:rPr>
                <w:rFonts w:cs="Times New Roman"/>
              </w:rPr>
            </w:pPr>
          </w:p>
        </w:tc>
      </w:tr>
    </w:tbl>
    <w:p w14:paraId="6AADAE20" w14:textId="77777777" w:rsidR="00DA3E74" w:rsidRPr="002356FC" w:rsidRDefault="00DA3E74" w:rsidP="007B127B">
      <w:pPr>
        <w:wordWrap/>
        <w:snapToGrid/>
        <w:spacing w:line="240" w:lineRule="auto"/>
        <w:rPr>
          <w:rFonts w:cs="Times New Roman"/>
        </w:rPr>
      </w:pPr>
    </w:p>
    <w:p w14:paraId="23FDF072" w14:textId="77777777" w:rsidR="002B1371" w:rsidRPr="002356FC" w:rsidRDefault="002B1371" w:rsidP="007B127B">
      <w:pPr>
        <w:wordWrap/>
        <w:snapToGrid/>
        <w:spacing w:line="240" w:lineRule="auto"/>
        <w:rPr>
          <w:rFonts w:cs="Times New Roman"/>
        </w:rPr>
        <w:sectPr w:rsidR="002B1371" w:rsidRPr="002356FC" w:rsidSect="00DA3E74">
          <w:headerReference w:type="default" r:id="rId8"/>
          <w:footerReference w:type="default" r:id="rId9"/>
          <w:headerReference w:type="first" r:id="rId10"/>
          <w:footerReference w:type="first" r:id="rId11"/>
          <w:pgSz w:w="16838" w:h="11906" w:orient="landscape" w:code="9"/>
          <w:pgMar w:top="1418" w:right="1134" w:bottom="1134" w:left="1134" w:header="851" w:footer="567" w:gutter="0"/>
          <w:pgNumType w:start="1"/>
          <w:cols w:space="425"/>
          <w:titlePg/>
          <w:docGrid w:linePitch="360"/>
        </w:sectPr>
      </w:pPr>
    </w:p>
    <w:p w14:paraId="5FFE11B0" w14:textId="07E6DF2D" w:rsidR="005F2799" w:rsidRPr="002356FC" w:rsidRDefault="00B17E89" w:rsidP="007B127B">
      <w:pPr>
        <w:wordWrap/>
        <w:snapToGrid/>
        <w:spacing w:line="240" w:lineRule="auto"/>
        <w:rPr>
          <w:rFonts w:eastAsia="맑은 고딕" w:cs="Times New Roman"/>
          <w:b/>
          <w:color w:val="5D2A2C" w:themeColor="text2"/>
          <w:sz w:val="48"/>
          <w:szCs w:val="48"/>
        </w:rPr>
      </w:pPr>
      <w:r>
        <w:rPr>
          <w:rFonts w:eastAsia="맑은 고딕" w:cs="Times New Roman" w:hint="eastAsia"/>
          <w:b/>
          <w:color w:val="5D2A2C" w:themeColor="text2"/>
          <w:sz w:val="48"/>
          <w:szCs w:val="48"/>
        </w:rPr>
        <w:lastRenderedPageBreak/>
        <w:t>목차</w:t>
      </w:r>
    </w:p>
    <w:p w14:paraId="30F989B2" w14:textId="77777777" w:rsidR="005F2799" w:rsidRPr="002356FC" w:rsidRDefault="005F2799" w:rsidP="007B127B">
      <w:pPr>
        <w:wordWrap/>
        <w:snapToGrid/>
        <w:spacing w:line="240" w:lineRule="auto"/>
        <w:rPr>
          <w:rFonts w:cs="Times New Roman"/>
        </w:rPr>
      </w:pPr>
    </w:p>
    <w:p w14:paraId="4F7EAD85" w14:textId="0DFEA953" w:rsidR="00D81E31" w:rsidRDefault="005F2799">
      <w:pPr>
        <w:pStyle w:val="11"/>
        <w:tabs>
          <w:tab w:val="left" w:pos="1701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r w:rsidRPr="002356FC">
        <w:rPr>
          <w:rFonts w:cs="Times New Roman"/>
        </w:rPr>
        <w:fldChar w:fldCharType="begin"/>
      </w:r>
      <w:r w:rsidRPr="002356FC">
        <w:rPr>
          <w:rFonts w:cs="Times New Roman"/>
        </w:rPr>
        <w:instrText xml:space="preserve"> TOC \o "1-2" \h \z \u </w:instrText>
      </w:r>
      <w:r w:rsidRPr="002356FC">
        <w:rPr>
          <w:rFonts w:cs="Times New Roman"/>
        </w:rPr>
        <w:fldChar w:fldCharType="separate"/>
      </w:r>
      <w:hyperlink w:anchor="_Toc129603765" w:history="1">
        <w:r w:rsidR="00D81E31" w:rsidRPr="007B2BE1">
          <w:rPr>
            <w:rStyle w:val="a7"/>
            <w:rFonts w:cs="Times New Roman"/>
            <w:noProof/>
          </w:rPr>
          <w:t>I.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본건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EC4012">
          <w:rPr>
            <w:rStyle w:val="a7"/>
            <w:rFonts w:cs="Times New Roman" w:hint="eastAsia"/>
            <w:noProof/>
          </w:rPr>
          <w:t>합병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절차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관련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_Toc129603765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1</w:t>
        </w:r>
        <w:r w:rsidR="00D81E31">
          <w:rPr>
            <w:noProof/>
            <w:webHidden/>
          </w:rPr>
          <w:fldChar w:fldCharType="end"/>
        </w:r>
      </w:hyperlink>
    </w:p>
    <w:p w14:paraId="49D39C23" w14:textId="3736B504" w:rsidR="00D81E31" w:rsidRDefault="00566162">
      <w:pPr>
        <w:pStyle w:val="11"/>
        <w:tabs>
          <w:tab w:val="left" w:pos="1701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66" w:history="1">
        <w:r w:rsidR="00D81E31" w:rsidRPr="007B2BE1">
          <w:rPr>
            <w:rStyle w:val="a7"/>
            <w:rFonts w:cs="Times New Roman"/>
            <w:noProof/>
          </w:rPr>
          <w:t>II.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회사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일반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및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인허가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_Toc129603766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4</w:t>
        </w:r>
        <w:r w:rsidR="00D81E31">
          <w:rPr>
            <w:noProof/>
            <w:webHidden/>
          </w:rPr>
          <w:fldChar w:fldCharType="end"/>
        </w:r>
      </w:hyperlink>
    </w:p>
    <w:p w14:paraId="5619B5DE" w14:textId="503B91C7" w:rsidR="00D81E31" w:rsidRDefault="00566162">
      <w:pPr>
        <w:pStyle w:val="11"/>
        <w:tabs>
          <w:tab w:val="left" w:pos="1701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67" w:history="1">
        <w:r w:rsidR="00D81E31" w:rsidRPr="007B2BE1">
          <w:rPr>
            <w:rStyle w:val="a7"/>
            <w:rFonts w:cs="Times New Roman"/>
            <w:noProof/>
          </w:rPr>
          <w:t>III.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영업계약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_Toc129603767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1</w:t>
        </w:r>
        <w:r w:rsidR="00D81E31">
          <w:rPr>
            <w:noProof/>
            <w:webHidden/>
          </w:rPr>
          <w:fldChar w:fldCharType="end"/>
        </w:r>
      </w:hyperlink>
      <w:r w:rsidR="00167C0E">
        <w:rPr>
          <w:noProof/>
        </w:rPr>
        <w:t>4</w:t>
      </w:r>
    </w:p>
    <w:p w14:paraId="3362E69B" w14:textId="18545CF5" w:rsidR="00D81E31" w:rsidRDefault="00566162">
      <w:pPr>
        <w:pStyle w:val="11"/>
        <w:tabs>
          <w:tab w:val="left" w:pos="1701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68" w:history="1">
        <w:r w:rsidR="00D81E31" w:rsidRPr="007B2BE1">
          <w:rPr>
            <w:rStyle w:val="a7"/>
            <w:rFonts w:cs="Times New Roman"/>
            <w:noProof/>
          </w:rPr>
          <w:t>IV.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금융계약</w:t>
        </w:r>
        <w:r w:rsidR="00D81E31">
          <w:rPr>
            <w:noProof/>
            <w:webHidden/>
          </w:rPr>
          <w:tab/>
        </w:r>
      </w:hyperlink>
      <w:r w:rsidR="00167C0E" w:rsidRPr="00167C0E">
        <w:t>21</w:t>
      </w:r>
    </w:p>
    <w:p w14:paraId="7435A3CB" w14:textId="777ED86D" w:rsidR="00D81E31" w:rsidRDefault="00566162">
      <w:pPr>
        <w:pStyle w:val="11"/>
        <w:tabs>
          <w:tab w:val="left" w:pos="1701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69" w:history="1">
        <w:r w:rsidR="00D81E31" w:rsidRPr="007B2BE1">
          <w:rPr>
            <w:rStyle w:val="a7"/>
            <w:rFonts w:cs="Times New Roman"/>
            <w:noProof/>
          </w:rPr>
          <w:t>V.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지식재산권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_Toc129603769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2</w:t>
        </w:r>
        <w:r w:rsidR="00D81E31">
          <w:rPr>
            <w:noProof/>
            <w:webHidden/>
          </w:rPr>
          <w:fldChar w:fldCharType="end"/>
        </w:r>
      </w:hyperlink>
      <w:r w:rsidR="00167C0E">
        <w:rPr>
          <w:noProof/>
        </w:rPr>
        <w:t>2</w:t>
      </w:r>
    </w:p>
    <w:p w14:paraId="48D99AA2" w14:textId="5841BAFE" w:rsidR="00D81E31" w:rsidRDefault="00566162">
      <w:pPr>
        <w:pStyle w:val="11"/>
        <w:tabs>
          <w:tab w:val="left" w:pos="1701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70" w:history="1">
        <w:r w:rsidR="00D81E31" w:rsidRPr="007B2BE1">
          <w:rPr>
            <w:rStyle w:val="a7"/>
            <w:rFonts w:cs="Times New Roman"/>
            <w:noProof/>
          </w:rPr>
          <w:t>VI.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인사</w:t>
        </w:r>
        <w:r w:rsidR="00D81E31" w:rsidRPr="007B2BE1">
          <w:rPr>
            <w:rStyle w:val="a7"/>
            <w:rFonts w:cs="Times New Roman"/>
            <w:noProof/>
          </w:rPr>
          <w:t>∙</w:t>
        </w:r>
        <w:r w:rsidR="00D81E31" w:rsidRPr="007B2BE1">
          <w:rPr>
            <w:rStyle w:val="a7"/>
            <w:rFonts w:cs="Times New Roman"/>
            <w:noProof/>
          </w:rPr>
          <w:t>노무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_Toc129603770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2</w:t>
        </w:r>
        <w:r w:rsidR="00D81E31">
          <w:rPr>
            <w:noProof/>
            <w:webHidden/>
          </w:rPr>
          <w:fldChar w:fldCharType="end"/>
        </w:r>
      </w:hyperlink>
      <w:r w:rsidR="00167C0E">
        <w:rPr>
          <w:noProof/>
        </w:rPr>
        <w:t>4</w:t>
      </w:r>
    </w:p>
    <w:p w14:paraId="5F0E044E" w14:textId="6CAF839A" w:rsidR="00D81E31" w:rsidRDefault="00566162">
      <w:pPr>
        <w:pStyle w:val="11"/>
        <w:tabs>
          <w:tab w:val="left" w:pos="2268"/>
        </w:tabs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71" w:history="1">
        <w:r w:rsidR="00D81E31" w:rsidRPr="007B2BE1">
          <w:rPr>
            <w:rStyle w:val="a7"/>
            <w:rFonts w:cs="Times New Roman"/>
            <w:noProof/>
          </w:rPr>
          <w:t>VII.</w:t>
        </w:r>
        <w:r w:rsidR="00D81E31">
          <w:rPr>
            <w:rFonts w:asciiTheme="minorHAnsi" w:eastAsiaTheme="minorEastAsia" w:hAnsiTheme="minorHAnsi"/>
            <w:b w:val="0"/>
            <w:noProof/>
            <w:color w:val="auto"/>
            <w:sz w:val="20"/>
          </w:rPr>
          <w:tab/>
        </w:r>
        <w:r w:rsidR="00D81E31" w:rsidRPr="007B2BE1">
          <w:rPr>
            <w:rStyle w:val="a7"/>
            <w:rFonts w:cs="Times New Roman"/>
            <w:noProof/>
          </w:rPr>
          <w:t>보험</w:t>
        </w:r>
        <w:r w:rsidR="00D81E31">
          <w:rPr>
            <w:noProof/>
            <w:webHidden/>
          </w:rPr>
          <w:tab/>
        </w:r>
        <w:r w:rsidR="00FF4CAD" w:rsidRPr="00FF4CAD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_Toc129603771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2</w:t>
        </w:r>
        <w:r w:rsidR="00D81E31">
          <w:rPr>
            <w:noProof/>
            <w:webHidden/>
          </w:rPr>
          <w:fldChar w:fldCharType="end"/>
        </w:r>
      </w:hyperlink>
      <w:r w:rsidR="00805ACF">
        <w:rPr>
          <w:noProof/>
        </w:rPr>
        <w:t>8</w:t>
      </w:r>
    </w:p>
    <w:p w14:paraId="37C7FACE" w14:textId="730CFAE2" w:rsidR="00D81E31" w:rsidRDefault="00D81E31">
      <w:pPr>
        <w:pStyle w:val="11"/>
        <w:rPr>
          <w:rFonts w:asciiTheme="minorHAnsi" w:eastAsiaTheme="minorEastAsia" w:hAnsiTheme="minorHAnsi"/>
          <w:b w:val="0"/>
          <w:noProof/>
          <w:color w:val="auto"/>
          <w:sz w:val="20"/>
        </w:rPr>
      </w:pPr>
    </w:p>
    <w:p w14:paraId="0DED7BD8" w14:textId="5B6A0A7D" w:rsidR="00D81E31" w:rsidRDefault="00566162">
      <w:pPr>
        <w:pStyle w:val="11"/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73" w:history="1">
        <w:r w:rsidR="00D81E31" w:rsidRPr="007B2BE1">
          <w:rPr>
            <w:rStyle w:val="a7"/>
            <w:rFonts w:cs="Times New Roman"/>
            <w:noProof/>
          </w:rPr>
          <w:t>[</w:t>
        </w:r>
        <w:r w:rsidR="00D81E31" w:rsidRPr="007B2BE1">
          <w:rPr>
            <w:rStyle w:val="a7"/>
            <w:rFonts w:cs="Times New Roman"/>
            <w:noProof/>
          </w:rPr>
          <w:t>별첨</w:t>
        </w:r>
        <w:r w:rsidR="00D81E31" w:rsidRPr="007B2BE1">
          <w:rPr>
            <w:rStyle w:val="a7"/>
            <w:rFonts w:cs="Times New Roman"/>
            <w:noProof/>
          </w:rPr>
          <w:t xml:space="preserve"> 1] </w:t>
        </w:r>
        <w:r w:rsidR="00D81E31" w:rsidRPr="007B2BE1">
          <w:rPr>
            <w:rStyle w:val="a7"/>
            <w:rFonts w:cs="Times New Roman"/>
            <w:noProof/>
          </w:rPr>
          <w:t>전환사채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및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교환사채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인수계약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주요조건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_Toc129603773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29</w:t>
        </w:r>
        <w:r w:rsidR="00D81E31">
          <w:rPr>
            <w:noProof/>
            <w:webHidden/>
          </w:rPr>
          <w:fldChar w:fldCharType="end"/>
        </w:r>
      </w:hyperlink>
    </w:p>
    <w:p w14:paraId="6AB4BA20" w14:textId="2F95B2C8" w:rsidR="00D81E31" w:rsidRDefault="00566162">
      <w:pPr>
        <w:pStyle w:val="11"/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74" w:history="1">
        <w:r w:rsidR="00D81E31" w:rsidRPr="007B2BE1">
          <w:rPr>
            <w:rStyle w:val="a7"/>
            <w:rFonts w:cs="Times New Roman"/>
            <w:noProof/>
          </w:rPr>
          <w:t>[</w:t>
        </w:r>
        <w:r w:rsidR="00D81E31" w:rsidRPr="007B2BE1">
          <w:rPr>
            <w:rStyle w:val="a7"/>
            <w:rFonts w:cs="Times New Roman"/>
            <w:noProof/>
          </w:rPr>
          <w:t>별첨</w:t>
        </w:r>
        <w:r w:rsidR="00D81E31" w:rsidRPr="007B2BE1">
          <w:rPr>
            <w:rStyle w:val="a7"/>
            <w:rFonts w:cs="Times New Roman"/>
            <w:noProof/>
          </w:rPr>
          <w:t xml:space="preserve"> 2] </w:t>
        </w:r>
        <w:r w:rsidR="00D81E31" w:rsidRPr="007B2BE1">
          <w:rPr>
            <w:rStyle w:val="a7"/>
            <w:rFonts w:cs="Times New Roman"/>
            <w:noProof/>
          </w:rPr>
          <w:t>무보증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사모사채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인수계약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주요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조건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_Toc129603774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37</w:t>
        </w:r>
        <w:r w:rsidR="00D81E31">
          <w:rPr>
            <w:noProof/>
            <w:webHidden/>
          </w:rPr>
          <w:fldChar w:fldCharType="end"/>
        </w:r>
      </w:hyperlink>
    </w:p>
    <w:p w14:paraId="0BB910D6" w14:textId="7F045CE6" w:rsidR="00D81E31" w:rsidRDefault="00566162">
      <w:pPr>
        <w:pStyle w:val="11"/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76" w:history="1">
        <w:r w:rsidR="00D81E31" w:rsidRPr="007B2BE1">
          <w:rPr>
            <w:rStyle w:val="a7"/>
            <w:rFonts w:cs="Times New Roman"/>
            <w:noProof/>
          </w:rPr>
          <w:t>[</w:t>
        </w:r>
        <w:r w:rsidR="00D81E31" w:rsidRPr="007B2BE1">
          <w:rPr>
            <w:rStyle w:val="a7"/>
            <w:rFonts w:cs="Times New Roman"/>
            <w:noProof/>
          </w:rPr>
          <w:t>별첨</w:t>
        </w:r>
        <w:r w:rsidR="00D81E31" w:rsidRPr="007B2BE1">
          <w:rPr>
            <w:rStyle w:val="a7"/>
            <w:rFonts w:cs="Times New Roman"/>
            <w:noProof/>
          </w:rPr>
          <w:t xml:space="preserve"> 3] </w:t>
        </w:r>
        <w:r w:rsidR="00D81E31" w:rsidRPr="007B2BE1">
          <w:rPr>
            <w:rStyle w:val="a7"/>
            <w:rFonts w:cs="Times New Roman"/>
            <w:noProof/>
          </w:rPr>
          <w:t>주요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영업계약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현황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_Toc129603776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40</w:t>
        </w:r>
        <w:r w:rsidR="00D81E31">
          <w:rPr>
            <w:noProof/>
            <w:webHidden/>
          </w:rPr>
          <w:fldChar w:fldCharType="end"/>
        </w:r>
      </w:hyperlink>
    </w:p>
    <w:p w14:paraId="499831D3" w14:textId="1BFA6BC8" w:rsidR="00D81E31" w:rsidRDefault="00566162">
      <w:pPr>
        <w:pStyle w:val="11"/>
        <w:rPr>
          <w:rFonts w:asciiTheme="minorHAnsi" w:eastAsiaTheme="minorEastAsia" w:hAnsiTheme="minorHAnsi"/>
          <w:b w:val="0"/>
          <w:noProof/>
          <w:color w:val="auto"/>
          <w:sz w:val="20"/>
        </w:rPr>
      </w:pPr>
      <w:hyperlink w:anchor="_Toc129603780" w:history="1">
        <w:r w:rsidR="00D81E31" w:rsidRPr="007B2BE1">
          <w:rPr>
            <w:rStyle w:val="a7"/>
            <w:rFonts w:cs="Times New Roman"/>
            <w:noProof/>
          </w:rPr>
          <w:t>[</w:t>
        </w:r>
        <w:r w:rsidR="00D81E31" w:rsidRPr="007B2BE1">
          <w:rPr>
            <w:rStyle w:val="a7"/>
            <w:rFonts w:cs="Times New Roman"/>
            <w:noProof/>
          </w:rPr>
          <w:t>별첨</w:t>
        </w:r>
        <w:r w:rsidR="00D81E31" w:rsidRPr="007B2BE1">
          <w:rPr>
            <w:rStyle w:val="a7"/>
            <w:rFonts w:cs="Times New Roman"/>
            <w:noProof/>
          </w:rPr>
          <w:t xml:space="preserve"> 4] </w:t>
        </w:r>
        <w:r w:rsidR="00D81E31" w:rsidRPr="007B2BE1">
          <w:rPr>
            <w:rStyle w:val="a7"/>
            <w:rFonts w:cs="Times New Roman"/>
            <w:noProof/>
          </w:rPr>
          <w:t>대상회사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지식재산권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보유</w:t>
        </w:r>
        <w:r w:rsidR="00D81E31" w:rsidRPr="007B2BE1">
          <w:rPr>
            <w:rStyle w:val="a7"/>
            <w:rFonts w:cs="Times New Roman"/>
            <w:noProof/>
          </w:rPr>
          <w:t xml:space="preserve"> </w:t>
        </w:r>
        <w:r w:rsidR="00D81E31" w:rsidRPr="007B2BE1">
          <w:rPr>
            <w:rStyle w:val="a7"/>
            <w:rFonts w:cs="Times New Roman"/>
            <w:noProof/>
          </w:rPr>
          <w:t>현황</w:t>
        </w:r>
        <w:r w:rsidR="00D81E31">
          <w:rPr>
            <w:noProof/>
            <w:webHidden/>
          </w:rPr>
          <w:tab/>
        </w:r>
        <w:r w:rsidR="00D81E31">
          <w:rPr>
            <w:noProof/>
            <w:webHidden/>
          </w:rPr>
          <w:fldChar w:fldCharType="begin"/>
        </w:r>
        <w:r w:rsidR="00D81E31">
          <w:rPr>
            <w:noProof/>
            <w:webHidden/>
          </w:rPr>
          <w:instrText xml:space="preserve"> PAGEREF _Toc129603780 \h </w:instrText>
        </w:r>
        <w:r w:rsidR="00D81E31">
          <w:rPr>
            <w:noProof/>
            <w:webHidden/>
          </w:rPr>
        </w:r>
        <w:r w:rsidR="00D81E31">
          <w:rPr>
            <w:noProof/>
            <w:webHidden/>
          </w:rPr>
          <w:fldChar w:fldCharType="separate"/>
        </w:r>
        <w:r w:rsidR="00C1402B">
          <w:rPr>
            <w:noProof/>
            <w:webHidden/>
          </w:rPr>
          <w:t>50</w:t>
        </w:r>
        <w:r w:rsidR="00D81E31">
          <w:rPr>
            <w:noProof/>
            <w:webHidden/>
          </w:rPr>
          <w:fldChar w:fldCharType="end"/>
        </w:r>
      </w:hyperlink>
    </w:p>
    <w:p w14:paraId="40C6A244" w14:textId="6C701060" w:rsidR="005F2799" w:rsidRPr="002356FC" w:rsidRDefault="005F2799" w:rsidP="00D81E31">
      <w:pPr>
        <w:wordWrap/>
        <w:snapToGrid/>
        <w:spacing w:before="120" w:line="360" w:lineRule="exact"/>
        <w:rPr>
          <w:rFonts w:cs="Times New Roman"/>
        </w:rPr>
      </w:pPr>
      <w:r w:rsidRPr="002356FC">
        <w:rPr>
          <w:rFonts w:cs="Times New Roman"/>
        </w:rPr>
        <w:fldChar w:fldCharType="end"/>
      </w:r>
    </w:p>
    <w:p w14:paraId="1F4BE046" w14:textId="77777777" w:rsidR="005F2799" w:rsidRPr="002356FC" w:rsidRDefault="005F2799" w:rsidP="007B127B">
      <w:pPr>
        <w:widowControl/>
        <w:wordWrap/>
        <w:autoSpaceDN/>
        <w:adjustRightInd/>
        <w:snapToGrid/>
        <w:spacing w:line="240" w:lineRule="auto"/>
        <w:rPr>
          <w:rFonts w:cs="Times New Roman"/>
        </w:rPr>
      </w:pPr>
      <w:r w:rsidRPr="002356FC">
        <w:rPr>
          <w:rFonts w:cs="Times New Roman"/>
        </w:rPr>
        <w:br w:type="page"/>
      </w:r>
    </w:p>
    <w:p w14:paraId="3CE7A18A" w14:textId="7A9C084C" w:rsidR="00DA3E74" w:rsidRPr="002356FC" w:rsidRDefault="00BF7F32" w:rsidP="007B127B">
      <w:pPr>
        <w:wordWrap/>
        <w:snapToGrid/>
        <w:spacing w:after="360" w:line="240" w:lineRule="auto"/>
        <w:rPr>
          <w:rFonts w:eastAsia="맑은 고딕" w:cs="Times New Roman"/>
          <w:b/>
          <w:color w:val="404040"/>
          <w:sz w:val="32"/>
          <w:szCs w:val="32"/>
        </w:rPr>
      </w:pPr>
      <w:r w:rsidRPr="002356FC">
        <w:rPr>
          <w:rFonts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1" layoutInCell="1" allowOverlap="0" wp14:anchorId="55A05160" wp14:editId="22CDC493">
            <wp:simplePos x="0" y="0"/>
            <wp:positionH relativeFrom="margin">
              <wp:align>right</wp:align>
            </wp:positionH>
            <wp:positionV relativeFrom="margin">
              <wp:posOffset>2540</wp:posOffset>
            </wp:positionV>
            <wp:extent cx="9244330" cy="361950"/>
            <wp:effectExtent l="0" t="0" r="0" b="0"/>
            <wp:wrapNone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rvice_proposal_header_defaul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43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맑은 고딕" w:cs="Times New Roman"/>
          <w:b/>
          <w:color w:val="404040"/>
          <w:sz w:val="32"/>
          <w:szCs w:val="32"/>
        </w:rPr>
        <w:t>서문</w:t>
      </w:r>
    </w:p>
    <w:p w14:paraId="63C86EC1" w14:textId="07FDAAE5" w:rsidR="00DA3E74" w:rsidRPr="002356FC" w:rsidRDefault="00DA3E74" w:rsidP="007B127B">
      <w:pPr>
        <w:wordWrap/>
        <w:snapToGrid/>
        <w:spacing w:line="240" w:lineRule="auto"/>
        <w:rPr>
          <w:rFonts w:cs="Times New Roman"/>
        </w:rPr>
      </w:pPr>
    </w:p>
    <w:p w14:paraId="34D166ED" w14:textId="1403703C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법률실사는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811360" w:rsidRPr="00B20E0F">
        <w:rPr>
          <w:rFonts w:cs="Times New Roman"/>
          <w:sz w:val="22"/>
          <w:szCs w:val="22"/>
        </w:rPr>
        <w:t>주식회사</w:t>
      </w:r>
      <w:r w:rsidR="00811360" w:rsidRPr="00B20E0F">
        <w:rPr>
          <w:rFonts w:cs="Times New Roman"/>
          <w:sz w:val="22"/>
          <w:szCs w:val="22"/>
        </w:rPr>
        <w:t xml:space="preserve"> </w:t>
      </w:r>
      <w:r w:rsidR="00D35368">
        <w:rPr>
          <w:rFonts w:cs="Times New Roman" w:hint="eastAsia"/>
          <w:sz w:val="22"/>
          <w:szCs w:val="22"/>
        </w:rPr>
        <w:t>투믹스</w:t>
      </w:r>
      <w:r w:rsidR="00740655">
        <w:rPr>
          <w:rFonts w:cs="Times New Roman" w:hint="eastAsia"/>
          <w:sz w:val="22"/>
          <w:szCs w:val="22"/>
        </w:rPr>
        <w:t>(</w:t>
      </w:r>
      <w:r w:rsidR="00740655">
        <w:rPr>
          <w:rFonts w:cs="Times New Roman" w:hint="eastAsia"/>
          <w:sz w:val="22"/>
          <w:szCs w:val="22"/>
        </w:rPr>
        <w:t>이하</w:t>
      </w:r>
      <w:r w:rsidR="00740655">
        <w:rPr>
          <w:rFonts w:cs="Times New Roman" w:hint="eastAsia"/>
          <w:sz w:val="22"/>
          <w:szCs w:val="22"/>
        </w:rPr>
        <w:t xml:space="preserve"> </w:t>
      </w:r>
      <w:r w:rsidR="00740655">
        <w:rPr>
          <w:rFonts w:cs="Times New Roman"/>
          <w:sz w:val="22"/>
          <w:szCs w:val="22"/>
        </w:rPr>
        <w:t>“</w:t>
      </w:r>
      <w:r w:rsidR="00D35368" w:rsidRPr="008F70B2">
        <w:rPr>
          <w:rFonts w:cs="Times New Roman" w:hint="eastAsia"/>
          <w:b/>
          <w:bCs/>
          <w:sz w:val="22"/>
          <w:szCs w:val="22"/>
        </w:rPr>
        <w:t>투믹스</w:t>
      </w:r>
      <w:r w:rsidR="00740655">
        <w:rPr>
          <w:rFonts w:cs="Times New Roman"/>
          <w:sz w:val="22"/>
          <w:szCs w:val="22"/>
        </w:rPr>
        <w:t>”</w:t>
      </w:r>
      <w:r w:rsidR="00740655">
        <w:rPr>
          <w:rFonts w:cs="Times New Roman" w:hint="eastAsia"/>
          <w:sz w:val="22"/>
          <w:szCs w:val="22"/>
        </w:rPr>
        <w:t>)</w:t>
      </w:r>
      <w:r w:rsidR="00740655">
        <w:rPr>
          <w:rFonts w:cs="Times New Roman" w:hint="eastAsia"/>
          <w:sz w:val="22"/>
          <w:szCs w:val="22"/>
        </w:rPr>
        <w:t>가</w:t>
      </w:r>
      <w:r w:rsidR="00740655">
        <w:rPr>
          <w:rFonts w:cs="Times New Roman" w:hint="eastAsia"/>
          <w:sz w:val="22"/>
          <w:szCs w:val="22"/>
        </w:rPr>
        <w:t xml:space="preserve"> </w:t>
      </w:r>
      <w:r w:rsidR="00740655">
        <w:rPr>
          <w:rFonts w:cs="Times New Roman" w:hint="eastAsia"/>
          <w:sz w:val="22"/>
          <w:szCs w:val="22"/>
        </w:rPr>
        <w:t>주식회사</w:t>
      </w:r>
      <w:r w:rsidR="00740655">
        <w:rPr>
          <w:rFonts w:cs="Times New Roman" w:hint="eastAsia"/>
          <w:sz w:val="22"/>
          <w:szCs w:val="22"/>
        </w:rPr>
        <w:t xml:space="preserve"> </w:t>
      </w:r>
      <w:r w:rsidR="00D35368">
        <w:rPr>
          <w:rFonts w:cs="Times New Roman" w:hint="eastAsia"/>
          <w:sz w:val="22"/>
          <w:szCs w:val="22"/>
        </w:rPr>
        <w:t>디딤이앤에프</w:t>
      </w:r>
      <w:r w:rsidR="00740655">
        <w:rPr>
          <w:rFonts w:cs="Times New Roman" w:hint="eastAsia"/>
          <w:sz w:val="22"/>
          <w:szCs w:val="22"/>
        </w:rPr>
        <w:t>(</w:t>
      </w:r>
      <w:r w:rsidR="00740655">
        <w:rPr>
          <w:rFonts w:cs="Times New Roman" w:hint="eastAsia"/>
          <w:sz w:val="22"/>
          <w:szCs w:val="22"/>
        </w:rPr>
        <w:t>이하</w:t>
      </w:r>
      <w:r w:rsidR="00740655">
        <w:rPr>
          <w:rFonts w:cs="Times New Roman" w:hint="eastAsia"/>
          <w:sz w:val="22"/>
          <w:szCs w:val="22"/>
        </w:rPr>
        <w:t xml:space="preserve"> </w:t>
      </w:r>
      <w:r w:rsidR="00740655">
        <w:rPr>
          <w:rFonts w:cs="Times New Roman"/>
          <w:sz w:val="22"/>
          <w:szCs w:val="22"/>
        </w:rPr>
        <w:t>“</w:t>
      </w:r>
      <w:r w:rsidR="00740655" w:rsidRPr="00740655">
        <w:rPr>
          <w:rFonts w:cs="Times New Roman" w:hint="eastAsia"/>
          <w:b/>
          <w:sz w:val="22"/>
          <w:szCs w:val="22"/>
        </w:rPr>
        <w:t>대상회사</w:t>
      </w:r>
      <w:r w:rsidR="00740655">
        <w:rPr>
          <w:rFonts w:cs="Times New Roman"/>
          <w:sz w:val="22"/>
          <w:szCs w:val="22"/>
        </w:rPr>
        <w:t>”)</w:t>
      </w:r>
      <w:r w:rsidR="00C62B53">
        <w:rPr>
          <w:rFonts w:cs="Times New Roman" w:hint="eastAsia"/>
          <w:sz w:val="22"/>
          <w:szCs w:val="22"/>
        </w:rPr>
        <w:t>와</w:t>
      </w:r>
      <w:r w:rsidR="00C62B53">
        <w:rPr>
          <w:rFonts w:cs="Times New Roman" w:hint="eastAsia"/>
          <w:sz w:val="22"/>
          <w:szCs w:val="22"/>
        </w:rPr>
        <w:t xml:space="preserve"> </w:t>
      </w:r>
      <w:r w:rsidR="00C62B53">
        <w:rPr>
          <w:rFonts w:cs="Times New Roman" w:hint="eastAsia"/>
          <w:sz w:val="22"/>
          <w:szCs w:val="22"/>
        </w:rPr>
        <w:t>합병하는</w:t>
      </w:r>
      <w:r w:rsidR="00C62B53">
        <w:rPr>
          <w:rFonts w:cs="Times New Roman" w:hint="eastAsia"/>
          <w:sz w:val="22"/>
          <w:szCs w:val="22"/>
        </w:rPr>
        <w:t xml:space="preserve"> </w:t>
      </w:r>
      <w:r w:rsidR="00740655">
        <w:rPr>
          <w:rFonts w:cs="Times New Roman" w:hint="eastAsia"/>
          <w:sz w:val="22"/>
          <w:szCs w:val="22"/>
        </w:rPr>
        <w:t>거래</w:t>
      </w:r>
      <w:r w:rsidR="00740655">
        <w:rPr>
          <w:rFonts w:cs="Times New Roman" w:hint="eastAsia"/>
          <w:sz w:val="22"/>
          <w:szCs w:val="22"/>
        </w:rPr>
        <w:t>(</w:t>
      </w:r>
      <w:r w:rsidR="00740655">
        <w:rPr>
          <w:rFonts w:cs="Times New Roman" w:hint="eastAsia"/>
          <w:sz w:val="22"/>
          <w:szCs w:val="22"/>
        </w:rPr>
        <w:t>이하</w:t>
      </w:r>
      <w:r w:rsidR="00740655">
        <w:rPr>
          <w:rFonts w:cs="Times New Roman" w:hint="eastAsia"/>
          <w:sz w:val="22"/>
          <w:szCs w:val="22"/>
        </w:rPr>
        <w:t xml:space="preserve"> </w:t>
      </w:r>
      <w:r w:rsidR="00740655">
        <w:rPr>
          <w:rFonts w:cs="Times New Roman"/>
          <w:sz w:val="22"/>
          <w:szCs w:val="22"/>
        </w:rPr>
        <w:t>“</w:t>
      </w:r>
      <w:r w:rsidR="00740655" w:rsidRPr="00740655">
        <w:rPr>
          <w:rFonts w:cs="Times New Roman" w:hint="eastAsia"/>
          <w:b/>
          <w:sz w:val="22"/>
          <w:szCs w:val="22"/>
        </w:rPr>
        <w:t>본건</w:t>
      </w:r>
      <w:r w:rsidR="00740655" w:rsidRPr="00740655">
        <w:rPr>
          <w:rFonts w:cs="Times New Roman" w:hint="eastAsia"/>
          <w:b/>
          <w:sz w:val="22"/>
          <w:szCs w:val="22"/>
        </w:rPr>
        <w:t xml:space="preserve"> </w:t>
      </w:r>
      <w:r w:rsidR="00C62B53">
        <w:rPr>
          <w:rFonts w:cs="Times New Roman" w:hint="eastAsia"/>
          <w:b/>
          <w:sz w:val="22"/>
          <w:szCs w:val="22"/>
        </w:rPr>
        <w:t>합병</w:t>
      </w:r>
      <w:r w:rsidR="00740655">
        <w:rPr>
          <w:rFonts w:cs="Times New Roman"/>
          <w:sz w:val="22"/>
          <w:szCs w:val="22"/>
        </w:rPr>
        <w:t>”)</w:t>
      </w:r>
      <w:r w:rsidRPr="00B20E0F">
        <w:rPr>
          <w:rFonts w:eastAsia="바탕" w:hAnsi="바탕" w:cs="Times New Roman"/>
          <w:sz w:val="22"/>
          <w:szCs w:val="22"/>
        </w:rPr>
        <w:t>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관련하여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C62B53">
        <w:rPr>
          <w:rFonts w:eastAsia="바탕" w:cs="Times New Roman" w:hint="eastAsia"/>
          <w:sz w:val="22"/>
          <w:szCs w:val="22"/>
        </w:rPr>
        <w:t>대상회사와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관련된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법적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쟁점을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분석ㆍ검토하기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위하여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실시되었으며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그러한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분석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및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검토는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다음과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같은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분야에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중점을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두고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실시되었습니다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60664FFD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37F90DEB" w14:textId="00D2E3AF" w:rsidR="00D81E31" w:rsidRDefault="00D81E31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hAnsi="바탕" w:cs="Times New Roman"/>
          <w:sz w:val="22"/>
          <w:szCs w:val="22"/>
        </w:rPr>
      </w:pPr>
      <w:r>
        <w:rPr>
          <w:rFonts w:eastAsia="바탕" w:hAnsi="바탕" w:cs="Times New Roman" w:hint="eastAsia"/>
          <w:sz w:val="22"/>
          <w:szCs w:val="22"/>
        </w:rPr>
        <w:t>본건</w:t>
      </w:r>
      <w:r>
        <w:rPr>
          <w:rFonts w:eastAsia="바탕" w:hAnsi="바탕" w:cs="Times New Roman" w:hint="eastAsia"/>
          <w:sz w:val="22"/>
          <w:szCs w:val="22"/>
        </w:rPr>
        <w:t xml:space="preserve"> </w:t>
      </w:r>
      <w:r w:rsidR="00EC4012">
        <w:rPr>
          <w:rFonts w:eastAsia="바탕" w:hAnsi="바탕" w:cs="Times New Roman" w:hint="eastAsia"/>
          <w:sz w:val="22"/>
          <w:szCs w:val="22"/>
        </w:rPr>
        <w:t>합병</w:t>
      </w:r>
      <w:r>
        <w:rPr>
          <w:rFonts w:eastAsia="바탕" w:hAnsi="바탕" w:cs="Times New Roman" w:hint="eastAsia"/>
          <w:sz w:val="22"/>
          <w:szCs w:val="22"/>
        </w:rPr>
        <w:t xml:space="preserve"> </w:t>
      </w:r>
      <w:r>
        <w:rPr>
          <w:rFonts w:eastAsia="바탕" w:hAnsi="바탕" w:cs="Times New Roman" w:hint="eastAsia"/>
          <w:sz w:val="22"/>
          <w:szCs w:val="22"/>
        </w:rPr>
        <w:t>절차</w:t>
      </w:r>
      <w:r>
        <w:rPr>
          <w:rFonts w:eastAsia="바탕" w:hAnsi="바탕" w:cs="Times New Roman" w:hint="eastAsia"/>
          <w:sz w:val="22"/>
          <w:szCs w:val="22"/>
        </w:rPr>
        <w:t xml:space="preserve"> </w:t>
      </w:r>
      <w:r>
        <w:rPr>
          <w:rFonts w:eastAsia="바탕" w:hAnsi="바탕" w:cs="Times New Roman" w:hint="eastAsia"/>
          <w:sz w:val="22"/>
          <w:szCs w:val="22"/>
        </w:rPr>
        <w:t>관련</w:t>
      </w:r>
    </w:p>
    <w:p w14:paraId="50177819" w14:textId="4ED1A17B" w:rsidR="00BF7F32" w:rsidRPr="00B20E0F" w:rsidRDefault="00BF7F32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hAnsi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회사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일반</w:t>
      </w:r>
      <w:r w:rsidR="003F7587">
        <w:rPr>
          <w:rFonts w:eastAsia="바탕" w:hAnsi="바탕" w:cs="Times New Roman" w:hint="eastAsia"/>
          <w:sz w:val="22"/>
          <w:szCs w:val="22"/>
        </w:rPr>
        <w:t xml:space="preserve"> </w:t>
      </w:r>
      <w:r w:rsidR="003F7587">
        <w:rPr>
          <w:rFonts w:eastAsia="바탕" w:hAnsi="바탕" w:cs="Times New Roman" w:hint="eastAsia"/>
          <w:sz w:val="22"/>
          <w:szCs w:val="22"/>
        </w:rPr>
        <w:t>및</w:t>
      </w:r>
      <w:r w:rsidR="003F7587">
        <w:rPr>
          <w:rFonts w:eastAsia="바탕" w:hAnsi="바탕" w:cs="Times New Roman" w:hint="eastAsia"/>
          <w:sz w:val="22"/>
          <w:szCs w:val="22"/>
        </w:rPr>
        <w:t xml:space="preserve"> </w:t>
      </w:r>
      <w:r w:rsidR="003F7587">
        <w:rPr>
          <w:rFonts w:eastAsia="바탕" w:hAnsi="바탕" w:cs="Times New Roman" w:hint="eastAsia"/>
          <w:sz w:val="22"/>
          <w:szCs w:val="22"/>
        </w:rPr>
        <w:t>인허가</w:t>
      </w:r>
    </w:p>
    <w:p w14:paraId="251FFBA8" w14:textId="77777777" w:rsidR="00BF7F32" w:rsidRPr="00B20E0F" w:rsidRDefault="00BF7F32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hAnsi="바탕" w:cs="Times New Roman"/>
          <w:sz w:val="22"/>
          <w:szCs w:val="22"/>
        </w:rPr>
      </w:pPr>
      <w:r w:rsidRPr="00B20E0F">
        <w:rPr>
          <w:rFonts w:eastAsia="바탕" w:hAnsi="바탕" w:cs="Times New Roman" w:hint="eastAsia"/>
          <w:sz w:val="22"/>
          <w:szCs w:val="22"/>
        </w:rPr>
        <w:t>영업계약</w:t>
      </w:r>
    </w:p>
    <w:p w14:paraId="1439A644" w14:textId="231E0832" w:rsidR="00D81E31" w:rsidRDefault="00D81E31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cs="Times New Roman"/>
          <w:sz w:val="22"/>
          <w:szCs w:val="22"/>
        </w:rPr>
      </w:pPr>
      <w:r>
        <w:rPr>
          <w:rFonts w:eastAsia="바탕" w:cs="Times New Roman" w:hint="eastAsia"/>
          <w:sz w:val="22"/>
          <w:szCs w:val="22"/>
        </w:rPr>
        <w:t>금융계약</w:t>
      </w:r>
    </w:p>
    <w:p w14:paraId="58469B89" w14:textId="74B6647B" w:rsidR="00BF7F32" w:rsidRPr="00B20E0F" w:rsidRDefault="00351330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cs="Times New Roman"/>
          <w:sz w:val="22"/>
          <w:szCs w:val="22"/>
        </w:rPr>
      </w:pPr>
      <w:r>
        <w:rPr>
          <w:rFonts w:eastAsia="바탕" w:cs="Times New Roman" w:hint="eastAsia"/>
          <w:sz w:val="22"/>
          <w:szCs w:val="22"/>
        </w:rPr>
        <w:t>지식</w:t>
      </w:r>
      <w:r w:rsidR="00BF7F32" w:rsidRPr="00B20E0F">
        <w:rPr>
          <w:rFonts w:eastAsia="바탕" w:cs="Times New Roman" w:hint="eastAsia"/>
          <w:sz w:val="22"/>
          <w:szCs w:val="22"/>
        </w:rPr>
        <w:t>재산권</w:t>
      </w:r>
    </w:p>
    <w:p w14:paraId="1A54E800" w14:textId="70EEB429" w:rsidR="00811360" w:rsidRDefault="00811360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cs="Times New Roman"/>
          <w:sz w:val="22"/>
          <w:szCs w:val="22"/>
        </w:rPr>
      </w:pPr>
      <w:r w:rsidRPr="00B20E0F">
        <w:rPr>
          <w:rFonts w:eastAsia="바탕" w:cs="Times New Roman" w:hint="eastAsia"/>
          <w:sz w:val="22"/>
          <w:szCs w:val="22"/>
        </w:rPr>
        <w:t>인사</w:t>
      </w:r>
      <w:r w:rsidRPr="00B20E0F">
        <w:rPr>
          <w:rFonts w:ascii="바탕" w:eastAsia="바탕" w:hAnsi="바탕" w:cs="Times New Roman" w:hint="eastAsia"/>
          <w:sz w:val="22"/>
          <w:szCs w:val="22"/>
        </w:rPr>
        <w:t>ㆍ</w:t>
      </w:r>
      <w:r w:rsidRPr="00B20E0F">
        <w:rPr>
          <w:rFonts w:eastAsia="바탕" w:cs="Times New Roman" w:hint="eastAsia"/>
          <w:sz w:val="22"/>
          <w:szCs w:val="22"/>
        </w:rPr>
        <w:t>노무</w:t>
      </w:r>
    </w:p>
    <w:p w14:paraId="10827804" w14:textId="5DC4A603" w:rsidR="00D81E31" w:rsidRPr="00B20E0F" w:rsidRDefault="00D81E31" w:rsidP="007B127B">
      <w:pPr>
        <w:pStyle w:val="af2"/>
        <w:numPr>
          <w:ilvl w:val="0"/>
          <w:numId w:val="4"/>
        </w:numPr>
        <w:wordWrap/>
        <w:autoSpaceDE w:val="0"/>
        <w:spacing w:line="240" w:lineRule="auto"/>
        <w:ind w:left="400"/>
        <w:rPr>
          <w:rFonts w:eastAsia="바탕" w:cs="Times New Roman"/>
          <w:sz w:val="22"/>
          <w:szCs w:val="22"/>
        </w:rPr>
      </w:pPr>
      <w:r>
        <w:rPr>
          <w:rFonts w:eastAsia="바탕" w:cs="Times New Roman" w:hint="eastAsia"/>
          <w:sz w:val="22"/>
          <w:szCs w:val="22"/>
        </w:rPr>
        <w:t>보험</w:t>
      </w:r>
    </w:p>
    <w:p w14:paraId="1768D63B" w14:textId="77777777" w:rsidR="00811360" w:rsidRPr="00B20E0F" w:rsidRDefault="00811360" w:rsidP="007B127B">
      <w:pPr>
        <w:pStyle w:val="af2"/>
        <w:wordWrap/>
        <w:autoSpaceDE w:val="0"/>
        <w:spacing w:line="240" w:lineRule="auto"/>
        <w:rPr>
          <w:rFonts w:eastAsia="바탕" w:hAnsi="바탕" w:cs="Times New Roman"/>
          <w:sz w:val="22"/>
          <w:szCs w:val="22"/>
        </w:rPr>
      </w:pPr>
    </w:p>
    <w:p w14:paraId="725774CF" w14:textId="01A9D980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811360" w:rsidRPr="00B20E0F">
        <w:rPr>
          <w:rFonts w:eastAsia="바탕" w:hAnsi="바탕" w:cs="Times New Roman"/>
          <w:sz w:val="22"/>
          <w:szCs w:val="22"/>
        </w:rPr>
        <w:t>법률실사</w:t>
      </w:r>
      <w:r w:rsidR="00811360" w:rsidRPr="00B20E0F">
        <w:rPr>
          <w:rFonts w:eastAsia="바탕" w:hAnsi="바탕" w:cs="Times New Roman" w:hint="eastAsia"/>
          <w:sz w:val="22"/>
          <w:szCs w:val="22"/>
        </w:rPr>
        <w:t>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분야에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측면만을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811360" w:rsidRPr="00B20E0F">
        <w:rPr>
          <w:rFonts w:eastAsia="바탕" w:hAnsi="바탕" w:cs="Times New Roman" w:hint="eastAsia"/>
          <w:sz w:val="22"/>
          <w:szCs w:val="22"/>
        </w:rPr>
        <w:t>검토</w:t>
      </w:r>
      <w:r w:rsidRPr="00B20E0F">
        <w:rPr>
          <w:rFonts w:eastAsia="바탕" w:hAnsi="바탕" w:cs="Times New Roman"/>
          <w:sz w:val="22"/>
          <w:szCs w:val="22"/>
        </w:rPr>
        <w:t>하였으며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="00811360" w:rsidRPr="00B20E0F">
        <w:rPr>
          <w:rFonts w:eastAsia="바탕" w:cs="Times New Roman" w:hint="eastAsia"/>
          <w:sz w:val="22"/>
          <w:szCs w:val="22"/>
        </w:rPr>
        <w:t>대상</w:t>
      </w:r>
      <w:r w:rsidRPr="00B20E0F">
        <w:rPr>
          <w:rFonts w:eastAsia="바탕" w:hAnsi="바탕" w:cs="Times New Roman"/>
          <w:sz w:val="22"/>
          <w:szCs w:val="22"/>
        </w:rPr>
        <w:t>회사의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재정적</w:t>
      </w:r>
      <w:r w:rsidRPr="00B20E0F">
        <w:rPr>
          <w:rFonts w:eastAsia="바탕" w:cs="Times New Roman"/>
          <w:sz w:val="22"/>
          <w:szCs w:val="22"/>
        </w:rPr>
        <w:t>/</w:t>
      </w:r>
      <w:r w:rsidRPr="00B20E0F">
        <w:rPr>
          <w:rFonts w:eastAsia="바탕" w:hAnsi="바탕" w:cs="Times New Roman"/>
          <w:sz w:val="22"/>
          <w:szCs w:val="22"/>
        </w:rPr>
        <w:t>회계적</w:t>
      </w:r>
      <w:r w:rsidRPr="00B20E0F">
        <w:rPr>
          <w:rFonts w:eastAsia="바탕" w:cs="Times New Roman"/>
          <w:sz w:val="22"/>
          <w:szCs w:val="22"/>
        </w:rPr>
        <w:t>/</w:t>
      </w:r>
      <w:r w:rsidRPr="00B20E0F">
        <w:rPr>
          <w:rFonts w:eastAsia="바탕" w:hAnsi="바탕" w:cs="Times New Roman"/>
          <w:sz w:val="22"/>
          <w:szCs w:val="22"/>
        </w:rPr>
        <w:t>세무적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측면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및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회사의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사업에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경영적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측면에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판단은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법률실사의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범위에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포함시키지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아니하였습니다</w:t>
      </w:r>
      <w:r w:rsidRPr="00B20E0F">
        <w:rPr>
          <w:rFonts w:eastAsia="바탕" w:cs="Times New Roman"/>
          <w:sz w:val="22"/>
          <w:szCs w:val="22"/>
        </w:rPr>
        <w:t xml:space="preserve">. </w:t>
      </w:r>
    </w:p>
    <w:p w14:paraId="20291FD0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64B636B7" w14:textId="357567A6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또한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저희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사무소는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법률실사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결과를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보고함에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있어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귀사의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요청에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따라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검토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및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제공된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답변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결과에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상세한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요약정리에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갈음하여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법률실사의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결과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중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EC4012">
        <w:rPr>
          <w:rFonts w:eastAsia="바탕" w:hAnsi="바탕" w:cs="Times New Roman" w:hint="eastAsia"/>
          <w:sz w:val="22"/>
          <w:szCs w:val="22"/>
        </w:rPr>
        <w:t>합병과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관련하여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중요하다고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판단되는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쟁점을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중심으로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실사보고서를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작성하였습니다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3D5E079C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5B56D28C" w14:textId="1EED2199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보고서는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cs="Times New Roman" w:hint="eastAsia"/>
          <w:sz w:val="22"/>
          <w:szCs w:val="22"/>
        </w:rPr>
        <w:t>20</w:t>
      </w:r>
      <w:r w:rsidRPr="00B20E0F">
        <w:rPr>
          <w:rFonts w:eastAsia="바탕" w:cs="Times New Roman"/>
          <w:sz w:val="22"/>
          <w:szCs w:val="22"/>
        </w:rPr>
        <w:t>2</w:t>
      </w:r>
      <w:r w:rsidR="00C62B53">
        <w:rPr>
          <w:rFonts w:eastAsia="바탕" w:cs="Times New Roman"/>
          <w:sz w:val="22"/>
          <w:szCs w:val="22"/>
        </w:rPr>
        <w:t>3</w:t>
      </w:r>
      <w:r w:rsidRPr="00B20E0F">
        <w:rPr>
          <w:rFonts w:eastAsia="바탕" w:cs="Times New Roman" w:hint="eastAsia"/>
          <w:sz w:val="22"/>
          <w:szCs w:val="22"/>
        </w:rPr>
        <w:t>년</w:t>
      </w:r>
      <w:r w:rsidRPr="00B20E0F">
        <w:rPr>
          <w:rFonts w:eastAsia="바탕" w:cs="Times New Roman" w:hint="eastAsia"/>
          <w:sz w:val="22"/>
          <w:szCs w:val="22"/>
        </w:rPr>
        <w:t xml:space="preserve"> </w:t>
      </w:r>
      <w:r w:rsidRPr="00B20E0F">
        <w:rPr>
          <w:rFonts w:eastAsia="바탕" w:cs="Times New Roman"/>
          <w:sz w:val="22"/>
          <w:szCs w:val="22"/>
        </w:rPr>
        <w:t>2</w:t>
      </w:r>
      <w:r w:rsidRPr="00B20E0F">
        <w:rPr>
          <w:rFonts w:eastAsia="바탕" w:cs="Times New Roman" w:hint="eastAsia"/>
          <w:sz w:val="22"/>
          <w:szCs w:val="22"/>
        </w:rPr>
        <w:t>월</w:t>
      </w:r>
      <w:r w:rsidRPr="00B20E0F">
        <w:rPr>
          <w:rFonts w:eastAsia="바탕" w:cs="Times New Roman" w:hint="eastAsia"/>
          <w:sz w:val="22"/>
          <w:szCs w:val="22"/>
        </w:rPr>
        <w:t xml:space="preserve"> </w:t>
      </w:r>
      <w:r w:rsidR="00D81E31">
        <w:rPr>
          <w:rFonts w:eastAsia="바탕" w:cs="Times New Roman"/>
          <w:sz w:val="22"/>
          <w:szCs w:val="22"/>
        </w:rPr>
        <w:t>26</w:t>
      </w:r>
      <w:r w:rsidRPr="00B20E0F">
        <w:rPr>
          <w:rFonts w:eastAsia="바탕" w:hAnsi="바탕" w:cs="Times New Roman" w:hint="eastAsia"/>
          <w:sz w:val="22"/>
          <w:szCs w:val="22"/>
        </w:rPr>
        <w:t>일</w:t>
      </w:r>
      <w:r w:rsidRPr="00B20E0F">
        <w:rPr>
          <w:rFonts w:eastAsia="바탕" w:hAnsi="바탕" w:cs="Times New Roman"/>
          <w:sz w:val="22"/>
          <w:szCs w:val="22"/>
        </w:rPr>
        <w:t>부터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 w:hint="eastAsia"/>
          <w:sz w:val="22"/>
          <w:szCs w:val="22"/>
        </w:rPr>
        <w:t>20</w:t>
      </w:r>
      <w:r w:rsidRPr="00B20E0F">
        <w:rPr>
          <w:rFonts w:eastAsia="바탕" w:hAnsi="바탕" w:cs="Times New Roman"/>
          <w:sz w:val="22"/>
          <w:szCs w:val="22"/>
        </w:rPr>
        <w:t>2</w:t>
      </w:r>
      <w:r w:rsidR="00C62B53">
        <w:rPr>
          <w:rFonts w:eastAsia="바탕" w:hAnsi="바탕" w:cs="Times New Roman"/>
          <w:sz w:val="22"/>
          <w:szCs w:val="22"/>
        </w:rPr>
        <w:t>3</w:t>
      </w:r>
      <w:r w:rsidRPr="00B20E0F">
        <w:rPr>
          <w:rFonts w:eastAsia="바탕" w:hAnsi="바탕" w:cs="Times New Roman" w:hint="eastAsia"/>
          <w:sz w:val="22"/>
          <w:szCs w:val="22"/>
        </w:rPr>
        <w:t>년</w:t>
      </w:r>
      <w:r w:rsidRPr="00B20E0F">
        <w:rPr>
          <w:rFonts w:eastAsia="바탕" w:hAnsi="바탕" w:cs="Times New Roman" w:hint="eastAsia"/>
          <w:sz w:val="22"/>
          <w:szCs w:val="22"/>
        </w:rPr>
        <w:t xml:space="preserve"> </w:t>
      </w:r>
      <w:r w:rsidR="00D81E31">
        <w:rPr>
          <w:rFonts w:eastAsia="바탕" w:hAnsi="바탕" w:cs="Times New Roman"/>
          <w:sz w:val="22"/>
          <w:szCs w:val="22"/>
        </w:rPr>
        <w:t>3</w:t>
      </w:r>
      <w:r w:rsidRPr="00B20E0F">
        <w:rPr>
          <w:rFonts w:eastAsia="바탕" w:hAnsi="바탕" w:cs="Times New Roman" w:hint="eastAsia"/>
          <w:sz w:val="22"/>
          <w:szCs w:val="22"/>
        </w:rPr>
        <w:t>월</w:t>
      </w:r>
      <w:r w:rsidRPr="00B20E0F">
        <w:rPr>
          <w:rFonts w:eastAsia="바탕" w:hAnsi="바탕" w:cs="Times New Roman" w:hint="eastAsia"/>
          <w:sz w:val="22"/>
          <w:szCs w:val="22"/>
        </w:rPr>
        <w:t xml:space="preserve"> </w:t>
      </w:r>
      <w:r w:rsidR="00D81E31">
        <w:rPr>
          <w:rFonts w:eastAsia="바탕" w:hAnsi="바탕" w:cs="Times New Roman"/>
          <w:sz w:val="22"/>
          <w:szCs w:val="22"/>
        </w:rPr>
        <w:t>13</w:t>
      </w:r>
      <w:r w:rsidRPr="00B20E0F">
        <w:rPr>
          <w:rFonts w:eastAsia="바탕" w:cs="Times New Roman" w:hint="eastAsia"/>
          <w:sz w:val="22"/>
          <w:szCs w:val="22"/>
        </w:rPr>
        <w:t>일</w:t>
      </w:r>
      <w:r w:rsidRPr="00B20E0F">
        <w:rPr>
          <w:rFonts w:eastAsia="바탕" w:hAnsi="바탕" w:cs="Times New Roman"/>
          <w:sz w:val="22"/>
          <w:szCs w:val="22"/>
        </w:rPr>
        <w:t>까지의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기간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동안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811360" w:rsidRPr="00B20E0F">
        <w:rPr>
          <w:rFonts w:eastAsia="바탕" w:cs="Times New Roman" w:hint="eastAsia"/>
          <w:sz w:val="22"/>
          <w:szCs w:val="22"/>
        </w:rPr>
        <w:t>대상</w:t>
      </w:r>
      <w:r w:rsidRPr="00B20E0F">
        <w:rPr>
          <w:rFonts w:eastAsia="바탕" w:hAnsi="바탕" w:cs="Times New Roman"/>
          <w:sz w:val="22"/>
          <w:szCs w:val="22"/>
        </w:rPr>
        <w:t>회사로부터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제공받은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자료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 w:hint="eastAsia"/>
          <w:sz w:val="22"/>
          <w:szCs w:val="22"/>
        </w:rPr>
        <w:t>및</w:t>
      </w:r>
      <w:r w:rsidRPr="00B20E0F">
        <w:rPr>
          <w:rFonts w:eastAsia="바탕" w:hAnsi="바탕" w:cs="Times New Roman" w:hint="eastAsia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답변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결과를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근거로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작성되었는바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 w:hint="eastAsia"/>
          <w:sz w:val="22"/>
          <w:szCs w:val="22"/>
        </w:rPr>
        <w:t>등기사항전부증명서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등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일반인의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열람이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가능한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공문서를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제외한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811360" w:rsidRPr="00B20E0F">
        <w:rPr>
          <w:rFonts w:eastAsia="바탕" w:cs="Times New Roman" w:hint="eastAsia"/>
          <w:sz w:val="22"/>
          <w:szCs w:val="22"/>
        </w:rPr>
        <w:t>대상</w:t>
      </w:r>
      <w:r w:rsidR="00811360" w:rsidRPr="00B20E0F">
        <w:rPr>
          <w:rFonts w:eastAsia="바탕" w:hAnsi="바탕" w:cs="Times New Roman"/>
          <w:sz w:val="22"/>
          <w:szCs w:val="22"/>
        </w:rPr>
        <w:t>회사</w:t>
      </w:r>
      <w:r w:rsidRPr="00B20E0F">
        <w:rPr>
          <w:rFonts w:eastAsia="바탕" w:hAnsi="바탕" w:cs="Times New Roman"/>
          <w:sz w:val="22"/>
          <w:szCs w:val="22"/>
        </w:rPr>
        <w:t>로부터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제공받은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자료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및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답변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내용에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관하여는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저희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사무소가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진위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및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정확성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여부를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독자적으로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판단할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없었고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저희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사무소가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직접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관련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기관이나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기타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</w:t>
      </w:r>
      <w:r w:rsidRPr="00B20E0F">
        <w:rPr>
          <w:rFonts w:eastAsia="바탕" w:cs="Times New Roman"/>
          <w:sz w:val="22"/>
          <w:szCs w:val="22"/>
        </w:rPr>
        <w:t>3</w:t>
      </w:r>
      <w:r w:rsidRPr="00B20E0F">
        <w:rPr>
          <w:rFonts w:eastAsia="바탕" w:hAnsi="바탕" w:cs="Times New Roman"/>
          <w:sz w:val="22"/>
          <w:szCs w:val="22"/>
        </w:rPr>
        <w:t>자를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방문하여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별도로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진위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및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정확성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여부를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확인하지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아니하였으므로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="00811360" w:rsidRPr="00B20E0F">
        <w:rPr>
          <w:rFonts w:eastAsia="바탕" w:cs="Times New Roman" w:hint="eastAsia"/>
          <w:sz w:val="22"/>
          <w:szCs w:val="22"/>
        </w:rPr>
        <w:t>대상</w:t>
      </w:r>
      <w:r w:rsidR="00811360" w:rsidRPr="00B20E0F">
        <w:rPr>
          <w:rFonts w:eastAsia="바탕" w:hAnsi="바탕" w:cs="Times New Roman"/>
          <w:sz w:val="22"/>
          <w:szCs w:val="22"/>
        </w:rPr>
        <w:t>회사</w:t>
      </w:r>
      <w:r w:rsidRPr="00B20E0F">
        <w:rPr>
          <w:rFonts w:eastAsia="바탕" w:hAnsi="바탕" w:cs="Times New Roman"/>
          <w:sz w:val="22"/>
          <w:szCs w:val="22"/>
        </w:rPr>
        <w:t>에서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제공ㆍ설명한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내용이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사실과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다른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경우에는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실사보고서에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포함된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실사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결과가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달라질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가능성이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있음을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유념하시기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바랍니다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2CD82DC3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7C6050B4" w14:textId="25CECE2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나아가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저희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사무소는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4859E5" w:rsidRPr="00B20E0F">
        <w:rPr>
          <w:rFonts w:eastAsia="바탕" w:cs="Times New Roman" w:hint="eastAsia"/>
          <w:sz w:val="22"/>
          <w:szCs w:val="22"/>
        </w:rPr>
        <w:t>대상</w:t>
      </w:r>
      <w:r w:rsidR="004859E5" w:rsidRPr="00B20E0F">
        <w:rPr>
          <w:rFonts w:eastAsia="바탕" w:hAnsi="바탕" w:cs="Times New Roman"/>
          <w:sz w:val="22"/>
          <w:szCs w:val="22"/>
        </w:rPr>
        <w:t>회사</w:t>
      </w:r>
      <w:r w:rsidRPr="00B20E0F">
        <w:rPr>
          <w:rFonts w:eastAsia="바탕" w:hAnsi="바탕" w:cs="Times New Roman"/>
          <w:sz w:val="22"/>
          <w:szCs w:val="22"/>
        </w:rPr>
        <w:t>로부터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제공받은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검토하여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실사보고서를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작성함에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있어서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다음과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같은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사항을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전제로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하였습니다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1604F271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56D5A600" w14:textId="77777777" w:rsidR="00BF7F32" w:rsidRPr="00B20E0F" w:rsidRDefault="00BF7F32" w:rsidP="007B127B">
      <w:pPr>
        <w:pStyle w:val="af2"/>
        <w:wordWrap/>
        <w:autoSpaceDE w:val="0"/>
        <w:spacing w:line="240" w:lineRule="auto"/>
        <w:ind w:left="567" w:hanging="567"/>
        <w:rPr>
          <w:rFonts w:eastAsia="바탕" w:hAnsi="바탕" w:cs="Times New Roman"/>
          <w:sz w:val="22"/>
          <w:szCs w:val="22"/>
        </w:rPr>
      </w:pPr>
      <w:r w:rsidRPr="00B20E0F">
        <w:rPr>
          <w:rFonts w:eastAsia="바탕" w:cs="Times New Roman"/>
          <w:sz w:val="22"/>
          <w:szCs w:val="22"/>
        </w:rPr>
        <w:t>(1)</w:t>
      </w:r>
      <w:r w:rsidRPr="00B20E0F">
        <w:rPr>
          <w:rFonts w:eastAsia="바탕" w:cs="Times New Roman"/>
          <w:sz w:val="22"/>
          <w:szCs w:val="22"/>
        </w:rPr>
        <w:tab/>
      </w:r>
      <w:r w:rsidRPr="00B20E0F">
        <w:rPr>
          <w:rFonts w:eastAsia="바탕" w:hAnsi="바탕" w:cs="Times New Roman"/>
          <w:sz w:val="22"/>
          <w:szCs w:val="22"/>
        </w:rPr>
        <w:t>사본으로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제공된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서류의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원본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서류가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존재하고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사본의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내용이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원본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서류의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내용과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일치할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것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</w:p>
    <w:p w14:paraId="5D4E3CBE" w14:textId="77777777" w:rsidR="00BF7F32" w:rsidRPr="00B20E0F" w:rsidRDefault="00BF7F32" w:rsidP="007B127B">
      <w:pPr>
        <w:pStyle w:val="af2"/>
        <w:wordWrap/>
        <w:autoSpaceDE w:val="0"/>
        <w:spacing w:line="240" w:lineRule="auto"/>
        <w:ind w:left="567" w:hanging="567"/>
        <w:rPr>
          <w:rFonts w:eastAsia="바탕" w:hAnsi="바탕" w:cs="Times New Roman"/>
          <w:sz w:val="22"/>
          <w:szCs w:val="22"/>
        </w:rPr>
      </w:pPr>
      <w:r w:rsidRPr="00B20E0F">
        <w:rPr>
          <w:rFonts w:eastAsia="바탕" w:cs="Times New Roman"/>
          <w:sz w:val="22"/>
          <w:szCs w:val="22"/>
        </w:rPr>
        <w:t>(2)</w:t>
      </w:r>
      <w:r w:rsidRPr="00B20E0F">
        <w:rPr>
          <w:rFonts w:eastAsia="바탕" w:cs="Times New Roman"/>
          <w:sz w:val="22"/>
          <w:szCs w:val="22"/>
        </w:rPr>
        <w:tab/>
      </w:r>
      <w:r w:rsidRPr="00B20E0F">
        <w:rPr>
          <w:rFonts w:eastAsia="바탕" w:hAnsi="바탕" w:cs="Times New Roman"/>
          <w:sz w:val="22"/>
          <w:szCs w:val="22"/>
        </w:rPr>
        <w:t>서류상에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나타난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서명</w:t>
      </w:r>
      <w:r w:rsidRPr="00B20E0F">
        <w:rPr>
          <w:rFonts w:eastAsia="바탕" w:hAnsi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기명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또는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날인이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진정하고</w:t>
      </w:r>
      <w:r w:rsidRPr="00B20E0F">
        <w:rPr>
          <w:rFonts w:eastAsia="바탕" w:hAnsi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각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서류가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각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계약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당사자의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대리인에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의하여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서명</w:t>
      </w:r>
      <w:r w:rsidRPr="00B20E0F">
        <w:rPr>
          <w:rFonts w:eastAsia="바탕" w:hAnsi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기명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또는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날인되었을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경우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그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대리인이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위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서명</w:t>
      </w:r>
      <w:r w:rsidRPr="00B20E0F">
        <w:rPr>
          <w:rFonts w:eastAsia="바탕" w:hAnsi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기명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또는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날인에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관하여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해당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본인으로부터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적법하고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진정한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대리권을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수여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받았을</w:t>
      </w:r>
      <w:r w:rsidRPr="00B20E0F">
        <w:rPr>
          <w:rFonts w:eastAsia="바탕" w:hAnsi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것</w:t>
      </w:r>
    </w:p>
    <w:p w14:paraId="1D7D30B3" w14:textId="77777777" w:rsidR="00BF7F32" w:rsidRPr="00B20E0F" w:rsidRDefault="00BF7F32" w:rsidP="007B127B">
      <w:pPr>
        <w:pStyle w:val="af2"/>
        <w:wordWrap/>
        <w:autoSpaceDE w:val="0"/>
        <w:spacing w:line="240" w:lineRule="auto"/>
        <w:ind w:left="567" w:hanging="567"/>
        <w:rPr>
          <w:rFonts w:eastAsia="바탕" w:cs="Times New Roman"/>
          <w:sz w:val="22"/>
          <w:szCs w:val="22"/>
        </w:rPr>
      </w:pPr>
      <w:r w:rsidRPr="00B20E0F">
        <w:rPr>
          <w:rFonts w:eastAsia="바탕" w:cs="Times New Roman"/>
          <w:sz w:val="22"/>
          <w:szCs w:val="22"/>
        </w:rPr>
        <w:lastRenderedPageBreak/>
        <w:t>(3)</w:t>
      </w:r>
      <w:r w:rsidRPr="00B20E0F">
        <w:rPr>
          <w:rFonts w:eastAsia="바탕" w:cs="Times New Roman"/>
          <w:sz w:val="22"/>
          <w:szCs w:val="22"/>
        </w:rPr>
        <w:tab/>
      </w:r>
      <w:r w:rsidRPr="00B20E0F">
        <w:rPr>
          <w:rFonts w:eastAsia="바탕" w:hAnsi="바탕" w:cs="Times New Roman"/>
          <w:sz w:val="22"/>
          <w:szCs w:val="22"/>
        </w:rPr>
        <w:t>제공된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모든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내용은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진실된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것이고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누락된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부분이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없음</w:t>
      </w:r>
    </w:p>
    <w:p w14:paraId="66C1F72D" w14:textId="77777777" w:rsidR="00BF7F32" w:rsidRPr="00B20E0F" w:rsidRDefault="00BF7F32" w:rsidP="007B127B">
      <w:pPr>
        <w:pStyle w:val="af2"/>
        <w:wordWrap/>
        <w:autoSpaceDE w:val="0"/>
        <w:spacing w:line="240" w:lineRule="auto"/>
        <w:ind w:left="567" w:hanging="567"/>
        <w:rPr>
          <w:rFonts w:eastAsia="바탕" w:cs="Times New Roman"/>
          <w:sz w:val="22"/>
          <w:szCs w:val="22"/>
        </w:rPr>
      </w:pPr>
      <w:r w:rsidRPr="00B20E0F">
        <w:rPr>
          <w:rFonts w:eastAsia="바탕" w:cs="Times New Roman"/>
          <w:sz w:val="22"/>
          <w:szCs w:val="22"/>
        </w:rPr>
        <w:t>(4)</w:t>
      </w:r>
      <w:r w:rsidRPr="00B20E0F">
        <w:rPr>
          <w:rFonts w:eastAsia="바탕" w:cs="Times New Roman"/>
          <w:sz w:val="22"/>
          <w:szCs w:val="22"/>
        </w:rPr>
        <w:tab/>
      </w:r>
      <w:r w:rsidRPr="00B20E0F">
        <w:rPr>
          <w:rFonts w:eastAsia="바탕" w:hAnsi="바탕" w:cs="Times New Roman"/>
          <w:sz w:val="22"/>
          <w:szCs w:val="22"/>
        </w:rPr>
        <w:t>제공된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모든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서류에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따라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이루어진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절차는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적법하게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이루어진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것임</w:t>
      </w:r>
    </w:p>
    <w:p w14:paraId="3A34635F" w14:textId="77777777" w:rsidR="00BF7F32" w:rsidRPr="00B20E0F" w:rsidRDefault="00BF7F32" w:rsidP="007B127B">
      <w:pPr>
        <w:pStyle w:val="af2"/>
        <w:wordWrap/>
        <w:autoSpaceDE w:val="0"/>
        <w:spacing w:line="240" w:lineRule="auto"/>
        <w:ind w:left="750" w:hanging="750"/>
        <w:rPr>
          <w:rFonts w:eastAsia="바탕" w:cs="Times New Roman"/>
          <w:sz w:val="22"/>
          <w:szCs w:val="22"/>
        </w:rPr>
      </w:pPr>
    </w:p>
    <w:p w14:paraId="06D50E2E" w14:textId="1DDB6D2E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저희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사무소는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cs="Times New Roman" w:hint="eastAsia"/>
          <w:sz w:val="22"/>
          <w:szCs w:val="22"/>
        </w:rPr>
        <w:t>실사</w:t>
      </w:r>
      <w:r w:rsidRPr="00B20E0F">
        <w:rPr>
          <w:rFonts w:eastAsia="바탕" w:hAnsi="바탕" w:cs="Times New Roman"/>
          <w:sz w:val="22"/>
          <w:szCs w:val="22"/>
        </w:rPr>
        <w:t>보고서에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언급된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내용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이외에는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어떠한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형태로도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법률실사와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관련하여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="004859E5" w:rsidRPr="00B20E0F">
        <w:rPr>
          <w:rFonts w:eastAsia="바탕" w:cs="Times New Roman" w:hint="eastAsia"/>
          <w:sz w:val="22"/>
          <w:szCs w:val="22"/>
        </w:rPr>
        <w:t>대상</w:t>
      </w:r>
      <w:r w:rsidR="004859E5" w:rsidRPr="00B20E0F">
        <w:rPr>
          <w:rFonts w:eastAsia="바탕" w:hAnsi="바탕" w:cs="Times New Roman"/>
          <w:sz w:val="22"/>
          <w:szCs w:val="22"/>
        </w:rPr>
        <w:t>회사</w:t>
      </w:r>
      <w:r w:rsidRPr="00B20E0F">
        <w:rPr>
          <w:rFonts w:eastAsia="바탕" w:hAnsi="바탕" w:cs="Times New Roman"/>
          <w:sz w:val="22"/>
          <w:szCs w:val="22"/>
        </w:rPr>
        <w:t>로부터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추가적인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정보나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자료를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제공받지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못하였기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때문에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="004859E5" w:rsidRPr="00B20E0F">
        <w:rPr>
          <w:rFonts w:eastAsia="바탕" w:cs="Times New Roman" w:hint="eastAsia"/>
          <w:sz w:val="22"/>
          <w:szCs w:val="22"/>
        </w:rPr>
        <w:t>대상</w:t>
      </w:r>
      <w:r w:rsidR="004859E5" w:rsidRPr="00B20E0F">
        <w:rPr>
          <w:rFonts w:eastAsia="바탕" w:hAnsi="바탕" w:cs="Times New Roman"/>
          <w:sz w:val="22"/>
          <w:szCs w:val="22"/>
        </w:rPr>
        <w:t>회사</w:t>
      </w:r>
      <w:r w:rsidRPr="00B20E0F">
        <w:rPr>
          <w:rFonts w:eastAsia="바탕" w:hAnsi="바탕" w:cs="Times New Roman"/>
          <w:sz w:val="22"/>
          <w:szCs w:val="22"/>
        </w:rPr>
        <w:t>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자료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또는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정보를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제공하지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않은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부분에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대하여는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법률실사에서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조사ㆍ검토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등이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이루어지지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아니하였을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있으며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그로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인하여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중요한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사실이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누락되어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있을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가능성을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배제할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없음을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알려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드립니다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368DA5F2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73240755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또한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cs="Times New Roman" w:hint="eastAsia"/>
          <w:sz w:val="22"/>
          <w:szCs w:val="22"/>
        </w:rPr>
        <w:t>실사</w:t>
      </w:r>
      <w:r w:rsidRPr="00B20E0F">
        <w:rPr>
          <w:rFonts w:eastAsia="바탕" w:hAnsi="바탕" w:cs="Times New Roman"/>
          <w:sz w:val="22"/>
          <w:szCs w:val="22"/>
        </w:rPr>
        <w:t>보고서에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언급된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법률검토는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오로지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한국법령에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근거하여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한국법령과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관련하여서만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이루어진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것이고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또한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 w:hint="eastAsia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cs="Times New Roman" w:hint="eastAsia"/>
          <w:sz w:val="22"/>
          <w:szCs w:val="22"/>
        </w:rPr>
        <w:t>실사</w:t>
      </w:r>
      <w:r w:rsidRPr="00B20E0F">
        <w:rPr>
          <w:rFonts w:eastAsia="바탕" w:hAnsi="바탕" w:cs="Times New Roman"/>
          <w:sz w:val="22"/>
          <w:szCs w:val="22"/>
        </w:rPr>
        <w:t>보고서에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기술된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일반적인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한국법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체계에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설명은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구체적인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사안에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대한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저희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사무소의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공식적인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법률의견이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아니며</w:t>
      </w:r>
      <w:r w:rsidRPr="00B20E0F">
        <w:rPr>
          <w:rFonts w:eastAsia="바탕" w:cs="Times New Roman"/>
          <w:sz w:val="22"/>
          <w:szCs w:val="22"/>
        </w:rPr>
        <w:t xml:space="preserve">, </w:t>
      </w:r>
      <w:r w:rsidRPr="00B20E0F">
        <w:rPr>
          <w:rFonts w:eastAsia="바탕" w:hAnsi="바탕" w:cs="Times New Roman"/>
          <w:sz w:val="22"/>
          <w:szCs w:val="22"/>
        </w:rPr>
        <w:t>일반적인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법률해석에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따른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설명임을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양지하시기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바랍니다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483A4097" w14:textId="7777777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</w:p>
    <w:p w14:paraId="7DCCAC4E" w14:textId="0A785397" w:rsidR="00BF7F32" w:rsidRPr="00B20E0F" w:rsidRDefault="00BF7F32" w:rsidP="007B127B">
      <w:pPr>
        <w:pStyle w:val="af2"/>
        <w:wordWrap/>
        <w:autoSpaceDE w:val="0"/>
        <w:spacing w:line="240" w:lineRule="auto"/>
        <w:rPr>
          <w:rFonts w:eastAsia="바탕" w:cs="Times New Roman"/>
          <w:sz w:val="22"/>
          <w:szCs w:val="22"/>
        </w:rPr>
      </w:pPr>
      <w:r w:rsidRPr="00B20E0F">
        <w:rPr>
          <w:rFonts w:eastAsia="바탕" w:hAnsi="바탕" w:cs="Times New Roman"/>
          <w:sz w:val="22"/>
          <w:szCs w:val="22"/>
        </w:rPr>
        <w:t>본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cs="Times New Roman" w:hint="eastAsia"/>
          <w:sz w:val="22"/>
          <w:szCs w:val="22"/>
        </w:rPr>
        <w:t>실사</w:t>
      </w:r>
      <w:r w:rsidRPr="00B20E0F">
        <w:rPr>
          <w:rFonts w:eastAsia="바탕" w:hAnsi="바탕" w:cs="Times New Roman"/>
          <w:sz w:val="22"/>
          <w:szCs w:val="22"/>
        </w:rPr>
        <w:t>보고서에서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사용된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 w:hint="eastAsia"/>
          <w:sz w:val="22"/>
          <w:szCs w:val="22"/>
        </w:rPr>
        <w:t>다음</w:t>
      </w:r>
      <w:r w:rsidRPr="00B20E0F">
        <w:rPr>
          <w:rFonts w:eastAsia="바탕" w:hAnsi="바탕" w:cs="Times New Roman"/>
          <w:sz w:val="22"/>
          <w:szCs w:val="22"/>
        </w:rPr>
        <w:t>의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축약어들은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본문에서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달리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개별적으로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정의되지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않는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다음과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같은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의미를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가집니다</w:t>
      </w:r>
      <w:r w:rsidRPr="00B20E0F">
        <w:rPr>
          <w:rFonts w:eastAsia="바탕" w:cs="Times New Roman"/>
          <w:sz w:val="22"/>
          <w:szCs w:val="22"/>
        </w:rPr>
        <w:t xml:space="preserve">. </w:t>
      </w:r>
      <w:r w:rsidRPr="00B20E0F">
        <w:rPr>
          <w:rFonts w:eastAsia="바탕" w:hAnsi="바탕" w:cs="Times New Roman" w:hint="eastAsia"/>
          <w:sz w:val="22"/>
          <w:szCs w:val="22"/>
        </w:rPr>
        <w:t>다음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축약어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이외에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해당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개별사항에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특유한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용어에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관하여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별도로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정의를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경우에는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본문에서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이를</w:t>
      </w:r>
      <w:r w:rsidRPr="00B20E0F">
        <w:rPr>
          <w:rFonts w:eastAsia="바탕" w:cs="Times New Roman"/>
          <w:sz w:val="22"/>
          <w:szCs w:val="22"/>
        </w:rPr>
        <w:t xml:space="preserve"> </w:t>
      </w:r>
      <w:r w:rsidRPr="00B20E0F">
        <w:rPr>
          <w:rFonts w:eastAsia="바탕" w:hAnsi="바탕" w:cs="Times New Roman"/>
          <w:sz w:val="22"/>
          <w:szCs w:val="22"/>
        </w:rPr>
        <w:t>명시하였습니다</w:t>
      </w:r>
      <w:r w:rsidRPr="00B20E0F">
        <w:rPr>
          <w:rFonts w:eastAsia="바탕" w:cs="Times New Roman"/>
          <w:sz w:val="22"/>
          <w:szCs w:val="22"/>
        </w:rPr>
        <w:t>.</w:t>
      </w:r>
    </w:p>
    <w:p w14:paraId="452B8D77" w14:textId="77777777" w:rsidR="004859E5" w:rsidRPr="00B20E0F" w:rsidRDefault="004859E5" w:rsidP="007B127B">
      <w:pPr>
        <w:pStyle w:val="af2"/>
        <w:wordWrap/>
        <w:autoSpaceDE w:val="0"/>
        <w:spacing w:line="460" w:lineRule="atLeast"/>
        <w:rPr>
          <w:rFonts w:eastAsia="바탕" w:cs="Times New Roman"/>
          <w:sz w:val="22"/>
          <w:szCs w:val="22"/>
        </w:rPr>
      </w:pPr>
    </w:p>
    <w:p w14:paraId="6B608522" w14:textId="2C66C735" w:rsidR="00BF7F32" w:rsidRDefault="00BF7F32" w:rsidP="007B127B">
      <w:pPr>
        <w:wordWrap/>
        <w:snapToGrid/>
        <w:spacing w:line="240" w:lineRule="auto"/>
        <w:textAlignment w:val="baseline"/>
        <w:rPr>
          <w:rFonts w:cs="Times New Roman"/>
          <w:snapToGrid w:val="0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3087"/>
        <w:gridCol w:w="11509"/>
      </w:tblGrid>
      <w:tr w:rsidR="00811360" w:rsidRPr="00131E60" w14:paraId="576246CF" w14:textId="77777777" w:rsidTr="00DF4C92">
        <w:trPr>
          <w:trHeight w:val="270"/>
        </w:trPr>
        <w:tc>
          <w:tcPr>
            <w:tcW w:w="3087" w:type="dxa"/>
            <w:shd w:val="clear" w:color="auto" w:fill="E0E0E0"/>
            <w:noWrap/>
            <w:vAlign w:val="center"/>
          </w:tcPr>
          <w:p w14:paraId="497F0E5B" w14:textId="77777777" w:rsidR="00811360" w:rsidRPr="00131E60" w:rsidRDefault="00811360" w:rsidP="007B127B">
            <w:pPr>
              <w:pStyle w:val="af2"/>
              <w:wordWrap/>
              <w:autoSpaceDE w:val="0"/>
              <w:spacing w:line="240" w:lineRule="atLeast"/>
              <w:jc w:val="center"/>
              <w:rPr>
                <w:rFonts w:eastAsia="바탕" w:cs="Times New Roman"/>
                <w:b/>
                <w:sz w:val="20"/>
              </w:rPr>
            </w:pPr>
            <w:r w:rsidRPr="00131E60">
              <w:rPr>
                <w:rFonts w:eastAsia="바탕" w:hAnsi="바탕" w:cs="Times New Roman"/>
                <w:b/>
                <w:sz w:val="20"/>
              </w:rPr>
              <w:t>축약어</w:t>
            </w:r>
          </w:p>
        </w:tc>
        <w:tc>
          <w:tcPr>
            <w:tcW w:w="11509" w:type="dxa"/>
            <w:shd w:val="clear" w:color="auto" w:fill="E0E0E0"/>
            <w:noWrap/>
            <w:vAlign w:val="center"/>
          </w:tcPr>
          <w:p w14:paraId="2A569A18" w14:textId="77777777" w:rsidR="00811360" w:rsidRPr="00131E60" w:rsidRDefault="00811360" w:rsidP="007B127B">
            <w:pPr>
              <w:pStyle w:val="af2"/>
              <w:wordWrap/>
              <w:autoSpaceDE w:val="0"/>
              <w:spacing w:line="240" w:lineRule="atLeast"/>
              <w:jc w:val="center"/>
              <w:rPr>
                <w:rFonts w:eastAsia="바탕" w:cs="Times New Roman"/>
                <w:b/>
                <w:sz w:val="20"/>
              </w:rPr>
            </w:pPr>
            <w:r w:rsidRPr="00131E60">
              <w:rPr>
                <w:rFonts w:eastAsia="바탕" w:hAnsi="바탕" w:cs="Times New Roman"/>
                <w:b/>
                <w:sz w:val="20"/>
              </w:rPr>
              <w:t>의미</w:t>
            </w:r>
          </w:p>
        </w:tc>
      </w:tr>
      <w:tr w:rsidR="00C62B53" w:rsidRPr="00131E60" w14:paraId="7ECC1C3E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7FD618EC" w14:textId="40145FB8" w:rsidR="00C62B53" w:rsidRDefault="00C62B53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가맹</w:t>
            </w:r>
            <w:r w:rsidR="00BB7C56">
              <w:rPr>
                <w:rFonts w:cs="Times New Roman" w:hint="eastAsia"/>
                <w:b/>
                <w:color w:val="000000" w:themeColor="text1"/>
                <w:sz w:val="20"/>
              </w:rPr>
              <w:t>사업법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53870B5F" w14:textId="482F278F" w:rsidR="00C62B53" w:rsidRPr="00DA18F7" w:rsidRDefault="00BB7C56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 w:rsidRPr="00BB7C56">
              <w:rPr>
                <w:rFonts w:cs="Times New Roman" w:hint="eastAsia"/>
                <w:sz w:val="20"/>
              </w:rPr>
              <w:t>가맹사업거래의</w:t>
            </w:r>
            <w:r w:rsidRPr="00BB7C56">
              <w:rPr>
                <w:rFonts w:cs="Times New Roman" w:hint="eastAsia"/>
                <w:sz w:val="20"/>
              </w:rPr>
              <w:t xml:space="preserve"> </w:t>
            </w:r>
            <w:r w:rsidRPr="00BB7C56">
              <w:rPr>
                <w:rFonts w:cs="Times New Roman" w:hint="eastAsia"/>
                <w:sz w:val="20"/>
              </w:rPr>
              <w:t>공정화에</w:t>
            </w:r>
            <w:r w:rsidRPr="00BB7C56">
              <w:rPr>
                <w:rFonts w:cs="Times New Roman" w:hint="eastAsia"/>
                <w:sz w:val="20"/>
              </w:rPr>
              <w:t xml:space="preserve"> </w:t>
            </w:r>
            <w:r w:rsidRPr="00BB7C56">
              <w:rPr>
                <w:rFonts w:cs="Times New Roman" w:hint="eastAsia"/>
                <w:sz w:val="20"/>
              </w:rPr>
              <w:t>관한</w:t>
            </w:r>
            <w:r w:rsidRPr="00BB7C56">
              <w:rPr>
                <w:rFonts w:cs="Times New Roman" w:hint="eastAsia"/>
                <w:sz w:val="20"/>
              </w:rPr>
              <w:t xml:space="preserve"> </w:t>
            </w:r>
            <w:r w:rsidRPr="00BB7C56">
              <w:rPr>
                <w:rFonts w:cs="Times New Roman" w:hint="eastAsia"/>
                <w:sz w:val="20"/>
              </w:rPr>
              <w:t>법률</w:t>
            </w:r>
          </w:p>
        </w:tc>
      </w:tr>
      <w:tr w:rsidR="00C62B53" w:rsidRPr="00131E60" w14:paraId="53F6D25A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396A4E37" w14:textId="4B539EC3" w:rsidR="00C62B53" w:rsidRDefault="00BB7C56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전자상거래법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3E4764E7" w14:textId="753AE7BA" w:rsidR="00C62B53" w:rsidRPr="00DA18F7" w:rsidRDefault="00BB7C56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>
              <w:rPr>
                <w:rFonts w:cs="Times New Roman" w:hint="eastAsia"/>
                <w:sz w:val="20"/>
              </w:rPr>
              <w:t>전자상거래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등에서의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소비자보호에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관한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법률</w:t>
            </w:r>
          </w:p>
        </w:tc>
      </w:tr>
      <w:tr w:rsidR="00DA18F7" w:rsidRPr="00131E60" w14:paraId="1246056D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0A4F8DA6" w14:textId="74321FE7" w:rsidR="00DA18F7" w:rsidRPr="002356FC" w:rsidRDefault="00DA18F7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공정거래법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28F9CD4F" w14:textId="37B7D29A" w:rsidR="00DA18F7" w:rsidRPr="002356FC" w:rsidRDefault="00DA18F7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 w:rsidRPr="00DA18F7">
              <w:rPr>
                <w:rFonts w:cs="Times New Roman" w:hint="eastAsia"/>
                <w:sz w:val="20"/>
              </w:rPr>
              <w:t>독점규제</w:t>
            </w:r>
            <w:r w:rsidRPr="00DA18F7">
              <w:rPr>
                <w:rFonts w:cs="Times New Roman" w:hint="eastAsia"/>
                <w:sz w:val="20"/>
              </w:rPr>
              <w:t xml:space="preserve"> </w:t>
            </w:r>
            <w:r w:rsidRPr="00DA18F7">
              <w:rPr>
                <w:rFonts w:cs="Times New Roman" w:hint="eastAsia"/>
                <w:sz w:val="20"/>
              </w:rPr>
              <w:t>및</w:t>
            </w:r>
            <w:r w:rsidRPr="00DA18F7">
              <w:rPr>
                <w:rFonts w:cs="Times New Roman" w:hint="eastAsia"/>
                <w:sz w:val="20"/>
              </w:rPr>
              <w:t xml:space="preserve"> </w:t>
            </w:r>
            <w:r w:rsidRPr="00DA18F7">
              <w:rPr>
                <w:rFonts w:cs="Times New Roman" w:hint="eastAsia"/>
                <w:sz w:val="20"/>
              </w:rPr>
              <w:t>공정거래에</w:t>
            </w:r>
            <w:r w:rsidRPr="00DA18F7">
              <w:rPr>
                <w:rFonts w:cs="Times New Roman" w:hint="eastAsia"/>
                <w:sz w:val="20"/>
              </w:rPr>
              <w:t xml:space="preserve"> </w:t>
            </w:r>
            <w:r w:rsidRPr="00DA18F7">
              <w:rPr>
                <w:rFonts w:cs="Times New Roman" w:hint="eastAsia"/>
                <w:sz w:val="20"/>
              </w:rPr>
              <w:t>관한</w:t>
            </w:r>
            <w:r w:rsidRPr="00DA18F7">
              <w:rPr>
                <w:rFonts w:cs="Times New Roman" w:hint="eastAsia"/>
                <w:sz w:val="20"/>
              </w:rPr>
              <w:t xml:space="preserve"> </w:t>
            </w:r>
            <w:r w:rsidRPr="00DA18F7">
              <w:rPr>
                <w:rFonts w:cs="Times New Roman" w:hint="eastAsia"/>
                <w:sz w:val="20"/>
              </w:rPr>
              <w:t>법률</w:t>
            </w:r>
          </w:p>
        </w:tc>
      </w:tr>
      <w:tr w:rsidR="00AD38E0" w:rsidRPr="00131E60" w14:paraId="7D46DA13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73DE971E" w14:textId="0C8B0025" w:rsidR="00AD38E0" w:rsidRDefault="00AD38E0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퇴직급여법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3D583DC7" w14:textId="05ED7D4F" w:rsidR="00AD38E0" w:rsidRPr="00DA18F7" w:rsidRDefault="00AD38E0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 w:rsidRPr="00AD38E0">
              <w:rPr>
                <w:rFonts w:cs="Times New Roman"/>
                <w:sz w:val="20"/>
              </w:rPr>
              <w:t>근로자퇴직급여</w:t>
            </w:r>
            <w:r w:rsidRPr="00AD38E0">
              <w:rPr>
                <w:rFonts w:cs="Times New Roman"/>
                <w:sz w:val="20"/>
              </w:rPr>
              <w:t xml:space="preserve"> </w:t>
            </w:r>
            <w:r w:rsidRPr="00AD38E0">
              <w:rPr>
                <w:rFonts w:cs="Times New Roman"/>
                <w:sz w:val="20"/>
              </w:rPr>
              <w:t>보장법</w:t>
            </w:r>
          </w:p>
        </w:tc>
      </w:tr>
      <w:tr w:rsidR="004859E5" w:rsidRPr="00131E60" w14:paraId="25B36217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3FB08922" w14:textId="39561428" w:rsidR="004859E5" w:rsidRPr="002356FC" w:rsidRDefault="004859E5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 w:rsidRPr="002356FC">
              <w:rPr>
                <w:rFonts w:cs="Times New Roman"/>
                <w:b/>
                <w:color w:val="000000" w:themeColor="text1"/>
                <w:sz w:val="20"/>
              </w:rPr>
              <w:t>대상회사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7289A607" w14:textId="635165B1" w:rsidR="004859E5" w:rsidRPr="00DA18F7" w:rsidRDefault="004859E5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 w:rsidRPr="002356FC">
              <w:rPr>
                <w:rFonts w:cs="Times New Roman"/>
                <w:sz w:val="20"/>
              </w:rPr>
              <w:t>주식회사</w:t>
            </w:r>
            <w:r w:rsidRPr="002356FC">
              <w:rPr>
                <w:rFonts w:cs="Times New Roman"/>
                <w:sz w:val="20"/>
              </w:rPr>
              <w:t xml:space="preserve"> </w:t>
            </w:r>
            <w:r w:rsidR="00C62B53">
              <w:rPr>
                <w:rFonts w:cs="Times New Roman" w:hint="eastAsia"/>
                <w:sz w:val="20"/>
              </w:rPr>
              <w:t>디딤이앤에프</w:t>
            </w:r>
          </w:p>
        </w:tc>
      </w:tr>
      <w:tr w:rsidR="004859E5" w:rsidRPr="00131E60" w14:paraId="622D89E5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704366F6" w14:textId="66519E3F" w:rsidR="004859E5" w:rsidRPr="00131E60" w:rsidRDefault="004859E5" w:rsidP="007B127B">
            <w:pPr>
              <w:pStyle w:val="af2"/>
              <w:wordWrap/>
              <w:autoSpaceDE w:val="0"/>
              <w:spacing w:line="240" w:lineRule="atLeast"/>
              <w:rPr>
                <w:rFonts w:eastAsia="바탕" w:cs="Times New Roman"/>
                <w:sz w:val="20"/>
              </w:rPr>
            </w:pPr>
            <w:r w:rsidRPr="002356FC">
              <w:rPr>
                <w:rFonts w:cs="Times New Roman"/>
                <w:b/>
                <w:color w:val="000000" w:themeColor="text1"/>
                <w:sz w:val="20"/>
              </w:rPr>
              <w:t>답변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64D1DD8E" w14:textId="3C544BAF" w:rsidR="004859E5" w:rsidRPr="00DA18F7" w:rsidRDefault="004859E5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 w:rsidRPr="00DA18F7">
              <w:rPr>
                <w:rFonts w:cs="Times New Roman"/>
                <w:sz w:val="20"/>
              </w:rPr>
              <w:t>본</w:t>
            </w:r>
            <w:r w:rsidRPr="00DA18F7">
              <w:rPr>
                <w:rFonts w:cs="Times New Roman" w:hint="eastAsia"/>
                <w:sz w:val="20"/>
              </w:rPr>
              <w:t xml:space="preserve"> </w:t>
            </w:r>
            <w:r w:rsidRPr="00DA18F7">
              <w:rPr>
                <w:rFonts w:cs="Times New Roman" w:hint="eastAsia"/>
                <w:sz w:val="20"/>
              </w:rPr>
              <w:t>법률실사</w:t>
            </w:r>
            <w:r w:rsidRPr="00DA18F7">
              <w:rPr>
                <w:rFonts w:cs="Times New Roman" w:hint="eastAsia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과정에서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질의한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사항에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대하여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 w:hint="eastAsia"/>
                <w:sz w:val="20"/>
              </w:rPr>
              <w:t>대상</w:t>
            </w:r>
            <w:r w:rsidRPr="00DA18F7">
              <w:rPr>
                <w:rFonts w:cs="Times New Roman"/>
                <w:sz w:val="20"/>
              </w:rPr>
              <w:t>회사가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구두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또는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서면으로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제공한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답변</w:t>
            </w:r>
            <w:r w:rsidRPr="00DA18F7">
              <w:rPr>
                <w:rFonts w:cs="Times New Roman"/>
                <w:sz w:val="20"/>
              </w:rPr>
              <w:t xml:space="preserve"> </w:t>
            </w:r>
            <w:r w:rsidRPr="00DA18F7">
              <w:rPr>
                <w:rFonts w:cs="Times New Roman"/>
                <w:sz w:val="20"/>
              </w:rPr>
              <w:t>내용</w:t>
            </w:r>
          </w:p>
        </w:tc>
      </w:tr>
      <w:tr w:rsidR="004859E5" w:rsidRPr="00131E60" w14:paraId="3D6A1DA2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293B63AA" w14:textId="6D0B8B6A" w:rsidR="004859E5" w:rsidRPr="00131E60" w:rsidRDefault="004859E5" w:rsidP="007B127B">
            <w:pPr>
              <w:pStyle w:val="af2"/>
              <w:wordWrap/>
              <w:autoSpaceDE w:val="0"/>
              <w:spacing w:line="240" w:lineRule="atLeast"/>
              <w:rPr>
                <w:rFonts w:eastAsia="바탕" w:cs="Times New Roman"/>
                <w:sz w:val="20"/>
              </w:rPr>
            </w:pPr>
            <w:r w:rsidRPr="002356FC">
              <w:rPr>
                <w:rFonts w:cs="Times New Roman"/>
                <w:b/>
                <w:color w:val="000000" w:themeColor="text1"/>
                <w:sz w:val="20"/>
              </w:rPr>
              <w:t>등기부등본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666B4CB1" w14:textId="13B3F7C9" w:rsidR="004859E5" w:rsidRPr="00DA18F7" w:rsidRDefault="004859E5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 w:rsidRPr="002356FC">
              <w:rPr>
                <w:rFonts w:cs="Times New Roman"/>
                <w:sz w:val="20"/>
              </w:rPr>
              <w:t>대상회사의</w:t>
            </w:r>
            <w:r w:rsidRPr="002356FC">
              <w:rPr>
                <w:rFonts w:cs="Times New Roman"/>
                <w:sz w:val="20"/>
              </w:rPr>
              <w:t xml:space="preserve"> 202</w:t>
            </w:r>
            <w:r w:rsidR="00C62B53">
              <w:rPr>
                <w:rFonts w:cs="Times New Roman"/>
                <w:sz w:val="20"/>
              </w:rPr>
              <w:t>3</w:t>
            </w:r>
            <w:r w:rsidRPr="002356FC">
              <w:rPr>
                <w:rFonts w:cs="Times New Roman"/>
                <w:sz w:val="20"/>
              </w:rPr>
              <w:t>. 2</w:t>
            </w:r>
            <w:r w:rsidRPr="00D81E31">
              <w:rPr>
                <w:rFonts w:cs="Times New Roman"/>
                <w:sz w:val="20"/>
              </w:rPr>
              <w:t xml:space="preserve">. </w:t>
            </w:r>
            <w:r w:rsidR="00C62B53" w:rsidRPr="00D81E31">
              <w:rPr>
                <w:rFonts w:cs="Times New Roman"/>
                <w:sz w:val="20"/>
              </w:rPr>
              <w:t>17</w:t>
            </w:r>
            <w:r w:rsidRPr="00D81E31">
              <w:rPr>
                <w:rFonts w:cs="Times New Roman"/>
                <w:sz w:val="20"/>
              </w:rPr>
              <w:t>.</w:t>
            </w:r>
            <w:r w:rsidRPr="002356FC">
              <w:rPr>
                <w:rFonts w:cs="Times New Roman"/>
                <w:sz w:val="20"/>
              </w:rPr>
              <w:t>자</w:t>
            </w:r>
            <w:r w:rsidRPr="002356FC">
              <w:rPr>
                <w:rFonts w:cs="Times New Roman"/>
                <w:sz w:val="20"/>
              </w:rPr>
              <w:t xml:space="preserve"> </w:t>
            </w:r>
            <w:r w:rsidRPr="002356FC">
              <w:rPr>
                <w:rFonts w:cs="Times New Roman"/>
                <w:sz w:val="20"/>
              </w:rPr>
              <w:t>등기사항전부증명서</w:t>
            </w:r>
          </w:p>
        </w:tc>
      </w:tr>
      <w:tr w:rsidR="00E118BC" w:rsidRPr="00131E60" w14:paraId="35F30AEE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40435402" w14:textId="7A358746" w:rsidR="00E118BC" w:rsidRPr="002356FC" w:rsidRDefault="00E118BC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본건</w:t>
            </w:r>
            <w:r>
              <w:rPr>
                <w:rFonts w:cs="Times New Roman" w:hint="eastAsia"/>
                <w:b/>
                <w:color w:val="000000" w:themeColor="text1"/>
                <w:sz w:val="20"/>
              </w:rPr>
              <w:t xml:space="preserve"> </w:t>
            </w:r>
            <w:r w:rsidR="00C62B53">
              <w:rPr>
                <w:rFonts w:cs="Times New Roman" w:hint="eastAsia"/>
                <w:b/>
                <w:color w:val="000000" w:themeColor="text1"/>
                <w:sz w:val="20"/>
              </w:rPr>
              <w:t>합병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71FA9A01" w14:textId="7AEFC2DC" w:rsidR="00E118BC" w:rsidRPr="002356FC" w:rsidRDefault="00C62B53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>
              <w:rPr>
                <w:rFonts w:cs="Times New Roman" w:hint="eastAsia"/>
                <w:sz w:val="20"/>
              </w:rPr>
              <w:t>대상회사가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투믹스를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흡수합병하는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거래</w:t>
            </w:r>
          </w:p>
        </w:tc>
      </w:tr>
      <w:tr w:rsidR="00AD38E0" w:rsidRPr="00131E60" w14:paraId="5FF96CE0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71A5B207" w14:textId="48AC55BF" w:rsidR="00AD38E0" w:rsidRPr="00131E60" w:rsidRDefault="00AD38E0" w:rsidP="007B127B">
            <w:pPr>
              <w:pStyle w:val="af2"/>
              <w:wordWrap/>
              <w:autoSpaceDE w:val="0"/>
              <w:spacing w:line="240" w:lineRule="atLeast"/>
              <w:rPr>
                <w:rFonts w:eastAsia="바탕" w:cs="Times New Roman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정관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7CABA582" w14:textId="6780D221" w:rsidR="00AD38E0" w:rsidRPr="00DA18F7" w:rsidRDefault="00AD38E0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>
              <w:rPr>
                <w:rFonts w:cs="Times New Roman" w:hint="eastAsia"/>
                <w:sz w:val="20"/>
              </w:rPr>
              <w:t>대상회사의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정관</w:t>
            </w:r>
          </w:p>
        </w:tc>
      </w:tr>
      <w:tr w:rsidR="00AD38E0" w:rsidRPr="00131E60" w14:paraId="00F09C62" w14:textId="77777777" w:rsidTr="00DF4C92">
        <w:trPr>
          <w:trHeight w:val="270"/>
        </w:trPr>
        <w:tc>
          <w:tcPr>
            <w:tcW w:w="3087" w:type="dxa"/>
            <w:shd w:val="clear" w:color="auto" w:fill="auto"/>
            <w:noWrap/>
            <w:vAlign w:val="center"/>
          </w:tcPr>
          <w:p w14:paraId="56E0A9DE" w14:textId="07480339" w:rsidR="00AD38E0" w:rsidRDefault="00AD38E0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b/>
                <w:color w:val="000000" w:themeColor="text1"/>
                <w:sz w:val="20"/>
              </w:rPr>
            </w:pPr>
            <w:r>
              <w:rPr>
                <w:rFonts w:cs="Times New Roman" w:hint="eastAsia"/>
                <w:b/>
                <w:color w:val="000000" w:themeColor="text1"/>
                <w:sz w:val="20"/>
              </w:rPr>
              <w:t>CoC</w:t>
            </w:r>
            <w:r>
              <w:rPr>
                <w:rFonts w:cs="Times New Roman"/>
                <w:b/>
                <w:color w:val="000000" w:themeColor="text1"/>
                <w:sz w:val="20"/>
              </w:rPr>
              <w:t xml:space="preserve"> </w:t>
            </w:r>
            <w:r>
              <w:rPr>
                <w:rFonts w:cs="Times New Roman" w:hint="eastAsia"/>
                <w:b/>
                <w:color w:val="000000" w:themeColor="text1"/>
                <w:sz w:val="20"/>
              </w:rPr>
              <w:t>조항</w:t>
            </w:r>
          </w:p>
        </w:tc>
        <w:tc>
          <w:tcPr>
            <w:tcW w:w="11509" w:type="dxa"/>
            <w:shd w:val="clear" w:color="auto" w:fill="auto"/>
            <w:noWrap/>
            <w:vAlign w:val="center"/>
          </w:tcPr>
          <w:p w14:paraId="03E19A7F" w14:textId="79EB975C" w:rsidR="00AD38E0" w:rsidRDefault="002D1632" w:rsidP="007B127B">
            <w:pPr>
              <w:pStyle w:val="af2"/>
              <w:wordWrap/>
              <w:autoSpaceDE w:val="0"/>
              <w:spacing w:line="240" w:lineRule="atLeast"/>
              <w:rPr>
                <w:rFonts w:cs="Times New Roman"/>
                <w:sz w:val="20"/>
              </w:rPr>
            </w:pPr>
            <w:r>
              <w:rPr>
                <w:rFonts w:cs="Times New Roman" w:hint="eastAsia"/>
                <w:sz w:val="20"/>
              </w:rPr>
              <w:t>경영권</w:t>
            </w:r>
            <w:r>
              <w:rPr>
                <w:rFonts w:cs="Times New Roman" w:hint="eastAsia"/>
                <w:sz w:val="20"/>
              </w:rPr>
              <w:t xml:space="preserve"> </w:t>
            </w:r>
            <w:r>
              <w:rPr>
                <w:rFonts w:cs="Times New Roman" w:hint="eastAsia"/>
                <w:sz w:val="20"/>
              </w:rPr>
              <w:t>변동</w:t>
            </w:r>
            <w:r>
              <w:rPr>
                <w:rFonts w:cs="Times New Roman" w:hint="eastAsia"/>
                <w:sz w:val="20"/>
              </w:rPr>
              <w:t>(</w:t>
            </w:r>
            <w:r w:rsidR="00AD38E0" w:rsidRPr="00DA18F7">
              <w:rPr>
                <w:rFonts w:cs="Times New Roman"/>
                <w:sz w:val="20"/>
              </w:rPr>
              <w:t>Change of Control</w:t>
            </w:r>
            <w:r>
              <w:rPr>
                <w:rFonts w:cs="Times New Roman"/>
                <w:sz w:val="20"/>
              </w:rPr>
              <w:t>)</w:t>
            </w:r>
            <w:r w:rsidR="00AD38E0" w:rsidRPr="00DA18F7">
              <w:rPr>
                <w:rFonts w:cs="Times New Roman" w:hint="eastAsia"/>
                <w:sz w:val="20"/>
              </w:rPr>
              <w:t>에</w:t>
            </w:r>
            <w:r w:rsidR="00AD38E0" w:rsidRPr="00DA18F7">
              <w:rPr>
                <w:rFonts w:cs="Times New Roman" w:hint="eastAsia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따른</w:t>
            </w:r>
            <w:r w:rsidR="00AD38E0" w:rsidRPr="00DA18F7">
              <w:rPr>
                <w:rFonts w:cs="Times New Roman" w:hint="eastAsia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동의</w:t>
            </w:r>
            <w:r w:rsidR="00AD38E0" w:rsidRPr="00DA18F7">
              <w:rPr>
                <w:rFonts w:cs="Times New Roman" w:hint="eastAsia"/>
                <w:sz w:val="20"/>
              </w:rPr>
              <w:t>,</w:t>
            </w:r>
            <w:r w:rsidR="00AD38E0" w:rsidRPr="00DA18F7">
              <w:rPr>
                <w:rFonts w:cs="Times New Roman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통지</w:t>
            </w:r>
            <w:r w:rsidR="00AD38E0" w:rsidRPr="00DA18F7">
              <w:rPr>
                <w:rFonts w:cs="Times New Roman" w:hint="eastAsia"/>
                <w:sz w:val="20"/>
              </w:rPr>
              <w:t>,</w:t>
            </w:r>
            <w:r w:rsidR="00AD38E0" w:rsidRPr="00DA18F7">
              <w:rPr>
                <w:rFonts w:cs="Times New Roman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해지권</w:t>
            </w:r>
            <w:r w:rsidR="00AD38E0" w:rsidRPr="00DA18F7">
              <w:rPr>
                <w:rFonts w:cs="Times New Roman" w:hint="eastAsia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등이</w:t>
            </w:r>
            <w:r w:rsidR="00AD38E0" w:rsidRPr="00DA18F7">
              <w:rPr>
                <w:rFonts w:cs="Times New Roman" w:hint="eastAsia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규정되어</w:t>
            </w:r>
            <w:r w:rsidR="00AD38E0" w:rsidRPr="00DA18F7">
              <w:rPr>
                <w:rFonts w:cs="Times New Roman" w:hint="eastAsia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있는</w:t>
            </w:r>
            <w:r w:rsidR="00AD38E0" w:rsidRPr="00DA18F7">
              <w:rPr>
                <w:rFonts w:cs="Times New Roman" w:hint="eastAsia"/>
                <w:sz w:val="20"/>
              </w:rPr>
              <w:t xml:space="preserve"> </w:t>
            </w:r>
            <w:r w:rsidR="00AD38E0" w:rsidRPr="00DA18F7">
              <w:rPr>
                <w:rFonts w:cs="Times New Roman" w:hint="eastAsia"/>
                <w:sz w:val="20"/>
              </w:rPr>
              <w:t>조항</w:t>
            </w:r>
          </w:p>
        </w:tc>
      </w:tr>
    </w:tbl>
    <w:p w14:paraId="7DF503F5" w14:textId="77777777" w:rsidR="00811360" w:rsidRPr="00811360" w:rsidRDefault="00811360" w:rsidP="007B127B">
      <w:pPr>
        <w:wordWrap/>
        <w:snapToGrid/>
        <w:spacing w:line="240" w:lineRule="auto"/>
        <w:textAlignment w:val="baseline"/>
        <w:rPr>
          <w:rFonts w:cs="Times New Roman"/>
          <w:snapToGrid w:val="0"/>
        </w:rPr>
      </w:pPr>
    </w:p>
    <w:p w14:paraId="772CE16F" w14:textId="77777777" w:rsidR="00D0175B" w:rsidRDefault="000A02F5" w:rsidP="007B127B">
      <w:pPr>
        <w:widowControl/>
        <w:wordWrap/>
        <w:autoSpaceDN/>
        <w:adjustRightInd/>
        <w:snapToGrid/>
        <w:spacing w:line="240" w:lineRule="auto"/>
        <w:rPr>
          <w:rFonts w:cs="Times New Roman"/>
        </w:rPr>
        <w:sectPr w:rsidR="00D0175B" w:rsidSect="00D0175B">
          <w:footerReference w:type="default" r:id="rId13"/>
          <w:headerReference w:type="first" r:id="rId14"/>
          <w:footerReference w:type="first" r:id="rId15"/>
          <w:pgSz w:w="16838" w:h="11906" w:orient="landscape" w:code="9"/>
          <w:pgMar w:top="0" w:right="1134" w:bottom="1134" w:left="1134" w:header="851" w:footer="567" w:gutter="0"/>
          <w:pgNumType w:fmt="lowerRoman" w:start="1"/>
          <w:cols w:space="425"/>
          <w:docGrid w:linePitch="360"/>
        </w:sectPr>
      </w:pPr>
      <w:r w:rsidRPr="002356FC">
        <w:rPr>
          <w:rFonts w:cs="Times New Roman"/>
        </w:rPr>
        <w:br w:type="page"/>
      </w:r>
    </w:p>
    <w:p w14:paraId="6FC7C610" w14:textId="7416122F" w:rsidR="00DD1868" w:rsidRPr="002356FC" w:rsidRDefault="00DD1868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ascii="Times New Roman" w:hAnsi="Times New Roman" w:cs="Times New Roman"/>
        </w:rPr>
      </w:pPr>
      <w:bookmarkStart w:id="0" w:name="_Toc86188846"/>
      <w:bookmarkStart w:id="1" w:name="_Toc86188847"/>
      <w:bookmarkStart w:id="2" w:name="_Toc86188848"/>
      <w:bookmarkStart w:id="3" w:name="_Toc86188853"/>
      <w:bookmarkStart w:id="4" w:name="_Toc86188857"/>
      <w:bookmarkStart w:id="5" w:name="_Toc86188861"/>
      <w:bookmarkStart w:id="6" w:name="_Toc86188865"/>
      <w:bookmarkStart w:id="7" w:name="_Toc86188869"/>
      <w:bookmarkStart w:id="8" w:name="_Toc86188873"/>
      <w:bookmarkStart w:id="9" w:name="_Toc86188877"/>
      <w:bookmarkStart w:id="10" w:name="_Toc86188878"/>
      <w:bookmarkStart w:id="11" w:name="_Toc12960376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ascii="Times New Roman" w:hAnsi="Times New Roman" w:cs="Times New Roman" w:hint="eastAsia"/>
        </w:rPr>
        <w:lastRenderedPageBreak/>
        <w:t>본건</w:t>
      </w:r>
      <w:r>
        <w:rPr>
          <w:rFonts w:ascii="Times New Roman" w:hAnsi="Times New Roman" w:cs="Times New Roman" w:hint="eastAsia"/>
        </w:rPr>
        <w:t xml:space="preserve"> </w:t>
      </w:r>
      <w:r w:rsidR="00EC4012">
        <w:rPr>
          <w:rFonts w:ascii="Times New Roman" w:hAnsi="Times New Roman" w:cs="Times New Roman" w:hint="eastAsia"/>
        </w:rPr>
        <w:t>합병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절차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관련</w:t>
      </w:r>
      <w:bookmarkEnd w:id="11"/>
    </w:p>
    <w:p w14:paraId="5E064E9A" w14:textId="77777777" w:rsidR="00DD1868" w:rsidRPr="002356FC" w:rsidRDefault="00DD1868" w:rsidP="007B127B">
      <w:pPr>
        <w:wordWrap/>
        <w:snapToGrid/>
        <w:spacing w:line="240" w:lineRule="auto"/>
        <w:rPr>
          <w:rFonts w:cs="Times New Roman"/>
        </w:rPr>
      </w:pPr>
    </w:p>
    <w:tbl>
      <w:tblPr>
        <w:tblW w:w="14459" w:type="dxa"/>
        <w:tblBorders>
          <w:top w:val="dotted" w:sz="4" w:space="0" w:color="auto"/>
          <w:bottom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426"/>
        <w:gridCol w:w="11765"/>
      </w:tblGrid>
      <w:tr w:rsidR="00DD1868" w:rsidRPr="002356FC" w14:paraId="4071606E" w14:textId="77777777" w:rsidTr="00DD1868">
        <w:trPr>
          <w:trHeight w:val="2615"/>
        </w:trPr>
        <w:tc>
          <w:tcPr>
            <w:tcW w:w="2268" w:type="dxa"/>
            <w:tcBorders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302407D" w14:textId="0572852D" w:rsidR="00DD1868" w:rsidRPr="002356FC" w:rsidRDefault="00DD1868" w:rsidP="00627D06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상장회사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합병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시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필요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절차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소요기간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</w:p>
        </w:tc>
        <w:tc>
          <w:tcPr>
            <w:tcW w:w="426" w:type="dxa"/>
            <w:tcBorders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7870CD61" w14:textId="77777777" w:rsidR="00DD1868" w:rsidRPr="002356FC" w:rsidRDefault="00DD1868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56B02DD8" w14:textId="0EB48C24" w:rsidR="00EC2428" w:rsidRPr="007448EA" w:rsidRDefault="004F234E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  <w:b/>
                <w:highlight w:val="lightGray"/>
              </w:rPr>
              <w:t>(</w:t>
            </w:r>
            <w:r w:rsidRPr="007448EA">
              <w:rPr>
                <w:rFonts w:cs="Times New Roman"/>
                <w:b/>
                <w:highlight w:val="lightGray"/>
              </w:rPr>
              <w:t>우회상장</w:t>
            </w:r>
            <w:r w:rsidRPr="007448EA">
              <w:rPr>
                <w:rFonts w:cs="Times New Roman"/>
                <w:b/>
                <w:highlight w:val="lightGray"/>
              </w:rPr>
              <w:t xml:space="preserve"> </w:t>
            </w:r>
            <w:r w:rsidRPr="007448EA">
              <w:rPr>
                <w:rFonts w:cs="Times New Roman"/>
                <w:b/>
                <w:highlight w:val="lightGray"/>
              </w:rPr>
              <w:t>심사</w:t>
            </w:r>
            <w:r w:rsidRPr="007448EA">
              <w:rPr>
                <w:rFonts w:cs="Times New Roman"/>
                <w:b/>
                <w:highlight w:val="lightGray"/>
              </w:rPr>
              <w:t xml:space="preserve"> </w:t>
            </w:r>
            <w:r w:rsidRPr="007448EA">
              <w:rPr>
                <w:rFonts w:cs="Times New Roman"/>
                <w:b/>
                <w:highlight w:val="lightGray"/>
              </w:rPr>
              <w:t>대상</w:t>
            </w:r>
            <w:r w:rsidRPr="007448EA">
              <w:rPr>
                <w:rFonts w:cs="Times New Roman"/>
                <w:b/>
                <w:highlight w:val="lightGray"/>
              </w:rPr>
              <w:t xml:space="preserve"> </w:t>
            </w:r>
            <w:r w:rsidRPr="007448EA">
              <w:rPr>
                <w:rFonts w:cs="Times New Roman"/>
                <w:b/>
                <w:highlight w:val="lightGray"/>
              </w:rPr>
              <w:t>여부</w:t>
            </w:r>
            <w:r w:rsidRPr="007448EA">
              <w:rPr>
                <w:rFonts w:cs="Times New Roman"/>
                <w:b/>
                <w:highlight w:val="lightGray"/>
              </w:rPr>
              <w:t>)</w:t>
            </w:r>
            <w:r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코스닥시장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상장규정에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따르면</w:t>
            </w:r>
            <w:r w:rsidR="00C95827" w:rsidRPr="007448EA">
              <w:rPr>
                <w:rFonts w:cs="Times New Roman"/>
              </w:rPr>
              <w:t xml:space="preserve">, </w:t>
            </w:r>
            <w:r w:rsidR="00EC2428" w:rsidRPr="007448EA">
              <w:rPr>
                <w:rFonts w:cs="Times New Roman"/>
              </w:rPr>
              <w:t xml:space="preserve">(i) </w:t>
            </w:r>
            <w:r w:rsidR="00C95827" w:rsidRPr="007448EA">
              <w:rPr>
                <w:rFonts w:cs="Times New Roman"/>
              </w:rPr>
              <w:t>보통주식</w:t>
            </w:r>
            <w:r w:rsidR="006D603D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상장법인과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비상장법인의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합병으로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상장법인의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경영권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변동이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발생하는</w:t>
            </w:r>
            <w:r w:rsidR="00C95827" w:rsidRPr="007448EA">
              <w:rPr>
                <w:rFonts w:cs="Times New Roman"/>
              </w:rPr>
              <w:t xml:space="preserve"> </w:t>
            </w:r>
            <w:r w:rsidR="00C95827" w:rsidRPr="007448EA">
              <w:rPr>
                <w:rFonts w:cs="Times New Roman"/>
              </w:rPr>
              <w:t>경우</w:t>
            </w:r>
            <w:r w:rsidR="00EC2428" w:rsidRPr="007448EA">
              <w:rPr>
                <w:rFonts w:cs="Times New Roman"/>
              </w:rPr>
              <w:t>(</w:t>
            </w:r>
            <w:r w:rsidR="00EC2428" w:rsidRPr="007448EA">
              <w:rPr>
                <w:rFonts w:cs="Times New Roman"/>
              </w:rPr>
              <w:t>상법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527</w:t>
            </w:r>
            <w:r w:rsidR="00EC2428" w:rsidRPr="007448EA">
              <w:rPr>
                <w:rFonts w:cs="Times New Roman"/>
              </w:rPr>
              <w:t>조의</w:t>
            </w:r>
            <w:r w:rsidR="00EC2428" w:rsidRPr="007448EA">
              <w:rPr>
                <w:rFonts w:cs="Times New Roman"/>
              </w:rPr>
              <w:t>2</w:t>
            </w:r>
            <w:r w:rsidR="00EC2428" w:rsidRPr="007448EA">
              <w:rPr>
                <w:rFonts w:cs="Times New Roman"/>
              </w:rPr>
              <w:t>에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따른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간이합병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또는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상법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527</w:t>
            </w:r>
            <w:r w:rsidR="00EC2428" w:rsidRPr="007448EA">
              <w:rPr>
                <w:rFonts w:cs="Times New Roman"/>
              </w:rPr>
              <w:t>조의</w:t>
            </w:r>
            <w:r w:rsidR="00EC2428" w:rsidRPr="007448EA">
              <w:rPr>
                <w:rFonts w:cs="Times New Roman"/>
              </w:rPr>
              <w:t>3</w:t>
            </w:r>
            <w:r w:rsidR="00EC2428" w:rsidRPr="007448EA">
              <w:rPr>
                <w:rFonts w:cs="Times New Roman"/>
              </w:rPr>
              <w:t>에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따른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소규모합병은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제외</w:t>
            </w:r>
            <w:r w:rsidR="00EC2428" w:rsidRPr="007448EA">
              <w:rPr>
                <w:rFonts w:cs="Times New Roman"/>
              </w:rPr>
              <w:t xml:space="preserve">) </w:t>
            </w:r>
            <w:r w:rsidR="00EC2428" w:rsidRPr="007448EA">
              <w:rPr>
                <w:rFonts w:cs="Times New Roman"/>
              </w:rPr>
              <w:t>또는</w:t>
            </w:r>
            <w:r w:rsidR="00EC2428" w:rsidRPr="007448EA">
              <w:rPr>
                <w:rFonts w:cs="Times New Roman"/>
              </w:rPr>
              <w:t xml:space="preserve"> (ii) </w:t>
            </w:r>
            <w:r w:rsidR="00EC2428" w:rsidRPr="007448EA">
              <w:rPr>
                <w:rFonts w:cs="Times New Roman"/>
              </w:rPr>
              <w:t>비상장</w:t>
            </w:r>
            <w:r w:rsidR="006D603D" w:rsidRPr="007448EA">
              <w:rPr>
                <w:rFonts w:cs="Times New Roman"/>
              </w:rPr>
              <w:t>법인</w:t>
            </w:r>
            <w:r w:rsidR="00EC2428" w:rsidRPr="007448EA">
              <w:rPr>
                <w:rFonts w:cs="Times New Roman"/>
              </w:rPr>
              <w:t>의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자산총계</w:t>
            </w:r>
            <w:r w:rsidR="00EC2428" w:rsidRPr="007448EA">
              <w:rPr>
                <w:rFonts w:cs="Times New Roman"/>
              </w:rPr>
              <w:t xml:space="preserve">, </w:t>
            </w:r>
            <w:r w:rsidR="00EC2428" w:rsidRPr="007448EA">
              <w:rPr>
                <w:rFonts w:cs="Times New Roman"/>
              </w:rPr>
              <w:t>자본금</w:t>
            </w:r>
            <w:r w:rsidR="00EC2428" w:rsidRPr="007448EA">
              <w:rPr>
                <w:rFonts w:cs="Times New Roman"/>
              </w:rPr>
              <w:t xml:space="preserve">, </w:t>
            </w:r>
            <w:r w:rsidR="00EC2428" w:rsidRPr="007448EA">
              <w:rPr>
                <w:rFonts w:cs="Times New Roman"/>
              </w:rPr>
              <w:t>매출액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중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두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가지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이상의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금액이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상장법인보다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큰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경우에는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우회상장에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해당함</w:t>
            </w:r>
            <w:r w:rsidR="00EC2428" w:rsidRPr="007448EA">
              <w:rPr>
                <w:rFonts w:cs="Times New Roman"/>
              </w:rPr>
              <w:t>(</w:t>
            </w:r>
            <w:r w:rsidR="00EC2428" w:rsidRPr="007448EA">
              <w:rPr>
                <w:rFonts w:cs="Times New Roman"/>
              </w:rPr>
              <w:t>코스닥시장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상장규정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33</w:t>
            </w:r>
            <w:r w:rsidR="00EC2428" w:rsidRPr="007448EA">
              <w:rPr>
                <w:rFonts w:cs="Times New Roman"/>
              </w:rPr>
              <w:t>조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1</w:t>
            </w:r>
            <w:r w:rsidR="00EC2428" w:rsidRPr="007448EA">
              <w:rPr>
                <w:rFonts w:cs="Times New Roman"/>
              </w:rPr>
              <w:t>항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1</w:t>
            </w:r>
            <w:r w:rsidR="00EC2428" w:rsidRPr="007448EA">
              <w:rPr>
                <w:rFonts w:cs="Times New Roman"/>
              </w:rPr>
              <w:t>호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가목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및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동조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2</w:t>
            </w:r>
            <w:r w:rsidR="00EC2428" w:rsidRPr="007448EA">
              <w:rPr>
                <w:rFonts w:cs="Times New Roman"/>
              </w:rPr>
              <w:t>항</w:t>
            </w:r>
            <w:r w:rsidR="00EC2428" w:rsidRPr="007448EA">
              <w:rPr>
                <w:rFonts w:cs="Times New Roman"/>
              </w:rPr>
              <w:t xml:space="preserve">). </w:t>
            </w:r>
          </w:p>
          <w:p w14:paraId="1A83F781" w14:textId="77417D34" w:rsidR="00DD1868" w:rsidRPr="007448EA" w:rsidRDefault="006D603D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</w:rPr>
              <w:t>본건</w:t>
            </w:r>
            <w:r w:rsidRPr="007448EA">
              <w:rPr>
                <w:rFonts w:cs="Times New Roman"/>
              </w:rPr>
              <w:t xml:space="preserve"> </w:t>
            </w:r>
            <w:r w:rsidR="00EC4012" w:rsidRPr="007448EA">
              <w:rPr>
                <w:rFonts w:cs="Times New Roman"/>
              </w:rPr>
              <w:t>합병은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코스닥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상장사인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대상회사를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존속회사로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투믹스를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소멸회사로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하는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합병거래를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통해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투믹스의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완전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모회사인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주식회사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투믹스홀딩스</w:t>
            </w:r>
            <w:r w:rsidRPr="007448EA">
              <w:rPr>
                <w:rFonts w:cs="Times New Roman"/>
              </w:rPr>
              <w:t>(“</w:t>
            </w:r>
            <w:r w:rsidRPr="007448EA">
              <w:rPr>
                <w:rFonts w:cs="Times New Roman"/>
                <w:b/>
                <w:bCs/>
              </w:rPr>
              <w:t>투믹스홀딩스</w:t>
            </w:r>
            <w:r w:rsidRPr="007448EA">
              <w:rPr>
                <w:rFonts w:cs="Times New Roman"/>
              </w:rPr>
              <w:t>”)</w:t>
            </w:r>
            <w:r w:rsidRPr="007448EA">
              <w:rPr>
                <w:rFonts w:cs="Times New Roman"/>
              </w:rPr>
              <w:t>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합병회사의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최대주주가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되는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거래로서</w:t>
            </w:r>
            <w:r w:rsidRPr="007448EA">
              <w:rPr>
                <w:rFonts w:cs="Times New Roman"/>
              </w:rPr>
              <w:t xml:space="preserve">, </w:t>
            </w:r>
            <w:r w:rsidR="00EC2428" w:rsidRPr="007448EA">
              <w:rPr>
                <w:rFonts w:cs="Times New Roman"/>
              </w:rPr>
              <w:t>투믹스의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경우</w:t>
            </w:r>
            <w:r w:rsidR="00EC2428" w:rsidRPr="007448EA">
              <w:rPr>
                <w:rFonts w:cs="Times New Roman"/>
              </w:rPr>
              <w:t xml:space="preserve"> (i) </w:t>
            </w:r>
            <w:r w:rsidR="008C649C" w:rsidRPr="007448EA">
              <w:rPr>
                <w:rFonts w:cs="Times New Roman"/>
              </w:rPr>
              <w:t>투믹스홀딩스가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지분</w:t>
            </w:r>
            <w:r w:rsidR="008C649C" w:rsidRPr="007448EA">
              <w:rPr>
                <w:rFonts w:cs="Times New Roman"/>
              </w:rPr>
              <w:t xml:space="preserve"> 100%</w:t>
            </w:r>
            <w:r w:rsidR="008C649C" w:rsidRPr="007448EA">
              <w:rPr>
                <w:rFonts w:cs="Times New Roman"/>
              </w:rPr>
              <w:t>를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보유하고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있</w:t>
            </w:r>
            <w:r w:rsidRPr="007448EA">
              <w:rPr>
                <w:rFonts w:cs="Times New Roman"/>
              </w:rPr>
              <w:t>어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투믹스홀딩스의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동의로</w:t>
            </w:r>
            <w:r w:rsidR="008C649C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상법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제</w:t>
            </w:r>
            <w:r w:rsidR="00EC2428" w:rsidRPr="007448EA">
              <w:rPr>
                <w:rFonts w:cs="Times New Roman"/>
              </w:rPr>
              <w:t>527</w:t>
            </w:r>
            <w:r w:rsidR="00EC2428" w:rsidRPr="007448EA">
              <w:rPr>
                <w:rFonts w:cs="Times New Roman"/>
              </w:rPr>
              <w:t>조의</w:t>
            </w:r>
            <w:r w:rsidR="00EC2428" w:rsidRPr="007448EA">
              <w:rPr>
                <w:rFonts w:cs="Times New Roman"/>
              </w:rPr>
              <w:t>2</w:t>
            </w:r>
            <w:r w:rsidR="00EC2428" w:rsidRPr="007448EA">
              <w:rPr>
                <w:rFonts w:cs="Times New Roman"/>
              </w:rPr>
              <w:t>에</w:t>
            </w:r>
            <w:r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따른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간이합병의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진행이</w:t>
            </w:r>
            <w:r w:rsidR="00EC2428" w:rsidRPr="007448EA">
              <w:rPr>
                <w:rFonts w:cs="Times New Roman"/>
              </w:rPr>
              <w:t xml:space="preserve"> </w:t>
            </w:r>
            <w:r w:rsidR="00EC2428" w:rsidRPr="007448EA">
              <w:rPr>
                <w:rFonts w:cs="Times New Roman"/>
              </w:rPr>
              <w:t>가능하며</w:t>
            </w:r>
            <w:r w:rsidR="00EC2428" w:rsidRPr="007448EA">
              <w:rPr>
                <w:rFonts w:cs="Times New Roman"/>
              </w:rPr>
              <w:t>, (ii)</w:t>
            </w:r>
            <w:r w:rsidR="004231AD" w:rsidRPr="007448EA">
              <w:rPr>
                <w:rFonts w:cs="Times New Roman"/>
              </w:rPr>
              <w:t xml:space="preserve"> </w:t>
            </w:r>
            <w:r w:rsidR="004231AD" w:rsidRPr="007448EA">
              <w:rPr>
                <w:rFonts w:cs="Times New Roman"/>
              </w:rPr>
              <w:t>투믹스의</w:t>
            </w:r>
            <w:r w:rsidR="004231AD" w:rsidRPr="007448EA">
              <w:rPr>
                <w:rFonts w:cs="Times New Roman"/>
              </w:rPr>
              <w:t xml:space="preserve"> 2021</w:t>
            </w:r>
            <w:r w:rsidR="004231AD" w:rsidRPr="007448EA">
              <w:rPr>
                <w:rFonts w:cs="Times New Roman"/>
              </w:rPr>
              <w:t>년말</w:t>
            </w:r>
            <w:r w:rsidR="004231AD" w:rsidRPr="007448EA">
              <w:rPr>
                <w:rFonts w:cs="Times New Roman"/>
              </w:rPr>
              <w:t xml:space="preserve"> </w:t>
            </w:r>
            <w:r w:rsidR="004231AD" w:rsidRPr="007448EA">
              <w:rPr>
                <w:rFonts w:cs="Times New Roman"/>
              </w:rPr>
              <w:t>기준</w:t>
            </w:r>
            <w:r w:rsidR="004231AD" w:rsidRPr="007448EA">
              <w:rPr>
                <w:rFonts w:cs="Times New Roman"/>
              </w:rPr>
              <w:t xml:space="preserve"> </w:t>
            </w:r>
            <w:r w:rsidR="004231AD" w:rsidRPr="007448EA">
              <w:rPr>
                <w:rFonts w:cs="Times New Roman"/>
              </w:rPr>
              <w:t>자산총액</w:t>
            </w:r>
            <w:r w:rsidR="004231AD" w:rsidRPr="007448EA">
              <w:rPr>
                <w:rFonts w:cs="Times New Roman"/>
              </w:rPr>
              <w:t xml:space="preserve"> 230.1</w:t>
            </w:r>
            <w:r w:rsidR="004231AD" w:rsidRPr="007448EA">
              <w:rPr>
                <w:rFonts w:cs="Times New Roman"/>
              </w:rPr>
              <w:t>억원</w:t>
            </w:r>
            <w:r w:rsidR="004231AD" w:rsidRPr="007448EA">
              <w:rPr>
                <w:rFonts w:cs="Times New Roman"/>
              </w:rPr>
              <w:t xml:space="preserve">, </w:t>
            </w:r>
            <w:r w:rsidR="004231AD" w:rsidRPr="007448EA">
              <w:rPr>
                <w:rFonts w:cs="Times New Roman"/>
              </w:rPr>
              <w:t>자본금</w:t>
            </w:r>
            <w:r w:rsidR="004231AD" w:rsidRPr="007448EA">
              <w:rPr>
                <w:rFonts w:cs="Times New Roman"/>
              </w:rPr>
              <w:t xml:space="preserve"> 1.1</w:t>
            </w:r>
            <w:r w:rsidR="004231AD" w:rsidRPr="007448EA">
              <w:rPr>
                <w:rFonts w:cs="Times New Roman"/>
              </w:rPr>
              <w:t>억원</w:t>
            </w:r>
            <w:r w:rsidR="004231AD" w:rsidRPr="007448EA">
              <w:rPr>
                <w:rFonts w:cs="Times New Roman"/>
              </w:rPr>
              <w:t xml:space="preserve">, </w:t>
            </w:r>
            <w:r w:rsidR="004231AD" w:rsidRPr="007448EA">
              <w:rPr>
                <w:rFonts w:cs="Times New Roman"/>
              </w:rPr>
              <w:t>매출액</w:t>
            </w:r>
            <w:r w:rsidR="004231AD" w:rsidRPr="007448EA">
              <w:rPr>
                <w:rFonts w:cs="Times New Roman"/>
              </w:rPr>
              <w:t xml:space="preserve"> 247.2</w:t>
            </w:r>
            <w:r w:rsidR="004231AD" w:rsidRPr="007448EA">
              <w:rPr>
                <w:rFonts w:cs="Times New Roman"/>
              </w:rPr>
              <w:t>억원</w:t>
            </w:r>
            <w:r w:rsidRPr="007448EA">
              <w:rPr>
                <w:rFonts w:cs="Times New Roman"/>
              </w:rPr>
              <w:t>이고</w:t>
            </w:r>
            <w:r w:rsidRPr="007448EA">
              <w:rPr>
                <w:rFonts w:cs="Times New Roman"/>
              </w:rPr>
              <w:t>,</w:t>
            </w:r>
            <w:r w:rsidR="004231AD" w:rsidRPr="007448EA">
              <w:rPr>
                <w:rFonts w:cs="Times New Roman"/>
              </w:rPr>
              <w:t xml:space="preserve"> </w:t>
            </w:r>
            <w:r w:rsidR="004231AD" w:rsidRPr="007448EA">
              <w:rPr>
                <w:rFonts w:cs="Times New Roman"/>
              </w:rPr>
              <w:t>대상회사의</w:t>
            </w:r>
            <w:r w:rsidR="004231AD" w:rsidRPr="007448EA">
              <w:rPr>
                <w:rFonts w:cs="Times New Roman"/>
              </w:rPr>
              <w:t xml:space="preserve"> 2021</w:t>
            </w:r>
            <w:r w:rsidR="004231AD" w:rsidRPr="007448EA">
              <w:rPr>
                <w:rFonts w:cs="Times New Roman"/>
              </w:rPr>
              <w:t>년말</w:t>
            </w:r>
            <w:r w:rsidR="004231AD" w:rsidRPr="007448EA">
              <w:rPr>
                <w:rFonts w:cs="Times New Roman"/>
              </w:rPr>
              <w:t xml:space="preserve"> </w:t>
            </w:r>
            <w:r w:rsidR="004231AD" w:rsidRPr="007448EA">
              <w:rPr>
                <w:rFonts w:cs="Times New Roman"/>
              </w:rPr>
              <w:t>기준</w:t>
            </w:r>
            <w:r w:rsidR="004231AD" w:rsidRPr="007448EA">
              <w:rPr>
                <w:rFonts w:cs="Times New Roman"/>
              </w:rPr>
              <w:t xml:space="preserve"> </w:t>
            </w:r>
            <w:r w:rsidR="004231AD" w:rsidRPr="007448EA">
              <w:rPr>
                <w:rFonts w:cs="Times New Roman"/>
              </w:rPr>
              <w:t>자산총액</w:t>
            </w:r>
            <w:r w:rsidR="00082810" w:rsidRPr="007448EA">
              <w:rPr>
                <w:rFonts w:cs="Times New Roman"/>
              </w:rPr>
              <w:t xml:space="preserve"> 639.5</w:t>
            </w:r>
            <w:r w:rsidR="00082810" w:rsidRPr="007448EA">
              <w:rPr>
                <w:rFonts w:cs="Times New Roman"/>
              </w:rPr>
              <w:t>억</w:t>
            </w:r>
            <w:r w:rsidR="00082810" w:rsidRPr="007448EA">
              <w:rPr>
                <w:rFonts w:cs="Times New Roman"/>
              </w:rPr>
              <w:t xml:space="preserve">, </w:t>
            </w:r>
            <w:r w:rsidR="00082810" w:rsidRPr="007448EA">
              <w:rPr>
                <w:rFonts w:cs="Times New Roman"/>
              </w:rPr>
              <w:t>자본금</w:t>
            </w:r>
            <w:r w:rsidR="00082810" w:rsidRPr="007448EA">
              <w:rPr>
                <w:rFonts w:cs="Times New Roman"/>
              </w:rPr>
              <w:t xml:space="preserve"> 416.5</w:t>
            </w:r>
            <w:r w:rsidR="00082810" w:rsidRPr="007448EA">
              <w:rPr>
                <w:rFonts w:cs="Times New Roman"/>
              </w:rPr>
              <w:t>억</w:t>
            </w:r>
            <w:r w:rsidR="00082810" w:rsidRPr="007448EA">
              <w:rPr>
                <w:rFonts w:cs="Times New Roman"/>
              </w:rPr>
              <w:t xml:space="preserve">, </w:t>
            </w:r>
            <w:r w:rsidR="00082810" w:rsidRPr="007448EA">
              <w:rPr>
                <w:rFonts w:cs="Times New Roman"/>
              </w:rPr>
              <w:t>매출액</w:t>
            </w:r>
            <w:r w:rsidR="00082810" w:rsidRPr="007448EA">
              <w:rPr>
                <w:rFonts w:cs="Times New Roman"/>
              </w:rPr>
              <w:t xml:space="preserve"> 666.3</w:t>
            </w:r>
            <w:r w:rsidR="00082810" w:rsidRPr="007448EA">
              <w:rPr>
                <w:rFonts w:cs="Times New Roman"/>
              </w:rPr>
              <w:t>억으로</w:t>
            </w:r>
            <w:r w:rsidR="00E0522A" w:rsidRPr="007448EA">
              <w:rPr>
                <w:rFonts w:cs="Times New Roman"/>
              </w:rPr>
              <w:t xml:space="preserve"> </w:t>
            </w:r>
            <w:r w:rsidR="00E0522A" w:rsidRPr="007448EA">
              <w:rPr>
                <w:rFonts w:cs="Times New Roman"/>
              </w:rPr>
              <w:t>대상회사의</w:t>
            </w:r>
            <w:r w:rsidR="00E0522A" w:rsidRPr="007448EA">
              <w:rPr>
                <w:rFonts w:cs="Times New Roman"/>
              </w:rPr>
              <w:t xml:space="preserve"> </w:t>
            </w:r>
            <w:r w:rsidR="00E0522A" w:rsidRPr="007448EA">
              <w:rPr>
                <w:rFonts w:cs="Times New Roman"/>
              </w:rPr>
              <w:t>각</w:t>
            </w:r>
            <w:r w:rsidR="00E0522A" w:rsidRPr="007448EA">
              <w:rPr>
                <w:rFonts w:cs="Times New Roman"/>
              </w:rPr>
              <w:t xml:space="preserve"> </w:t>
            </w:r>
            <w:r w:rsidR="00E0522A" w:rsidRPr="007448EA">
              <w:rPr>
                <w:rFonts w:cs="Times New Roman"/>
              </w:rPr>
              <w:t>항목이</w:t>
            </w:r>
            <w:r w:rsidR="00E0522A" w:rsidRPr="007448EA">
              <w:rPr>
                <w:rFonts w:cs="Times New Roman"/>
              </w:rPr>
              <w:t xml:space="preserve"> </w:t>
            </w:r>
            <w:r w:rsidR="00E0522A" w:rsidRPr="007448EA">
              <w:rPr>
                <w:rFonts w:cs="Times New Roman"/>
              </w:rPr>
              <w:t>투믹스보다</w:t>
            </w:r>
            <w:r w:rsidR="00E0522A" w:rsidRPr="007448EA">
              <w:rPr>
                <w:rFonts w:cs="Times New Roman"/>
              </w:rPr>
              <w:t xml:space="preserve"> </w:t>
            </w:r>
            <w:r w:rsidR="00E0522A" w:rsidRPr="007448EA">
              <w:rPr>
                <w:rFonts w:cs="Times New Roman"/>
              </w:rPr>
              <w:t>크므로</w:t>
            </w:r>
            <w:r w:rsidR="00082810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우회상장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심사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대상에는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해당되지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않을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것으로</w:t>
            </w:r>
            <w:r w:rsidR="008C649C" w:rsidRPr="007448EA">
              <w:rPr>
                <w:rFonts w:cs="Times New Roman"/>
              </w:rPr>
              <w:t xml:space="preserve"> </w:t>
            </w:r>
            <w:r w:rsidR="008C649C" w:rsidRPr="007448EA">
              <w:rPr>
                <w:rFonts w:cs="Times New Roman"/>
              </w:rPr>
              <w:t>보임</w:t>
            </w:r>
            <w:r w:rsidR="00D80091" w:rsidRPr="007448EA">
              <w:rPr>
                <w:rFonts w:cs="Times New Roman"/>
              </w:rPr>
              <w:t>.</w:t>
            </w:r>
          </w:p>
          <w:p w14:paraId="22E5CCE3" w14:textId="15F7D313" w:rsidR="004F234E" w:rsidRPr="007448EA" w:rsidRDefault="004F234E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  <w:b/>
                <w:highlight w:val="lightGray"/>
              </w:rPr>
              <w:t>(</w:t>
            </w:r>
            <w:r w:rsidRPr="007448EA">
              <w:rPr>
                <w:rFonts w:cs="Times New Roman"/>
                <w:b/>
                <w:highlight w:val="lightGray"/>
              </w:rPr>
              <w:t>채권자보호절차</w:t>
            </w:r>
            <w:r w:rsidRPr="007448EA">
              <w:rPr>
                <w:rFonts w:cs="Times New Roman"/>
                <w:b/>
                <w:highlight w:val="lightGray"/>
              </w:rPr>
              <w:t xml:space="preserve"> </w:t>
            </w:r>
            <w:r w:rsidRPr="007448EA">
              <w:rPr>
                <w:rFonts w:cs="Times New Roman"/>
                <w:b/>
                <w:highlight w:val="lightGray"/>
              </w:rPr>
              <w:t>필요성</w:t>
            </w:r>
            <w:r w:rsidRPr="007448EA">
              <w:rPr>
                <w:rFonts w:cs="Times New Roman"/>
                <w:b/>
                <w:highlight w:val="lightGray"/>
              </w:rPr>
              <w:t>)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상법상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회사는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주주총회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승인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결의일</w:t>
            </w:r>
            <w:r w:rsidR="006D603D" w:rsidRPr="007448EA">
              <w:rPr>
                <w:rStyle w:val="ad"/>
                <w:rFonts w:cs="Times New Roman"/>
              </w:rPr>
              <w:footnoteReference w:id="1"/>
            </w:r>
            <w:r w:rsidRPr="007448EA">
              <w:rPr>
                <w:rFonts w:cs="Times New Roman"/>
              </w:rPr>
              <w:t>부터</w:t>
            </w:r>
            <w:r w:rsidRPr="007448EA">
              <w:rPr>
                <w:rFonts w:cs="Times New Roman"/>
              </w:rPr>
              <w:t xml:space="preserve"> 2</w:t>
            </w:r>
            <w:r w:rsidRPr="007448EA">
              <w:rPr>
                <w:rFonts w:cs="Times New Roman"/>
              </w:rPr>
              <w:t>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내에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채권자에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대하여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이의가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있으면</w:t>
            </w:r>
            <w:r w:rsidRPr="007448EA">
              <w:rPr>
                <w:rFonts w:cs="Times New Roman"/>
              </w:rPr>
              <w:t xml:space="preserve"> 1</w:t>
            </w:r>
            <w:r w:rsidRPr="007448EA">
              <w:rPr>
                <w:rFonts w:cs="Times New Roman"/>
              </w:rPr>
              <w:t>월</w:t>
            </w:r>
            <w:r w:rsidR="006D603D"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이상의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기간</w:t>
            </w:r>
            <w:r w:rsidR="006D603D"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내에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제출할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것을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공고하고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알고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있는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채권자에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대하여는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따로따로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최고하여야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함</w:t>
            </w:r>
            <w:r w:rsidRPr="007448EA">
              <w:rPr>
                <w:rFonts w:cs="Times New Roman"/>
              </w:rPr>
              <w:t>(</w:t>
            </w:r>
            <w:r w:rsidRPr="007448EA">
              <w:rPr>
                <w:rFonts w:cs="Times New Roman"/>
              </w:rPr>
              <w:t>상법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527</w:t>
            </w:r>
            <w:r w:rsidRPr="007448EA">
              <w:rPr>
                <w:rFonts w:cs="Times New Roman"/>
              </w:rPr>
              <w:t>조의</w:t>
            </w:r>
            <w:r w:rsidRPr="007448EA">
              <w:rPr>
                <w:rFonts w:cs="Times New Roman"/>
              </w:rPr>
              <w:t xml:space="preserve">5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1</w:t>
            </w:r>
            <w:r w:rsidRPr="007448EA">
              <w:rPr>
                <w:rFonts w:cs="Times New Roman"/>
              </w:rPr>
              <w:t>항</w:t>
            </w:r>
            <w:r w:rsidRPr="007448EA">
              <w:rPr>
                <w:rFonts w:cs="Times New Roman"/>
              </w:rPr>
              <w:t xml:space="preserve">). </w:t>
            </w:r>
          </w:p>
          <w:p w14:paraId="56D8EA52" w14:textId="532CCABB" w:rsidR="00E86288" w:rsidRPr="007448EA" w:rsidRDefault="004F234E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</w:rPr>
              <w:t>본건의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경우</w:t>
            </w:r>
            <w:r w:rsidRPr="007448EA">
              <w:rPr>
                <w:rFonts w:cs="Times New Roman"/>
              </w:rPr>
              <w:t xml:space="preserve">, </w:t>
            </w:r>
            <w:r w:rsidR="00213061" w:rsidRPr="007448EA">
              <w:rPr>
                <w:rFonts w:cs="Times New Roman"/>
              </w:rPr>
              <w:t>대상회사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및</w:t>
            </w:r>
            <w:r w:rsidR="00213061"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간이합병으로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진행하는</w:t>
            </w:r>
            <w:r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투믹스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양사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모두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합병계약에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주주총회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또는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이사회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결의일로부터</w:t>
            </w:r>
            <w:r w:rsidRPr="007448EA">
              <w:rPr>
                <w:rFonts w:cs="Times New Roman"/>
              </w:rPr>
              <w:t xml:space="preserve"> 2</w:t>
            </w:r>
            <w:r w:rsidRPr="007448EA">
              <w:rPr>
                <w:rFonts w:cs="Times New Roman"/>
              </w:rPr>
              <w:t>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내에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채권자에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공고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및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최고가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필요함</w:t>
            </w:r>
            <w:r w:rsidRPr="007448EA">
              <w:rPr>
                <w:rFonts w:cs="Times New Roman"/>
              </w:rPr>
              <w:t>.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특히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대상회사의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경우</w:t>
            </w:r>
            <w:r w:rsidR="00E86288" w:rsidRPr="007448EA">
              <w:rPr>
                <w:rFonts w:cs="Times New Roman"/>
              </w:rPr>
              <w:t xml:space="preserve">, 2022. 12. 31. </w:t>
            </w:r>
            <w:r w:rsidR="00E86288" w:rsidRPr="007448EA">
              <w:rPr>
                <w:rFonts w:cs="Times New Roman"/>
              </w:rPr>
              <w:t>기준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차입금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약</w:t>
            </w:r>
            <w:r w:rsidR="00E86288" w:rsidRPr="007448EA">
              <w:rPr>
                <w:rFonts w:cs="Times New Roman"/>
              </w:rPr>
              <w:t xml:space="preserve"> 130</w:t>
            </w:r>
            <w:r w:rsidR="00E86288" w:rsidRPr="007448EA">
              <w:rPr>
                <w:rFonts w:cs="Times New Roman"/>
              </w:rPr>
              <w:t>억원</w:t>
            </w:r>
            <w:r w:rsidR="00E86288" w:rsidRPr="007448EA">
              <w:rPr>
                <w:rFonts w:cs="Times New Roman"/>
              </w:rPr>
              <w:t xml:space="preserve">, </w:t>
            </w:r>
            <w:r w:rsidR="00E86288" w:rsidRPr="007448EA">
              <w:rPr>
                <w:rFonts w:cs="Times New Roman"/>
              </w:rPr>
              <w:t>미상환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전환사채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및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교환사채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잔액이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약</w:t>
            </w:r>
            <w:r w:rsidR="00E86288" w:rsidRPr="007448EA">
              <w:rPr>
                <w:rFonts w:cs="Times New Roman"/>
              </w:rPr>
              <w:t xml:space="preserve"> 247</w:t>
            </w:r>
            <w:r w:rsidR="00E86288" w:rsidRPr="007448EA">
              <w:rPr>
                <w:rFonts w:cs="Times New Roman"/>
              </w:rPr>
              <w:t>억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및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미상환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사모사채의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잔액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약</w:t>
            </w:r>
            <w:r w:rsidR="00E86288" w:rsidRPr="007448EA">
              <w:rPr>
                <w:rFonts w:cs="Times New Roman"/>
              </w:rPr>
              <w:t xml:space="preserve"> 6.7</w:t>
            </w:r>
            <w:r w:rsidR="00E86288" w:rsidRPr="007448EA">
              <w:rPr>
                <w:rFonts w:cs="Times New Roman"/>
              </w:rPr>
              <w:t>억원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등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금융부채의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규모가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상당하여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이에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대한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고려가</w:t>
            </w:r>
            <w:r w:rsidR="00E86288" w:rsidRPr="007448EA">
              <w:rPr>
                <w:rFonts w:cs="Times New Roman"/>
              </w:rPr>
              <w:t xml:space="preserve"> </w:t>
            </w:r>
            <w:r w:rsidR="00E86288" w:rsidRPr="007448EA">
              <w:rPr>
                <w:rFonts w:cs="Times New Roman"/>
              </w:rPr>
              <w:t>필요함</w:t>
            </w:r>
            <w:r w:rsidR="00E86288" w:rsidRPr="007448EA">
              <w:rPr>
                <w:rFonts w:cs="Times New Roman"/>
              </w:rPr>
              <w:t>.</w:t>
            </w:r>
          </w:p>
          <w:p w14:paraId="315BBCAD" w14:textId="79003905" w:rsidR="004F234E" w:rsidRPr="007448EA" w:rsidRDefault="004F234E" w:rsidP="007B127B">
            <w:pPr>
              <w:pStyle w:val="a8"/>
              <w:numPr>
                <w:ilvl w:val="0"/>
                <w:numId w:val="20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7448EA">
              <w:rPr>
                <w:rFonts w:cs="Times New Roman"/>
              </w:rPr>
              <w:t>채권자가</w:t>
            </w:r>
            <w:r w:rsidRPr="007448EA">
              <w:rPr>
                <w:rFonts w:cs="Times New Roman"/>
              </w:rPr>
              <w:t xml:space="preserve"> 1</w:t>
            </w:r>
            <w:r w:rsidRPr="007448EA">
              <w:rPr>
                <w:rFonts w:cs="Times New Roman"/>
              </w:rPr>
              <w:t>월의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기간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내에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이의를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제출하지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아니한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때에는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승인한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것으로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보며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이의를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제출한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채권자가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있는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때에는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회사는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채권자에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대하여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변제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또는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상당한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담보를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제공하거나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목적으로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하여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lastRenderedPageBreak/>
              <w:t>상당한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재산을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신탁회사에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신탁하여야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함</w:t>
            </w:r>
            <w:r w:rsidRPr="007448EA">
              <w:rPr>
                <w:rFonts w:cs="Times New Roman"/>
              </w:rPr>
              <w:t>(</w:t>
            </w:r>
            <w:r w:rsidRPr="007448EA">
              <w:rPr>
                <w:rFonts w:cs="Times New Roman"/>
              </w:rPr>
              <w:t>상법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527</w:t>
            </w:r>
            <w:r w:rsidRPr="007448EA">
              <w:rPr>
                <w:rFonts w:cs="Times New Roman"/>
              </w:rPr>
              <w:t>조의</w:t>
            </w:r>
            <w:r w:rsidRPr="007448EA">
              <w:rPr>
                <w:rFonts w:cs="Times New Roman"/>
              </w:rPr>
              <w:t xml:space="preserve">5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3</w:t>
            </w:r>
            <w:r w:rsidRPr="007448EA">
              <w:rPr>
                <w:rFonts w:cs="Times New Roman"/>
              </w:rPr>
              <w:t>항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232</w:t>
            </w:r>
            <w:r w:rsidRPr="007448EA">
              <w:rPr>
                <w:rFonts w:cs="Times New Roman"/>
              </w:rPr>
              <w:t>조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2</w:t>
            </w:r>
            <w:r w:rsidRPr="007448EA">
              <w:rPr>
                <w:rFonts w:cs="Times New Roman"/>
              </w:rPr>
              <w:t>항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및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제</w:t>
            </w:r>
            <w:r w:rsidRPr="007448EA">
              <w:rPr>
                <w:rFonts w:cs="Times New Roman"/>
              </w:rPr>
              <w:t>3</w:t>
            </w:r>
            <w:r w:rsidRPr="007448EA">
              <w:rPr>
                <w:rFonts w:cs="Times New Roman"/>
              </w:rPr>
              <w:t>항</w:t>
            </w:r>
            <w:r w:rsidRPr="007448EA">
              <w:rPr>
                <w:rFonts w:cs="Times New Roman"/>
              </w:rPr>
              <w:t>)</w:t>
            </w:r>
            <w:r w:rsidR="00F33EE1" w:rsidRPr="007448EA">
              <w:rPr>
                <w:rFonts w:cs="Times New Roman"/>
              </w:rPr>
              <w:t>.</w:t>
            </w:r>
          </w:p>
          <w:p w14:paraId="4CC0ED1F" w14:textId="04C1D343" w:rsidR="004F04BA" w:rsidRPr="007448EA" w:rsidRDefault="00213061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  <w:b/>
                <w:highlight w:val="lightGray"/>
              </w:rPr>
              <w:t>(</w:t>
            </w:r>
            <w:r w:rsidRPr="007448EA">
              <w:rPr>
                <w:rFonts w:cs="Times New Roman"/>
                <w:b/>
                <w:highlight w:val="lightGray"/>
              </w:rPr>
              <w:t>사채권자의</w:t>
            </w:r>
            <w:r w:rsidRPr="007448EA">
              <w:rPr>
                <w:rFonts w:cs="Times New Roman"/>
                <w:b/>
                <w:highlight w:val="lightGray"/>
              </w:rPr>
              <w:t xml:space="preserve"> </w:t>
            </w:r>
            <w:r w:rsidRPr="007448EA">
              <w:rPr>
                <w:rFonts w:cs="Times New Roman"/>
                <w:b/>
                <w:highlight w:val="lightGray"/>
              </w:rPr>
              <w:t>동의</w:t>
            </w:r>
            <w:r w:rsidRPr="007448EA">
              <w:rPr>
                <w:rFonts w:cs="Times New Roman"/>
                <w:b/>
                <w:highlight w:val="lightGray"/>
              </w:rPr>
              <w:t>)</w:t>
            </w:r>
            <w:r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또한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사채권자는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사채권자집회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결의를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거쳐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회사의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합병에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대하여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이의를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제기할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수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있</w:t>
            </w:r>
            <w:r w:rsidRPr="007448EA">
              <w:rPr>
                <w:rFonts w:cs="Times New Roman"/>
              </w:rPr>
              <w:t>으며</w:t>
            </w:r>
            <w:r w:rsidR="004F234E" w:rsidRPr="007448EA">
              <w:rPr>
                <w:rFonts w:cs="Times New Roman"/>
              </w:rPr>
              <w:t>(</w:t>
            </w:r>
            <w:r w:rsidR="004F234E" w:rsidRPr="007448EA">
              <w:rPr>
                <w:rFonts w:cs="Times New Roman"/>
              </w:rPr>
              <w:t>상법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</w:t>
            </w:r>
            <w:r w:rsidR="004F234E" w:rsidRPr="007448EA">
              <w:rPr>
                <w:rFonts w:cs="Times New Roman"/>
              </w:rPr>
              <w:t>530</w:t>
            </w:r>
            <w:r w:rsidR="004F234E" w:rsidRPr="007448EA">
              <w:rPr>
                <w:rFonts w:cs="Times New Roman"/>
              </w:rPr>
              <w:t>조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</w:t>
            </w:r>
            <w:r w:rsidR="004F234E" w:rsidRPr="007448EA">
              <w:rPr>
                <w:rFonts w:cs="Times New Roman"/>
              </w:rPr>
              <w:t>2</w:t>
            </w:r>
            <w:r w:rsidR="004F234E" w:rsidRPr="007448EA">
              <w:rPr>
                <w:rFonts w:cs="Times New Roman"/>
              </w:rPr>
              <w:t>항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및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</w:t>
            </w:r>
            <w:r w:rsidR="004F234E" w:rsidRPr="007448EA">
              <w:rPr>
                <w:rFonts w:cs="Times New Roman"/>
              </w:rPr>
              <w:t>439</w:t>
            </w:r>
            <w:r w:rsidR="004F234E" w:rsidRPr="007448EA">
              <w:rPr>
                <w:rFonts w:cs="Times New Roman"/>
              </w:rPr>
              <w:t>조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</w:t>
            </w:r>
            <w:r w:rsidR="004F234E" w:rsidRPr="007448EA">
              <w:rPr>
                <w:rFonts w:cs="Times New Roman"/>
              </w:rPr>
              <w:t>3</w:t>
            </w:r>
            <w:r w:rsidR="004F234E" w:rsidRPr="007448EA">
              <w:rPr>
                <w:rFonts w:cs="Times New Roman"/>
              </w:rPr>
              <w:t>항</w:t>
            </w:r>
            <w:r w:rsidR="004F234E" w:rsidRPr="007448EA">
              <w:rPr>
                <w:rFonts w:cs="Times New Roman"/>
              </w:rPr>
              <w:t>)</w:t>
            </w:r>
            <w:r w:rsidRPr="007448EA">
              <w:rPr>
                <w:rFonts w:cs="Times New Roman"/>
              </w:rPr>
              <w:t xml:space="preserve">, </w:t>
            </w:r>
            <w:r w:rsidR="004F234E" w:rsidRPr="007448EA">
              <w:rPr>
                <w:rFonts w:cs="Times New Roman"/>
              </w:rPr>
              <w:t>상법상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회사가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해산한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때에는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회사의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청산인이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취임한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날로부터</w:t>
            </w:r>
            <w:r w:rsidR="004F234E" w:rsidRPr="007448EA">
              <w:rPr>
                <w:rFonts w:cs="Times New Roman"/>
              </w:rPr>
              <w:t xml:space="preserve"> 2</w:t>
            </w:r>
            <w:r w:rsidR="004F234E" w:rsidRPr="007448EA">
              <w:rPr>
                <w:rFonts w:cs="Times New Roman"/>
              </w:rPr>
              <w:t>월</w:t>
            </w:r>
            <w:r w:rsidR="00616A18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내에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회사채권자에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대하여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일정한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기간내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그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채권을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신고할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것과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기간</w:t>
            </w:r>
            <w:r w:rsidR="00E86288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내에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미신고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청산에서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제외될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뜻을</w:t>
            </w:r>
            <w:r w:rsidR="004F234E" w:rsidRPr="007448EA">
              <w:rPr>
                <w:rFonts w:cs="Times New Roman"/>
              </w:rPr>
              <w:t xml:space="preserve"> 2</w:t>
            </w:r>
            <w:r w:rsidR="004F234E" w:rsidRPr="007448EA">
              <w:rPr>
                <w:rFonts w:cs="Times New Roman"/>
              </w:rPr>
              <w:t>회</w:t>
            </w:r>
            <w:r w:rsidR="00616A18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이상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공고로써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최고하여야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하며</w:t>
            </w:r>
            <w:r w:rsidR="004F234E" w:rsidRPr="007448EA">
              <w:rPr>
                <w:rFonts w:cs="Times New Roman"/>
              </w:rPr>
              <w:t xml:space="preserve">, </w:t>
            </w:r>
            <w:r w:rsidR="004F234E" w:rsidRPr="007448EA">
              <w:rPr>
                <w:rFonts w:cs="Times New Roman"/>
              </w:rPr>
              <w:t>알고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있는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채권자에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대하여는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따로따로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이를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최고하여야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하나</w:t>
            </w:r>
            <w:r w:rsidR="004F234E" w:rsidRPr="007448EA">
              <w:rPr>
                <w:rFonts w:cs="Times New Roman"/>
              </w:rPr>
              <w:t>(</w:t>
            </w:r>
            <w:r w:rsidR="004F234E" w:rsidRPr="007448EA">
              <w:rPr>
                <w:rFonts w:cs="Times New Roman"/>
              </w:rPr>
              <w:t>상법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제</w:t>
            </w:r>
            <w:r w:rsidR="004F234E" w:rsidRPr="007448EA">
              <w:rPr>
                <w:rFonts w:cs="Times New Roman"/>
              </w:rPr>
              <w:t>535</w:t>
            </w:r>
            <w:r w:rsidR="004F234E" w:rsidRPr="007448EA">
              <w:rPr>
                <w:rFonts w:cs="Times New Roman"/>
              </w:rPr>
              <w:t>조</w:t>
            </w:r>
            <w:r w:rsidR="004F234E" w:rsidRPr="007448EA">
              <w:rPr>
                <w:rFonts w:cs="Times New Roman"/>
              </w:rPr>
              <w:t xml:space="preserve">), </w:t>
            </w:r>
            <w:r w:rsidR="004F234E" w:rsidRPr="007448EA">
              <w:rPr>
                <w:rFonts w:cs="Times New Roman"/>
              </w:rPr>
              <w:t>회사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합병에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대해서는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상법상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채권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신고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관련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절차를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규정하고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있지는</w:t>
            </w:r>
            <w:r w:rsidR="004F234E" w:rsidRPr="007448EA">
              <w:rPr>
                <w:rFonts w:cs="Times New Roman"/>
              </w:rPr>
              <w:t xml:space="preserve"> </w:t>
            </w:r>
            <w:r w:rsidR="004F234E" w:rsidRPr="007448EA">
              <w:rPr>
                <w:rFonts w:cs="Times New Roman"/>
              </w:rPr>
              <w:t>아니함</w:t>
            </w:r>
            <w:r w:rsidR="004F234E" w:rsidRPr="007448EA">
              <w:rPr>
                <w:rFonts w:cs="Times New Roman"/>
              </w:rPr>
              <w:t>.</w:t>
            </w:r>
            <w:r w:rsidR="00E86288" w:rsidRPr="007448EA">
              <w:rPr>
                <w:rFonts w:cs="Times New Roman"/>
              </w:rPr>
              <w:t xml:space="preserve"> </w:t>
            </w:r>
          </w:p>
          <w:p w14:paraId="21C47356" w14:textId="2E6735D2" w:rsidR="004F234E" w:rsidRPr="007448EA" w:rsidRDefault="00E86288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</w:rPr>
              <w:t>다만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앞서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살펴본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바와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같이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대상회사의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전환사채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교환사채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및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사모사채의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발행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규모가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상당하고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사채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계약상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회사의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최대주주의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변경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및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경영권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변동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등을</w:t>
            </w:r>
            <w:r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기한이익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상실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사유로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정하거나</w:t>
            </w:r>
            <w:r w:rsidR="004F04BA"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사채권자에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대한</w:t>
            </w:r>
            <w:r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통지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및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협의사항으로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정하고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있는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점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고려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시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사채권자</w:t>
            </w:r>
            <w:r w:rsidR="00A574BD" w:rsidRPr="007448EA">
              <w:rPr>
                <w:rFonts w:cs="Times New Roman"/>
              </w:rPr>
              <w:t>와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사전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협의를</w:t>
            </w:r>
            <w:r w:rsidR="008F70B2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하는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것이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필요</w:t>
            </w:r>
            <w:r w:rsidR="00616A18" w:rsidRPr="007448EA">
              <w:rPr>
                <w:rFonts w:cs="Times New Roman"/>
              </w:rPr>
              <w:t>할</w:t>
            </w:r>
            <w:r w:rsidR="00616A18" w:rsidRPr="007448EA">
              <w:rPr>
                <w:rFonts w:cs="Times New Roman"/>
              </w:rPr>
              <w:t xml:space="preserve"> </w:t>
            </w:r>
            <w:r w:rsidR="00616A18" w:rsidRPr="007448EA">
              <w:rPr>
                <w:rFonts w:cs="Times New Roman"/>
              </w:rPr>
              <w:t>수</w:t>
            </w:r>
            <w:r w:rsidR="00616A18" w:rsidRPr="007448EA">
              <w:rPr>
                <w:rFonts w:cs="Times New Roman"/>
              </w:rPr>
              <w:t xml:space="preserve"> </w:t>
            </w:r>
            <w:r w:rsidR="00616A18" w:rsidRPr="007448EA">
              <w:rPr>
                <w:rFonts w:cs="Times New Roman"/>
              </w:rPr>
              <w:t>있음</w:t>
            </w:r>
            <w:r w:rsidR="004F04BA" w:rsidRPr="007448EA">
              <w:rPr>
                <w:rFonts w:cs="Times New Roman"/>
              </w:rPr>
              <w:t>(</w:t>
            </w:r>
            <w:r w:rsidR="004F04BA" w:rsidRPr="007448EA">
              <w:rPr>
                <w:rFonts w:cs="Times New Roman"/>
              </w:rPr>
              <w:t>자세한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사항은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하기</w:t>
            </w:r>
            <w:r w:rsidR="004F04BA" w:rsidRPr="007448EA">
              <w:rPr>
                <w:rFonts w:cs="Times New Roman"/>
              </w:rPr>
              <w:t xml:space="preserve"> II. </w:t>
            </w:r>
            <w:r w:rsidR="004F04BA" w:rsidRPr="007448EA">
              <w:rPr>
                <w:rFonts w:cs="Times New Roman"/>
              </w:rPr>
              <w:t>회사일반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및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인허가의</w:t>
            </w:r>
            <w:r w:rsidR="004F04BA" w:rsidRPr="007448EA">
              <w:rPr>
                <w:rFonts w:cs="Times New Roman"/>
              </w:rPr>
              <w:t xml:space="preserve"> ‘</w:t>
            </w:r>
            <w:r w:rsidR="004F04BA" w:rsidRPr="007448EA">
              <w:rPr>
                <w:rFonts w:cs="Times New Roman"/>
              </w:rPr>
              <w:t>지분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희석화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가능성</w:t>
            </w:r>
            <w:r w:rsidR="004F04BA" w:rsidRPr="007448EA">
              <w:rPr>
                <w:rFonts w:cs="Times New Roman"/>
              </w:rPr>
              <w:t xml:space="preserve"> - </w:t>
            </w:r>
            <w:r w:rsidR="004F04BA" w:rsidRPr="007448EA">
              <w:rPr>
                <w:rFonts w:cs="Times New Roman"/>
              </w:rPr>
              <w:t>전환사채</w:t>
            </w:r>
            <w:r w:rsidR="004F04BA" w:rsidRPr="007448EA">
              <w:rPr>
                <w:rFonts w:cs="Times New Roman"/>
              </w:rPr>
              <w:t xml:space="preserve">, </w:t>
            </w:r>
            <w:r w:rsidR="004F04BA" w:rsidRPr="007448EA">
              <w:rPr>
                <w:rFonts w:cs="Times New Roman"/>
              </w:rPr>
              <w:t>교환사채</w:t>
            </w:r>
            <w:r w:rsidR="004F04BA" w:rsidRPr="007448EA">
              <w:rPr>
                <w:rFonts w:cs="Times New Roman"/>
              </w:rPr>
              <w:t xml:space="preserve">’ </w:t>
            </w:r>
            <w:r w:rsidR="004F04BA" w:rsidRPr="007448EA">
              <w:rPr>
                <w:rFonts w:cs="Times New Roman"/>
              </w:rPr>
              <w:t>및</w:t>
            </w:r>
            <w:r w:rsidR="004F04BA" w:rsidRPr="007448EA">
              <w:rPr>
                <w:rFonts w:cs="Times New Roman"/>
              </w:rPr>
              <w:t xml:space="preserve"> </w:t>
            </w:r>
            <w:r w:rsidR="00A56F49" w:rsidRPr="007448EA">
              <w:rPr>
                <w:rFonts w:cs="Times New Roman"/>
              </w:rPr>
              <w:t>‘</w:t>
            </w:r>
            <w:r w:rsidR="00A56F49" w:rsidRPr="007448EA">
              <w:rPr>
                <w:rFonts w:cs="Times New Roman"/>
              </w:rPr>
              <w:t>일반</w:t>
            </w:r>
            <w:r w:rsidR="00A56F49" w:rsidRPr="007448EA">
              <w:rPr>
                <w:rFonts w:cs="Times New Roman"/>
              </w:rPr>
              <w:t xml:space="preserve"> </w:t>
            </w:r>
            <w:r w:rsidR="00A56F49" w:rsidRPr="007448EA">
              <w:rPr>
                <w:rFonts w:cs="Times New Roman"/>
              </w:rPr>
              <w:t>사모사채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발행</w:t>
            </w:r>
            <w:r w:rsidR="00A56F49" w:rsidRPr="007448EA">
              <w:rPr>
                <w:rFonts w:cs="Times New Roman"/>
              </w:rPr>
              <w:t>’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부분</w:t>
            </w:r>
            <w:r w:rsidR="004F04BA" w:rsidRPr="007448EA">
              <w:rPr>
                <w:rFonts w:cs="Times New Roman"/>
              </w:rPr>
              <w:t xml:space="preserve"> </w:t>
            </w:r>
            <w:r w:rsidR="004F04BA" w:rsidRPr="007448EA">
              <w:rPr>
                <w:rFonts w:cs="Times New Roman"/>
              </w:rPr>
              <w:t>참조</w:t>
            </w:r>
            <w:r w:rsidR="004F04BA" w:rsidRPr="007448EA">
              <w:rPr>
                <w:rFonts w:cs="Times New Roman"/>
              </w:rPr>
              <w:t>).</w:t>
            </w:r>
          </w:p>
          <w:p w14:paraId="68B09F0F" w14:textId="6D105FEE" w:rsidR="00213061" w:rsidRPr="007448EA" w:rsidRDefault="004F234E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  <w:sz w:val="20"/>
              </w:rPr>
            </w:pPr>
            <w:r w:rsidRPr="007448EA">
              <w:rPr>
                <w:rFonts w:cs="Times New Roman"/>
                <w:b/>
                <w:highlight w:val="lightGray"/>
              </w:rPr>
              <w:t>(</w:t>
            </w:r>
            <w:r w:rsidR="00213061" w:rsidRPr="007448EA">
              <w:rPr>
                <w:rFonts w:cs="Times New Roman"/>
                <w:b/>
                <w:highlight w:val="lightGray"/>
              </w:rPr>
              <w:t>반대주주의</w:t>
            </w:r>
            <w:r w:rsidR="00213061" w:rsidRPr="007448EA">
              <w:rPr>
                <w:rFonts w:cs="Times New Roman"/>
                <w:b/>
                <w:highlight w:val="lightGray"/>
              </w:rPr>
              <w:t xml:space="preserve"> </w:t>
            </w:r>
            <w:r w:rsidR="00213061" w:rsidRPr="007448EA">
              <w:rPr>
                <w:rFonts w:cs="Times New Roman"/>
                <w:b/>
                <w:highlight w:val="lightGray"/>
              </w:rPr>
              <w:t>주식매수청구권</w:t>
            </w:r>
            <w:r w:rsidRPr="007448EA">
              <w:rPr>
                <w:rFonts w:cs="Times New Roman"/>
                <w:b/>
                <w:highlight w:val="lightGray"/>
              </w:rPr>
              <w:t>)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상법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제</w:t>
            </w:r>
            <w:r w:rsidR="00213061" w:rsidRPr="007448EA">
              <w:rPr>
                <w:rFonts w:cs="Times New Roman"/>
              </w:rPr>
              <w:t>522</w:t>
            </w:r>
            <w:r w:rsidR="00213061" w:rsidRPr="007448EA">
              <w:rPr>
                <w:rFonts w:cs="Times New Roman"/>
              </w:rPr>
              <w:t>조의</w:t>
            </w:r>
            <w:r w:rsidR="00213061" w:rsidRPr="007448EA">
              <w:rPr>
                <w:rFonts w:cs="Times New Roman"/>
              </w:rPr>
              <w:t xml:space="preserve">3 </w:t>
            </w:r>
            <w:r w:rsidR="00213061" w:rsidRPr="007448EA">
              <w:rPr>
                <w:rFonts w:cs="Times New Roman"/>
              </w:rPr>
              <w:t>제</w:t>
            </w:r>
            <w:r w:rsidR="00213061" w:rsidRPr="007448EA">
              <w:rPr>
                <w:rFonts w:cs="Times New Roman"/>
              </w:rPr>
              <w:t>1</w:t>
            </w:r>
            <w:r w:rsidR="00213061" w:rsidRPr="007448EA">
              <w:rPr>
                <w:rFonts w:cs="Times New Roman"/>
              </w:rPr>
              <w:t>항에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따라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회사의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합병계약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승인에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대한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이사회의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결의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시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반대주주</w:t>
            </w:r>
            <w:r w:rsidR="00213061" w:rsidRPr="007448EA">
              <w:rPr>
                <w:rFonts w:cs="Times New Roman"/>
              </w:rPr>
              <w:t>(</w:t>
            </w:r>
            <w:r w:rsidR="00213061" w:rsidRPr="007448EA">
              <w:rPr>
                <w:rFonts w:cs="Times New Roman"/>
              </w:rPr>
              <w:t>의결권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없거나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제한되는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주주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포함</w:t>
            </w:r>
            <w:r w:rsidR="00213061" w:rsidRPr="007448EA">
              <w:rPr>
                <w:rFonts w:cs="Times New Roman"/>
              </w:rPr>
              <w:t>)</w:t>
            </w:r>
            <w:r w:rsidR="00213061" w:rsidRPr="007448EA">
              <w:rPr>
                <w:rFonts w:cs="Times New Roman"/>
              </w:rPr>
              <w:t>는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주주총회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전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회사에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대하여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서면으로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그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결의에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반대하는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의사를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통지한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경우</w:t>
            </w:r>
            <w:r w:rsidR="00213061" w:rsidRPr="007448EA">
              <w:rPr>
                <w:rFonts w:cs="Times New Roman"/>
              </w:rPr>
              <w:t xml:space="preserve">, </w:t>
            </w:r>
            <w:r w:rsidR="00213061" w:rsidRPr="007448EA">
              <w:rPr>
                <w:rFonts w:cs="Times New Roman"/>
              </w:rPr>
              <w:t>총회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결의일</w:t>
            </w:r>
            <w:r w:rsidR="00F33EE1" w:rsidRPr="007448EA">
              <w:rPr>
                <w:rFonts w:cs="Times New Roman"/>
              </w:rPr>
              <w:t>로</w:t>
            </w:r>
            <w:r w:rsidR="00213061" w:rsidRPr="007448EA">
              <w:rPr>
                <w:rFonts w:cs="Times New Roman"/>
              </w:rPr>
              <w:t>부터</w:t>
            </w:r>
            <w:r w:rsidR="00213061" w:rsidRPr="007448EA">
              <w:rPr>
                <w:rFonts w:cs="Times New Roman"/>
              </w:rPr>
              <w:t xml:space="preserve"> 20</w:t>
            </w:r>
            <w:r w:rsidR="00213061" w:rsidRPr="007448EA">
              <w:rPr>
                <w:rFonts w:cs="Times New Roman"/>
              </w:rPr>
              <w:t>일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이내에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회사에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대하여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주식매수청구권을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행사할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수</w:t>
            </w:r>
            <w:r w:rsidR="00213061" w:rsidRPr="007448EA">
              <w:rPr>
                <w:rFonts w:cs="Times New Roman"/>
              </w:rPr>
              <w:t xml:space="preserve"> </w:t>
            </w:r>
            <w:r w:rsidR="00213061" w:rsidRPr="007448EA">
              <w:rPr>
                <w:rFonts w:cs="Times New Roman"/>
              </w:rPr>
              <w:t>있음</w:t>
            </w:r>
            <w:r w:rsidR="00213061" w:rsidRPr="007448EA">
              <w:rPr>
                <w:rFonts w:cs="Times New Roman"/>
              </w:rPr>
              <w:t xml:space="preserve">. </w:t>
            </w:r>
          </w:p>
          <w:p w14:paraId="5AD2FC82" w14:textId="77777777" w:rsidR="00213061" w:rsidRPr="007448EA" w:rsidRDefault="00213061" w:rsidP="007B127B">
            <w:pPr>
              <w:pStyle w:val="a8"/>
              <w:numPr>
                <w:ilvl w:val="0"/>
                <w:numId w:val="20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7448EA">
              <w:rPr>
                <w:rFonts w:cs="Times New Roman"/>
              </w:rPr>
              <w:t>간이합병의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경우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이사회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결의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주주총회의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승인없이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합병한다는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뜻을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공고하거나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주주에게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통지한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날부터</w:t>
            </w:r>
            <w:r w:rsidRPr="007448EA">
              <w:rPr>
                <w:rFonts w:cs="Times New Roman"/>
              </w:rPr>
              <w:t xml:space="preserve"> 2</w:t>
            </w:r>
            <w:r w:rsidRPr="007448EA">
              <w:rPr>
                <w:rFonts w:cs="Times New Roman"/>
              </w:rPr>
              <w:t>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내에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회사에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대하여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합병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반대의사를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통지한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주주는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기간이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경과한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날부터</w:t>
            </w:r>
            <w:r w:rsidRPr="007448EA">
              <w:rPr>
                <w:rFonts w:cs="Times New Roman"/>
              </w:rPr>
              <w:t xml:space="preserve"> 20</w:t>
            </w:r>
            <w:r w:rsidRPr="007448EA">
              <w:rPr>
                <w:rFonts w:cs="Times New Roman"/>
              </w:rPr>
              <w:t>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이내에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회사에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대하여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주식매수청구권을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행사할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있음</w:t>
            </w:r>
            <w:r w:rsidRPr="007448EA">
              <w:rPr>
                <w:rFonts w:cs="Times New Roman"/>
              </w:rPr>
              <w:t xml:space="preserve">. </w:t>
            </w:r>
          </w:p>
          <w:p w14:paraId="53BACDAE" w14:textId="503D54CF" w:rsidR="00DD1868" w:rsidRPr="007448EA" w:rsidRDefault="00213061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7448EA">
              <w:rPr>
                <w:rFonts w:cs="Times New Roman"/>
              </w:rPr>
              <w:t>따라서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본건의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경우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간이합병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여부를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불문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대상회사와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투믹스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모두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모두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반대주주의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매수청구권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행사가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가능하며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투믹스의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경우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투믹스홀딩스의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매수청구권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행사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가능성은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높지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않으나</w:t>
            </w:r>
            <w:r w:rsidRPr="007448EA">
              <w:rPr>
                <w:rFonts w:cs="Times New Roman"/>
              </w:rPr>
              <w:t xml:space="preserve">, </w:t>
            </w:r>
            <w:r w:rsidRPr="007448EA">
              <w:rPr>
                <w:rFonts w:cs="Times New Roman"/>
              </w:rPr>
              <w:t>대상회사의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경우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소수주주들의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매수청구권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행사에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대한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고려가</w:t>
            </w:r>
            <w:r w:rsidRPr="007448EA">
              <w:rPr>
                <w:rFonts w:cs="Times New Roman"/>
              </w:rPr>
              <w:t xml:space="preserve"> </w:t>
            </w:r>
            <w:r w:rsidRPr="007448EA">
              <w:rPr>
                <w:rFonts w:cs="Times New Roman"/>
              </w:rPr>
              <w:t>필요함</w:t>
            </w:r>
            <w:r w:rsidRPr="007448EA">
              <w:rPr>
                <w:rFonts w:cs="Times New Roman"/>
              </w:rPr>
              <w:t>.</w:t>
            </w:r>
          </w:p>
        </w:tc>
      </w:tr>
      <w:tr w:rsidR="00DD1868" w:rsidRPr="002356FC" w14:paraId="140F32BD" w14:textId="77777777" w:rsidTr="00E0522A">
        <w:trPr>
          <w:trHeight w:val="1425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83D77F0" w14:textId="4F8B272B" w:rsidR="00DD1868" w:rsidRDefault="00DD1868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기업결합신고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292EFAA5" w14:textId="77777777" w:rsidR="00DD1868" w:rsidRPr="002356FC" w:rsidRDefault="00DD1868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286A82D3" w14:textId="09A7A4A0" w:rsidR="00DD1868" w:rsidRPr="00E0522A" w:rsidRDefault="00DD1868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E0522A">
              <w:rPr>
                <w:rFonts w:cs="Times New Roman"/>
              </w:rPr>
              <w:t>공정거래법</w:t>
            </w:r>
            <w:r w:rsidR="00BB7C56">
              <w:rPr>
                <w:rFonts w:cs="Times New Roman" w:hint="eastAsia"/>
              </w:rPr>
              <w:t>상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ascii="바탕" w:eastAsia="바탕" w:hAnsi="바탕" w:cs="바탕" w:hint="eastAsia"/>
              </w:rPr>
              <w:t>①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자산총액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또는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매출액의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규모가</w:t>
            </w:r>
            <w:r w:rsidRPr="00E0522A">
              <w:rPr>
                <w:rFonts w:cs="Times New Roman"/>
              </w:rPr>
              <w:t xml:space="preserve"> 3,000</w:t>
            </w:r>
            <w:r w:rsidRPr="00E0522A">
              <w:rPr>
                <w:rFonts w:cs="Times New Roman"/>
              </w:rPr>
              <w:t>억원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이상</w:t>
            </w:r>
            <w:r w:rsidRPr="00E0522A">
              <w:rPr>
                <w:rFonts w:cs="Times New Roman"/>
              </w:rPr>
              <w:t>(</w:t>
            </w:r>
            <w:r w:rsidRPr="00E0522A">
              <w:rPr>
                <w:rFonts w:cs="Times New Roman"/>
              </w:rPr>
              <w:t>특수관계인과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합산</w:t>
            </w:r>
            <w:r w:rsidRPr="00E0522A">
              <w:rPr>
                <w:rFonts w:cs="Times New Roman"/>
              </w:rPr>
              <w:t>)</w:t>
            </w:r>
            <w:r w:rsidRPr="00E0522A">
              <w:rPr>
                <w:rFonts w:cs="Times New Roman"/>
              </w:rPr>
              <w:t>인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회사가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ascii="바탕" w:eastAsia="바탕" w:hAnsi="바탕" w:cs="바탕" w:hint="eastAsia"/>
              </w:rPr>
              <w:t>②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자산총액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또는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매출액의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규모가</w:t>
            </w:r>
            <w:r w:rsidRPr="00E0522A">
              <w:rPr>
                <w:rFonts w:cs="Times New Roman"/>
              </w:rPr>
              <w:t xml:space="preserve"> 300</w:t>
            </w:r>
            <w:r w:rsidRPr="00E0522A">
              <w:rPr>
                <w:rFonts w:cs="Times New Roman"/>
              </w:rPr>
              <w:t>억원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이상인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다른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회사와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ascii="바탕" w:eastAsia="바탕" w:hAnsi="바탕" w:cs="바탕" w:hint="eastAsia"/>
              </w:rPr>
              <w:t>③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합병하는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경우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기업결합신고를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하여야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함</w:t>
            </w:r>
            <w:r w:rsidRPr="00E0522A">
              <w:rPr>
                <w:rFonts w:cs="Times New Roman"/>
              </w:rPr>
              <w:t>(</w:t>
            </w:r>
            <w:r w:rsidRPr="00E0522A">
              <w:rPr>
                <w:rFonts w:cs="Times New Roman"/>
              </w:rPr>
              <w:t>공정거래법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제</w:t>
            </w:r>
            <w:r w:rsidRPr="00E0522A">
              <w:rPr>
                <w:rFonts w:cs="Times New Roman"/>
              </w:rPr>
              <w:t>11</w:t>
            </w:r>
            <w:r w:rsidRPr="00E0522A">
              <w:rPr>
                <w:rFonts w:cs="Times New Roman"/>
              </w:rPr>
              <w:t>조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제</w:t>
            </w:r>
            <w:r w:rsidRPr="00E0522A">
              <w:rPr>
                <w:rFonts w:cs="Times New Roman"/>
              </w:rPr>
              <w:t>1</w:t>
            </w:r>
            <w:r w:rsidRPr="00E0522A">
              <w:rPr>
                <w:rFonts w:cs="Times New Roman"/>
              </w:rPr>
              <w:t>항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제</w:t>
            </w:r>
            <w:r w:rsidRPr="00E0522A">
              <w:rPr>
                <w:rFonts w:cs="Times New Roman"/>
              </w:rPr>
              <w:t>4</w:t>
            </w:r>
            <w:r w:rsidRPr="00E0522A">
              <w:rPr>
                <w:rFonts w:cs="Times New Roman"/>
              </w:rPr>
              <w:t>호</w:t>
            </w:r>
            <w:r w:rsidRPr="00E0522A">
              <w:rPr>
                <w:rFonts w:cs="Times New Roman"/>
              </w:rPr>
              <w:t xml:space="preserve">, </w:t>
            </w:r>
            <w:r w:rsidRPr="00E0522A">
              <w:rPr>
                <w:rFonts w:cs="Times New Roman"/>
              </w:rPr>
              <w:t>제</w:t>
            </w:r>
            <w:r w:rsidRPr="00E0522A">
              <w:rPr>
                <w:rFonts w:cs="Times New Roman"/>
              </w:rPr>
              <w:t>9</w:t>
            </w:r>
            <w:r w:rsidRPr="00E0522A">
              <w:rPr>
                <w:rFonts w:cs="Times New Roman"/>
              </w:rPr>
              <w:t>조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제</w:t>
            </w:r>
            <w:r w:rsidRPr="00E0522A">
              <w:rPr>
                <w:rFonts w:cs="Times New Roman"/>
              </w:rPr>
              <w:t>1</w:t>
            </w:r>
            <w:r w:rsidRPr="00E0522A">
              <w:rPr>
                <w:rFonts w:cs="Times New Roman"/>
              </w:rPr>
              <w:t>항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제</w:t>
            </w:r>
            <w:r w:rsidRPr="00E0522A">
              <w:rPr>
                <w:rFonts w:cs="Times New Roman"/>
              </w:rPr>
              <w:t>3</w:t>
            </w:r>
            <w:r w:rsidRPr="00E0522A">
              <w:rPr>
                <w:rFonts w:cs="Times New Roman"/>
              </w:rPr>
              <w:t>호</w:t>
            </w:r>
            <w:r w:rsidRPr="00E0522A">
              <w:rPr>
                <w:rFonts w:cs="Times New Roman"/>
              </w:rPr>
              <w:t>)</w:t>
            </w:r>
            <w:r w:rsidR="00F33EE1">
              <w:rPr>
                <w:rFonts w:cs="Times New Roman"/>
              </w:rPr>
              <w:t>.</w:t>
            </w:r>
          </w:p>
          <w:p w14:paraId="6E4CED7B" w14:textId="77777777" w:rsidR="00DD1868" w:rsidRPr="00E0522A" w:rsidRDefault="00DD1868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E0522A">
              <w:rPr>
                <w:rFonts w:cs="Times New Roman"/>
              </w:rPr>
              <w:t>상기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자산총액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또는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매출액의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규모는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신고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시점을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기준으로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직전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년도의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자산총액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또는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매출액을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판단하여야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하는데</w:t>
            </w:r>
            <w:r w:rsidRPr="00E0522A">
              <w:rPr>
                <w:rFonts w:cs="Times New Roman"/>
              </w:rPr>
              <w:t xml:space="preserve">, </w:t>
            </w:r>
            <w:r w:rsidRPr="00E0522A">
              <w:rPr>
                <w:rFonts w:cs="Times New Roman"/>
              </w:rPr>
              <w:t>현재</w:t>
            </w:r>
            <w:r w:rsidRPr="00E0522A">
              <w:rPr>
                <w:rFonts w:cs="Times New Roman"/>
              </w:rPr>
              <w:t xml:space="preserve"> 2022</w:t>
            </w:r>
            <w:r w:rsidRPr="00E0522A">
              <w:rPr>
                <w:rFonts w:cs="Times New Roman"/>
              </w:rPr>
              <w:t>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재무정보의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공시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이전이므로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가결산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자료를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기준으로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판단하거나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향후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실적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확정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추가적인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검토가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필요할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것으로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보임</w:t>
            </w:r>
            <w:r w:rsidRPr="00E0522A">
              <w:rPr>
                <w:rFonts w:cs="Times New Roman"/>
              </w:rPr>
              <w:t>. 2021</w:t>
            </w:r>
            <w:r w:rsidRPr="00E0522A">
              <w:rPr>
                <w:rFonts w:cs="Times New Roman"/>
              </w:rPr>
              <w:t>년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재무실적에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따르면</w:t>
            </w:r>
            <w:r w:rsidRPr="00E0522A">
              <w:rPr>
                <w:rFonts w:cs="Times New Roman"/>
              </w:rPr>
              <w:t xml:space="preserve">, </w:t>
            </w:r>
            <w:r w:rsidRPr="00E0522A">
              <w:rPr>
                <w:rFonts w:cs="Times New Roman"/>
              </w:rPr>
              <w:t>투믹스가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속한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기업집단의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자산총액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또는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매출액의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규모가</w:t>
            </w:r>
            <w:r w:rsidRPr="00E0522A">
              <w:rPr>
                <w:rFonts w:cs="Times New Roman"/>
              </w:rPr>
              <w:t xml:space="preserve"> 3,000</w:t>
            </w:r>
            <w:r w:rsidRPr="00E0522A">
              <w:rPr>
                <w:rFonts w:cs="Times New Roman"/>
              </w:rPr>
              <w:t>억원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이상인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경우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기업결합신고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의무가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발생할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것으로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보임</w:t>
            </w:r>
            <w:r w:rsidRPr="00E0522A">
              <w:rPr>
                <w:rFonts w:cs="Times New Roman"/>
              </w:rPr>
              <w:t xml:space="preserve">. </w:t>
            </w:r>
          </w:p>
          <w:p w14:paraId="0A525839" w14:textId="039E4A99" w:rsidR="00DD1868" w:rsidRPr="00E0522A" w:rsidRDefault="00DD1868" w:rsidP="00D80091">
            <w:pPr>
              <w:pStyle w:val="a8"/>
              <w:numPr>
                <w:ilvl w:val="0"/>
                <w:numId w:val="20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E0522A">
              <w:rPr>
                <w:rFonts w:cs="Times New Roman"/>
              </w:rPr>
              <w:t>대상회사의</w:t>
            </w:r>
            <w:r w:rsidRPr="00E0522A">
              <w:rPr>
                <w:rFonts w:cs="Times New Roman"/>
              </w:rPr>
              <w:t xml:space="preserve"> 2021</w:t>
            </w:r>
            <w:r w:rsidRPr="00E0522A">
              <w:rPr>
                <w:rFonts w:cs="Times New Roman"/>
              </w:rPr>
              <w:t>년말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사업보고서에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의하면</w:t>
            </w:r>
            <w:r w:rsidRPr="00E0522A">
              <w:rPr>
                <w:rFonts w:cs="Times New Roman"/>
              </w:rPr>
              <w:t>, 2021</w:t>
            </w:r>
            <w:r w:rsidRPr="00E0522A">
              <w:rPr>
                <w:rFonts w:cs="Times New Roman"/>
              </w:rPr>
              <w:t>년말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기준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대상회사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및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계열회사의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자산총액은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약</w:t>
            </w:r>
            <w:r w:rsidRPr="00E0522A">
              <w:rPr>
                <w:rFonts w:cs="Times New Roman"/>
              </w:rPr>
              <w:t xml:space="preserve"> 672</w:t>
            </w:r>
            <w:r w:rsidRPr="00E0522A">
              <w:rPr>
                <w:rFonts w:cs="Times New Roman"/>
              </w:rPr>
              <w:t>억원</w:t>
            </w:r>
            <w:r w:rsidRPr="00E0522A">
              <w:rPr>
                <w:rFonts w:cs="Times New Roman"/>
              </w:rPr>
              <w:t xml:space="preserve">, </w:t>
            </w:r>
            <w:r w:rsidRPr="00E0522A">
              <w:rPr>
                <w:rFonts w:cs="Times New Roman"/>
              </w:rPr>
              <w:t>매출총액은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약</w:t>
            </w:r>
            <w:r w:rsidRPr="00E0522A">
              <w:rPr>
                <w:rFonts w:cs="Times New Roman"/>
              </w:rPr>
              <w:t xml:space="preserve"> 666</w:t>
            </w:r>
            <w:r w:rsidRPr="00E0522A">
              <w:rPr>
                <w:rFonts w:cs="Times New Roman"/>
              </w:rPr>
              <w:t>억원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수준인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것으로</w:t>
            </w:r>
            <w:r w:rsidRPr="00E0522A">
              <w:rPr>
                <w:rFonts w:cs="Times New Roman"/>
              </w:rPr>
              <w:t xml:space="preserve"> </w:t>
            </w:r>
            <w:r w:rsidRPr="00E0522A">
              <w:rPr>
                <w:rFonts w:cs="Times New Roman"/>
              </w:rPr>
              <w:t>보임</w:t>
            </w:r>
            <w:r w:rsidRPr="00E0522A">
              <w:rPr>
                <w:rFonts w:cs="Times New Roman"/>
              </w:rPr>
              <w:t xml:space="preserve">. </w:t>
            </w:r>
          </w:p>
        </w:tc>
      </w:tr>
    </w:tbl>
    <w:p w14:paraId="588D3C18" w14:textId="77777777" w:rsidR="00DD1868" w:rsidRDefault="00DD1868" w:rsidP="007B127B">
      <w:pPr>
        <w:pStyle w:val="10"/>
        <w:numPr>
          <w:ilvl w:val="0"/>
          <w:numId w:val="1"/>
        </w:numPr>
        <w:wordWrap/>
        <w:snapToGrid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FDF4CD" w14:textId="3D474048" w:rsidR="001E490A" w:rsidRPr="002356FC" w:rsidRDefault="00DD1868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ascii="Times New Roman" w:hAnsi="Times New Roman" w:cs="Times New Roman"/>
        </w:rPr>
      </w:pPr>
      <w:bookmarkStart w:id="12" w:name="_Toc129603766"/>
      <w:r w:rsidRPr="002356FC">
        <w:rPr>
          <w:rFonts w:ascii="Times New Roman" w:hAnsi="Times New Roman" w:cs="Times New Roman"/>
        </w:rPr>
        <w:lastRenderedPageBreak/>
        <w:t>회사</w:t>
      </w:r>
      <w:r w:rsidRPr="002356FC">
        <w:rPr>
          <w:rFonts w:ascii="Times New Roman" w:hAnsi="Times New Roman" w:cs="Times New Roman"/>
        </w:rPr>
        <w:t xml:space="preserve"> </w:t>
      </w:r>
      <w:r w:rsidRPr="002356FC">
        <w:rPr>
          <w:rFonts w:ascii="Times New Roman" w:hAnsi="Times New Roman" w:cs="Times New Roman"/>
        </w:rPr>
        <w:t>일반</w:t>
      </w:r>
      <w:r w:rsidRPr="002356FC">
        <w:rPr>
          <w:rFonts w:ascii="Times New Roman" w:hAnsi="Times New Roman" w:cs="Times New Roman"/>
        </w:rPr>
        <w:t xml:space="preserve"> </w:t>
      </w:r>
      <w:r w:rsidRPr="002356FC">
        <w:rPr>
          <w:rFonts w:ascii="Times New Roman" w:hAnsi="Times New Roman" w:cs="Times New Roman"/>
        </w:rPr>
        <w:t>및</w:t>
      </w:r>
      <w:r w:rsidRPr="002356FC">
        <w:rPr>
          <w:rFonts w:ascii="Times New Roman" w:hAnsi="Times New Roman" w:cs="Times New Roman"/>
        </w:rPr>
        <w:t xml:space="preserve"> </w:t>
      </w:r>
      <w:r w:rsidRPr="002356FC">
        <w:rPr>
          <w:rFonts w:ascii="Times New Roman" w:hAnsi="Times New Roman" w:cs="Times New Roman"/>
        </w:rPr>
        <w:t>인허가</w:t>
      </w:r>
      <w:bookmarkEnd w:id="12"/>
    </w:p>
    <w:p w14:paraId="3F873335" w14:textId="77777777" w:rsidR="00A637C5" w:rsidRPr="002356FC" w:rsidRDefault="00A637C5" w:rsidP="007B127B">
      <w:pPr>
        <w:wordWrap/>
        <w:snapToGrid/>
        <w:spacing w:line="240" w:lineRule="auto"/>
        <w:rPr>
          <w:rFonts w:cs="Times New Roman"/>
        </w:rPr>
      </w:pPr>
    </w:p>
    <w:tbl>
      <w:tblPr>
        <w:tblW w:w="144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426"/>
        <w:gridCol w:w="11765"/>
      </w:tblGrid>
      <w:tr w:rsidR="00EA2E12" w:rsidRPr="002356FC" w14:paraId="4FCB2763" w14:textId="77777777" w:rsidTr="00002B0F">
        <w:trPr>
          <w:trHeight w:val="2615"/>
        </w:trPr>
        <w:tc>
          <w:tcPr>
            <w:tcW w:w="2268" w:type="dxa"/>
            <w:tcBorders>
              <w:top w:val="dotted" w:sz="4" w:space="0" w:color="auto"/>
            </w:tcBorders>
            <w:tcMar>
              <w:top w:w="57" w:type="dxa"/>
              <w:bottom w:w="57" w:type="dxa"/>
            </w:tcMar>
          </w:tcPr>
          <w:p w14:paraId="15CCD5E4" w14:textId="0A5DE62D" w:rsidR="00EA2E12" w:rsidRPr="002356FC" w:rsidRDefault="00EA2E12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t>대상회사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개요</w:t>
            </w:r>
          </w:p>
        </w:tc>
        <w:tc>
          <w:tcPr>
            <w:tcW w:w="426" w:type="dxa"/>
            <w:tcBorders>
              <w:top w:val="dotted" w:sz="4" w:space="0" w:color="auto"/>
            </w:tcBorders>
            <w:tcMar>
              <w:top w:w="57" w:type="dxa"/>
              <w:bottom w:w="57" w:type="dxa"/>
            </w:tcMar>
          </w:tcPr>
          <w:p w14:paraId="6E36515C" w14:textId="7CAB4822" w:rsidR="00EA2E12" w:rsidRPr="002356FC" w:rsidRDefault="00EA2E12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</w:tcBorders>
            <w:tcMar>
              <w:top w:w="57" w:type="dxa"/>
              <w:bottom w:w="57" w:type="dxa"/>
            </w:tcMar>
          </w:tcPr>
          <w:p w14:paraId="416B9A7A" w14:textId="68065292" w:rsidR="00EA2E12" w:rsidRPr="00435C45" w:rsidRDefault="00EA2E12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356FC">
              <w:rPr>
                <w:rFonts w:cs="Times New Roman"/>
              </w:rPr>
              <w:t>대상회사의</w:t>
            </w:r>
            <w:r w:rsidRPr="002356FC">
              <w:rPr>
                <w:rFonts w:cs="Times New Roman"/>
              </w:rPr>
              <w:t xml:space="preserve"> </w:t>
            </w:r>
            <w:r w:rsidRPr="002356FC">
              <w:rPr>
                <w:rFonts w:cs="Times New Roman"/>
              </w:rPr>
              <w:t>법인등기부</w:t>
            </w:r>
            <w:r w:rsidR="00E371FA" w:rsidRPr="002356FC">
              <w:rPr>
                <w:rFonts w:cs="Times New Roman"/>
              </w:rPr>
              <w:t>등본</w:t>
            </w:r>
            <w:r w:rsidRPr="002356FC">
              <w:rPr>
                <w:rFonts w:cs="Times New Roman"/>
              </w:rPr>
              <w:t>에</w:t>
            </w:r>
            <w:r w:rsidRPr="002356FC">
              <w:rPr>
                <w:rFonts w:cs="Times New Roman"/>
              </w:rPr>
              <w:t xml:space="preserve"> </w:t>
            </w:r>
            <w:r w:rsidR="005A4A25" w:rsidRPr="002356FC">
              <w:rPr>
                <w:rFonts w:cs="Times New Roman"/>
              </w:rPr>
              <w:t>의하면</w:t>
            </w:r>
            <w:r w:rsidRPr="002356FC">
              <w:rPr>
                <w:rFonts w:cs="Times New Roman"/>
              </w:rPr>
              <w:t xml:space="preserve"> </w:t>
            </w:r>
            <w:r w:rsidRPr="002356FC">
              <w:rPr>
                <w:rFonts w:cs="Times New Roman"/>
              </w:rPr>
              <w:t>그</w:t>
            </w:r>
            <w:r w:rsidRPr="002356FC">
              <w:rPr>
                <w:rFonts w:cs="Times New Roman"/>
              </w:rPr>
              <w:t xml:space="preserve"> </w:t>
            </w:r>
            <w:r w:rsidRPr="002356FC">
              <w:rPr>
                <w:rFonts w:cs="Times New Roman"/>
              </w:rPr>
              <w:t>개요는</w:t>
            </w:r>
            <w:r w:rsidRPr="002356FC">
              <w:rPr>
                <w:rFonts w:cs="Times New Roman"/>
              </w:rPr>
              <w:t xml:space="preserve"> </w:t>
            </w:r>
            <w:r w:rsidRPr="002356FC">
              <w:rPr>
                <w:rFonts w:cs="Times New Roman"/>
              </w:rPr>
              <w:t>아래와</w:t>
            </w:r>
            <w:r w:rsidRPr="002356FC">
              <w:rPr>
                <w:rFonts w:cs="Times New Roman"/>
              </w:rPr>
              <w:t xml:space="preserve"> </w:t>
            </w:r>
            <w:r w:rsidRPr="002356FC">
              <w:rPr>
                <w:rFonts w:cs="Times New Roman"/>
              </w:rPr>
              <w:t>같음</w:t>
            </w:r>
            <w:r w:rsidR="00F33EE1">
              <w:rPr>
                <w:rFonts w:cs="Times New Roman" w:hint="eastAsia"/>
              </w:rPr>
              <w:t>.</w:t>
            </w:r>
          </w:p>
          <w:tbl>
            <w:tblPr>
              <w:tblW w:w="10907" w:type="dxa"/>
              <w:tblInd w:w="45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2687"/>
              <w:gridCol w:w="8220"/>
            </w:tblGrid>
            <w:tr w:rsidR="009A201C" w:rsidRPr="002356FC" w14:paraId="01817562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3AFF248B" w14:textId="0833B0D0" w:rsidR="009A201C" w:rsidRPr="00DD60E7" w:rsidRDefault="009A201C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>상호</w:t>
                  </w:r>
                </w:p>
              </w:tc>
              <w:tc>
                <w:tcPr>
                  <w:tcW w:w="8220" w:type="dxa"/>
                </w:tcPr>
                <w:p w14:paraId="6929BE96" w14:textId="69336336" w:rsidR="009A201C" w:rsidRDefault="009A201C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주식회사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디딤이앤에프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(2022. 11. 21.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자로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주식회사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디딤에서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상호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변경함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</w:tr>
            <w:tr w:rsidR="009637BD" w:rsidRPr="002356FC" w14:paraId="437A2BF2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3C1558AB" w14:textId="77777777" w:rsidR="009637BD" w:rsidRPr="00DD60E7" w:rsidRDefault="009637B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본점</w:t>
                  </w:r>
                </w:p>
              </w:tc>
              <w:tc>
                <w:tcPr>
                  <w:tcW w:w="8220" w:type="dxa"/>
                </w:tcPr>
                <w:p w14:paraId="19F768BF" w14:textId="549D3403" w:rsidR="009637BD" w:rsidRPr="0067725A" w:rsidRDefault="00C62B53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인천광역시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남동구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논현로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4</w:t>
                  </w:r>
                  <w:r>
                    <w:rPr>
                      <w:rFonts w:cs="Times New Roman"/>
                      <w:sz w:val="20"/>
                      <w:szCs w:val="20"/>
                    </w:rPr>
                    <w:t>6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번길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39-24</w:t>
                  </w:r>
                  <w:r w:rsidR="003C0D4E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논현동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</w:tr>
            <w:tr w:rsidR="009637BD" w:rsidRPr="002356FC" w14:paraId="7CAAD825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40F4C479" w14:textId="77777777" w:rsidR="009637BD" w:rsidRPr="00DD60E7" w:rsidRDefault="009637B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설립일</w:t>
                  </w:r>
                </w:p>
              </w:tc>
              <w:tc>
                <w:tcPr>
                  <w:tcW w:w="8220" w:type="dxa"/>
                </w:tcPr>
                <w:p w14:paraId="09221C78" w14:textId="2452C09F" w:rsidR="009637BD" w:rsidRPr="0067725A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20</w:t>
                  </w:r>
                  <w:r w:rsidR="00C62B53">
                    <w:rPr>
                      <w:rFonts w:cs="Times New Roman"/>
                      <w:sz w:val="20"/>
                      <w:szCs w:val="20"/>
                    </w:rPr>
                    <w:t>15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 xml:space="preserve">. </w:t>
                  </w:r>
                  <w:r w:rsidR="00C62B53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 xml:space="preserve">. </w:t>
                  </w:r>
                  <w:r w:rsidR="00C62B53">
                    <w:rPr>
                      <w:rFonts w:cs="Times New Roman"/>
                      <w:sz w:val="20"/>
                      <w:szCs w:val="20"/>
                    </w:rPr>
                    <w:t>30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9637BD" w:rsidRPr="002356FC" w14:paraId="27E23AEB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4132F841" w14:textId="77777777" w:rsidR="009637BD" w:rsidRPr="00DD60E7" w:rsidRDefault="009637B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발행할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주식의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총수</w:t>
                  </w:r>
                </w:p>
              </w:tc>
              <w:tc>
                <w:tcPr>
                  <w:tcW w:w="8220" w:type="dxa"/>
                </w:tcPr>
                <w:p w14:paraId="5B6AB658" w14:textId="77777777" w:rsidR="009637BD" w:rsidRPr="0067725A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100,000,000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>주</w:t>
                  </w:r>
                </w:p>
              </w:tc>
            </w:tr>
            <w:tr w:rsidR="009637BD" w:rsidRPr="002356FC" w14:paraId="11919ECA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2CFB00E5" w14:textId="77777777" w:rsidR="009637BD" w:rsidRPr="00DD60E7" w:rsidRDefault="009637B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자본금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br/>
                    <w:t>(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발행주식총수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, 1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주의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금액</w:t>
                  </w: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8220" w:type="dxa"/>
                </w:tcPr>
                <w:p w14:paraId="345E1B85" w14:textId="15B44930" w:rsidR="009637BD" w:rsidRPr="0067725A" w:rsidRDefault="00A26F24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4,967,092,900</w:t>
                  </w:r>
                  <w:r w:rsidR="009637BD" w:rsidRPr="0067725A">
                    <w:rPr>
                      <w:rFonts w:cs="Times New Roman"/>
                      <w:sz w:val="20"/>
                      <w:szCs w:val="20"/>
                    </w:rPr>
                    <w:t>원</w:t>
                  </w:r>
                  <w:r w:rsidR="009637BD" w:rsidRPr="0067725A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</w:p>
                <w:p w14:paraId="19529E5A" w14:textId="03616D11" w:rsidR="009637BD" w:rsidRPr="0067725A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="00A26F24">
                    <w:rPr>
                      <w:rFonts w:cs="Times New Roman"/>
                      <w:sz w:val="20"/>
                      <w:szCs w:val="20"/>
                    </w:rPr>
                    <w:t>49,670,929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="00A26F24"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>00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>원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</w:tc>
            </w:tr>
            <w:tr w:rsidR="009637BD" w:rsidRPr="002356FC" w14:paraId="0C3CC44F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1A8578C9" w14:textId="0CAC08BD" w:rsidR="00E77F88" w:rsidRPr="00DD60E7" w:rsidRDefault="009637BD" w:rsidP="003E586C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DD60E7">
                    <w:rPr>
                      <w:rFonts w:cs="Times New Roman"/>
                      <w:b/>
                      <w:sz w:val="20"/>
                      <w:szCs w:val="20"/>
                    </w:rPr>
                    <w:t>임원</w:t>
                  </w:r>
                </w:p>
              </w:tc>
              <w:tc>
                <w:tcPr>
                  <w:tcW w:w="8220" w:type="dxa"/>
                </w:tcPr>
                <w:p w14:paraId="0D7782DA" w14:textId="6BB3EC26" w:rsidR="009637BD" w:rsidRPr="0067725A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대표이사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이정민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(2021. 3. 29. 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>–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 2024.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 xml:space="preserve"> 3. 29.)</w:t>
                  </w:r>
                </w:p>
                <w:p w14:paraId="3CE391C7" w14:textId="5DF65113" w:rsidR="009637BD" w:rsidRPr="0067725A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사내이사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임재준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(2020. 3. 26. 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>–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 2023.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 xml:space="preserve"> 3. 26.)</w:t>
                  </w:r>
                  <w:r w:rsidR="001F2923"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이용호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(2021. 3. 29. 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>–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 2024.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 xml:space="preserve"> 3. 29.)</w:t>
                  </w:r>
                </w:p>
                <w:p w14:paraId="015C5C0F" w14:textId="78ED8839" w:rsidR="009637BD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사외이사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박호인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(2020. 3. 26. </w:t>
                  </w:r>
                  <w:r w:rsidR="005C6233">
                    <w:rPr>
                      <w:rFonts w:cs="Times New Roman"/>
                      <w:sz w:val="20"/>
                      <w:szCs w:val="20"/>
                    </w:rPr>
                    <w:t>–</w:t>
                  </w:r>
                  <w:r w:rsidR="005C6233">
                    <w:rPr>
                      <w:rFonts w:cs="Times New Roman" w:hint="eastAsia"/>
                      <w:sz w:val="20"/>
                      <w:szCs w:val="20"/>
                    </w:rPr>
                    <w:t xml:space="preserve"> 2023. 3. 26.)</w:t>
                  </w:r>
                </w:p>
                <w:p w14:paraId="4F4459FB" w14:textId="29F0DAE4" w:rsidR="009637BD" w:rsidRPr="0067725A" w:rsidRDefault="009637B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 w:rsidRPr="0067725A">
                    <w:rPr>
                      <w:rFonts w:cs="Times New Roman"/>
                      <w:sz w:val="20"/>
                      <w:szCs w:val="20"/>
                    </w:rPr>
                    <w:t>감사</w:t>
                  </w:r>
                  <w:r w:rsidRPr="0067725A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="00A26F24">
                    <w:rPr>
                      <w:rFonts w:cs="Times New Roman" w:hint="eastAsia"/>
                      <w:sz w:val="20"/>
                      <w:szCs w:val="20"/>
                    </w:rPr>
                    <w:t>이영우</w:t>
                  </w:r>
                  <w:r w:rsidR="00CE1285">
                    <w:rPr>
                      <w:rFonts w:cs="Times New Roman" w:hint="eastAsia"/>
                      <w:sz w:val="20"/>
                      <w:szCs w:val="20"/>
                    </w:rPr>
                    <w:t xml:space="preserve">(2021. 3. 29. </w:t>
                  </w:r>
                  <w:r w:rsidR="00CE1285">
                    <w:rPr>
                      <w:rFonts w:cs="Times New Roman"/>
                      <w:sz w:val="20"/>
                      <w:szCs w:val="20"/>
                    </w:rPr>
                    <w:t>–</w:t>
                  </w:r>
                  <w:r w:rsidR="00CE1285">
                    <w:rPr>
                      <w:rFonts w:cs="Times New Roman" w:hint="eastAsia"/>
                      <w:sz w:val="20"/>
                      <w:szCs w:val="20"/>
                    </w:rPr>
                    <w:t xml:space="preserve"> 2024.</w:t>
                  </w:r>
                  <w:r w:rsidR="00CE1285">
                    <w:rPr>
                      <w:rFonts w:cs="Times New Roman"/>
                      <w:sz w:val="20"/>
                      <w:szCs w:val="20"/>
                    </w:rPr>
                    <w:t xml:space="preserve"> 3. 29.)</w:t>
                  </w:r>
                </w:p>
              </w:tc>
            </w:tr>
            <w:tr w:rsidR="00AC096C" w:rsidRPr="002356FC" w14:paraId="1FB8F86B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47C772FA" w14:textId="59ECDDB0" w:rsidR="00AC096C" w:rsidRDefault="00AC096C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>주요</w:t>
                  </w: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>사업목적</w:t>
                  </w:r>
                </w:p>
              </w:tc>
              <w:tc>
                <w:tcPr>
                  <w:tcW w:w="8220" w:type="dxa"/>
                </w:tcPr>
                <w:p w14:paraId="01BE439D" w14:textId="77777777" w:rsidR="00AC096C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식품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소스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가공</w:t>
                  </w:r>
                </w:p>
                <w:p w14:paraId="469AB972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양념육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가공</w:t>
                  </w:r>
                </w:p>
                <w:p w14:paraId="2C9A11AA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일반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육가공</w:t>
                  </w:r>
                </w:p>
                <w:p w14:paraId="1420AAC1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축산물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소매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유통</w:t>
                  </w:r>
                </w:p>
                <w:p w14:paraId="796C8812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수산물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소매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유통</w:t>
                  </w:r>
                </w:p>
                <w:p w14:paraId="6EF39DAA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식자재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유통</w:t>
                  </w:r>
                </w:p>
                <w:p w14:paraId="6E721271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식당운영업</w:t>
                  </w:r>
                </w:p>
                <w:p w14:paraId="493BA1C3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식당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창업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컨설팅</w:t>
                  </w:r>
                </w:p>
                <w:p w14:paraId="78D82362" w14:textId="77777777" w:rsidR="00535F42" w:rsidRDefault="00535F42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식당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체인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사업</w:t>
                  </w:r>
                </w:p>
                <w:p w14:paraId="09ADE4AD" w14:textId="77777777" w:rsidR="00B677ED" w:rsidRDefault="00B677ED" w:rsidP="007B127B">
                  <w:pPr>
                    <w:pStyle w:val="a8"/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중략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  <w:p w14:paraId="502CD577" w14:textId="1936517F" w:rsidR="00B677ED" w:rsidRDefault="00B677E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건강보조용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액화식품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판매</w:t>
                  </w:r>
                </w:p>
                <w:p w14:paraId="20B35606" w14:textId="77777777" w:rsidR="00B677ED" w:rsidRDefault="00B677E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유전자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진단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관련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시약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기기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개발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판매사업</w:t>
                  </w:r>
                </w:p>
                <w:p w14:paraId="07BE11D9" w14:textId="2F011156" w:rsidR="00B677ED" w:rsidRDefault="00B677E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의학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약학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연구개발업</w:t>
                  </w:r>
                </w:p>
                <w:p w14:paraId="5702EB34" w14:textId="12A1DFAD" w:rsidR="00B677ED" w:rsidRDefault="00B677ED" w:rsidP="007B127B">
                  <w:pPr>
                    <w:pStyle w:val="a8"/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중략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  <w:p w14:paraId="54BB4DEE" w14:textId="77777777" w:rsidR="00B677ED" w:rsidRDefault="00B677E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만화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소설등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컨텐츠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제작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유통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판매업</w:t>
                  </w:r>
                </w:p>
                <w:p w14:paraId="4992CC6B" w14:textId="7F7A524B" w:rsidR="00B677ED" w:rsidRPr="00535F42" w:rsidRDefault="00B677ED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애니메이션등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영상물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제작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유통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판매업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</w:tr>
            <w:tr w:rsidR="00837B45" w:rsidRPr="002356FC" w14:paraId="6A6A285C" w14:textId="77777777" w:rsidTr="00B50A3C">
              <w:tc>
                <w:tcPr>
                  <w:tcW w:w="2687" w:type="dxa"/>
                  <w:shd w:val="clear" w:color="auto" w:fill="D7F2F1" w:themeFill="accent5" w:themeFillTint="33"/>
                  <w:vAlign w:val="center"/>
                </w:tcPr>
                <w:p w14:paraId="045BCCD1" w14:textId="2B02F0FC" w:rsidR="00837B45" w:rsidRPr="00DD60E7" w:rsidRDefault="00837B45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lastRenderedPageBreak/>
                    <w:t>주요</w:t>
                  </w: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>연혁</w:t>
                  </w:r>
                </w:p>
              </w:tc>
              <w:tc>
                <w:tcPr>
                  <w:tcW w:w="8220" w:type="dxa"/>
                </w:tcPr>
                <w:p w14:paraId="4A262257" w14:textId="77777777" w:rsidR="00837B45" w:rsidRDefault="00837B45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015. 3. 30.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한화에이피씨기업인수목적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주식회사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설립</w:t>
                  </w:r>
                </w:p>
                <w:p w14:paraId="0E0B1468" w14:textId="77777777" w:rsidR="00837B45" w:rsidRDefault="00837B45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2015. 6.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10.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코스닥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상장</w:t>
                  </w:r>
                </w:p>
                <w:p w14:paraId="6CD2AF08" w14:textId="77777777" w:rsidR="00837B45" w:rsidRDefault="00837B45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2017.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8. 22.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외식사업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프랜차이즈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유통사업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업체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주식회사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디딤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214AB8">
                    <w:rPr>
                      <w:rFonts w:cs="Times New Roman" w:hint="eastAsia"/>
                      <w:sz w:val="20"/>
                      <w:szCs w:val="20"/>
                    </w:rPr>
                    <w:t>흡수합병</w:t>
                  </w:r>
                </w:p>
                <w:p w14:paraId="50CD2DFD" w14:textId="4BC4A167" w:rsidR="00214AB8" w:rsidRPr="0067725A" w:rsidRDefault="00214AB8" w:rsidP="00843A82">
                  <w:pPr>
                    <w:pStyle w:val="a8"/>
                    <w:numPr>
                      <w:ilvl w:val="0"/>
                      <w:numId w:val="14"/>
                    </w:numPr>
                    <w:wordWrap/>
                    <w:snapToGrid/>
                    <w:spacing w:line="240" w:lineRule="auto"/>
                    <w:ind w:left="470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2021. 3. </w:t>
                  </w:r>
                  <w:r w:rsidR="00851ADC">
                    <w:rPr>
                      <w:rFonts w:cs="Times New Roman"/>
                      <w:sz w:val="20"/>
                      <w:szCs w:val="20"/>
                    </w:rPr>
                    <w:t xml:space="preserve">29.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최대주주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변경</w:t>
                  </w:r>
                  <w:r w:rsidR="00851ADC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="00057D16">
                    <w:rPr>
                      <w:rFonts w:cs="Times New Roman"/>
                      <w:sz w:val="20"/>
                      <w:szCs w:val="20"/>
                    </w:rPr>
                    <w:t>2021. 1. 25.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자</w:t>
                  </w:r>
                  <w:r w:rsidR="00057D16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주식양수도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계약에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기존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최대주주인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851ADC">
                    <w:rPr>
                      <w:rFonts w:cs="Times New Roman" w:hint="eastAsia"/>
                      <w:sz w:val="20"/>
                      <w:szCs w:val="20"/>
                    </w:rPr>
                    <w:t>이범택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의</w:t>
                  </w:r>
                  <w:r w:rsidR="0017747E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>지분을</w:t>
                  </w:r>
                  <w:r w:rsidR="00057D16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851ADC">
                    <w:rPr>
                      <w:rFonts w:cs="Times New Roman" w:hint="eastAsia"/>
                      <w:sz w:val="20"/>
                      <w:szCs w:val="20"/>
                    </w:rPr>
                    <w:t>정담유통</w:t>
                  </w:r>
                  <w:r w:rsidR="00851ADC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851ADC">
                    <w:rPr>
                      <w:rFonts w:cs="Times New Roman" w:hint="eastAsia"/>
                      <w:sz w:val="20"/>
                      <w:szCs w:val="20"/>
                    </w:rPr>
                    <w:t>주식회사</w:t>
                  </w:r>
                  <w:r w:rsidR="00843A82">
                    <w:rPr>
                      <w:rFonts w:cs="Times New Roman" w:hint="eastAsia"/>
                      <w:sz w:val="20"/>
                      <w:szCs w:val="20"/>
                    </w:rPr>
                    <w:t>가</w:t>
                  </w:r>
                  <w:r w:rsidR="00843A82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843A82">
                    <w:rPr>
                      <w:rFonts w:cs="Times New Roman" w:hint="eastAsia"/>
                      <w:sz w:val="20"/>
                      <w:szCs w:val="20"/>
                    </w:rPr>
                    <w:t>취득</w:t>
                  </w:r>
                  <w:r w:rsidR="00851ADC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61DC6263" w14:textId="4F1927A9" w:rsidR="00B50A3C" w:rsidRDefault="00B677ED" w:rsidP="007B127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17747E">
              <w:rPr>
                <w:rFonts w:cs="Times New Roman" w:hint="eastAsia"/>
              </w:rPr>
              <w:t>인터뷰에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따르면</w:t>
            </w:r>
            <w:r w:rsidRPr="0017747E">
              <w:rPr>
                <w:rFonts w:cs="Times New Roman" w:hint="eastAsia"/>
              </w:rPr>
              <w:t>,</w:t>
            </w:r>
            <w:r w:rsidRPr="0017747E">
              <w:rPr>
                <w:rFonts w:cs="Times New Roman"/>
              </w:rPr>
              <w:t xml:space="preserve"> </w:t>
            </w:r>
            <w:r w:rsidR="0017747E">
              <w:rPr>
                <w:rFonts w:cs="Times New Roman" w:hint="eastAsia"/>
              </w:rPr>
              <w:t>대상</w:t>
            </w:r>
            <w:r w:rsidRPr="0017747E">
              <w:rPr>
                <w:rFonts w:cs="Times New Roman" w:hint="eastAsia"/>
              </w:rPr>
              <w:t>회사의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주요사업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분야는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외식사업</w:t>
            </w:r>
            <w:r w:rsidRPr="0017747E">
              <w:rPr>
                <w:rFonts w:cs="Times New Roman" w:hint="eastAsia"/>
              </w:rPr>
              <w:t>(</w:t>
            </w:r>
            <w:r w:rsidRPr="0017747E">
              <w:rPr>
                <w:rFonts w:cs="Times New Roman" w:hint="eastAsia"/>
              </w:rPr>
              <w:t>프</w:t>
            </w:r>
            <w:r w:rsidR="008F70B2">
              <w:rPr>
                <w:rFonts w:cs="Times New Roman" w:hint="eastAsia"/>
              </w:rPr>
              <w:t>랜</w:t>
            </w:r>
            <w:r w:rsidRPr="0017747E">
              <w:rPr>
                <w:rFonts w:cs="Times New Roman" w:hint="eastAsia"/>
              </w:rPr>
              <w:t>차이즈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식당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운영</w:t>
            </w:r>
            <w:r w:rsidRPr="0017747E">
              <w:rPr>
                <w:rFonts w:cs="Times New Roman" w:hint="eastAsia"/>
              </w:rPr>
              <w:t xml:space="preserve">), </w:t>
            </w:r>
            <w:r w:rsidRPr="0017747E">
              <w:rPr>
                <w:rFonts w:cs="Times New Roman" w:hint="eastAsia"/>
              </w:rPr>
              <w:t>가맹사업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및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반가공조리식품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유통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및</w:t>
            </w:r>
            <w:r w:rsidR="00D257D3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육가공품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제조업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등이라고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함</w:t>
            </w:r>
            <w:r w:rsidRPr="0017747E">
              <w:rPr>
                <w:rFonts w:cs="Times New Roman" w:hint="eastAsia"/>
              </w:rPr>
              <w:t>.</w:t>
            </w:r>
            <w:r w:rsidRPr="0017747E">
              <w:rPr>
                <w:rFonts w:cs="Times New Roman"/>
              </w:rPr>
              <w:t xml:space="preserve"> </w:t>
            </w:r>
            <w:r w:rsidRPr="0017747E">
              <w:rPr>
                <w:rFonts w:cs="Times New Roman" w:hint="eastAsia"/>
              </w:rPr>
              <w:t>건강보조식품</w:t>
            </w:r>
            <w:r w:rsidRPr="0017747E">
              <w:rPr>
                <w:rFonts w:cs="Times New Roman" w:hint="eastAsia"/>
              </w:rPr>
              <w:t>,</w:t>
            </w:r>
            <w:r w:rsidRPr="0017747E">
              <w:rPr>
                <w:rFonts w:cs="Times New Roman"/>
              </w:rPr>
              <w:t xml:space="preserve"> </w:t>
            </w:r>
            <w:r w:rsidRPr="0017747E">
              <w:rPr>
                <w:rFonts w:cs="Times New Roman" w:hint="eastAsia"/>
              </w:rPr>
              <w:t>유전자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진단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시약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및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기기개발</w:t>
            </w:r>
            <w:r w:rsidRPr="0017747E">
              <w:rPr>
                <w:rFonts w:cs="Times New Roman" w:hint="eastAsia"/>
              </w:rPr>
              <w:t>,</w:t>
            </w:r>
            <w:r w:rsidRPr="0017747E">
              <w:rPr>
                <w:rFonts w:cs="Times New Roman"/>
              </w:rPr>
              <w:t xml:space="preserve"> </w:t>
            </w:r>
            <w:r w:rsidRPr="0017747E">
              <w:rPr>
                <w:rFonts w:cs="Times New Roman" w:hint="eastAsia"/>
              </w:rPr>
              <w:t>의학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및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약학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연구개발업이나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컨텐츠</w:t>
            </w:r>
            <w:r w:rsidRPr="0017747E">
              <w:rPr>
                <w:rFonts w:cs="Times New Roman" w:hint="eastAsia"/>
              </w:rPr>
              <w:t>,</w:t>
            </w:r>
            <w:r w:rsidRPr="0017747E">
              <w:rPr>
                <w:rFonts w:cs="Times New Roman"/>
              </w:rPr>
              <w:t xml:space="preserve"> </w:t>
            </w:r>
            <w:r w:rsidRPr="0017747E">
              <w:rPr>
                <w:rFonts w:cs="Times New Roman" w:hint="eastAsia"/>
              </w:rPr>
              <w:t>애니메이션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등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제작</w:t>
            </w:r>
            <w:r w:rsidRPr="0017747E">
              <w:rPr>
                <w:rFonts w:cs="Times New Roman" w:hint="eastAsia"/>
              </w:rPr>
              <w:t>,</w:t>
            </w:r>
            <w:r w:rsidRPr="0017747E">
              <w:rPr>
                <w:rFonts w:cs="Times New Roman"/>
              </w:rPr>
              <w:t xml:space="preserve"> </w:t>
            </w:r>
            <w:r w:rsidRPr="0017747E">
              <w:rPr>
                <w:rFonts w:cs="Times New Roman" w:hint="eastAsia"/>
              </w:rPr>
              <w:t>유통</w:t>
            </w:r>
            <w:r w:rsidRPr="0017747E">
              <w:rPr>
                <w:rFonts w:cs="Times New Roman" w:hint="eastAsia"/>
              </w:rPr>
              <w:t xml:space="preserve">, </w:t>
            </w:r>
            <w:r w:rsidRPr="0017747E">
              <w:rPr>
                <w:rFonts w:cs="Times New Roman" w:hint="eastAsia"/>
              </w:rPr>
              <w:t>판매업의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경우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제</w:t>
            </w:r>
            <w:r w:rsidRPr="0017747E">
              <w:rPr>
                <w:rFonts w:cs="Times New Roman" w:hint="eastAsia"/>
              </w:rPr>
              <w:t>3</w:t>
            </w:r>
            <w:r w:rsidRPr="0017747E">
              <w:rPr>
                <w:rFonts w:cs="Times New Roman" w:hint="eastAsia"/>
              </w:rPr>
              <w:t>자와의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영업양수도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거래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등을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염두에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두고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추가하였으나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해당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거래는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모두</w:t>
            </w:r>
            <w:r w:rsidRPr="0017747E">
              <w:rPr>
                <w:rFonts w:cs="Times New Roman" w:hint="eastAsia"/>
              </w:rPr>
              <w:t xml:space="preserve"> </w:t>
            </w:r>
            <w:r w:rsidR="00BB66F9">
              <w:rPr>
                <w:rFonts w:cs="Times New Roman" w:hint="eastAsia"/>
              </w:rPr>
              <w:t>중단</w:t>
            </w:r>
            <w:r w:rsidRPr="0017747E">
              <w:rPr>
                <w:rFonts w:cs="Times New Roman" w:hint="eastAsia"/>
              </w:rPr>
              <w:t>되어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현재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회사가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관련사업을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영위하거나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영위할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구체적인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계획을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가지고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있는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것은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아니라고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함</w:t>
            </w:r>
            <w:r w:rsidRPr="0017747E">
              <w:rPr>
                <w:rFonts w:cs="Times New Roman" w:hint="eastAsia"/>
              </w:rPr>
              <w:t>.</w:t>
            </w:r>
            <w:r w:rsidRPr="0017747E">
              <w:rPr>
                <w:rFonts w:cs="Times New Roman"/>
              </w:rPr>
              <w:t xml:space="preserve"> </w:t>
            </w:r>
          </w:p>
          <w:p w14:paraId="41FC3E5D" w14:textId="5B1E801B" w:rsidR="009637BD" w:rsidRPr="00002B0F" w:rsidRDefault="00B677ED" w:rsidP="00BB66F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17747E">
              <w:rPr>
                <w:rFonts w:cs="Times New Roman" w:hint="eastAsia"/>
              </w:rPr>
              <w:t>사업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목적이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새롭게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추가된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시기의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관련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이사회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의사록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등을</w:t>
            </w:r>
            <w:r w:rsidRPr="0017747E">
              <w:rPr>
                <w:rFonts w:cs="Times New Roman" w:hint="eastAsia"/>
              </w:rPr>
              <w:t xml:space="preserve"> </w:t>
            </w:r>
            <w:r w:rsidRPr="0017747E">
              <w:rPr>
                <w:rFonts w:cs="Times New Roman" w:hint="eastAsia"/>
              </w:rPr>
              <w:t>검토하였으나</w:t>
            </w:r>
            <w:r w:rsidR="0017747E" w:rsidRPr="0017747E">
              <w:rPr>
                <w:rFonts w:cs="Times New Roman" w:hint="eastAsia"/>
              </w:rPr>
              <w:t xml:space="preserve">, </w:t>
            </w:r>
            <w:r w:rsidR="0017747E" w:rsidRPr="0017747E">
              <w:rPr>
                <w:rFonts w:cs="Times New Roman" w:hint="eastAsia"/>
              </w:rPr>
              <w:t>영업양수도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거래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등에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관한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이사회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BB66F9">
              <w:rPr>
                <w:rFonts w:cs="Times New Roman" w:hint="eastAsia"/>
              </w:rPr>
              <w:t>보고</w:t>
            </w:r>
            <w:r w:rsidR="00BB66F9">
              <w:rPr>
                <w:rFonts w:cs="Times New Roman" w:hint="eastAsia"/>
              </w:rPr>
              <w:t xml:space="preserve"> </w:t>
            </w:r>
            <w:r w:rsidR="00BB66F9">
              <w:rPr>
                <w:rFonts w:cs="Times New Roman" w:hint="eastAsia"/>
              </w:rPr>
              <w:t>또는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결의사항은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발견되지</w:t>
            </w:r>
            <w:r w:rsidR="0017747E" w:rsidRPr="0017747E">
              <w:rPr>
                <w:rFonts w:cs="Times New Roman" w:hint="eastAsia"/>
              </w:rPr>
              <w:t xml:space="preserve"> </w:t>
            </w:r>
            <w:r w:rsidR="0017747E" w:rsidRPr="0017747E">
              <w:rPr>
                <w:rFonts w:cs="Times New Roman" w:hint="eastAsia"/>
              </w:rPr>
              <w:t>아니함</w:t>
            </w:r>
            <w:r w:rsidR="0017747E" w:rsidRPr="0017747E">
              <w:rPr>
                <w:rFonts w:cs="Times New Roman" w:hint="eastAsia"/>
              </w:rPr>
              <w:t>.</w:t>
            </w:r>
            <w:r w:rsidRPr="00002B0F">
              <w:rPr>
                <w:rFonts w:cs="Times New Roman"/>
              </w:rPr>
              <w:t xml:space="preserve"> </w:t>
            </w:r>
          </w:p>
        </w:tc>
      </w:tr>
      <w:tr w:rsidR="00EA2E12" w:rsidRPr="002356FC" w14:paraId="35EF68B3" w14:textId="77777777" w:rsidTr="00002B0F">
        <w:trPr>
          <w:trHeight w:val="28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6DFFBA55" w14:textId="48BCDF81" w:rsidR="00EA2E12" w:rsidRPr="002356FC" w:rsidDel="00A637C5" w:rsidRDefault="00EA2E12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lastRenderedPageBreak/>
              <w:t>주주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구성</w:t>
            </w:r>
            <w:r w:rsidR="00002B0F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069C2FD7" w14:textId="77777777" w:rsidR="00EA2E12" w:rsidRPr="002356FC" w:rsidRDefault="00EA2E12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974B183" w14:textId="131370D0" w:rsidR="00EA2E12" w:rsidRDefault="00161613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B50A3C">
              <w:rPr>
                <w:rFonts w:cs="Times New Roman" w:hint="eastAsia"/>
              </w:rPr>
              <w:t>제공된</w:t>
            </w:r>
            <w:r w:rsidRPr="00B50A3C">
              <w:rPr>
                <w:rFonts w:cs="Times New Roman" w:hint="eastAsia"/>
              </w:rPr>
              <w:t xml:space="preserve"> </w:t>
            </w:r>
            <w:r w:rsidR="00EA2E12" w:rsidRPr="00B50A3C">
              <w:rPr>
                <w:rFonts w:cs="Times New Roman"/>
              </w:rPr>
              <w:t>자료에</w:t>
            </w:r>
            <w:r w:rsidR="00EA2E12" w:rsidRPr="00B50A3C">
              <w:rPr>
                <w:rFonts w:cs="Times New Roman"/>
              </w:rPr>
              <w:t xml:space="preserve"> </w:t>
            </w:r>
            <w:r w:rsidR="005A4A25" w:rsidRPr="00B50A3C">
              <w:rPr>
                <w:rFonts w:cs="Times New Roman"/>
              </w:rPr>
              <w:t>의하면</w:t>
            </w:r>
            <w:r w:rsidR="00EA2E12" w:rsidRPr="00B50A3C">
              <w:rPr>
                <w:rFonts w:cs="Times New Roman"/>
              </w:rPr>
              <w:t xml:space="preserve">, </w:t>
            </w:r>
            <w:r w:rsidR="00EA2E12" w:rsidRPr="00B50A3C">
              <w:rPr>
                <w:rFonts w:cs="Times New Roman"/>
              </w:rPr>
              <w:t>대상회사의</w:t>
            </w:r>
            <w:r w:rsidR="00EA2E12" w:rsidRPr="00B50A3C">
              <w:rPr>
                <w:rFonts w:cs="Times New Roman"/>
              </w:rPr>
              <w:t xml:space="preserve"> 202</w:t>
            </w:r>
            <w:r w:rsidRPr="00B50A3C">
              <w:rPr>
                <w:rFonts w:cs="Times New Roman"/>
              </w:rPr>
              <w:t>2</w:t>
            </w:r>
            <w:r w:rsidR="00EA2E12" w:rsidRPr="00B50A3C">
              <w:rPr>
                <w:rFonts w:cs="Times New Roman"/>
              </w:rPr>
              <w:t>.</w:t>
            </w:r>
            <w:r w:rsidRPr="00B50A3C">
              <w:rPr>
                <w:rFonts w:cs="Times New Roman"/>
              </w:rPr>
              <w:t xml:space="preserve"> 1</w:t>
            </w:r>
            <w:r w:rsidR="009A201C" w:rsidRPr="00B50A3C">
              <w:rPr>
                <w:rFonts w:cs="Times New Roman"/>
              </w:rPr>
              <w:t>2</w:t>
            </w:r>
            <w:r w:rsidR="00EA2E12" w:rsidRPr="00B50A3C">
              <w:rPr>
                <w:rFonts w:cs="Times New Roman"/>
              </w:rPr>
              <w:t>.</w:t>
            </w:r>
            <w:r w:rsidRPr="00B50A3C">
              <w:rPr>
                <w:rFonts w:cs="Times New Roman"/>
              </w:rPr>
              <w:t xml:space="preserve"> 31</w:t>
            </w:r>
            <w:r w:rsidR="00EA2E12" w:rsidRPr="00B50A3C">
              <w:rPr>
                <w:rFonts w:cs="Times New Roman"/>
              </w:rPr>
              <w:t xml:space="preserve">. </w:t>
            </w:r>
            <w:r w:rsidR="00EA2E12" w:rsidRPr="00B50A3C">
              <w:rPr>
                <w:rFonts w:cs="Times New Roman"/>
              </w:rPr>
              <w:t>기준</w:t>
            </w:r>
            <w:r w:rsidR="00EA2E12" w:rsidRPr="00B50A3C">
              <w:rPr>
                <w:rFonts w:cs="Times New Roman"/>
              </w:rPr>
              <w:t xml:space="preserve"> </w:t>
            </w:r>
            <w:r w:rsidR="00EA2E12" w:rsidRPr="00B50A3C">
              <w:rPr>
                <w:rFonts w:cs="Times New Roman"/>
              </w:rPr>
              <w:t>주주</w:t>
            </w:r>
            <w:r w:rsidR="00EA2E12" w:rsidRPr="00B50A3C">
              <w:rPr>
                <w:rFonts w:cs="Times New Roman"/>
              </w:rPr>
              <w:t xml:space="preserve"> </w:t>
            </w:r>
            <w:r w:rsidR="00EA2E12" w:rsidRPr="00B50A3C">
              <w:rPr>
                <w:rFonts w:cs="Times New Roman"/>
              </w:rPr>
              <w:t>구성은</w:t>
            </w:r>
            <w:r w:rsidR="00EA2E12" w:rsidRPr="00B50A3C">
              <w:rPr>
                <w:rFonts w:cs="Times New Roman"/>
              </w:rPr>
              <w:t xml:space="preserve"> </w:t>
            </w:r>
            <w:r w:rsidR="00EA2E12" w:rsidRPr="00B50A3C">
              <w:rPr>
                <w:rFonts w:cs="Times New Roman"/>
              </w:rPr>
              <w:t>다음과</w:t>
            </w:r>
            <w:r w:rsidR="00EA2E12" w:rsidRPr="00B50A3C">
              <w:rPr>
                <w:rFonts w:cs="Times New Roman"/>
              </w:rPr>
              <w:t xml:space="preserve"> </w:t>
            </w:r>
            <w:r w:rsidRPr="00B50A3C">
              <w:rPr>
                <w:rFonts w:cs="Times New Roman"/>
              </w:rPr>
              <w:t>같</w:t>
            </w:r>
            <w:r w:rsidR="004B3070">
              <w:rPr>
                <w:rFonts w:cs="Times New Roman" w:hint="eastAsia"/>
              </w:rPr>
              <w:t>음</w:t>
            </w:r>
            <w:r w:rsidR="004B3070">
              <w:rPr>
                <w:rFonts w:cs="Times New Roman" w:hint="eastAsia"/>
              </w:rPr>
              <w:t>.</w:t>
            </w:r>
            <w:r w:rsidRPr="00B50A3C">
              <w:rPr>
                <w:rFonts w:cs="Times New Roman"/>
              </w:rPr>
              <w:t xml:space="preserve"> </w:t>
            </w:r>
            <w:r w:rsidRPr="00B50A3C">
              <w:rPr>
                <w:rFonts w:cs="Times New Roman" w:hint="eastAsia"/>
              </w:rPr>
              <w:t>투믹스의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특수관계인인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주식회사</w:t>
            </w:r>
            <w:r w:rsidR="00F33EE1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테라핀이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대상회사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발행주식의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약</w:t>
            </w:r>
            <w:r w:rsidRPr="00B50A3C">
              <w:rPr>
                <w:rFonts w:cs="Times New Roman" w:hint="eastAsia"/>
              </w:rPr>
              <w:t xml:space="preserve"> 7.35%</w:t>
            </w:r>
            <w:r w:rsidRPr="00B50A3C">
              <w:rPr>
                <w:rFonts w:cs="Times New Roman" w:hint="eastAsia"/>
              </w:rPr>
              <w:t>를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보유하고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있어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최대주주인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정담유통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주식회사</w:t>
            </w:r>
            <w:r w:rsidRPr="00B50A3C">
              <w:rPr>
                <w:rFonts w:cs="Times New Roman" w:hint="eastAsia"/>
              </w:rPr>
              <w:t>,</w:t>
            </w:r>
            <w:r w:rsidRPr="00B50A3C">
              <w:rPr>
                <w:rFonts w:cs="Times New Roman"/>
              </w:rPr>
              <w:t xml:space="preserve"> </w:t>
            </w:r>
            <w:r w:rsidRPr="00B50A3C">
              <w:rPr>
                <w:rFonts w:cs="Times New Roman" w:hint="eastAsia"/>
              </w:rPr>
              <w:t>외국법인인</w:t>
            </w:r>
            <w:r w:rsidRPr="00B50A3C">
              <w:rPr>
                <w:rFonts w:cs="Times New Roman" w:hint="eastAsia"/>
              </w:rPr>
              <w:t xml:space="preserve"> </w:t>
            </w:r>
            <w:r w:rsidR="00013E86">
              <w:rPr>
                <w:rFonts w:cs="Times New Roman"/>
              </w:rPr>
              <w:t>2</w:t>
            </w:r>
            <w:r w:rsidR="00013E86">
              <w:rPr>
                <w:rFonts w:cs="Times New Roman" w:hint="eastAsia"/>
              </w:rPr>
              <w:t>대</w:t>
            </w:r>
            <w:r w:rsidRPr="00B50A3C">
              <w:rPr>
                <w:rFonts w:cs="Times New Roman" w:hint="eastAsia"/>
              </w:rPr>
              <w:t>주주</w:t>
            </w:r>
            <w:r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/>
              </w:rPr>
              <w:t>WESTPOINT INVESTMENT, LLC</w:t>
            </w:r>
            <w:r w:rsidRPr="00B50A3C">
              <w:rPr>
                <w:rFonts w:cs="Times New Roman" w:hint="eastAsia"/>
              </w:rPr>
              <w:t>에</w:t>
            </w:r>
            <w:r w:rsidRPr="00B50A3C">
              <w:rPr>
                <w:rFonts w:cs="Times New Roman" w:hint="eastAsia"/>
              </w:rPr>
              <w:t xml:space="preserve"> </w:t>
            </w:r>
            <w:r w:rsidR="0017747E" w:rsidRPr="00B50A3C">
              <w:rPr>
                <w:rFonts w:cs="Times New Roman" w:hint="eastAsia"/>
              </w:rPr>
              <w:t>이어</w:t>
            </w:r>
            <w:r w:rsidR="0017747E" w:rsidRPr="00B50A3C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/>
              </w:rPr>
              <w:t>3</w:t>
            </w:r>
            <w:r w:rsidRPr="00B50A3C">
              <w:rPr>
                <w:rFonts w:cs="Times New Roman" w:hint="eastAsia"/>
              </w:rPr>
              <w:t>대</w:t>
            </w:r>
            <w:r w:rsidR="00185D6E">
              <w:rPr>
                <w:rFonts w:cs="Times New Roman" w:hint="eastAsia"/>
              </w:rPr>
              <w:t xml:space="preserve"> </w:t>
            </w:r>
            <w:r w:rsidRPr="00B50A3C">
              <w:rPr>
                <w:rFonts w:cs="Times New Roman" w:hint="eastAsia"/>
              </w:rPr>
              <w:t>주주임</w:t>
            </w:r>
            <w:r w:rsidR="005E20F3" w:rsidRPr="00B50A3C">
              <w:rPr>
                <w:rFonts w:cs="Times New Roman" w:hint="eastAsia"/>
              </w:rPr>
              <w:t xml:space="preserve">. </w:t>
            </w:r>
          </w:p>
          <w:p w14:paraId="41518388" w14:textId="06301342" w:rsidR="00B170F0" w:rsidRPr="00B50A3C" w:rsidRDefault="00B170F0" w:rsidP="00B170F0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인터뷰에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B170F0">
              <w:rPr>
                <w:rFonts w:cs="Times New Roman"/>
              </w:rPr>
              <w:t>WESTPOINT INVESTMENT, LLC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한국인이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식품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영위하고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프랜차이즈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관심을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가지고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2013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투자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/>
              </w:rPr>
              <w:t>2015</w:t>
            </w:r>
            <w:r w:rsidR="00067E40">
              <w:rPr>
                <w:rFonts w:cs="Times New Roman" w:hint="eastAsia"/>
              </w:rPr>
              <w:t>년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상장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이후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투자금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회수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후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일부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지분을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계속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보유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중이라고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함</w:t>
            </w:r>
            <w:r w:rsidR="00067E40">
              <w:rPr>
                <w:rFonts w:cs="Times New Roman" w:hint="eastAsia"/>
              </w:rPr>
              <w:t>.</w:t>
            </w:r>
            <w:r w:rsidR="00067E40">
              <w:rPr>
                <w:rFonts w:cs="Times New Roman"/>
              </w:rPr>
              <w:t xml:space="preserve"> </w:t>
            </w:r>
            <w:r w:rsidR="00067E40">
              <w:rPr>
                <w:rFonts w:cs="Times New Roman" w:hint="eastAsia"/>
              </w:rPr>
              <w:t>정담유통㈜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또는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이정민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대표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등과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특별한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관계는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없다고</w:t>
            </w:r>
            <w:r w:rsidR="00067E40">
              <w:rPr>
                <w:rFonts w:cs="Times New Roman" w:hint="eastAsia"/>
              </w:rPr>
              <w:t xml:space="preserve"> </w:t>
            </w:r>
            <w:r w:rsidR="00067E40">
              <w:rPr>
                <w:rFonts w:cs="Times New Roman" w:hint="eastAsia"/>
              </w:rPr>
              <w:t>함</w:t>
            </w:r>
            <w:r w:rsidR="00067E40">
              <w:rPr>
                <w:rFonts w:cs="Times New Roman" w:hint="eastAsia"/>
              </w:rPr>
              <w:t xml:space="preserve">. </w:t>
            </w:r>
          </w:p>
          <w:tbl>
            <w:tblPr>
              <w:tblW w:w="11015" w:type="dxa"/>
              <w:tblInd w:w="421" w:type="dxa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39"/>
              <w:gridCol w:w="3524"/>
              <w:gridCol w:w="1701"/>
              <w:gridCol w:w="1132"/>
              <w:gridCol w:w="3019"/>
            </w:tblGrid>
            <w:tr w:rsidR="00161613" w:rsidRPr="00B950D9" w14:paraId="270C0D41" w14:textId="77777777" w:rsidTr="00B50A3C">
              <w:trPr>
                <w:trHeight w:val="255"/>
              </w:trPr>
              <w:tc>
                <w:tcPr>
                  <w:tcW w:w="163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double" w:sz="6" w:space="0" w:color="000000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4EE09633" w14:textId="65CF5D2C" w:rsidR="00B950D9" w:rsidRPr="00B950D9" w:rsidRDefault="00161613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구</w:t>
                  </w:r>
                  <w:r>
                    <w:rPr>
                      <w:rFonts w:eastAsia="바탕" w:cs="Times New Roman" w:hint="eastAsia"/>
                      <w:b/>
                      <w:kern w:val="0"/>
                      <w:sz w:val="20"/>
                      <w:szCs w:val="20"/>
                    </w:rPr>
                    <w:t>분</w:t>
                  </w:r>
                </w:p>
              </w:tc>
              <w:tc>
                <w:tcPr>
                  <w:tcW w:w="352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double" w:sz="6" w:space="0" w:color="000000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18EEF1F4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주주명</w:t>
                  </w:r>
                </w:p>
              </w:tc>
              <w:tc>
                <w:tcPr>
                  <w:tcW w:w="283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21C4E5CC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주식수</w:t>
                  </w:r>
                </w:p>
              </w:tc>
              <w:tc>
                <w:tcPr>
                  <w:tcW w:w="301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double" w:sz="6" w:space="0" w:color="000000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19B099E1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비고</w:t>
                  </w: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61613" w:rsidRPr="00B950D9" w14:paraId="54DC385D" w14:textId="77777777" w:rsidTr="00B50A3C">
              <w:trPr>
                <w:trHeight w:val="255"/>
              </w:trPr>
              <w:tc>
                <w:tcPr>
                  <w:tcW w:w="1639" w:type="dxa"/>
                  <w:vMerge/>
                  <w:tcBorders>
                    <w:top w:val="single" w:sz="4" w:space="0" w:color="auto"/>
                    <w:left w:val="single" w:sz="4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465392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524" w:type="dxa"/>
                  <w:vMerge/>
                  <w:tcBorders>
                    <w:top w:val="single" w:sz="4" w:space="0" w:color="auto"/>
                    <w:left w:val="single" w:sz="4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A4E4C09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78C7B7F4" w14:textId="1FB2DBC6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보통주</w:t>
                  </w:r>
                  <w:r w:rsidR="00F33EE1">
                    <w:rPr>
                      <w:rFonts w:eastAsia="바탕" w:cs="Times New Roman" w:hint="eastAsia"/>
                      <w:b/>
                      <w:kern w:val="0"/>
                      <w:sz w:val="20"/>
                      <w:szCs w:val="20"/>
                    </w:rPr>
                    <w:t>(</w:t>
                  </w:r>
                  <w:r w:rsidR="00F33EE1">
                    <w:rPr>
                      <w:rFonts w:eastAsia="바탕" w:cs="Times New Roman" w:hint="eastAsia"/>
                      <w:b/>
                      <w:kern w:val="0"/>
                      <w:sz w:val="20"/>
                      <w:szCs w:val="20"/>
                    </w:rPr>
                    <w:t>주</w:t>
                  </w:r>
                  <w:r w:rsidR="00F33EE1">
                    <w:rPr>
                      <w:rFonts w:eastAsia="바탕" w:cs="Times New Roman" w:hint="eastAsia"/>
                      <w:b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double" w:sz="6" w:space="0" w:color="auto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20E8FECF" w14:textId="5B9B76D9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비율</w:t>
                  </w:r>
                  <w:r w:rsidR="00F33EE1">
                    <w:rPr>
                      <w:rFonts w:eastAsia="바탕" w:cs="Times New Roman" w:hint="eastAsia"/>
                      <w:b/>
                      <w:kern w:val="0"/>
                      <w:sz w:val="20"/>
                      <w:szCs w:val="20"/>
                    </w:rPr>
                    <w:t>(%)</w:t>
                  </w:r>
                </w:p>
              </w:tc>
              <w:tc>
                <w:tcPr>
                  <w:tcW w:w="3019" w:type="dxa"/>
                  <w:vMerge/>
                  <w:tcBorders>
                    <w:top w:val="single" w:sz="4" w:space="0" w:color="auto"/>
                    <w:left w:val="single" w:sz="4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258405B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950D9" w:rsidRPr="00B950D9" w14:paraId="32E35D43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6B1D6E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최대주주</w:t>
                  </w:r>
                </w:p>
              </w:tc>
              <w:tc>
                <w:tcPr>
                  <w:tcW w:w="3524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54D009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정담유통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주식회사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FBDE99F" w14:textId="24EC9596" w:rsidR="00B950D9" w:rsidRPr="00B950D9" w:rsidRDefault="0017747E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</w:t>
                  </w:r>
                  <w:r w:rsidR="00B950D9" w:rsidRPr="00161613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3,802,107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B85872" w14:textId="7F633370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27.79</w:t>
                  </w:r>
                </w:p>
              </w:tc>
              <w:tc>
                <w:tcPr>
                  <w:tcW w:w="3019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25E58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일반법인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(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대표이사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: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이정민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 w:rsidR="00B950D9" w:rsidRPr="00B950D9" w14:paraId="7CE6EE69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7D987F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특수관계자</w:t>
                  </w:r>
                </w:p>
              </w:tc>
              <w:tc>
                <w:tcPr>
                  <w:tcW w:w="35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503315" w14:textId="563D74D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에이치앤씨투자조합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호</w:t>
                  </w:r>
                  <w:r w:rsidR="00F87F9A">
                    <w:rPr>
                      <w:rStyle w:val="ad"/>
                      <w:rFonts w:eastAsia="바탕" w:cs="Times New Roman"/>
                      <w:kern w:val="0"/>
                      <w:sz w:val="20"/>
                      <w:szCs w:val="20"/>
                    </w:rPr>
                    <w:footnoteReference w:id="2"/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C4522C" w14:textId="6E89E5BF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1,331,096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91158A" w14:textId="1BB93B10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2.68</w:t>
                  </w:r>
                </w:p>
              </w:tc>
              <w:tc>
                <w:tcPr>
                  <w:tcW w:w="30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F4016A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투자조합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43689C44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55271C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lastRenderedPageBreak/>
                    <w:t>특수관계자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CA257A" w14:textId="49BCC931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㈜인포아이알</w:t>
                  </w:r>
                  <w:r w:rsidR="00D72974">
                    <w:rPr>
                      <w:rStyle w:val="ad"/>
                      <w:rFonts w:eastAsia="바탕" w:cs="Times New Roman"/>
                      <w:kern w:val="0"/>
                      <w:sz w:val="20"/>
                      <w:szCs w:val="20"/>
                    </w:rPr>
                    <w:footnoteReference w:id="3"/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0C9E07" w14:textId="3B3FB5B1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755,271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172AD0" w14:textId="2C1B9387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1.52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D2573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일반법인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591E1FF7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3FBB0A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특수관계자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F73C6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이유진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9D55074" w14:textId="162A10F5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37,609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7C308E" w14:textId="38F77D28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0.08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5F9D30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대표이사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가족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3CC3AE96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BD255D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특수관계자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4F4A6F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이찬우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E762AA" w14:textId="66D94FAF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36,291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C0BB2B" w14:textId="09893C94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0.07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D94F4A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대표이사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가족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41D22BB5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0D8F21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특수관계자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38A84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이하린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9C639D" w14:textId="39D2CDC2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16,194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A6643C" w14:textId="70E5B375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0.03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6048B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대표이사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가족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508D24F1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E3A46F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특수관계자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27FC75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티에스아이홀딩스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주식회사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0CEEF1" w14:textId="672C5581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1,800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37769C" w14:textId="37228A76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0.00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CDF71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일반법인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13995973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CF077E" w14:textId="1FCC0967" w:rsidR="00B950D9" w:rsidRPr="00B950D9" w:rsidRDefault="00471A7A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바탕" w:cs="Times New Roman" w:hint="eastAsia"/>
                      <w:kern w:val="0"/>
                      <w:sz w:val="20"/>
                      <w:szCs w:val="20"/>
                    </w:rPr>
                    <w:t>등기임원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5F53BA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이용호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A1BD012" w14:textId="2AD92163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24,291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0A4A03" w14:textId="4326AD8E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0.05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C6182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등기임원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14568A33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095CFA" w14:textId="26A6855A" w:rsidR="00B950D9" w:rsidRPr="00B950D9" w:rsidRDefault="00471A7A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바탕" w:cs="Times New Roman" w:hint="eastAsia"/>
                      <w:kern w:val="0"/>
                      <w:sz w:val="20"/>
                      <w:szCs w:val="20"/>
                    </w:rPr>
                    <w:t>미등기임원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40D89B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윤경근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C2A0D4" w14:textId="66E29F8A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5,296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A0BBDC" w14:textId="3DDCEE83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0.01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53AE6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미등기임원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56CAAC3E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0085C4" w14:textId="5D6F65D2" w:rsidR="00B950D9" w:rsidRPr="00B950D9" w:rsidRDefault="00161613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="00B950D9"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1895BB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WESTPOINT INVESTMENT, LLC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35057F" w14:textId="1F0F6367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4,379,953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209575" w14:textId="5FB6EDD5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8.82</w:t>
                  </w:r>
                </w:p>
              </w:tc>
              <w:tc>
                <w:tcPr>
                  <w:tcW w:w="30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126572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외국법인투자자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428E974E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3E9A9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BD8B6A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주식회사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테라핀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9A4551" w14:textId="2C6519F8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3,652,968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61E5CD" w14:textId="07CEE0D8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7.35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B9DE3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일반법인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7FBAB290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4F756E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5904F5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김상훈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1FF88E" w14:textId="3DA217BC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2,300,818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8F3959" w14:textId="2694777E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4.63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97FC6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41BACB8C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61328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DC3465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㈜엠케이케어랩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D2C7E1" w14:textId="0E755C92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1,328,903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4ADD9F" w14:textId="28B8D904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2.68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2529A1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일반법인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75C4EEAB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1F8D55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7DB6B0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홍성택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D682B6" w14:textId="476CF547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1,310,080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6154DD" w14:textId="566A49CA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2.64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01667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5FAB0541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051799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671DA1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황문수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E86330" w14:textId="3A0A6D06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1,017,000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31D6AA" w14:textId="469DB455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2.05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053ABC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4CE6ACBD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F568FA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C91AE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공홍석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91A1930" w14:textId="3D055CEA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911,505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451748" w14:textId="2B1BF493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1.84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9B24FD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5BE34156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7DBCA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BB4563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주식회사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다이나믹벤처스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619DF7" w14:textId="11CA5FC4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750,000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F5CCA5" w14:textId="6A82811E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1.51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B8AD7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일반법인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306F6059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4E664C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B73439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김문규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95B348A" w14:textId="1BC8A51E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745,075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FB770F" w14:textId="2BA0544F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1.50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136DFE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25B31E69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CFFD3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31FA60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㈜디딤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5F1515" w14:textId="7B732B3D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750,592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B8A929" w14:textId="40CF3091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1.51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3E5E43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자기주식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145FF051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A2757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1%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이상주주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812F7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이광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06F53E" w14:textId="0C4EBDF9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573,703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FB45E2" w14:textId="67870AA8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1.16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B4BA68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2665FD18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93004F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우리사주</w:t>
                  </w:r>
                </w:p>
              </w:tc>
              <w:tc>
                <w:tcPr>
                  <w:tcW w:w="35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7FA8F9" w14:textId="516BAE2F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디딤우리사주조합장</w:t>
                  </w:r>
                  <w:r w:rsidR="00010E08">
                    <w:rPr>
                      <w:rFonts w:eastAsia="바탕" w:cs="Times New Roman" w:hint="eastAsia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최균혁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D821CDF" w14:textId="43DAA1D8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298,112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9A4444" w14:textId="42B0C305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0.60</w:t>
                  </w:r>
                </w:p>
              </w:tc>
              <w:tc>
                <w:tcPr>
                  <w:tcW w:w="30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39D9D0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우리사주조합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950D9" w:rsidRPr="00B950D9" w14:paraId="5349538F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AB5737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일반소액주주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3D9620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김미혜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5,157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명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6B5057D" w14:textId="357FB1A3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15,642,265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A091A3" w14:textId="1236778D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31.49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FFCC31" w14:textId="08AF7916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소액주주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(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개인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,</w:t>
                  </w:r>
                  <w:r w:rsidR="003860B1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법인</w:t>
                  </w:r>
                  <w:r w:rsidR="003860B1">
                    <w:rPr>
                      <w:rFonts w:eastAsia="바탕" w:cs="Times New Roman" w:hint="eastAsia"/>
                      <w:kern w:val="0"/>
                      <w:sz w:val="20"/>
                      <w:szCs w:val="20"/>
                    </w:rPr>
                    <w:t xml:space="preserve"> 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>등</w:t>
                  </w: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 w:rsidR="00161613" w:rsidRPr="00B950D9" w14:paraId="622181A1" w14:textId="77777777" w:rsidTr="00B50A3C">
              <w:trPr>
                <w:trHeight w:val="305"/>
              </w:trPr>
              <w:tc>
                <w:tcPr>
                  <w:tcW w:w="16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center"/>
                  <w:hideMark/>
                </w:tcPr>
                <w:p w14:paraId="3F177409" w14:textId="598A2F6A" w:rsidR="00B950D9" w:rsidRPr="00B950D9" w:rsidRDefault="002E325C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바탕" w:cs="Times New Roman" w:hint="eastAsia"/>
                      <w:b/>
                      <w:bCs/>
                      <w:kern w:val="0"/>
                      <w:sz w:val="20"/>
                      <w:szCs w:val="20"/>
                    </w:rPr>
                    <w:t>합</w:t>
                  </w:r>
                  <w:r>
                    <w:rPr>
                      <w:rFonts w:eastAsia="바탕" w:cs="Times New Roman" w:hint="eastAsia"/>
                      <w:b/>
                      <w:bCs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eastAsia="바탕" w:cs="Times New Roman" w:hint="eastAsia"/>
                      <w:b/>
                      <w:bCs/>
                      <w:kern w:val="0"/>
                      <w:sz w:val="20"/>
                      <w:szCs w:val="20"/>
                    </w:rPr>
                    <w:t>계</w: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center"/>
                  <w:hideMark/>
                </w:tcPr>
                <w:p w14:paraId="01CB4402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D0CECE"/>
                  <w:noWrap/>
                  <w:vAlign w:val="center"/>
                  <w:hideMark/>
                </w:tcPr>
                <w:p w14:paraId="6DFC9FD2" w14:textId="556BF642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right="41"/>
                    <w:jc w:val="center"/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  <w:t>49,670,</w:t>
                  </w:r>
                  <w:r w:rsidRPr="00B950D9">
                    <w:rPr>
                      <w:rFonts w:eastAsia="바탕" w:cs="Times New Roman"/>
                      <w:b/>
                      <w:kern w:val="0"/>
                      <w:sz w:val="20"/>
                      <w:szCs w:val="20"/>
                    </w:rPr>
                    <w:t>929</w:t>
                  </w:r>
                </w:p>
              </w:tc>
              <w:tc>
                <w:tcPr>
                  <w:tcW w:w="1132" w:type="dxa"/>
                  <w:tcBorders>
                    <w:top w:val="nil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center"/>
                  <w:hideMark/>
                </w:tcPr>
                <w:p w14:paraId="0F8C23BF" w14:textId="4E9522CE" w:rsidR="00B950D9" w:rsidRPr="00B950D9" w:rsidRDefault="00B950D9" w:rsidP="00F33EE1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b/>
                      <w:bCs/>
                      <w:kern w:val="0"/>
                      <w:sz w:val="20"/>
                      <w:szCs w:val="20"/>
                    </w:rPr>
                    <w:t>100.00</w:t>
                  </w:r>
                </w:p>
              </w:tc>
              <w:tc>
                <w:tcPr>
                  <w:tcW w:w="30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CECE"/>
                  <w:noWrap/>
                  <w:vAlign w:val="center"/>
                  <w:hideMark/>
                </w:tcPr>
                <w:p w14:paraId="0E440286" w14:textId="77777777" w:rsidR="00B950D9" w:rsidRPr="00B950D9" w:rsidRDefault="00B950D9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</w:pPr>
                  <w:r w:rsidRPr="00B950D9">
                    <w:rPr>
                      <w:rFonts w:eastAsia="바탕" w:cs="Times New Roman"/>
                      <w:kern w:val="0"/>
                      <w:sz w:val="20"/>
                      <w:szCs w:val="20"/>
                    </w:rPr>
                    <w:t xml:space="preserve">　</w:t>
                  </w:r>
                </w:p>
              </w:tc>
            </w:tr>
          </w:tbl>
          <w:p w14:paraId="50467BA5" w14:textId="54D551B6" w:rsidR="00B60269" w:rsidRDefault="00B60269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2023. </w:t>
            </w:r>
            <w:r>
              <w:rPr>
                <w:rFonts w:cs="Times New Roman"/>
              </w:rPr>
              <w:t>3. 15.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공시자료에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정담유통㈜는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보유지분을</w:t>
            </w:r>
            <w:r>
              <w:rPr>
                <w:rFonts w:cs="Times New Roman" w:hint="eastAsia"/>
              </w:rPr>
              <w:t xml:space="preserve"> </w:t>
            </w:r>
            <w:r w:rsidR="003860B1">
              <w:rPr>
                <w:rFonts w:cs="Times New Roman" w:hint="eastAsia"/>
              </w:rPr>
              <w:t>지</w:t>
            </w:r>
            <w:r>
              <w:rPr>
                <w:rFonts w:cs="Times New Roman" w:hint="eastAsia"/>
              </w:rPr>
              <w:t>속</w:t>
            </w:r>
            <w:r w:rsidR="003860B1">
              <w:rPr>
                <w:rFonts w:cs="Times New Roman" w:hint="eastAsia"/>
              </w:rPr>
              <w:t>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장내매도</w:t>
            </w:r>
            <w:r>
              <w:rPr>
                <w:rStyle w:val="ad"/>
                <w:rFonts w:cs="Times New Roman"/>
              </w:rPr>
              <w:footnoteReference w:id="4"/>
            </w:r>
            <w:r>
              <w:rPr>
                <w:rFonts w:cs="Times New Roman" w:hint="eastAsia"/>
              </w:rPr>
              <w:t>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5,979,441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지분율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11.83%)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보이며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㈜상상인저축은행</w:t>
            </w:r>
            <w:r>
              <w:rPr>
                <w:rFonts w:cs="Times New Roman" w:hint="eastAsia"/>
              </w:rPr>
              <w:t xml:space="preserve"> (3,160,605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담보설정금액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78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)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㈜상상인플러스저축은행</w:t>
            </w:r>
            <w:r>
              <w:rPr>
                <w:rFonts w:cs="Times New Roman" w:hint="eastAsia"/>
              </w:rPr>
              <w:t xml:space="preserve"> (2,818,836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담보설정금액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65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담보제공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되었음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담보제공주식수의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감소에도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불구하고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담보설정금액에는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변동이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보임</w:t>
            </w:r>
            <w:r>
              <w:rPr>
                <w:rFonts w:cs="Times New Roman" w:hint="eastAsia"/>
              </w:rPr>
              <w:t>.</w:t>
            </w:r>
          </w:p>
          <w:p w14:paraId="0D0902C4" w14:textId="7A05EC48" w:rsidR="00872E61" w:rsidRPr="00F95ECE" w:rsidRDefault="005E20F3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한편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t>2023. 3. 9.</w:t>
            </w:r>
            <w:r>
              <w:rPr>
                <w:rFonts w:hint="eastAsia"/>
              </w:rPr>
              <w:t>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공시자료에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따르면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최대주주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정담유통</w:t>
            </w:r>
            <w:r w:rsidR="00F33EE1">
              <w:rPr>
                <w:rFonts w:hint="eastAsia"/>
              </w:rPr>
              <w:t>㈜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특수관계자인</w:t>
            </w:r>
            <w:r>
              <w:rPr>
                <w:rFonts w:hint="eastAsia"/>
              </w:rPr>
              <w:t xml:space="preserve"> </w:t>
            </w:r>
            <w:r w:rsidR="00F33EE1">
              <w:rPr>
                <w:rFonts w:hint="eastAsia"/>
              </w:rPr>
              <w:t>㈜</w:t>
            </w:r>
            <w:r>
              <w:rPr>
                <w:rFonts w:hint="eastAsia"/>
              </w:rPr>
              <w:t>인포아이알의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보유지분은</w:t>
            </w:r>
            <w:r>
              <w:rPr>
                <w:rFonts w:hint="eastAsia"/>
              </w:rPr>
              <w:t xml:space="preserve"> </w:t>
            </w:r>
            <w:r>
              <w:t>1,470,090</w:t>
            </w:r>
            <w:r>
              <w:rPr>
                <w:rFonts w:hint="eastAsia"/>
              </w:rPr>
              <w:t>주</w:t>
            </w:r>
            <w:r>
              <w:t>(</w:t>
            </w:r>
            <w:r>
              <w:rPr>
                <w:rFonts w:hint="eastAsia"/>
              </w:rPr>
              <w:t>지분율</w:t>
            </w:r>
            <w:r>
              <w:rPr>
                <w:rFonts w:hint="eastAsia"/>
              </w:rPr>
              <w:t xml:space="preserve"> </w:t>
            </w:r>
            <w:r>
              <w:t>2.94%)</w:t>
            </w:r>
            <w:r>
              <w:rPr>
                <w:rFonts w:hint="eastAsia"/>
              </w:rPr>
              <w:t>까지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증가한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확인됨</w:t>
            </w:r>
            <w:r>
              <w:rPr>
                <w:rFonts w:hint="eastAsia"/>
              </w:rPr>
              <w:t>.</w:t>
            </w:r>
          </w:p>
          <w:p w14:paraId="693FFF70" w14:textId="77777777" w:rsidR="008F76FF" w:rsidRPr="008F76FF" w:rsidRDefault="008F76FF" w:rsidP="00E77F88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t>2023. 3. 13.</w:t>
            </w:r>
            <w:r>
              <w:rPr>
                <w:rFonts w:hint="eastAsia"/>
              </w:rPr>
              <w:t>자로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전환사채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t>10</w:t>
            </w:r>
            <w:r>
              <w:rPr>
                <w:rFonts w:hint="eastAsia"/>
              </w:rPr>
              <w:t>억원에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전환청구권이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행사되었으며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t>891,265</w:t>
            </w:r>
            <w:r>
              <w:rPr>
                <w:rFonts w:hint="eastAsia"/>
              </w:rPr>
              <w:t>주가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발행되어</w:t>
            </w:r>
            <w:r>
              <w:rPr>
                <w:rFonts w:hint="eastAsia"/>
              </w:rPr>
              <w:t xml:space="preserve"> </w:t>
            </w:r>
            <w:r>
              <w:t xml:space="preserve">2023. 3. 29. </w:t>
            </w:r>
            <w:r>
              <w:rPr>
                <w:rFonts w:hint="eastAsia"/>
              </w:rPr>
              <w:t>상장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예정임</w:t>
            </w:r>
          </w:p>
          <w:p w14:paraId="6F64CDDD" w14:textId="62634B6F" w:rsidR="00F95ECE" w:rsidRPr="008F76FF" w:rsidRDefault="008F76FF" w:rsidP="008F76FF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t>2023. 3. 13.</w:t>
            </w:r>
            <w:r>
              <w:rPr>
                <w:rFonts w:hint="eastAsia"/>
              </w:rPr>
              <w:t>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기준으로</w:t>
            </w:r>
            <w:r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전환사채들이</w:t>
            </w:r>
            <w:r w:rsidR="00F95ECE" w:rsidRPr="00E77F88"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주식으로</w:t>
            </w:r>
            <w:r w:rsidR="00F95ECE" w:rsidRPr="00E77F88"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전환될</w:t>
            </w:r>
            <w:r w:rsidR="00F95ECE" w:rsidRPr="00E77F88"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경우의</w:t>
            </w:r>
            <w:r w:rsidR="00F95ECE" w:rsidRPr="00E77F88"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완전희석화</w:t>
            </w:r>
            <w:r w:rsidR="00F95ECE" w:rsidRPr="00E77F88"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기준</w:t>
            </w:r>
            <w:r w:rsidR="00F95ECE" w:rsidRPr="00E77F88">
              <w:rPr>
                <w:rFonts w:hint="eastAsia"/>
              </w:rPr>
              <w:t xml:space="preserve"> </w:t>
            </w:r>
            <w:r w:rsidR="00F95ECE" w:rsidRPr="00E77F88">
              <w:rPr>
                <w:rFonts w:hint="eastAsia"/>
              </w:rPr>
              <w:t>주식수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예상됨</w:t>
            </w:r>
            <w:r w:rsidR="00E77F88" w:rsidRPr="00E77F88">
              <w:rPr>
                <w:rFonts w:hint="eastAsia"/>
              </w:rPr>
              <w:t>.</w:t>
            </w:r>
          </w:p>
          <w:tbl>
            <w:tblPr>
              <w:tblStyle w:val="a5"/>
              <w:tblW w:w="11175" w:type="dxa"/>
              <w:tblInd w:w="431" w:type="dxa"/>
              <w:tblLayout w:type="fixed"/>
              <w:tblLook w:val="04A0" w:firstRow="1" w:lastRow="0" w:firstColumn="1" w:lastColumn="0" w:noHBand="0" w:noVBand="1"/>
            </w:tblPr>
            <w:tblGrid>
              <w:gridCol w:w="1959"/>
              <w:gridCol w:w="1474"/>
              <w:gridCol w:w="964"/>
              <w:gridCol w:w="1959"/>
              <w:gridCol w:w="4819"/>
            </w:tblGrid>
            <w:tr w:rsidR="001716DF" w:rsidRPr="009D68C0" w14:paraId="2589B9FC" w14:textId="77777777" w:rsidTr="009D68C0">
              <w:tc>
                <w:tcPr>
                  <w:tcW w:w="1959" w:type="dxa"/>
                  <w:shd w:val="clear" w:color="auto" w:fill="D7F2F1" w:themeFill="accent5" w:themeFillTint="33"/>
                </w:tcPr>
                <w:p w14:paraId="703380B6" w14:textId="7D6D3B11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1474" w:type="dxa"/>
                  <w:shd w:val="clear" w:color="auto" w:fill="D7F2F1" w:themeFill="accent5" w:themeFillTint="33"/>
                </w:tcPr>
                <w:p w14:paraId="02DDBA43" w14:textId="70EC8692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주식</w:t>
                  </w: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수</w:t>
                  </w:r>
                </w:p>
              </w:tc>
              <w:tc>
                <w:tcPr>
                  <w:tcW w:w="964" w:type="dxa"/>
                  <w:shd w:val="clear" w:color="auto" w:fill="D7F2F1" w:themeFill="accent5" w:themeFillTint="33"/>
                </w:tcPr>
                <w:p w14:paraId="3E658AA6" w14:textId="12820845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지분율</w:t>
                  </w:r>
                </w:p>
              </w:tc>
              <w:tc>
                <w:tcPr>
                  <w:tcW w:w="1959" w:type="dxa"/>
                  <w:shd w:val="clear" w:color="auto" w:fill="D7F2F1" w:themeFill="accent5" w:themeFillTint="33"/>
                </w:tcPr>
                <w:p w14:paraId="0F3F555D" w14:textId="49FCF6BC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잔액</w:t>
                  </w: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/</w:t>
                  </w: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전환가액</w:t>
                  </w:r>
                </w:p>
              </w:tc>
              <w:tc>
                <w:tcPr>
                  <w:tcW w:w="4819" w:type="dxa"/>
                  <w:shd w:val="clear" w:color="auto" w:fill="D7F2F1" w:themeFill="accent5" w:themeFillTint="33"/>
                </w:tcPr>
                <w:p w14:paraId="0BBA8D09" w14:textId="5DB75214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비고</w:t>
                  </w:r>
                </w:p>
              </w:tc>
            </w:tr>
            <w:tr w:rsidR="001716DF" w:rsidRPr="009D68C0" w14:paraId="0DB5B8F3" w14:textId="77777777" w:rsidTr="001716DF">
              <w:tc>
                <w:tcPr>
                  <w:tcW w:w="1959" w:type="dxa"/>
                </w:tcPr>
                <w:p w14:paraId="2CB7DAD2" w14:textId="0CEFA073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기발행주식</w:t>
                  </w:r>
                </w:p>
              </w:tc>
              <w:tc>
                <w:tcPr>
                  <w:tcW w:w="1474" w:type="dxa"/>
                </w:tcPr>
                <w:p w14:paraId="2452755F" w14:textId="3966BBBC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49,670,929</w:t>
                  </w:r>
                </w:p>
              </w:tc>
              <w:tc>
                <w:tcPr>
                  <w:tcW w:w="964" w:type="dxa"/>
                </w:tcPr>
                <w:p w14:paraId="7ABC5798" w14:textId="521CC837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75.6%</w:t>
                  </w:r>
                </w:p>
              </w:tc>
              <w:tc>
                <w:tcPr>
                  <w:tcW w:w="1959" w:type="dxa"/>
                </w:tcPr>
                <w:p w14:paraId="0A6D7124" w14:textId="5884D3C0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해당없음</w:t>
                  </w:r>
                </w:p>
              </w:tc>
              <w:tc>
                <w:tcPr>
                  <w:tcW w:w="4819" w:type="dxa"/>
                </w:tcPr>
                <w:p w14:paraId="239A2B53" w14:textId="77777777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</w:tr>
            <w:tr w:rsidR="001716DF" w:rsidRPr="009D68C0" w14:paraId="3EDB4C35" w14:textId="77777777" w:rsidTr="001716DF">
              <w:tc>
                <w:tcPr>
                  <w:tcW w:w="1959" w:type="dxa"/>
                </w:tcPr>
                <w:p w14:paraId="7D6FA0C7" w14:textId="13560DF8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상장예정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신주</w:t>
                  </w:r>
                </w:p>
              </w:tc>
              <w:tc>
                <w:tcPr>
                  <w:tcW w:w="1474" w:type="dxa"/>
                </w:tcPr>
                <w:p w14:paraId="3E77F50B" w14:textId="4C565192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891,265</w:t>
                  </w:r>
                </w:p>
              </w:tc>
              <w:tc>
                <w:tcPr>
                  <w:tcW w:w="964" w:type="dxa"/>
                </w:tcPr>
                <w:p w14:paraId="19DE59B1" w14:textId="3539C55D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1.4%</w:t>
                  </w:r>
                </w:p>
              </w:tc>
              <w:tc>
                <w:tcPr>
                  <w:tcW w:w="1959" w:type="dxa"/>
                </w:tcPr>
                <w:p w14:paraId="1B007F7D" w14:textId="0A1DDF5B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/>
                      <w:sz w:val="20"/>
                      <w:szCs w:val="20"/>
                    </w:rPr>
                    <w:t>1,122</w:t>
                  </w:r>
                  <w:r w:rsidR="002723A2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4819" w:type="dxa"/>
                </w:tcPr>
                <w:p w14:paraId="7D27A5BD" w14:textId="710A3909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8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총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1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>0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)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전환청구권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행사</w:t>
                  </w:r>
                </w:p>
              </w:tc>
            </w:tr>
            <w:tr w:rsidR="001716DF" w:rsidRPr="009D68C0" w14:paraId="668FD88E" w14:textId="77777777" w:rsidTr="001716DF">
              <w:tc>
                <w:tcPr>
                  <w:tcW w:w="1959" w:type="dxa"/>
                </w:tcPr>
                <w:p w14:paraId="79FCF890" w14:textId="1C0740A2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6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474" w:type="dxa"/>
                </w:tcPr>
                <w:p w14:paraId="78D8B49B" w14:textId="78EC47BE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388,500</w:t>
                  </w:r>
                </w:p>
              </w:tc>
              <w:tc>
                <w:tcPr>
                  <w:tcW w:w="964" w:type="dxa"/>
                </w:tcPr>
                <w:p w14:paraId="29B613A1" w14:textId="04556365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0.6%</w:t>
                  </w:r>
                </w:p>
              </w:tc>
              <w:tc>
                <w:tcPr>
                  <w:tcW w:w="1959" w:type="dxa"/>
                </w:tcPr>
                <w:p w14:paraId="2C9587BC" w14:textId="2AA84B27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/>
                      <w:sz w:val="20"/>
                      <w:szCs w:val="20"/>
                    </w:rPr>
                    <w:t>5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/ 1,287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4819" w:type="dxa"/>
                </w:tcPr>
                <w:p w14:paraId="7F8500A6" w14:textId="120826EF" w:rsidR="001716DF" w:rsidRPr="009D68C0" w:rsidRDefault="007B5515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사채권자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지브이에이자산운용로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파악됨</w:t>
                  </w:r>
                </w:p>
              </w:tc>
            </w:tr>
            <w:tr w:rsidR="001716DF" w:rsidRPr="009D68C0" w14:paraId="098785EA" w14:textId="77777777" w:rsidTr="001716DF">
              <w:tc>
                <w:tcPr>
                  <w:tcW w:w="1959" w:type="dxa"/>
                </w:tcPr>
                <w:p w14:paraId="6E101FDF" w14:textId="008F5C62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8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474" w:type="dxa"/>
                </w:tcPr>
                <w:p w14:paraId="7BA3A764" w14:textId="65690C7C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891,265</w:t>
                  </w:r>
                </w:p>
              </w:tc>
              <w:tc>
                <w:tcPr>
                  <w:tcW w:w="964" w:type="dxa"/>
                </w:tcPr>
                <w:p w14:paraId="4C0AEE6D" w14:textId="5AD2CEAA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1.4%</w:t>
                  </w:r>
                </w:p>
              </w:tc>
              <w:tc>
                <w:tcPr>
                  <w:tcW w:w="1959" w:type="dxa"/>
                </w:tcPr>
                <w:p w14:paraId="5059B16C" w14:textId="47976626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/>
                      <w:sz w:val="20"/>
                      <w:szCs w:val="20"/>
                    </w:rPr>
                    <w:t>10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/1,122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4819" w:type="dxa"/>
                </w:tcPr>
                <w:p w14:paraId="1BF84D16" w14:textId="4B97848C" w:rsidR="001716DF" w:rsidRPr="009D68C0" w:rsidRDefault="007B5515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사채권자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㈜에스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>**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파악됨</w:t>
                  </w:r>
                </w:p>
              </w:tc>
            </w:tr>
            <w:tr w:rsidR="001716DF" w:rsidRPr="009D68C0" w14:paraId="7684CAE7" w14:textId="77777777" w:rsidTr="001716DF">
              <w:tc>
                <w:tcPr>
                  <w:tcW w:w="1959" w:type="dxa"/>
                </w:tcPr>
                <w:p w14:paraId="592F44EE" w14:textId="1CB995DD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9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474" w:type="dxa"/>
                </w:tcPr>
                <w:p w14:paraId="05743BD3" w14:textId="1671037A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2680,965</w:t>
                  </w:r>
                </w:p>
              </w:tc>
              <w:tc>
                <w:tcPr>
                  <w:tcW w:w="964" w:type="dxa"/>
                </w:tcPr>
                <w:p w14:paraId="21671216" w14:textId="644F39B4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4.1%</w:t>
                  </w:r>
                </w:p>
              </w:tc>
              <w:tc>
                <w:tcPr>
                  <w:tcW w:w="1959" w:type="dxa"/>
                </w:tcPr>
                <w:p w14:paraId="5727CD91" w14:textId="050F05F4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/>
                      <w:sz w:val="20"/>
                      <w:szCs w:val="20"/>
                    </w:rPr>
                    <w:t>40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/1,492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4819" w:type="dxa"/>
                </w:tcPr>
                <w:p w14:paraId="2D060B32" w14:textId="76394AE3" w:rsidR="001716DF" w:rsidRPr="009D68C0" w:rsidRDefault="007B5515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대상회사가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</w:tr>
            <w:tr w:rsidR="001716DF" w:rsidRPr="009D68C0" w14:paraId="3CD43830" w14:textId="77777777" w:rsidTr="001716DF">
              <w:tc>
                <w:tcPr>
                  <w:tcW w:w="1959" w:type="dxa"/>
                </w:tcPr>
                <w:p w14:paraId="56BB5F19" w14:textId="23A0410C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>0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474" w:type="dxa"/>
                </w:tcPr>
                <w:p w14:paraId="6D3C2DFA" w14:textId="4A73D2F6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8,512,064</w:t>
                  </w:r>
                </w:p>
              </w:tc>
              <w:tc>
                <w:tcPr>
                  <w:tcW w:w="964" w:type="dxa"/>
                </w:tcPr>
                <w:p w14:paraId="134CAC3F" w14:textId="4E65A873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13.0%</w:t>
                  </w:r>
                </w:p>
              </w:tc>
              <w:tc>
                <w:tcPr>
                  <w:tcW w:w="1959" w:type="dxa"/>
                </w:tcPr>
                <w:p w14:paraId="38BCBF3D" w14:textId="366EFF50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/>
                      <w:sz w:val="20"/>
                      <w:szCs w:val="20"/>
                    </w:rPr>
                    <w:t>127</w:t>
                  </w:r>
                  <w:ins w:id="13" w:author="heeyang.jang" w:date="2023-03-17T12:15:00Z">
                    <w:r w:rsidR="006D0192">
                      <w:rPr>
                        <w:rFonts w:cs="Times New Roman" w:hint="eastAsia"/>
                        <w:sz w:val="20"/>
                        <w:szCs w:val="20"/>
                      </w:rPr>
                      <w:t>억</w:t>
                    </w:r>
                  </w:ins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/1,492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4819" w:type="dxa"/>
                </w:tcPr>
                <w:p w14:paraId="3C0164E5" w14:textId="75DEBC1D" w:rsidR="001716DF" w:rsidRPr="009D68C0" w:rsidRDefault="00BF4D30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공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*(1.5%),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하우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*(0.5%),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*(0.1%),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장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*(1.3%),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*(1.0%),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㈜제이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*(1.0%),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정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*(1.0%),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이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*(0.5%),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㈜타워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 xml:space="preserve">*(0.5%),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9D68C0">
                    <w:rPr>
                      <w:rFonts w:cs="Times New Roman"/>
                      <w:sz w:val="20"/>
                      <w:szCs w:val="20"/>
                    </w:rPr>
                    <w:t>5.4%)</w:t>
                  </w:r>
                </w:p>
              </w:tc>
            </w:tr>
            <w:tr w:rsidR="001716DF" w:rsidRPr="009D68C0" w14:paraId="69663ECA" w14:textId="77777777" w:rsidTr="001716DF">
              <w:tc>
                <w:tcPr>
                  <w:tcW w:w="1959" w:type="dxa"/>
                </w:tcPr>
                <w:p w14:paraId="34F3C276" w14:textId="69CFBA5B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11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474" w:type="dxa"/>
                </w:tcPr>
                <w:p w14:paraId="0677FD17" w14:textId="1196A4D8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2,680,965</w:t>
                  </w:r>
                </w:p>
              </w:tc>
              <w:tc>
                <w:tcPr>
                  <w:tcW w:w="964" w:type="dxa"/>
                </w:tcPr>
                <w:p w14:paraId="5402C68E" w14:textId="2CFC197F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sz w:val="20"/>
                      <w:szCs w:val="20"/>
                    </w:rPr>
                    <w:t>4.1%</w:t>
                  </w:r>
                </w:p>
              </w:tc>
              <w:tc>
                <w:tcPr>
                  <w:tcW w:w="1959" w:type="dxa"/>
                </w:tcPr>
                <w:p w14:paraId="44351520" w14:textId="71946204" w:rsidR="001716DF" w:rsidRPr="009D68C0" w:rsidRDefault="007B5515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/>
                      <w:sz w:val="20"/>
                      <w:szCs w:val="20"/>
                    </w:rPr>
                    <w:t>40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/</w:t>
                  </w:r>
                  <w:r w:rsidR="001716DF" w:rsidRPr="009D68C0">
                    <w:rPr>
                      <w:rFonts w:cs="Times New Roman" w:hint="eastAsia"/>
                      <w:sz w:val="20"/>
                      <w:szCs w:val="20"/>
                    </w:rPr>
                    <w:t>1,492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4819" w:type="dxa"/>
                </w:tcPr>
                <w:p w14:paraId="43784830" w14:textId="1F5B15AC" w:rsidR="001716DF" w:rsidRPr="009D68C0" w:rsidRDefault="009D68C0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사채권자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9D68C0">
                    <w:rPr>
                      <w:rFonts w:cs="Times New Roman" w:hint="eastAsia"/>
                      <w:sz w:val="20"/>
                      <w:szCs w:val="20"/>
                    </w:rPr>
                    <w:t>㈜큐브릭스</w:t>
                  </w:r>
                </w:p>
              </w:tc>
            </w:tr>
            <w:tr w:rsidR="001716DF" w:rsidRPr="009D68C0" w14:paraId="3EAA60C5" w14:textId="77777777" w:rsidTr="009D68C0">
              <w:tc>
                <w:tcPr>
                  <w:tcW w:w="1959" w:type="dxa"/>
                  <w:shd w:val="clear" w:color="auto" w:fill="D7F2F1" w:themeFill="accent5" w:themeFillTint="33"/>
                </w:tcPr>
                <w:p w14:paraId="385355FD" w14:textId="24EA680A" w:rsidR="001716DF" w:rsidRPr="009D68C0" w:rsidRDefault="009D68C0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>합</w:t>
                  </w: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="001716DF"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계</w:t>
                  </w:r>
                </w:p>
              </w:tc>
              <w:tc>
                <w:tcPr>
                  <w:tcW w:w="1474" w:type="dxa"/>
                  <w:shd w:val="clear" w:color="auto" w:fill="D7F2F1" w:themeFill="accent5" w:themeFillTint="33"/>
                </w:tcPr>
                <w:p w14:paraId="701699A8" w14:textId="68F1DC99" w:rsidR="001716DF" w:rsidRPr="009D68C0" w:rsidRDefault="001716DF" w:rsidP="001716DF">
                  <w:pPr>
                    <w:pStyle w:val="a8"/>
                    <w:wordWrap/>
                    <w:snapToGrid/>
                    <w:spacing w:line="240" w:lineRule="auto"/>
                    <w:ind w:left="0"/>
                    <w:jc w:val="right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9D68C0">
                    <w:rPr>
                      <w:rFonts w:cs="Times New Roman" w:hint="eastAsia"/>
                      <w:b/>
                      <w:sz w:val="20"/>
                      <w:szCs w:val="20"/>
                    </w:rPr>
                    <w:t>6</w:t>
                  </w:r>
                  <w:r w:rsidRPr="009D68C0">
                    <w:rPr>
                      <w:rFonts w:cs="Times New Roman"/>
                      <w:b/>
                      <w:sz w:val="20"/>
                      <w:szCs w:val="20"/>
                    </w:rPr>
                    <w:t>5,715,953</w:t>
                  </w:r>
                </w:p>
              </w:tc>
              <w:tc>
                <w:tcPr>
                  <w:tcW w:w="964" w:type="dxa"/>
                  <w:shd w:val="clear" w:color="auto" w:fill="D7F2F1" w:themeFill="accent5" w:themeFillTint="33"/>
                </w:tcPr>
                <w:p w14:paraId="477EEF55" w14:textId="77777777" w:rsidR="001716DF" w:rsidRPr="009D68C0" w:rsidRDefault="001716DF" w:rsidP="008F76F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959" w:type="dxa"/>
                  <w:shd w:val="clear" w:color="auto" w:fill="D7F2F1" w:themeFill="accent5" w:themeFillTint="33"/>
                </w:tcPr>
                <w:p w14:paraId="2E11BE90" w14:textId="0988284E" w:rsidR="001716DF" w:rsidRPr="009D68C0" w:rsidRDefault="001716DF" w:rsidP="008F76F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819" w:type="dxa"/>
                  <w:shd w:val="clear" w:color="auto" w:fill="D7F2F1" w:themeFill="accent5" w:themeFillTint="33"/>
                </w:tcPr>
                <w:p w14:paraId="79C86FF4" w14:textId="77777777" w:rsidR="001716DF" w:rsidRPr="009D68C0" w:rsidRDefault="001716DF" w:rsidP="008F76F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</w:tr>
          </w:tbl>
          <w:p w14:paraId="30E40061" w14:textId="0982863F" w:rsidR="008F76FF" w:rsidRPr="002356FC" w:rsidDel="00A637C5" w:rsidRDefault="008F76FF" w:rsidP="008F76FF">
            <w:pPr>
              <w:pStyle w:val="a8"/>
              <w:wordWrap/>
              <w:snapToGrid/>
              <w:spacing w:before="120" w:after="120" w:line="360" w:lineRule="exact"/>
              <w:ind w:left="431"/>
              <w:rPr>
                <w:rFonts w:cs="Times New Roman"/>
              </w:rPr>
            </w:pPr>
          </w:p>
        </w:tc>
      </w:tr>
      <w:tr w:rsidR="006A034A" w:rsidRPr="002356FC" w14:paraId="143D539A" w14:textId="77777777" w:rsidTr="00002B0F">
        <w:trPr>
          <w:trHeight w:val="60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2940C16C" w14:textId="0FB7FC60" w:rsidR="006A034A" w:rsidRPr="002356FC" w:rsidRDefault="006A034A" w:rsidP="00EC4012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주식에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대한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담보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설정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4491930" w14:textId="77777777" w:rsidR="006A034A" w:rsidRPr="002356FC" w:rsidRDefault="006A034A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03F0FA47" w14:textId="49A18405" w:rsidR="00503EA4" w:rsidRDefault="006A034A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공시</w:t>
            </w:r>
            <w:r>
              <w:rPr>
                <w:rFonts w:cs="Times New Roman" w:hint="eastAsia"/>
              </w:rPr>
              <w:t xml:space="preserve"> </w:t>
            </w:r>
            <w:r w:rsidR="009E179E"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>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정담유통㈜가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지분에</w:t>
            </w:r>
            <w:r w:rsidR="00503EA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다음과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같이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주식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담보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계약이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체결되어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있는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것으로</w:t>
            </w:r>
            <w:r w:rsidR="00503EA4">
              <w:rPr>
                <w:rFonts w:cs="Times New Roman" w:hint="eastAsia"/>
              </w:rPr>
              <w:t xml:space="preserve"> </w:t>
            </w:r>
            <w:r w:rsidR="00503EA4">
              <w:rPr>
                <w:rFonts w:cs="Times New Roman" w:hint="eastAsia"/>
              </w:rPr>
              <w:t>보임</w:t>
            </w:r>
            <w:r w:rsidR="00503EA4">
              <w:rPr>
                <w:rFonts w:cs="Times New Roman" w:hint="eastAsia"/>
              </w:rPr>
              <w:t>.</w:t>
            </w:r>
            <w:r w:rsidR="006C754E">
              <w:rPr>
                <w:rFonts w:cs="Times New Roman"/>
              </w:rPr>
              <w:t xml:space="preserve"> </w:t>
            </w:r>
            <w:r w:rsidR="006C754E">
              <w:rPr>
                <w:rFonts w:cs="Times New Roman" w:hint="eastAsia"/>
              </w:rPr>
              <w:t>담보로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제공된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주식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수는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총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/>
              </w:rPr>
              <w:t>16,552,106</w:t>
            </w:r>
            <w:r w:rsidR="006C754E">
              <w:rPr>
                <w:rFonts w:cs="Times New Roman" w:hint="eastAsia"/>
              </w:rPr>
              <w:t>주로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대상회사의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발행주식</w:t>
            </w:r>
            <w:r w:rsidR="006C754E">
              <w:rPr>
                <w:rFonts w:cs="Times New Roman" w:hint="eastAsia"/>
              </w:rPr>
              <w:t xml:space="preserve"> </w:t>
            </w:r>
            <w:r w:rsidR="006C754E">
              <w:rPr>
                <w:rFonts w:cs="Times New Roman" w:hint="eastAsia"/>
              </w:rPr>
              <w:t>총수</w:t>
            </w:r>
            <w:r w:rsidR="005E20F3">
              <w:rPr>
                <w:rFonts w:cs="Times New Roman" w:hint="eastAsia"/>
              </w:rPr>
              <w:t xml:space="preserve"> 49,670,929</w:t>
            </w:r>
            <w:r w:rsidR="005E20F3">
              <w:rPr>
                <w:rFonts w:cs="Times New Roman" w:hint="eastAsia"/>
              </w:rPr>
              <w:t>주의</w:t>
            </w:r>
            <w:r w:rsidR="00F33EE1">
              <w:rPr>
                <w:rFonts w:cs="Times New Roman" w:hint="eastAsia"/>
              </w:rPr>
              <w:t xml:space="preserve"> </w:t>
            </w:r>
            <w:r w:rsidR="005E20F3">
              <w:rPr>
                <w:rFonts w:cs="Times New Roman" w:hint="eastAsia"/>
              </w:rPr>
              <w:t>3</w:t>
            </w:r>
            <w:r w:rsidR="005E20F3">
              <w:rPr>
                <w:rFonts w:cs="Times New Roman"/>
              </w:rPr>
              <w:t>3.3%</w:t>
            </w:r>
            <w:r w:rsidR="005E20F3">
              <w:rPr>
                <w:rFonts w:cs="Times New Roman" w:hint="eastAsia"/>
              </w:rPr>
              <w:t>임</w:t>
            </w:r>
            <w:r w:rsidR="005E20F3">
              <w:rPr>
                <w:rFonts w:cs="Times New Roman" w:hint="eastAsia"/>
              </w:rPr>
              <w:t xml:space="preserve"> </w:t>
            </w:r>
            <w:r w:rsidR="005E20F3">
              <w:rPr>
                <w:rFonts w:cs="Times New Roman"/>
              </w:rPr>
              <w:t>(</w:t>
            </w:r>
            <w:r w:rsidR="005E20F3">
              <w:rPr>
                <w:rFonts w:cs="Times New Roman" w:hint="eastAsia"/>
              </w:rPr>
              <w:t>포트리스인베스트먼트</w:t>
            </w:r>
            <w:r w:rsidR="005E20F3">
              <w:rPr>
                <w:rFonts w:cs="Times New Roman" w:hint="eastAsia"/>
              </w:rPr>
              <w:t xml:space="preserve"> </w:t>
            </w:r>
            <w:r w:rsidR="005E20F3">
              <w:rPr>
                <w:rFonts w:cs="Times New Roman"/>
              </w:rPr>
              <w:t>1.0%</w:t>
            </w:r>
            <w:r w:rsidR="005E20F3">
              <w:rPr>
                <w:rFonts w:cs="Times New Roman" w:hint="eastAsia"/>
              </w:rPr>
              <w:t xml:space="preserve">, </w:t>
            </w:r>
            <w:r w:rsidR="005E20F3">
              <w:rPr>
                <w:rFonts w:cs="Times New Roman" w:hint="eastAsia"/>
              </w:rPr>
              <w:t>상상인저축은행</w:t>
            </w:r>
            <w:r w:rsidR="00895C38">
              <w:rPr>
                <w:rFonts w:cs="Times New Roman" w:hint="eastAsia"/>
              </w:rPr>
              <w:t xml:space="preserve"> </w:t>
            </w:r>
            <w:r w:rsidR="005E20F3">
              <w:rPr>
                <w:rFonts w:cs="Times New Roman" w:hint="eastAsia"/>
              </w:rPr>
              <w:t xml:space="preserve">17.5%, </w:t>
            </w:r>
            <w:r w:rsidR="005E20F3">
              <w:rPr>
                <w:rFonts w:cs="Times New Roman" w:hint="eastAsia"/>
              </w:rPr>
              <w:t>상상인플러스저축은행</w:t>
            </w:r>
            <w:r w:rsidR="005E20F3">
              <w:rPr>
                <w:rFonts w:cs="Times New Roman" w:hint="eastAsia"/>
              </w:rPr>
              <w:t xml:space="preserve"> </w:t>
            </w:r>
            <w:r w:rsidR="005E20F3">
              <w:rPr>
                <w:rFonts w:cs="Times New Roman"/>
              </w:rPr>
              <w:t>14.9%).</w:t>
            </w:r>
            <w:r w:rsidR="00895C38">
              <w:rPr>
                <w:rFonts w:cs="Times New Roman"/>
              </w:rPr>
              <w:t xml:space="preserve"> </w:t>
            </w:r>
          </w:p>
          <w:tbl>
            <w:tblPr>
              <w:tblW w:w="116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1417"/>
              <w:gridCol w:w="1565"/>
              <w:gridCol w:w="737"/>
              <w:gridCol w:w="1134"/>
              <w:gridCol w:w="1275"/>
              <w:gridCol w:w="1418"/>
              <w:gridCol w:w="1134"/>
              <w:gridCol w:w="2608"/>
            </w:tblGrid>
            <w:tr w:rsidR="00122A01" w:rsidRPr="00122A01" w14:paraId="483CD8ED" w14:textId="77777777" w:rsidTr="00B067D4">
              <w:trPr>
                <w:trHeight w:val="285"/>
              </w:trPr>
              <w:tc>
                <w:tcPr>
                  <w:tcW w:w="397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5914B5B6" w14:textId="1EE65293" w:rsidR="00122A01" w:rsidRPr="00B24DF0" w:rsidRDefault="00B067D4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1417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0A8BD9B1" w14:textId="77777777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차입처</w:t>
                  </w:r>
                </w:p>
              </w:tc>
              <w:tc>
                <w:tcPr>
                  <w:tcW w:w="1565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322B1539" w14:textId="3E660C85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차입금</w:t>
                  </w:r>
                  <w:r w:rsidR="00F33EE1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="00F33EE1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원</w:t>
                  </w:r>
                  <w:r w:rsidR="00F33EE1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737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39D9EED8" w14:textId="3870C91F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연이율</w:t>
                  </w:r>
                  <w:r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(%)</w:t>
                  </w:r>
                </w:p>
              </w:tc>
              <w:tc>
                <w:tcPr>
                  <w:tcW w:w="1134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78ACA4B7" w14:textId="77777777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차입일</w:t>
                  </w:r>
                </w:p>
              </w:tc>
              <w:tc>
                <w:tcPr>
                  <w:tcW w:w="1275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1237EEEE" w14:textId="77777777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1418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06D5CA0D" w14:textId="77777777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종류</w:t>
                  </w:r>
                </w:p>
              </w:tc>
              <w:tc>
                <w:tcPr>
                  <w:tcW w:w="1134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04F18ABF" w14:textId="4A8AFADA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주식</w:t>
                  </w:r>
                  <w:r w:rsidRPr="00122A01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수</w:t>
                  </w:r>
                  <w:r w:rsidR="00F33EE1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="00F33EE1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주</w:t>
                  </w:r>
                  <w:r w:rsidR="00F33EE1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608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41648486" w14:textId="77777777" w:rsidR="00122A01" w:rsidRPr="00B24DF0" w:rsidRDefault="00122A01" w:rsidP="00B067D4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특이사항</w:t>
                  </w:r>
                </w:p>
              </w:tc>
            </w:tr>
            <w:tr w:rsidR="00122A01" w:rsidRPr="00122A01" w14:paraId="3D414E55" w14:textId="77777777" w:rsidTr="004D1E65">
              <w:trPr>
                <w:trHeight w:val="555"/>
              </w:trPr>
              <w:tc>
                <w:tcPr>
                  <w:tcW w:w="397" w:type="dxa"/>
                  <w:tcBorders>
                    <w:top w:val="doub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615AEA8A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7" w:type="dxa"/>
                  <w:tcBorders>
                    <w:top w:val="double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7E4A64B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>㈜포트리스</w:t>
                  </w: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>인베스트먼트</w:t>
                  </w:r>
                </w:p>
              </w:tc>
              <w:tc>
                <w:tcPr>
                  <w:tcW w:w="1565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CC763F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800,000,000 </w:t>
                  </w:r>
                </w:p>
              </w:tc>
              <w:tc>
                <w:tcPr>
                  <w:tcW w:w="737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E1110C" w14:textId="416849AF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1134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57E21B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2022-08-03</w:t>
                  </w:r>
                </w:p>
              </w:tc>
              <w:tc>
                <w:tcPr>
                  <w:tcW w:w="1275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8A2376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FF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2023-03-31</w:t>
                  </w:r>
                </w:p>
              </w:tc>
              <w:tc>
                <w:tcPr>
                  <w:tcW w:w="1418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7F573D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사모사채</w:t>
                  </w:r>
                </w:p>
              </w:tc>
              <w:tc>
                <w:tcPr>
                  <w:tcW w:w="1134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2F14A7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476,190 </w:t>
                  </w:r>
                </w:p>
              </w:tc>
              <w:tc>
                <w:tcPr>
                  <w:tcW w:w="2608" w:type="dxa"/>
                  <w:tcBorders>
                    <w:top w:val="doub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3841CE" w14:textId="5452894F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122A01" w:rsidRPr="00122A01" w14:paraId="1B588294" w14:textId="77777777" w:rsidTr="004D1E65">
              <w:trPr>
                <w:trHeight w:val="270"/>
              </w:trPr>
              <w:tc>
                <w:tcPr>
                  <w:tcW w:w="397" w:type="dxa"/>
                  <w:vMerge w:val="restart"/>
                  <w:shd w:val="clear" w:color="000000" w:fill="F2F2F2"/>
                  <w:noWrap/>
                  <w:vAlign w:val="center"/>
                  <w:hideMark/>
                </w:tcPr>
                <w:p w14:paraId="0D66EC32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417" w:type="dxa"/>
                  <w:vMerge w:val="restart"/>
                  <w:shd w:val="clear" w:color="000000" w:fill="F2F2F2"/>
                  <w:noWrap/>
                  <w:vAlign w:val="center"/>
                  <w:hideMark/>
                </w:tcPr>
                <w:p w14:paraId="4080016C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>㈜상상인저축은행</w:t>
                  </w:r>
                </w:p>
              </w:tc>
              <w:tc>
                <w:tcPr>
                  <w:tcW w:w="1565" w:type="dxa"/>
                  <w:shd w:val="clear" w:color="auto" w:fill="auto"/>
                  <w:noWrap/>
                  <w:vAlign w:val="center"/>
                  <w:hideMark/>
                </w:tcPr>
                <w:p w14:paraId="09C35C1D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6,000,000,000 </w:t>
                  </w:r>
                </w:p>
              </w:tc>
              <w:tc>
                <w:tcPr>
                  <w:tcW w:w="737" w:type="dxa"/>
                  <w:shd w:val="clear" w:color="auto" w:fill="auto"/>
                  <w:noWrap/>
                  <w:vAlign w:val="center"/>
                  <w:hideMark/>
                </w:tcPr>
                <w:p w14:paraId="26B169C7" w14:textId="3E509754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14.0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  <w:hideMark/>
                </w:tcPr>
                <w:p w14:paraId="7F33B55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2021-07-02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  <w:hideMark/>
                </w:tcPr>
                <w:p w14:paraId="7DC06700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2023-03-09</w:t>
                  </w:r>
                </w:p>
              </w:tc>
              <w:tc>
                <w:tcPr>
                  <w:tcW w:w="1418" w:type="dxa"/>
                  <w:shd w:val="clear" w:color="auto" w:fill="auto"/>
                  <w:noWrap/>
                  <w:vAlign w:val="center"/>
                  <w:hideMark/>
                </w:tcPr>
                <w:p w14:paraId="593C6535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주식담보대출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0B37E553" w14:textId="1651DEB8" w:rsidR="00122A01" w:rsidRPr="00B24DF0" w:rsidRDefault="00122A01" w:rsidP="001A4A1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="001A4A16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3,160,605</w:t>
                  </w:r>
                </w:p>
              </w:tc>
              <w:tc>
                <w:tcPr>
                  <w:tcW w:w="2608" w:type="dxa"/>
                  <w:shd w:val="clear" w:color="auto" w:fill="auto"/>
                  <w:noWrap/>
                  <w:vAlign w:val="center"/>
                  <w:hideMark/>
                </w:tcPr>
                <w:p w14:paraId="7A654D6F" w14:textId="0FB62BE0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122A01" w:rsidRPr="00122A01" w14:paraId="383A3B26" w14:textId="77777777" w:rsidTr="004D1E65">
              <w:trPr>
                <w:trHeight w:val="270"/>
              </w:trPr>
              <w:tc>
                <w:tcPr>
                  <w:tcW w:w="397" w:type="dxa"/>
                  <w:vMerge/>
                  <w:vAlign w:val="center"/>
                  <w:hideMark/>
                </w:tcPr>
                <w:p w14:paraId="2D9626EE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  <w:hideMark/>
                </w:tcPr>
                <w:p w14:paraId="7460570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65" w:type="dxa"/>
                  <w:shd w:val="clear" w:color="auto" w:fill="auto"/>
                  <w:noWrap/>
                  <w:vAlign w:val="center"/>
                  <w:hideMark/>
                </w:tcPr>
                <w:p w14:paraId="2EF73D80" w14:textId="033884A9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737" w:type="dxa"/>
                  <w:shd w:val="clear" w:color="auto" w:fill="auto"/>
                  <w:noWrap/>
                  <w:vAlign w:val="center"/>
                  <w:hideMark/>
                </w:tcPr>
                <w:p w14:paraId="5DFF1384" w14:textId="51ADAE96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  <w:hideMark/>
                </w:tcPr>
                <w:p w14:paraId="1D9C9BC0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2023-01-16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  <w:hideMark/>
                </w:tcPr>
                <w:p w14:paraId="1C0FE4B3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2024-01-16</w:t>
                  </w:r>
                </w:p>
              </w:tc>
              <w:tc>
                <w:tcPr>
                  <w:tcW w:w="1418" w:type="dxa"/>
                  <w:shd w:val="clear" w:color="auto" w:fill="auto"/>
                  <w:noWrap/>
                  <w:vAlign w:val="center"/>
                  <w:hideMark/>
                </w:tcPr>
                <w:p w14:paraId="28C5799A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추가담보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BFE81C8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60,000 </w:t>
                  </w:r>
                </w:p>
              </w:tc>
              <w:tc>
                <w:tcPr>
                  <w:tcW w:w="2608" w:type="dxa"/>
                  <w:shd w:val="clear" w:color="auto" w:fill="auto"/>
                  <w:noWrap/>
                  <w:vAlign w:val="center"/>
                  <w:hideMark/>
                </w:tcPr>
                <w:p w14:paraId="4DC5CC44" w14:textId="5B748653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담보제공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인포아이알</w:t>
                  </w:r>
                </w:p>
              </w:tc>
            </w:tr>
            <w:tr w:rsidR="00122A01" w:rsidRPr="00122A01" w14:paraId="3EFF20B1" w14:textId="77777777" w:rsidTr="004D1E65">
              <w:trPr>
                <w:trHeight w:val="270"/>
              </w:trPr>
              <w:tc>
                <w:tcPr>
                  <w:tcW w:w="397" w:type="dxa"/>
                  <w:vMerge/>
                  <w:vAlign w:val="center"/>
                  <w:hideMark/>
                </w:tcPr>
                <w:p w14:paraId="2CFBF09B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  <w:hideMark/>
                </w:tcPr>
                <w:p w14:paraId="584A2EF1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65" w:type="dxa"/>
                  <w:shd w:val="clear" w:color="auto" w:fill="auto"/>
                  <w:noWrap/>
                  <w:vAlign w:val="center"/>
                  <w:hideMark/>
                </w:tcPr>
                <w:p w14:paraId="30F7BC1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499,000,000 </w:t>
                  </w:r>
                </w:p>
              </w:tc>
              <w:tc>
                <w:tcPr>
                  <w:tcW w:w="737" w:type="dxa"/>
                  <w:shd w:val="clear" w:color="auto" w:fill="auto"/>
                  <w:noWrap/>
                  <w:vAlign w:val="center"/>
                  <w:hideMark/>
                </w:tcPr>
                <w:p w14:paraId="2AF70DA7" w14:textId="2DEA9D40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14.0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  <w:hideMark/>
                </w:tcPr>
                <w:p w14:paraId="62D396F5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2021-12-09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  <w:hideMark/>
                </w:tcPr>
                <w:p w14:paraId="6A53264B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2023-03-09</w:t>
                  </w:r>
                </w:p>
              </w:tc>
              <w:tc>
                <w:tcPr>
                  <w:tcW w:w="1418" w:type="dxa"/>
                  <w:shd w:val="clear" w:color="auto" w:fill="auto"/>
                  <w:noWrap/>
                  <w:vAlign w:val="center"/>
                  <w:hideMark/>
                </w:tcPr>
                <w:p w14:paraId="12F0FDAA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주식담보대출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1BB5549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1,331,096 </w:t>
                  </w:r>
                </w:p>
              </w:tc>
              <w:tc>
                <w:tcPr>
                  <w:tcW w:w="2608" w:type="dxa"/>
                  <w:shd w:val="clear" w:color="auto" w:fill="auto"/>
                  <w:noWrap/>
                  <w:vAlign w:val="center"/>
                  <w:hideMark/>
                </w:tcPr>
                <w:p w14:paraId="7AC3A789" w14:textId="03DB00A9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담보제공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에이치앤씨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호</w:t>
                  </w:r>
                </w:p>
              </w:tc>
            </w:tr>
            <w:tr w:rsidR="00122A01" w:rsidRPr="00122A01" w14:paraId="3819C881" w14:textId="77777777" w:rsidTr="009965FD">
              <w:trPr>
                <w:trHeight w:val="285"/>
              </w:trPr>
              <w:tc>
                <w:tcPr>
                  <w:tcW w:w="397" w:type="dxa"/>
                  <w:vMerge/>
                  <w:vAlign w:val="center"/>
                  <w:hideMark/>
                </w:tcPr>
                <w:p w14:paraId="5C95EBC2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  <w:hideMark/>
                </w:tcPr>
                <w:p w14:paraId="7E8259EC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65" w:type="dxa"/>
                  <w:shd w:val="clear" w:color="000000" w:fill="FCE4D6"/>
                  <w:noWrap/>
                  <w:vAlign w:val="center"/>
                  <w:hideMark/>
                </w:tcPr>
                <w:p w14:paraId="69C0BAE0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6,499,000,000 </w:t>
                  </w:r>
                </w:p>
              </w:tc>
              <w:tc>
                <w:tcPr>
                  <w:tcW w:w="737" w:type="dxa"/>
                  <w:shd w:val="clear" w:color="000000" w:fill="FCE4D6"/>
                  <w:noWrap/>
                  <w:vAlign w:val="center"/>
                </w:tcPr>
                <w:p w14:paraId="21CE253A" w14:textId="7BB6C3F2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000000" w:fill="FCE4D6"/>
                  <w:noWrap/>
                  <w:vAlign w:val="center"/>
                </w:tcPr>
                <w:p w14:paraId="7C76F397" w14:textId="1D630B5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shd w:val="clear" w:color="000000" w:fill="FCE4D6"/>
                  <w:noWrap/>
                  <w:vAlign w:val="center"/>
                </w:tcPr>
                <w:p w14:paraId="7A6BD9AB" w14:textId="3931B2DF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shd w:val="clear" w:color="000000" w:fill="FCE4D6"/>
                  <w:noWrap/>
                  <w:vAlign w:val="center"/>
                </w:tcPr>
                <w:p w14:paraId="168A7208" w14:textId="742E8F05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000000" w:fill="FCE4D6"/>
                  <w:noWrap/>
                  <w:vAlign w:val="center"/>
                  <w:hideMark/>
                </w:tcPr>
                <w:p w14:paraId="74FE9EB8" w14:textId="0F06580A" w:rsidR="00122A01" w:rsidRPr="00B24DF0" w:rsidRDefault="001A4A16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4,551,701</w:t>
                  </w:r>
                </w:p>
              </w:tc>
              <w:tc>
                <w:tcPr>
                  <w:tcW w:w="2608" w:type="dxa"/>
                  <w:shd w:val="clear" w:color="000000" w:fill="FCE4D6"/>
                  <w:noWrap/>
                  <w:vAlign w:val="center"/>
                </w:tcPr>
                <w:p w14:paraId="671BFF30" w14:textId="4B17F48A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122A01" w:rsidRPr="00122A01" w14:paraId="2E281998" w14:textId="77777777" w:rsidTr="009965FD">
              <w:trPr>
                <w:trHeight w:val="270"/>
              </w:trPr>
              <w:tc>
                <w:tcPr>
                  <w:tcW w:w="397" w:type="dxa"/>
                  <w:vMerge w:val="restart"/>
                  <w:shd w:val="clear" w:color="000000" w:fill="F2F2F2"/>
                  <w:noWrap/>
                  <w:vAlign w:val="center"/>
                  <w:hideMark/>
                </w:tcPr>
                <w:p w14:paraId="502DBE33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lastRenderedPageBreak/>
                    <w:t>3</w:t>
                  </w:r>
                </w:p>
              </w:tc>
              <w:tc>
                <w:tcPr>
                  <w:tcW w:w="1417" w:type="dxa"/>
                  <w:vMerge w:val="restart"/>
                  <w:shd w:val="clear" w:color="000000" w:fill="F2F2F2"/>
                  <w:noWrap/>
                  <w:vAlign w:val="center"/>
                  <w:hideMark/>
                </w:tcPr>
                <w:p w14:paraId="05E6935B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  <w:t>㈜상상인플러스저축은행</w:t>
                  </w:r>
                </w:p>
              </w:tc>
              <w:tc>
                <w:tcPr>
                  <w:tcW w:w="1565" w:type="dxa"/>
                  <w:shd w:val="clear" w:color="auto" w:fill="auto"/>
                  <w:noWrap/>
                  <w:vAlign w:val="center"/>
                  <w:hideMark/>
                </w:tcPr>
                <w:p w14:paraId="79AFC1F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5,000,000,000 </w:t>
                  </w:r>
                </w:p>
              </w:tc>
              <w:tc>
                <w:tcPr>
                  <w:tcW w:w="737" w:type="dxa"/>
                  <w:shd w:val="clear" w:color="auto" w:fill="auto"/>
                  <w:noWrap/>
                  <w:vAlign w:val="center"/>
                  <w:hideMark/>
                </w:tcPr>
                <w:p w14:paraId="66B09ACF" w14:textId="79E790E0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14.0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  <w:hideMark/>
                </w:tcPr>
                <w:p w14:paraId="202FEA11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2021-07-02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  <w:hideMark/>
                </w:tcPr>
                <w:p w14:paraId="6933531C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2023-03-09</w:t>
                  </w:r>
                </w:p>
              </w:tc>
              <w:tc>
                <w:tcPr>
                  <w:tcW w:w="1418" w:type="dxa"/>
                  <w:shd w:val="clear" w:color="auto" w:fill="auto"/>
                  <w:noWrap/>
                  <w:vAlign w:val="center"/>
                  <w:hideMark/>
                </w:tcPr>
                <w:p w14:paraId="7108373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주식담보대출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6091FB41" w14:textId="016C26B1" w:rsidR="00122A01" w:rsidRPr="00B24DF0" w:rsidRDefault="00122A01" w:rsidP="001A4A1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="001A4A16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2,818,836</w:t>
                  </w:r>
                </w:p>
              </w:tc>
              <w:tc>
                <w:tcPr>
                  <w:tcW w:w="2608" w:type="dxa"/>
                  <w:shd w:val="clear" w:color="auto" w:fill="auto"/>
                  <w:noWrap/>
                  <w:vAlign w:val="center"/>
                </w:tcPr>
                <w:p w14:paraId="5B60DDC1" w14:textId="710D2D78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122A01" w:rsidRPr="00122A01" w14:paraId="440073AB" w14:textId="77777777" w:rsidTr="009965FD">
              <w:trPr>
                <w:trHeight w:val="270"/>
              </w:trPr>
              <w:tc>
                <w:tcPr>
                  <w:tcW w:w="397" w:type="dxa"/>
                  <w:vMerge/>
                  <w:vAlign w:val="center"/>
                  <w:hideMark/>
                </w:tcPr>
                <w:p w14:paraId="536AA5F3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  <w:hideMark/>
                </w:tcPr>
                <w:p w14:paraId="3D6D2AED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65" w:type="dxa"/>
                  <w:shd w:val="clear" w:color="auto" w:fill="auto"/>
                  <w:noWrap/>
                  <w:vAlign w:val="center"/>
                  <w:hideMark/>
                </w:tcPr>
                <w:p w14:paraId="2014A329" w14:textId="389945DC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737" w:type="dxa"/>
                  <w:shd w:val="clear" w:color="auto" w:fill="auto"/>
                  <w:noWrap/>
                  <w:vAlign w:val="center"/>
                </w:tcPr>
                <w:p w14:paraId="52C4264C" w14:textId="683A52C4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  <w:hideMark/>
                </w:tcPr>
                <w:p w14:paraId="49FE199C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2023-01-16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  <w:hideMark/>
                </w:tcPr>
                <w:p w14:paraId="34295402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2024-01-16</w:t>
                  </w:r>
                </w:p>
              </w:tc>
              <w:tc>
                <w:tcPr>
                  <w:tcW w:w="1418" w:type="dxa"/>
                  <w:shd w:val="clear" w:color="auto" w:fill="auto"/>
                  <w:noWrap/>
                  <w:vAlign w:val="center"/>
                  <w:hideMark/>
                </w:tcPr>
                <w:p w14:paraId="30889E81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추가담보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13F5ED5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30,000 </w:t>
                  </w:r>
                </w:p>
              </w:tc>
              <w:tc>
                <w:tcPr>
                  <w:tcW w:w="2608" w:type="dxa"/>
                  <w:shd w:val="clear" w:color="auto" w:fill="auto"/>
                  <w:noWrap/>
                  <w:vAlign w:val="center"/>
                  <w:hideMark/>
                </w:tcPr>
                <w:p w14:paraId="5C9E67C9" w14:textId="13B7C14D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담보제공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인포아이알</w:t>
                  </w:r>
                </w:p>
              </w:tc>
            </w:tr>
            <w:tr w:rsidR="00122A01" w:rsidRPr="00122A01" w14:paraId="6ACFCA57" w14:textId="77777777" w:rsidTr="004D1E65">
              <w:trPr>
                <w:trHeight w:val="270"/>
              </w:trPr>
              <w:tc>
                <w:tcPr>
                  <w:tcW w:w="397" w:type="dxa"/>
                  <w:vMerge/>
                  <w:vAlign w:val="center"/>
                  <w:hideMark/>
                </w:tcPr>
                <w:p w14:paraId="6062454E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  <w:hideMark/>
                </w:tcPr>
                <w:p w14:paraId="3509A78A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65" w:type="dxa"/>
                  <w:shd w:val="clear" w:color="auto" w:fill="auto"/>
                  <w:noWrap/>
                  <w:vAlign w:val="center"/>
                  <w:hideMark/>
                </w:tcPr>
                <w:p w14:paraId="4E6D29AE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514,000,000 </w:t>
                  </w:r>
                </w:p>
              </w:tc>
              <w:tc>
                <w:tcPr>
                  <w:tcW w:w="737" w:type="dxa"/>
                  <w:shd w:val="clear" w:color="auto" w:fill="auto"/>
                  <w:noWrap/>
                  <w:vAlign w:val="center"/>
                  <w:hideMark/>
                </w:tcPr>
                <w:p w14:paraId="4CE4DC2A" w14:textId="4A199351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14.0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  <w:hideMark/>
                </w:tcPr>
                <w:p w14:paraId="02DF1CF1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2021-12-09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  <w:hideMark/>
                </w:tcPr>
                <w:p w14:paraId="4465E952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kern w:val="0"/>
                      <w:sz w:val="20"/>
                      <w:szCs w:val="20"/>
                    </w:rPr>
                    <w:t>2023-03-09</w:t>
                  </w:r>
                </w:p>
              </w:tc>
              <w:tc>
                <w:tcPr>
                  <w:tcW w:w="1418" w:type="dxa"/>
                  <w:shd w:val="clear" w:color="auto" w:fill="auto"/>
                  <w:noWrap/>
                  <w:vAlign w:val="center"/>
                  <w:hideMark/>
                </w:tcPr>
                <w:p w14:paraId="14B4C93C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주식담보대출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5AA9B7B4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1,328,903 </w:t>
                  </w:r>
                </w:p>
              </w:tc>
              <w:tc>
                <w:tcPr>
                  <w:tcW w:w="2608" w:type="dxa"/>
                  <w:shd w:val="clear" w:color="auto" w:fill="auto"/>
                  <w:noWrap/>
                  <w:vAlign w:val="center"/>
                  <w:hideMark/>
                </w:tcPr>
                <w:p w14:paraId="3BF96CCD" w14:textId="6C0D25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담보제공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엠케이케어랩</w:t>
                  </w:r>
                </w:p>
              </w:tc>
            </w:tr>
            <w:tr w:rsidR="00122A01" w:rsidRPr="00122A01" w14:paraId="258B6300" w14:textId="77777777" w:rsidTr="009965FD">
              <w:trPr>
                <w:trHeight w:val="285"/>
              </w:trPr>
              <w:tc>
                <w:tcPr>
                  <w:tcW w:w="397" w:type="dxa"/>
                  <w:vMerge/>
                  <w:vAlign w:val="center"/>
                  <w:hideMark/>
                </w:tcPr>
                <w:p w14:paraId="40924B97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  <w:hideMark/>
                </w:tcPr>
                <w:p w14:paraId="476AAD8E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65" w:type="dxa"/>
                  <w:shd w:val="clear" w:color="000000" w:fill="FCE4D6"/>
                  <w:noWrap/>
                  <w:vAlign w:val="center"/>
                  <w:hideMark/>
                </w:tcPr>
                <w:p w14:paraId="62910849" w14:textId="77777777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B24DF0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5,514,000,000 </w:t>
                  </w:r>
                </w:p>
              </w:tc>
              <w:tc>
                <w:tcPr>
                  <w:tcW w:w="737" w:type="dxa"/>
                  <w:shd w:val="clear" w:color="000000" w:fill="FCE4D6"/>
                  <w:noWrap/>
                  <w:vAlign w:val="center"/>
                </w:tcPr>
                <w:p w14:paraId="70F7C157" w14:textId="3F576E23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000000" w:fill="FCE4D6"/>
                  <w:noWrap/>
                  <w:vAlign w:val="center"/>
                </w:tcPr>
                <w:p w14:paraId="6BC12B3A" w14:textId="4363590A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shd w:val="clear" w:color="000000" w:fill="FCE4D6"/>
                  <w:noWrap/>
                  <w:vAlign w:val="center"/>
                </w:tcPr>
                <w:p w14:paraId="6CA43D63" w14:textId="579D2A0F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shd w:val="clear" w:color="000000" w:fill="FCE4D6"/>
                  <w:noWrap/>
                  <w:vAlign w:val="center"/>
                </w:tcPr>
                <w:p w14:paraId="73D3FFC4" w14:textId="0E867758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000000" w:fill="FCE4D6"/>
                  <w:noWrap/>
                  <w:vAlign w:val="center"/>
                  <w:hideMark/>
                </w:tcPr>
                <w:p w14:paraId="74F5D3B4" w14:textId="2D150A7A" w:rsidR="00122A01" w:rsidRPr="00B24DF0" w:rsidRDefault="001A4A16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4,177,739</w:t>
                  </w:r>
                </w:p>
              </w:tc>
              <w:tc>
                <w:tcPr>
                  <w:tcW w:w="2608" w:type="dxa"/>
                  <w:shd w:val="clear" w:color="000000" w:fill="FCE4D6"/>
                  <w:noWrap/>
                  <w:vAlign w:val="center"/>
                </w:tcPr>
                <w:p w14:paraId="15C79AD4" w14:textId="12B2CED3" w:rsidR="00122A01" w:rsidRPr="00B24DF0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122A01" w:rsidRPr="00122A01" w14:paraId="0020AB7B" w14:textId="77777777" w:rsidTr="004D1E65">
              <w:trPr>
                <w:trHeight w:val="285"/>
              </w:trPr>
              <w:tc>
                <w:tcPr>
                  <w:tcW w:w="397" w:type="dxa"/>
                  <w:shd w:val="clear" w:color="auto" w:fill="D7F2F1" w:themeFill="accent5" w:themeFillTint="33"/>
                  <w:vAlign w:val="center"/>
                </w:tcPr>
                <w:p w14:paraId="66237195" w14:textId="77777777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D7F2F1" w:themeFill="accent5" w:themeFillTint="33"/>
                  <w:vAlign w:val="center"/>
                </w:tcPr>
                <w:p w14:paraId="78C93E1D" w14:textId="4E933994" w:rsidR="00122A01" w:rsidRPr="002E325C" w:rsidRDefault="002E325C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2E325C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합</w:t>
                  </w:r>
                  <w:r w:rsidRPr="002E325C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2E325C">
                    <w:rPr>
                      <w:rFonts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  <w:r w:rsidRPr="002E325C">
                    <w:rPr>
                      <w:rFonts w:cs="Times New Roman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계</w:t>
                  </w:r>
                </w:p>
              </w:tc>
              <w:tc>
                <w:tcPr>
                  <w:tcW w:w="1565" w:type="dxa"/>
                  <w:shd w:val="clear" w:color="auto" w:fill="D7F2F1" w:themeFill="accent5" w:themeFillTint="33"/>
                  <w:noWrap/>
                  <w:vAlign w:val="center"/>
                </w:tcPr>
                <w:p w14:paraId="5B60C855" w14:textId="1723FE7F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  <w:r w:rsidRPr="002E325C">
                    <w:rPr>
                      <w:rFonts w:cs="Times New Roman"/>
                      <w:b/>
                      <w:bCs/>
                      <w:kern w:val="0"/>
                      <w:sz w:val="20"/>
                      <w:szCs w:val="20"/>
                    </w:rPr>
                    <w:t>12,813,000,000</w:t>
                  </w:r>
                </w:p>
              </w:tc>
              <w:tc>
                <w:tcPr>
                  <w:tcW w:w="737" w:type="dxa"/>
                  <w:shd w:val="clear" w:color="auto" w:fill="D7F2F1" w:themeFill="accent5" w:themeFillTint="33"/>
                  <w:noWrap/>
                  <w:vAlign w:val="center"/>
                </w:tcPr>
                <w:p w14:paraId="2AF25101" w14:textId="77777777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D7F2F1" w:themeFill="accent5" w:themeFillTint="33"/>
                  <w:noWrap/>
                  <w:vAlign w:val="center"/>
                </w:tcPr>
                <w:p w14:paraId="2D1A4AF6" w14:textId="77777777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shd w:val="clear" w:color="auto" w:fill="D7F2F1" w:themeFill="accent5" w:themeFillTint="33"/>
                  <w:noWrap/>
                  <w:vAlign w:val="center"/>
                </w:tcPr>
                <w:p w14:paraId="64BA90AA" w14:textId="77777777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shd w:val="clear" w:color="auto" w:fill="D7F2F1" w:themeFill="accent5" w:themeFillTint="33"/>
                  <w:noWrap/>
                  <w:vAlign w:val="center"/>
                </w:tcPr>
                <w:p w14:paraId="644CA6AB" w14:textId="77777777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D7F2F1" w:themeFill="accent5" w:themeFillTint="33"/>
                  <w:noWrap/>
                  <w:vAlign w:val="center"/>
                </w:tcPr>
                <w:p w14:paraId="6036EA85" w14:textId="135ED0C6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  <w:r w:rsidRPr="002E325C">
                    <w:rPr>
                      <w:rFonts w:cs="Times New Roman" w:hint="eastAsia"/>
                      <w:b/>
                      <w:color w:val="000000"/>
                      <w:kern w:val="0"/>
                      <w:sz w:val="20"/>
                      <w:szCs w:val="20"/>
                    </w:rPr>
                    <w:t>16,552,106</w:t>
                  </w:r>
                </w:p>
              </w:tc>
              <w:tc>
                <w:tcPr>
                  <w:tcW w:w="2608" w:type="dxa"/>
                  <w:shd w:val="clear" w:color="auto" w:fill="D7F2F1" w:themeFill="accent5" w:themeFillTint="33"/>
                  <w:noWrap/>
                  <w:vAlign w:val="center"/>
                </w:tcPr>
                <w:p w14:paraId="35CFCE0D" w14:textId="77777777" w:rsidR="00122A01" w:rsidRPr="002E325C" w:rsidRDefault="00122A01" w:rsidP="007B127B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3580ED1" w14:textId="7CA27278" w:rsidR="005E20F3" w:rsidRPr="002356FC" w:rsidRDefault="005E20F3" w:rsidP="0083728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상기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정담유통</w:t>
            </w:r>
            <w:r w:rsidR="001C37CE">
              <w:rPr>
                <w:rFonts w:cs="Times New Roman" w:hint="eastAsia"/>
              </w:rPr>
              <w:t>㈜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차입금과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차입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합병</w:t>
            </w:r>
            <w:r w:rsidR="00F33EE1"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기한이익의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채권자에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채권자의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승인을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사유인지</w:t>
            </w:r>
            <w:r w:rsidR="000067DA">
              <w:rPr>
                <w:rFonts w:cs="Times New Roman" w:hint="eastAsia"/>
              </w:rPr>
              <w:t xml:space="preserve">, </w:t>
            </w:r>
            <w:r w:rsidR="000067DA" w:rsidRPr="00ED5DC0">
              <w:rPr>
                <w:rFonts w:cs="Times New Roman" w:hint="eastAsia"/>
              </w:rPr>
              <w:t>대상회사가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정담유통㈜의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채무에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대하여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보증</w:t>
            </w:r>
            <w:r w:rsidR="00837285" w:rsidRPr="00ED5DC0">
              <w:rPr>
                <w:rFonts w:cs="Times New Roman" w:hint="eastAsia"/>
              </w:rPr>
              <w:t xml:space="preserve"> </w:t>
            </w:r>
            <w:r w:rsidR="00837285" w:rsidRPr="00ED5DC0">
              <w:rPr>
                <w:rFonts w:cs="Times New Roman" w:hint="eastAsia"/>
              </w:rPr>
              <w:t>기타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의무를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부담하고</w:t>
            </w:r>
            <w:r w:rsidR="000067DA" w:rsidRPr="00ED5DC0">
              <w:rPr>
                <w:rFonts w:cs="Times New Roman" w:hint="eastAsia"/>
              </w:rPr>
              <w:t xml:space="preserve"> </w:t>
            </w:r>
            <w:r w:rsidR="000067DA" w:rsidRPr="00ED5DC0">
              <w:rPr>
                <w:rFonts w:cs="Times New Roman" w:hint="eastAsia"/>
              </w:rPr>
              <w:t>있는지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질의하였으나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답변이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아니함</w:t>
            </w:r>
            <w:r>
              <w:rPr>
                <w:rFonts w:cs="Times New Roman" w:hint="eastAsia"/>
              </w:rPr>
              <w:t>.</w:t>
            </w:r>
            <w:r w:rsidR="000067DA">
              <w:rPr>
                <w:rFonts w:cs="Times New Roman"/>
              </w:rPr>
              <w:t xml:space="preserve"> </w:t>
            </w:r>
          </w:p>
        </w:tc>
      </w:tr>
      <w:tr w:rsidR="00EA2E12" w:rsidRPr="002356FC" w14:paraId="20095D28" w14:textId="77777777" w:rsidTr="00002B0F">
        <w:trPr>
          <w:trHeight w:val="60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5A4FEF01" w14:textId="262216AF" w:rsidR="00EA2E12" w:rsidRPr="002356FC" w:rsidRDefault="00EA2E12" w:rsidP="00F33EE1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lastRenderedPageBreak/>
              <w:t>지분희석화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가능성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="00002B0F">
              <w:rPr>
                <w:rFonts w:ascii="Times New Roman" w:cs="Times New Roman"/>
                <w:color w:val="9D0001" w:themeColor="background2"/>
              </w:rPr>
              <w:t xml:space="preserve">– </w:t>
            </w:r>
            <w:r w:rsidRPr="002356FC">
              <w:rPr>
                <w:rFonts w:ascii="Times New Roman" w:cs="Times New Roman"/>
                <w:color w:val="9D0001" w:themeColor="background2"/>
              </w:rPr>
              <w:t>전환사채</w:t>
            </w:r>
            <w:r w:rsidR="00002B0F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02B0F">
              <w:rPr>
                <w:rFonts w:ascii="Times New Roman" w:cs="Times New Roman" w:hint="eastAsia"/>
                <w:color w:val="9D0001" w:themeColor="background2"/>
              </w:rPr>
              <w:t>및</w:t>
            </w:r>
            <w:r w:rsidR="00002B0F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02B0F">
              <w:rPr>
                <w:rFonts w:ascii="Times New Roman" w:cs="Times New Roman" w:hint="eastAsia"/>
                <w:color w:val="9D0001" w:themeColor="background2"/>
              </w:rPr>
              <w:t>교환사채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4790CEC8" w14:textId="77777777" w:rsidR="00EA2E12" w:rsidRPr="00E04B51" w:rsidRDefault="00EA2E12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67F8A0AD" w14:textId="07C2E021" w:rsidR="00EA2E12" w:rsidRPr="00F33EE1" w:rsidRDefault="00EA2E12" w:rsidP="00F33E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240" w:lineRule="auto"/>
              <w:ind w:left="431" w:hanging="403"/>
              <w:rPr>
                <w:rFonts w:cs="Times New Roman"/>
              </w:rPr>
            </w:pPr>
            <w:r w:rsidRPr="00F33EE1">
              <w:rPr>
                <w:rFonts w:cs="Times New Roman"/>
              </w:rPr>
              <w:t>제공된</w:t>
            </w:r>
            <w:r w:rsidRPr="00F33EE1">
              <w:rPr>
                <w:rFonts w:cs="Times New Roman"/>
              </w:rPr>
              <w:t xml:space="preserve"> </w:t>
            </w:r>
            <w:r w:rsidRPr="00F33EE1">
              <w:rPr>
                <w:rFonts w:cs="Times New Roman"/>
              </w:rPr>
              <w:t>자료</w:t>
            </w:r>
            <w:r w:rsidR="0053657C" w:rsidRPr="00F33EE1">
              <w:rPr>
                <w:rFonts w:cs="Times New Roman" w:hint="eastAsia"/>
              </w:rPr>
              <w:t xml:space="preserve"> </w:t>
            </w:r>
            <w:r w:rsidR="0053657C" w:rsidRPr="00F33EE1">
              <w:rPr>
                <w:rFonts w:cs="Times New Roman" w:hint="eastAsia"/>
              </w:rPr>
              <w:t>및</w:t>
            </w:r>
            <w:r w:rsidR="0053657C" w:rsidRPr="00F33EE1">
              <w:rPr>
                <w:rFonts w:cs="Times New Roman" w:hint="eastAsia"/>
              </w:rPr>
              <w:t xml:space="preserve"> </w:t>
            </w:r>
            <w:r w:rsidR="0053657C" w:rsidRPr="00F33EE1">
              <w:rPr>
                <w:rFonts w:cs="Times New Roman" w:hint="eastAsia"/>
              </w:rPr>
              <w:t>공개된</w:t>
            </w:r>
            <w:r w:rsidR="0053657C" w:rsidRPr="00F33EE1">
              <w:rPr>
                <w:rFonts w:cs="Times New Roman" w:hint="eastAsia"/>
              </w:rPr>
              <w:t xml:space="preserve"> </w:t>
            </w:r>
            <w:r w:rsidR="0053657C" w:rsidRPr="00F33EE1">
              <w:rPr>
                <w:rFonts w:cs="Times New Roman" w:hint="eastAsia"/>
              </w:rPr>
              <w:t>자료</w:t>
            </w:r>
            <w:r w:rsidRPr="00F33EE1">
              <w:rPr>
                <w:rFonts w:cs="Times New Roman"/>
              </w:rPr>
              <w:t>에</w:t>
            </w:r>
            <w:r w:rsidRPr="00F33EE1">
              <w:rPr>
                <w:rFonts w:cs="Times New Roman"/>
              </w:rPr>
              <w:t xml:space="preserve"> </w:t>
            </w:r>
            <w:r w:rsidR="005A4A25" w:rsidRPr="00F33EE1">
              <w:rPr>
                <w:rFonts w:cs="Times New Roman"/>
              </w:rPr>
              <w:t>의하면</w:t>
            </w:r>
            <w:r w:rsidRPr="00F33EE1">
              <w:rPr>
                <w:rFonts w:cs="Times New Roman"/>
              </w:rPr>
              <w:t xml:space="preserve">, </w:t>
            </w:r>
            <w:r w:rsidRPr="00F33EE1">
              <w:rPr>
                <w:rFonts w:cs="Times New Roman"/>
              </w:rPr>
              <w:t>대상회사는</w:t>
            </w:r>
            <w:r w:rsidRPr="00F33EE1">
              <w:rPr>
                <w:rFonts w:cs="Times New Roman"/>
              </w:rPr>
              <w:t xml:space="preserve"> </w:t>
            </w:r>
            <w:r w:rsidRPr="00F33EE1">
              <w:rPr>
                <w:rFonts w:cs="Times New Roman"/>
              </w:rPr>
              <w:t>운영자금</w:t>
            </w:r>
            <w:r w:rsidRPr="00F33EE1">
              <w:rPr>
                <w:rFonts w:cs="Times New Roman"/>
              </w:rPr>
              <w:t xml:space="preserve"> </w:t>
            </w:r>
            <w:r w:rsidR="00E868FB" w:rsidRPr="00F33EE1">
              <w:rPr>
                <w:rFonts w:cs="Times New Roman" w:hint="eastAsia"/>
              </w:rPr>
              <w:t>등</w:t>
            </w:r>
            <w:r w:rsidR="00E868FB" w:rsidRPr="00F33EE1">
              <w:rPr>
                <w:rFonts w:cs="Times New Roman" w:hint="eastAsia"/>
              </w:rPr>
              <w:t xml:space="preserve"> </w:t>
            </w:r>
            <w:r w:rsidRPr="00F33EE1">
              <w:rPr>
                <w:rFonts w:cs="Times New Roman"/>
              </w:rPr>
              <w:t>확보</w:t>
            </w:r>
            <w:r w:rsidRPr="00F33EE1">
              <w:rPr>
                <w:rFonts w:cs="Times New Roman"/>
              </w:rPr>
              <w:t xml:space="preserve"> </w:t>
            </w:r>
            <w:r w:rsidRPr="00F33EE1">
              <w:rPr>
                <w:rFonts w:cs="Times New Roman"/>
              </w:rPr>
              <w:t>목적으로</w:t>
            </w:r>
            <w:r w:rsidRPr="00F33EE1">
              <w:rPr>
                <w:rFonts w:cs="Times New Roman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전환사채를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총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/>
              </w:rPr>
              <w:t>8</w:t>
            </w:r>
            <w:r w:rsidR="00B17CED" w:rsidRPr="00F33EE1">
              <w:rPr>
                <w:rFonts w:cs="Times New Roman" w:hint="eastAsia"/>
              </w:rPr>
              <w:t>회</w:t>
            </w:r>
            <w:r w:rsidR="00B17CED" w:rsidRPr="00F33EE1">
              <w:rPr>
                <w:rFonts w:cs="Times New Roman" w:hint="eastAsia"/>
              </w:rPr>
              <w:t>,</w:t>
            </w:r>
            <w:r w:rsidR="00B17CED" w:rsidRPr="00F33EE1">
              <w:rPr>
                <w:rFonts w:cs="Times New Roman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교환사채를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총</w:t>
            </w:r>
            <w:r w:rsidR="00B17CED" w:rsidRPr="00F33EE1">
              <w:rPr>
                <w:rFonts w:cs="Times New Roman" w:hint="eastAsia"/>
              </w:rPr>
              <w:t xml:space="preserve"> 1</w:t>
            </w:r>
            <w:r w:rsidR="00B17CED" w:rsidRPr="00F33EE1">
              <w:rPr>
                <w:rFonts w:cs="Times New Roman" w:hint="eastAsia"/>
              </w:rPr>
              <w:t>회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발행하였으며</w:t>
            </w:r>
            <w:r w:rsidR="00B17CED" w:rsidRPr="00F33EE1">
              <w:rPr>
                <w:rFonts w:cs="Times New Roman" w:hint="eastAsia"/>
              </w:rPr>
              <w:t>,</w:t>
            </w:r>
            <w:r w:rsidR="00B17CED" w:rsidRPr="00F33EE1">
              <w:rPr>
                <w:rFonts w:cs="Times New Roman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그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중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현재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유효한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전환사채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및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교환사채의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내역은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다음과</w:t>
            </w:r>
            <w:r w:rsidR="00B17CED" w:rsidRPr="00F33EE1">
              <w:rPr>
                <w:rFonts w:cs="Times New Roman" w:hint="eastAsia"/>
              </w:rPr>
              <w:t xml:space="preserve"> </w:t>
            </w:r>
            <w:r w:rsidR="00B17CED" w:rsidRPr="00F33EE1">
              <w:rPr>
                <w:rFonts w:cs="Times New Roman" w:hint="eastAsia"/>
              </w:rPr>
              <w:t>같음</w:t>
            </w:r>
            <w:r w:rsidR="00B17CED" w:rsidRPr="00F33EE1">
              <w:rPr>
                <w:rFonts w:cs="Times New Roman" w:hint="eastAsia"/>
              </w:rPr>
              <w:t xml:space="preserve">. </w:t>
            </w:r>
            <w:r w:rsidR="005F02D3" w:rsidRPr="00F33EE1">
              <w:rPr>
                <w:rFonts w:cs="Times New Roman" w:hint="eastAsia"/>
              </w:rPr>
              <w:t>전환사채</w:t>
            </w:r>
            <w:r w:rsidR="005F02D3" w:rsidRPr="00F33EE1">
              <w:rPr>
                <w:rFonts w:cs="Times New Roman" w:hint="eastAsia"/>
              </w:rPr>
              <w:t xml:space="preserve"> </w:t>
            </w:r>
            <w:r w:rsidR="005F02D3" w:rsidRPr="00F33EE1">
              <w:rPr>
                <w:rFonts w:cs="Times New Roman" w:hint="eastAsia"/>
              </w:rPr>
              <w:t>및</w:t>
            </w:r>
            <w:r w:rsidR="005F02D3" w:rsidRPr="00F33EE1">
              <w:rPr>
                <w:rFonts w:cs="Times New Roman" w:hint="eastAsia"/>
              </w:rPr>
              <w:t xml:space="preserve"> </w:t>
            </w:r>
            <w:r w:rsidR="005F02D3" w:rsidRPr="00F33EE1">
              <w:rPr>
                <w:rFonts w:cs="Times New Roman" w:hint="eastAsia"/>
              </w:rPr>
              <w:t>교환사채</w:t>
            </w:r>
            <w:r w:rsidR="005F02D3" w:rsidRPr="00F33EE1">
              <w:rPr>
                <w:rFonts w:cs="Times New Roman" w:hint="eastAsia"/>
              </w:rPr>
              <w:t xml:space="preserve"> </w:t>
            </w:r>
            <w:r w:rsidR="005F02D3" w:rsidRPr="00F33EE1">
              <w:rPr>
                <w:rFonts w:cs="Times New Roman" w:hint="eastAsia"/>
              </w:rPr>
              <w:t>계약의</w:t>
            </w:r>
            <w:r w:rsidR="005F02D3" w:rsidRPr="00F33EE1">
              <w:rPr>
                <w:rFonts w:cs="Times New Roman" w:hint="eastAsia"/>
              </w:rPr>
              <w:t xml:space="preserve"> </w:t>
            </w:r>
            <w:r w:rsidR="005F02D3" w:rsidRPr="00F33EE1">
              <w:rPr>
                <w:rFonts w:cs="Times New Roman" w:hint="eastAsia"/>
              </w:rPr>
              <w:t>주요</w:t>
            </w:r>
            <w:r w:rsidR="005F02D3" w:rsidRPr="00F33EE1">
              <w:rPr>
                <w:rFonts w:cs="Times New Roman" w:hint="eastAsia"/>
              </w:rPr>
              <w:t xml:space="preserve"> </w:t>
            </w:r>
            <w:r w:rsidR="005F02D3" w:rsidRPr="00F33EE1">
              <w:rPr>
                <w:rFonts w:cs="Times New Roman" w:hint="eastAsia"/>
              </w:rPr>
              <w:t>조건은</w:t>
            </w:r>
            <w:r w:rsidR="005F02D3" w:rsidRPr="00F33EE1">
              <w:rPr>
                <w:rFonts w:cs="Times New Roman" w:hint="eastAsia"/>
              </w:rPr>
              <w:t xml:space="preserve"> </w:t>
            </w:r>
            <w:r w:rsidR="005F02D3" w:rsidRPr="00F33EE1">
              <w:rPr>
                <w:rFonts w:cs="Times New Roman" w:hint="eastAsia"/>
                <w:b/>
                <w:u w:val="single"/>
              </w:rPr>
              <w:t>별첨</w:t>
            </w:r>
            <w:r w:rsidR="005F02D3" w:rsidRPr="00F33EE1">
              <w:rPr>
                <w:rFonts w:cs="Times New Roman" w:hint="eastAsia"/>
                <w:b/>
                <w:u w:val="single"/>
              </w:rPr>
              <w:t xml:space="preserve"> </w:t>
            </w:r>
            <w:r w:rsidR="009970A8" w:rsidRPr="00F33EE1">
              <w:rPr>
                <w:rFonts w:cs="Times New Roman"/>
                <w:b/>
                <w:u w:val="single"/>
              </w:rPr>
              <w:t>1</w:t>
            </w:r>
            <w:r w:rsidR="00F33EE1">
              <w:rPr>
                <w:rFonts w:cs="Times New Roman"/>
                <w:b/>
                <w:u w:val="single"/>
              </w:rPr>
              <w:t xml:space="preserve">. </w:t>
            </w:r>
            <w:r w:rsidR="00F33EE1">
              <w:rPr>
                <w:rFonts w:cs="Times New Roman" w:hint="eastAsia"/>
                <w:b/>
                <w:u w:val="single"/>
              </w:rPr>
              <w:t>전환사채</w:t>
            </w:r>
            <w:r w:rsidR="00F33EE1">
              <w:rPr>
                <w:rFonts w:cs="Times New Roman" w:hint="eastAsia"/>
                <w:b/>
                <w:u w:val="single"/>
              </w:rPr>
              <w:t xml:space="preserve"> </w:t>
            </w:r>
            <w:r w:rsidR="00F33EE1">
              <w:rPr>
                <w:rFonts w:cs="Times New Roman" w:hint="eastAsia"/>
                <w:b/>
                <w:u w:val="single"/>
              </w:rPr>
              <w:t>및</w:t>
            </w:r>
            <w:r w:rsidR="00F33EE1">
              <w:rPr>
                <w:rFonts w:cs="Times New Roman" w:hint="eastAsia"/>
                <w:b/>
                <w:u w:val="single"/>
              </w:rPr>
              <w:t xml:space="preserve"> </w:t>
            </w:r>
            <w:r w:rsidR="00F33EE1">
              <w:rPr>
                <w:rFonts w:cs="Times New Roman" w:hint="eastAsia"/>
                <w:b/>
                <w:u w:val="single"/>
              </w:rPr>
              <w:t>교환사채</w:t>
            </w:r>
            <w:r w:rsidR="00F33EE1">
              <w:rPr>
                <w:rFonts w:cs="Times New Roman" w:hint="eastAsia"/>
                <w:b/>
                <w:u w:val="single"/>
              </w:rPr>
              <w:t xml:space="preserve"> </w:t>
            </w:r>
            <w:r w:rsidR="00F33EE1">
              <w:rPr>
                <w:rFonts w:cs="Times New Roman" w:hint="eastAsia"/>
                <w:b/>
                <w:u w:val="single"/>
              </w:rPr>
              <w:t>인수계약</w:t>
            </w:r>
            <w:r w:rsidR="00F33EE1">
              <w:rPr>
                <w:rFonts w:cs="Times New Roman" w:hint="eastAsia"/>
                <w:b/>
                <w:u w:val="single"/>
              </w:rPr>
              <w:t xml:space="preserve"> </w:t>
            </w:r>
            <w:r w:rsidR="00F33EE1">
              <w:rPr>
                <w:rFonts w:cs="Times New Roman" w:hint="eastAsia"/>
                <w:b/>
                <w:u w:val="single"/>
              </w:rPr>
              <w:t>주요조건</w:t>
            </w:r>
            <w:r w:rsidR="005F02D3" w:rsidRPr="00F33EE1">
              <w:rPr>
                <w:rFonts w:cs="Times New Roman"/>
              </w:rPr>
              <w:t xml:space="preserve"> </w:t>
            </w:r>
            <w:r w:rsidR="005F02D3" w:rsidRPr="00F33EE1">
              <w:rPr>
                <w:rFonts w:cs="Times New Roman" w:hint="eastAsia"/>
              </w:rPr>
              <w:t>참고</w:t>
            </w:r>
            <w:r w:rsidR="005F02D3" w:rsidRPr="00F33EE1">
              <w:rPr>
                <w:rFonts w:cs="Times New Roman" w:hint="eastAsia"/>
              </w:rPr>
              <w:t>.</w:t>
            </w:r>
            <w:r w:rsidR="009828BB">
              <w:rPr>
                <w:rFonts w:cs="Times New Roman"/>
              </w:rPr>
              <w:t xml:space="preserve"> </w:t>
            </w:r>
          </w:p>
          <w:tbl>
            <w:tblPr>
              <w:tblW w:w="1497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808080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999"/>
              <w:gridCol w:w="1559"/>
              <w:gridCol w:w="1405"/>
              <w:gridCol w:w="1275"/>
              <w:gridCol w:w="1006"/>
              <w:gridCol w:w="1134"/>
              <w:gridCol w:w="1134"/>
              <w:gridCol w:w="1275"/>
              <w:gridCol w:w="2098"/>
              <w:gridCol w:w="3085"/>
            </w:tblGrid>
            <w:tr w:rsidR="006542E4" w:rsidRPr="006542E4" w14:paraId="36D1B0A1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48390DE0" w14:textId="77777777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/>
                      <w:b/>
                      <w:sz w:val="20"/>
                      <w:szCs w:val="20"/>
                    </w:rPr>
                    <w:t>명칭</w:t>
                  </w:r>
                </w:p>
              </w:tc>
              <w:tc>
                <w:tcPr>
                  <w:tcW w:w="1559" w:type="dxa"/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4FD61BF9" w14:textId="5A1D1952" w:rsidR="006542E4" w:rsidRPr="006542E4" w:rsidRDefault="006542E4" w:rsidP="003A225F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사채권자</w:t>
                  </w:r>
                  <w:r w:rsidRPr="006542E4">
                    <w:rPr>
                      <w:rStyle w:val="ad"/>
                      <w:rFonts w:cs="Times New Roman"/>
                      <w:b/>
                      <w:sz w:val="20"/>
                      <w:szCs w:val="20"/>
                    </w:rPr>
                    <w:footnoteReference w:id="5"/>
                  </w:r>
                </w:p>
              </w:tc>
              <w:tc>
                <w:tcPr>
                  <w:tcW w:w="1405" w:type="dxa"/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63FBF1E0" w14:textId="77777777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/>
                      <w:b/>
                      <w:sz w:val="20"/>
                      <w:szCs w:val="20"/>
                    </w:rPr>
                    <w:t>발행일</w:t>
                  </w:r>
                </w:p>
              </w:tc>
              <w:tc>
                <w:tcPr>
                  <w:tcW w:w="1275" w:type="dxa"/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537B1715" w14:textId="77777777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/>
                      <w:b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1006" w:type="dxa"/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3431725F" w14:textId="01CF40C7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발행금</w:t>
                  </w:r>
                  <w:r w:rsidRPr="006542E4">
                    <w:rPr>
                      <w:rFonts w:cs="Times New Roman"/>
                      <w:b/>
                      <w:sz w:val="20"/>
                      <w:szCs w:val="20"/>
                    </w:rPr>
                    <w:t>액</w:t>
                  </w:r>
                </w:p>
              </w:tc>
              <w:tc>
                <w:tcPr>
                  <w:tcW w:w="1134" w:type="dxa"/>
                  <w:shd w:val="clear" w:color="auto" w:fill="D7F2F1" w:themeFill="accent5" w:themeFillTint="33"/>
                  <w:vAlign w:val="center"/>
                </w:tcPr>
                <w:p w14:paraId="78B8D833" w14:textId="7AD8E956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잔액</w:t>
                  </w:r>
                  <w:r w:rsidRPr="006542E4">
                    <w:rPr>
                      <w:rStyle w:val="ad"/>
                      <w:rFonts w:cs="Times New Roman"/>
                      <w:b/>
                      <w:sz w:val="20"/>
                      <w:szCs w:val="20"/>
                    </w:rPr>
                    <w:footnoteReference w:id="6"/>
                  </w:r>
                </w:p>
              </w:tc>
              <w:tc>
                <w:tcPr>
                  <w:tcW w:w="1134" w:type="dxa"/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67FD7602" w14:textId="759E61D6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/>
                      <w:b/>
                      <w:sz w:val="20"/>
                      <w:szCs w:val="20"/>
                    </w:rPr>
                    <w:t>전환가액</w:t>
                  </w:r>
                  <w:r w:rsidRPr="006542E4">
                    <w:rPr>
                      <w:rStyle w:val="ad"/>
                      <w:rFonts w:cs="Times New Roman"/>
                      <w:b/>
                      <w:sz w:val="20"/>
                      <w:szCs w:val="20"/>
                    </w:rPr>
                    <w:footnoteReference w:id="7"/>
                  </w:r>
                </w:p>
              </w:tc>
              <w:tc>
                <w:tcPr>
                  <w:tcW w:w="1275" w:type="dxa"/>
                  <w:shd w:val="clear" w:color="auto" w:fill="D7F2F1" w:themeFill="accent5" w:themeFillTint="33"/>
                </w:tcPr>
                <w:p w14:paraId="11095127" w14:textId="296135A2" w:rsidR="006542E4" w:rsidRPr="006542E4" w:rsidRDefault="00986A4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sz w:val="20"/>
                      <w:szCs w:val="20"/>
                    </w:rPr>
                    <w:t>청구</w:t>
                  </w:r>
                  <w:r w:rsidR="006542E4"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가능</w:t>
                  </w:r>
                </w:p>
                <w:p w14:paraId="46D87436" w14:textId="50FCE5D1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주식수</w:t>
                  </w:r>
                </w:p>
              </w:tc>
              <w:tc>
                <w:tcPr>
                  <w:tcW w:w="2098" w:type="dxa"/>
                  <w:shd w:val="clear" w:color="auto" w:fill="D7F2F1" w:themeFill="accent5" w:themeFillTint="33"/>
                </w:tcPr>
                <w:p w14:paraId="38FDEAA2" w14:textId="77777777" w:rsidR="00B067D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조기상환청구권</w:t>
                  </w: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 xml:space="preserve"> </w:t>
                  </w:r>
                </w:p>
                <w:p w14:paraId="01A52038" w14:textId="76FBE7F0" w:rsidR="006542E4" w:rsidRPr="006542E4" w:rsidRDefault="006542E4" w:rsidP="007B127B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/>
                      <w:b/>
                      <w:sz w:val="20"/>
                      <w:szCs w:val="20"/>
                    </w:rPr>
                    <w:t>(Put Option)</w:t>
                  </w:r>
                </w:p>
              </w:tc>
            </w:tr>
            <w:tr w:rsidR="008F0499" w:rsidRPr="006542E4" w14:paraId="4141E6BC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F2F2F2" w:themeFill="background1" w:themeFillShade="F2"/>
                  <w:noWrap/>
                  <w:vAlign w:val="center"/>
                </w:tcPr>
                <w:p w14:paraId="184FDFCD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5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</w:p>
                <w:p w14:paraId="7F9DB94B" w14:textId="4B4978D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교환사채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noWrap/>
                  <w:vAlign w:val="center"/>
                </w:tcPr>
                <w:p w14:paraId="60DA773E" w14:textId="1D2C6CFE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공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**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 w:rsidRPr="006542E4">
                    <w:rPr>
                      <w:sz w:val="20"/>
                      <w:szCs w:val="20"/>
                      <w:vertAlign w:val="superscript"/>
                    </w:rPr>
                    <w:footnoteReference w:id="8"/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381D6F40" w14:textId="755D958B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2021. 3.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26.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5C41A90A" w14:textId="223EE30B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2026.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3. 26.</w:t>
                  </w: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5DFEC6B6" w14:textId="6198E60D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29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121A2B68" w14:textId="41BE5E62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15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  <w:r w:rsidRPr="006542E4">
                    <w:rPr>
                      <w:rStyle w:val="ad"/>
                      <w:rFonts w:cs="Times New Roman"/>
                      <w:sz w:val="20"/>
                      <w:szCs w:val="20"/>
                    </w:rPr>
                    <w:footnoteReference w:id="9"/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10FFEEDB" w14:textId="569D105C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2,019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275" w:type="dxa"/>
                  <w:vAlign w:val="center"/>
                </w:tcPr>
                <w:p w14:paraId="457AF245" w14:textId="5E4AC0FF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742,942</w:t>
                  </w:r>
                  <w:r w:rsidRPr="001A0481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1A0481">
                    <w:rPr>
                      <w:rStyle w:val="ad"/>
                      <w:rFonts w:cs="Times New Roman"/>
                      <w:sz w:val="20"/>
                      <w:szCs w:val="20"/>
                    </w:rPr>
                    <w:footnoteReference w:id="10"/>
                  </w:r>
                </w:p>
              </w:tc>
              <w:tc>
                <w:tcPr>
                  <w:tcW w:w="2098" w:type="dxa"/>
                  <w:vAlign w:val="center"/>
                </w:tcPr>
                <w:p w14:paraId="18AD0913" w14:textId="1D81C800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2024.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3. 26.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부터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2025. 12. 26.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까지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매월</w:t>
                  </w:r>
                </w:p>
              </w:tc>
            </w:tr>
            <w:tr w:rsidR="008F0499" w:rsidRPr="006542E4" w14:paraId="34DF3D6D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F2F2F2" w:themeFill="background1" w:themeFillShade="F2"/>
                  <w:noWrap/>
                  <w:vAlign w:val="center"/>
                </w:tcPr>
                <w:p w14:paraId="598E98CA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6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</w:p>
                <w:p w14:paraId="50268E63" w14:textId="48B81872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noWrap/>
                  <w:vAlign w:val="center"/>
                </w:tcPr>
                <w:p w14:paraId="72313C6F" w14:textId="3BDFE809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지브이에이</w:t>
                  </w:r>
                  <w:r w:rsidRPr="006542E4">
                    <w:rPr>
                      <w:rStyle w:val="ad"/>
                      <w:rFonts w:cs="Times New Roman"/>
                      <w:sz w:val="20"/>
                      <w:szCs w:val="20"/>
                    </w:rPr>
                    <w:footnoteReference w:id="11"/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65E871AC" w14:textId="1774E0A2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2021.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5. 7.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215DBD5C" w14:textId="37D338E5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2024. 5.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24363F27" w14:textId="38BC1D5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30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12D5E8A6" w14:textId="0428DCCA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5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50216EA5" w14:textId="0CA6197C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1,287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275" w:type="dxa"/>
                  <w:vAlign w:val="center"/>
                </w:tcPr>
                <w:p w14:paraId="5D417A59" w14:textId="429B6FC3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6542E4">
                    <w:rPr>
                      <w:rFonts w:hint="eastAsia"/>
                      <w:sz w:val="20"/>
                      <w:szCs w:val="20"/>
                    </w:rPr>
                    <w:t>388,500</w:t>
                  </w:r>
                  <w:ins w:id="15" w:author="heeyang.jang" w:date="2023-03-17T12:15:00Z">
                    <w:r w:rsidR="006D0192">
                      <w:rPr>
                        <w:rFonts w:hint="eastAsia"/>
                        <w:sz w:val="20"/>
                        <w:szCs w:val="20"/>
                      </w:rPr>
                      <w:t>주</w:t>
                    </w:r>
                  </w:ins>
                </w:p>
              </w:tc>
              <w:tc>
                <w:tcPr>
                  <w:tcW w:w="2098" w:type="dxa"/>
                  <w:vAlign w:val="center"/>
                </w:tcPr>
                <w:p w14:paraId="2D9E819D" w14:textId="4C5DFC61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2023.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5. 7.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부터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2024. 2. 7.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까지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매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개월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마다</w:t>
                  </w:r>
                </w:p>
              </w:tc>
            </w:tr>
            <w:tr w:rsidR="008F0499" w:rsidRPr="006542E4" w14:paraId="63BE8E7E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F2F2F2" w:themeFill="background1" w:themeFillShade="F2"/>
                  <w:noWrap/>
                  <w:vAlign w:val="center"/>
                </w:tcPr>
                <w:p w14:paraId="6EB0A027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lastRenderedPageBreak/>
                    <w:t>제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8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</w:p>
                <w:p w14:paraId="73444CD2" w14:textId="1348E61D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noWrap/>
                  <w:vAlign w:val="center"/>
                </w:tcPr>
                <w:p w14:paraId="1E440668" w14:textId="157A3465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㈜에스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****</w:t>
                  </w:r>
                  <w:r w:rsidRPr="006542E4">
                    <w:rPr>
                      <w:rStyle w:val="ad"/>
                      <w:rFonts w:cs="Times New Roman"/>
                      <w:sz w:val="20"/>
                      <w:szCs w:val="20"/>
                    </w:rPr>
                    <w:footnoteReference w:id="12"/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32B68FD6" w14:textId="649AF8E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2022.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2. 28.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20B8C63B" w14:textId="57121EFF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2025.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2. 28.</w:t>
                  </w: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6B9995D4" w14:textId="4538D0C0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20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5AD2AE56" w14:textId="1B3FAA50" w:rsidR="008F0499" w:rsidRPr="006542E4" w:rsidRDefault="009D68C0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1</w:t>
                  </w:r>
                  <w:r w:rsidR="008F0499" w:rsidRPr="006542E4">
                    <w:rPr>
                      <w:rFonts w:cs="Times New Roman" w:hint="eastAsia"/>
                      <w:sz w:val="20"/>
                      <w:szCs w:val="20"/>
                    </w:rPr>
                    <w:t>0</w:t>
                  </w:r>
                  <w:r w:rsidR="008F0499"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7E15E265" w14:textId="0A505AD6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1,122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275" w:type="dxa"/>
                  <w:vAlign w:val="center"/>
                </w:tcPr>
                <w:p w14:paraId="6FA13C14" w14:textId="250C653C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6542E4">
                    <w:rPr>
                      <w:rFonts w:hint="eastAsia"/>
                      <w:sz w:val="20"/>
                      <w:szCs w:val="20"/>
                    </w:rPr>
                    <w:t>891,265</w:t>
                  </w:r>
                  <w:ins w:id="16" w:author="heeyang.jang" w:date="2023-03-17T12:16:00Z">
                    <w:r w:rsidR="006D0192">
                      <w:rPr>
                        <w:rFonts w:hint="eastAsia"/>
                        <w:sz w:val="20"/>
                        <w:szCs w:val="20"/>
                      </w:rPr>
                      <w:t>주</w:t>
                    </w:r>
                  </w:ins>
                </w:p>
              </w:tc>
              <w:tc>
                <w:tcPr>
                  <w:tcW w:w="2098" w:type="dxa"/>
                  <w:vAlign w:val="center"/>
                </w:tcPr>
                <w:p w14:paraId="289B2A9D" w14:textId="33FF991A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2023 2. 28.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부터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2025. 1. 28.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까지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매월</w:t>
                  </w:r>
                </w:p>
              </w:tc>
            </w:tr>
            <w:tr w:rsidR="008F0499" w:rsidRPr="006542E4" w14:paraId="62D45A7E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F2F2F2" w:themeFill="background1" w:themeFillShade="F2"/>
                  <w:noWrap/>
                  <w:vAlign w:val="center"/>
                </w:tcPr>
                <w:p w14:paraId="7822F8FC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9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</w:p>
                <w:p w14:paraId="206D603A" w14:textId="2EEDE97C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noWrap/>
                  <w:vAlign w:val="center"/>
                </w:tcPr>
                <w:p w14:paraId="1F114C7E" w14:textId="747582AF" w:rsidR="008F0499" w:rsidRPr="006542E4" w:rsidRDefault="007B5515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>
                    <w:rPr>
                      <w:rStyle w:val="ad"/>
                      <w:rFonts w:cs="Times New Roman"/>
                      <w:sz w:val="20"/>
                      <w:szCs w:val="20"/>
                    </w:rPr>
                    <w:footnoteReference w:id="13"/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75B032D2" w14:textId="09C24C66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2022.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6. 24.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039A9336" w14:textId="44BE14CB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2025.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6. 24.</w:t>
                  </w: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5C0E27E7" w14:textId="7A850E8E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40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708667BD" w14:textId="71FC9AA5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40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261DA5FB" w14:textId="13F364F3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1,492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275" w:type="dxa"/>
                  <w:vAlign w:val="center"/>
                </w:tcPr>
                <w:p w14:paraId="43590495" w14:textId="39F882ED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6542E4">
                    <w:rPr>
                      <w:rFonts w:hint="eastAsia"/>
                      <w:sz w:val="20"/>
                      <w:szCs w:val="20"/>
                    </w:rPr>
                    <w:t>2,680,965</w:t>
                  </w:r>
                  <w:ins w:id="17" w:author="heeyang.jang" w:date="2023-03-17T12:16:00Z">
                    <w:r w:rsidR="006D0192">
                      <w:rPr>
                        <w:rFonts w:hint="eastAsia"/>
                        <w:sz w:val="20"/>
                        <w:szCs w:val="20"/>
                      </w:rPr>
                      <w:t>주</w:t>
                    </w:r>
                  </w:ins>
                </w:p>
              </w:tc>
              <w:tc>
                <w:tcPr>
                  <w:tcW w:w="2098" w:type="dxa"/>
                  <w:vAlign w:val="center"/>
                </w:tcPr>
                <w:p w14:paraId="5A755896" w14:textId="178ACFF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2023. 6.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24.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부터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2025. 5. 24.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까지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매월</w:t>
                  </w:r>
                </w:p>
              </w:tc>
            </w:tr>
            <w:tr w:rsidR="008F0499" w:rsidRPr="006542E4" w14:paraId="01EDB1AB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F2F2F2" w:themeFill="background1" w:themeFillShade="F2"/>
                  <w:noWrap/>
                  <w:vAlign w:val="center"/>
                </w:tcPr>
                <w:p w14:paraId="586D5BAC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</w:p>
                <w:p w14:paraId="0A93E293" w14:textId="74C22E0B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noWrap/>
                  <w:vAlign w:val="center"/>
                </w:tcPr>
                <w:p w14:paraId="6667DC5E" w14:textId="78B27ED7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공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*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 xml:space="preserve">*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9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Style w:val="ad"/>
                      <w:rFonts w:cs="Times New Roman"/>
                      <w:sz w:val="20"/>
                      <w:szCs w:val="20"/>
                    </w:rPr>
                    <w:footnoteReference w:id="14"/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397E007A" w14:textId="1BA29DFB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2022.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6. 24.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31E52B9A" w14:textId="48935550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2025.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6. 24.</w:t>
                  </w: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3FC68046" w14:textId="2673AE7D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127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06F48436" w14:textId="02C5ADCC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127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3D33C24A" w14:textId="78FEF2C6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1,492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275" w:type="dxa"/>
                  <w:vAlign w:val="center"/>
                </w:tcPr>
                <w:p w14:paraId="42EA2B00" w14:textId="3E3CD5C1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6542E4">
                    <w:rPr>
                      <w:rFonts w:hint="eastAsia"/>
                      <w:sz w:val="20"/>
                      <w:szCs w:val="20"/>
                    </w:rPr>
                    <w:t>8,512,064</w:t>
                  </w:r>
                  <w:ins w:id="18" w:author="heeyang.jang" w:date="2023-03-17T12:16:00Z">
                    <w:r w:rsidR="006D0192">
                      <w:rPr>
                        <w:rFonts w:hint="eastAsia"/>
                        <w:sz w:val="20"/>
                        <w:szCs w:val="20"/>
                      </w:rPr>
                      <w:t>주</w:t>
                    </w:r>
                  </w:ins>
                </w:p>
              </w:tc>
              <w:tc>
                <w:tcPr>
                  <w:tcW w:w="2098" w:type="dxa"/>
                  <w:vAlign w:val="center"/>
                </w:tcPr>
                <w:p w14:paraId="05B167F4" w14:textId="49119767" w:rsidR="008F0499" w:rsidRPr="006542E4" w:rsidDel="00214AB8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2023.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12.24.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부터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2025. 5. 25.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까지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매월</w:t>
                  </w:r>
                </w:p>
              </w:tc>
            </w:tr>
            <w:tr w:rsidR="008F0499" w:rsidRPr="006542E4" w14:paraId="071925AD" w14:textId="77777777" w:rsidTr="006542E4">
              <w:trPr>
                <w:gridAfter w:val="1"/>
                <w:wAfter w:w="3085" w:type="dxa"/>
                <w:trHeight w:val="20"/>
              </w:trPr>
              <w:tc>
                <w:tcPr>
                  <w:tcW w:w="999" w:type="dxa"/>
                  <w:shd w:val="clear" w:color="auto" w:fill="F2F2F2" w:themeFill="background1" w:themeFillShade="F2"/>
                  <w:noWrap/>
                  <w:vAlign w:val="center"/>
                </w:tcPr>
                <w:p w14:paraId="39BD75EC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1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</w:p>
                <w:p w14:paraId="07A0721D" w14:textId="0B5AE986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전환사채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noWrap/>
                  <w:vAlign w:val="center"/>
                </w:tcPr>
                <w:p w14:paraId="314669F3" w14:textId="168882C8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㈜큐브릭스</w:t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755B5795" w14:textId="35098550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2022.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6. 24.</w:t>
                  </w: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4C3BD3D5" w14:textId="494C1A5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2025.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6. 24.</w:t>
                  </w: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2E3A7104" w14:textId="3D3F7DE6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40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011E3727" w14:textId="74A9165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40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130E69BE" w14:textId="2EE0861F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1,492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275" w:type="dxa"/>
                  <w:vAlign w:val="center"/>
                </w:tcPr>
                <w:p w14:paraId="586EF8DA" w14:textId="435330A3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6542E4">
                    <w:rPr>
                      <w:rFonts w:hint="eastAsia"/>
                      <w:sz w:val="20"/>
                      <w:szCs w:val="20"/>
                    </w:rPr>
                    <w:t>2,680,965</w:t>
                  </w:r>
                  <w:ins w:id="19" w:author="heeyang.jang" w:date="2023-03-17T12:16:00Z">
                    <w:r w:rsidR="006D0192">
                      <w:rPr>
                        <w:rFonts w:hint="eastAsia"/>
                        <w:sz w:val="20"/>
                        <w:szCs w:val="20"/>
                      </w:rPr>
                      <w:t>주</w:t>
                    </w:r>
                  </w:ins>
                </w:p>
              </w:tc>
              <w:tc>
                <w:tcPr>
                  <w:tcW w:w="2098" w:type="dxa"/>
                  <w:vAlign w:val="center"/>
                </w:tcPr>
                <w:p w14:paraId="2AFB55D9" w14:textId="2C807E03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2023.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 xml:space="preserve"> 6. 24.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부터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/>
                      <w:sz w:val="20"/>
                      <w:szCs w:val="20"/>
                    </w:rPr>
                    <w:t>2025. 5. 24.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까지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6542E4">
                    <w:rPr>
                      <w:rFonts w:cs="Times New Roman" w:hint="eastAsia"/>
                      <w:sz w:val="20"/>
                      <w:szCs w:val="20"/>
                    </w:rPr>
                    <w:t>매월</w:t>
                  </w:r>
                </w:p>
              </w:tc>
            </w:tr>
            <w:tr w:rsidR="008F0499" w:rsidRPr="006542E4" w14:paraId="5F241B20" w14:textId="77777777" w:rsidTr="006542E4">
              <w:trPr>
                <w:trHeight w:val="20"/>
              </w:trPr>
              <w:tc>
                <w:tcPr>
                  <w:tcW w:w="2558" w:type="dxa"/>
                  <w:gridSpan w:val="2"/>
                  <w:shd w:val="clear" w:color="auto" w:fill="F2F2F2" w:themeFill="background1" w:themeFillShade="F2"/>
                  <w:noWrap/>
                  <w:vAlign w:val="center"/>
                </w:tcPr>
                <w:p w14:paraId="2E6E901B" w14:textId="322B9F2A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합</w:t>
                  </w: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 xml:space="preserve">   </w:t>
                  </w: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계</w:t>
                  </w:r>
                </w:p>
              </w:tc>
              <w:tc>
                <w:tcPr>
                  <w:tcW w:w="1405" w:type="dxa"/>
                  <w:shd w:val="clear" w:color="auto" w:fill="auto"/>
                  <w:noWrap/>
                  <w:vAlign w:val="center"/>
                </w:tcPr>
                <w:p w14:paraId="629B210A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center"/>
                </w:tcPr>
                <w:p w14:paraId="744F768A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006" w:type="dxa"/>
                  <w:shd w:val="clear" w:color="auto" w:fill="auto"/>
                  <w:noWrap/>
                  <w:vAlign w:val="center"/>
                </w:tcPr>
                <w:p w14:paraId="27837A47" w14:textId="5F56ED6C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286</w:t>
                  </w: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vAlign w:val="center"/>
                </w:tcPr>
                <w:p w14:paraId="79F6D03A" w14:textId="7C38DA32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247</w:t>
                  </w:r>
                  <w:r w:rsidRPr="006542E4">
                    <w:rPr>
                      <w:rFonts w:cs="Times New Roman" w:hint="eastAsia"/>
                      <w:b/>
                      <w:sz w:val="20"/>
                      <w:szCs w:val="20"/>
                    </w:rPr>
                    <w:t>억원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center"/>
                </w:tcPr>
                <w:p w14:paraId="0C9F4A7E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23DE2DCB" w14:textId="77777777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183" w:type="dxa"/>
                  <w:gridSpan w:val="2"/>
                  <w:vAlign w:val="center"/>
                </w:tcPr>
                <w:p w14:paraId="55F97C58" w14:textId="344DB324" w:rsidR="008F0499" w:rsidRPr="006542E4" w:rsidRDefault="008F0499" w:rsidP="008F0499">
                  <w:pPr>
                    <w:wordWrap/>
                    <w:snapToGrid/>
                    <w:spacing w:after="120" w:line="240" w:lineRule="auto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B14A00C" w14:textId="77777777" w:rsidR="00025523" w:rsidRDefault="00025523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8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2023. 3. 13.</w:t>
            </w:r>
            <w:r>
              <w:rPr>
                <w:rFonts w:cs="Times New Roman" w:hint="eastAsia"/>
              </w:rPr>
              <w:t>자로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억원에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전환청구권이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행사되었으며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미상환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잔액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억원에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전환청구예정이라고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 xml:space="preserve"> </w:t>
            </w:r>
          </w:p>
          <w:p w14:paraId="0334A62B" w14:textId="5507E530" w:rsidR="00025523" w:rsidRDefault="00025523" w:rsidP="00025523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>
              <w:rPr>
                <w:rFonts w:cs="Times New Roman" w:hint="eastAsia"/>
              </w:rPr>
              <w:t>사채권자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㈜에스</w:t>
            </w:r>
            <w:r>
              <w:rPr>
                <w:rFonts w:cs="Times New Roman" w:hint="eastAsia"/>
              </w:rPr>
              <w:t>**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㈜탑코로부터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8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</w:t>
            </w:r>
            <w:r>
              <w:rPr>
                <w:rFonts w:cs="Times New Roman" w:hint="eastAsia"/>
              </w:rPr>
              <w:t>억원을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인수하였으며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사채매매거래의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대금</w:t>
            </w:r>
            <w:r w:rsidR="0051083E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완료되지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양수인인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㈜에스</w:t>
            </w:r>
            <w:r>
              <w:rPr>
                <w:rFonts w:cs="Times New Roman" w:hint="eastAsia"/>
              </w:rPr>
              <w:t>**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전환청구권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행사가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불가한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상황이라고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전환청구권행사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예정이라고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1DCC5B8F" w14:textId="3031D7E8" w:rsidR="00B5157B" w:rsidRDefault="00E04B51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E04B51">
              <w:rPr>
                <w:rFonts w:cs="Times New Roman" w:hint="eastAsia"/>
              </w:rPr>
              <w:t>제공된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계약서에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따르면</w:t>
            </w:r>
            <w:r w:rsidRPr="00E04B51">
              <w:rPr>
                <w:rFonts w:cs="Times New Roman" w:hint="eastAsia"/>
              </w:rPr>
              <w:t>,</w:t>
            </w:r>
            <w:r w:rsidRPr="00E04B51">
              <w:rPr>
                <w:rFonts w:cs="Times New Roman"/>
              </w:rPr>
              <w:t xml:space="preserve"> </w:t>
            </w:r>
            <w:r w:rsidRPr="00E04B51">
              <w:rPr>
                <w:rFonts w:cs="Times New Roman" w:hint="eastAsia"/>
              </w:rPr>
              <w:t>모든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전환사채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계약</w:t>
            </w:r>
            <w:r w:rsidRPr="00E04B51">
              <w:rPr>
                <w:rFonts w:cs="Times New Roman" w:hint="eastAsia"/>
              </w:rPr>
              <w:t>(</w:t>
            </w:r>
            <w:r w:rsidRPr="00E04B51">
              <w:rPr>
                <w:rFonts w:cs="Times New Roman" w:hint="eastAsia"/>
              </w:rPr>
              <w:t>제</w:t>
            </w:r>
            <w:r w:rsidRPr="00E04B51">
              <w:rPr>
                <w:rFonts w:cs="Times New Roman"/>
              </w:rPr>
              <w:t>6</w:t>
            </w:r>
            <w:r w:rsidRPr="00E04B51">
              <w:rPr>
                <w:rFonts w:cs="Times New Roman" w:hint="eastAsia"/>
              </w:rPr>
              <w:t>회</w:t>
            </w:r>
            <w:r w:rsidRPr="00E04B51">
              <w:rPr>
                <w:rFonts w:cs="Times New Roman" w:hint="eastAsia"/>
              </w:rPr>
              <w:t>,</w:t>
            </w:r>
            <w:r w:rsidRPr="00E04B51">
              <w:rPr>
                <w:rFonts w:cs="Times New Roman"/>
              </w:rPr>
              <w:t xml:space="preserve"> </w:t>
            </w:r>
            <w:r w:rsidRPr="00E04B51">
              <w:rPr>
                <w:rFonts w:cs="Times New Roman" w:hint="eastAsia"/>
              </w:rPr>
              <w:t>제</w:t>
            </w:r>
            <w:r w:rsidRPr="00E04B51">
              <w:rPr>
                <w:rFonts w:cs="Times New Roman" w:hint="eastAsia"/>
              </w:rPr>
              <w:t>8</w:t>
            </w:r>
            <w:r w:rsidRPr="00E04B51">
              <w:rPr>
                <w:rFonts w:cs="Times New Roman" w:hint="eastAsia"/>
              </w:rPr>
              <w:t>회</w:t>
            </w:r>
            <w:r w:rsidRPr="00E04B51">
              <w:rPr>
                <w:rFonts w:cs="Times New Roman" w:hint="eastAsia"/>
              </w:rPr>
              <w:t>,</w:t>
            </w:r>
            <w:r w:rsidRPr="00E04B51">
              <w:rPr>
                <w:rFonts w:cs="Times New Roman"/>
              </w:rPr>
              <w:t xml:space="preserve"> </w:t>
            </w:r>
            <w:r w:rsidRPr="00E04B51">
              <w:rPr>
                <w:rFonts w:cs="Times New Roman" w:hint="eastAsia"/>
              </w:rPr>
              <w:t>제</w:t>
            </w:r>
            <w:r w:rsidRPr="00E04B51">
              <w:rPr>
                <w:rFonts w:cs="Times New Roman" w:hint="eastAsia"/>
              </w:rPr>
              <w:t>9</w:t>
            </w:r>
            <w:r w:rsidRPr="00E04B51">
              <w:rPr>
                <w:rFonts w:cs="Times New Roman" w:hint="eastAsia"/>
              </w:rPr>
              <w:t>회</w:t>
            </w:r>
            <w:r w:rsidRPr="00E04B51">
              <w:rPr>
                <w:rFonts w:cs="Times New Roman" w:hint="eastAsia"/>
              </w:rPr>
              <w:t>,</w:t>
            </w:r>
            <w:r w:rsidRPr="00E04B51">
              <w:rPr>
                <w:rFonts w:cs="Times New Roman"/>
              </w:rPr>
              <w:t xml:space="preserve"> </w:t>
            </w:r>
            <w:r w:rsidRPr="00E04B51">
              <w:rPr>
                <w:rFonts w:cs="Times New Roman" w:hint="eastAsia"/>
              </w:rPr>
              <w:t>제</w:t>
            </w:r>
            <w:r w:rsidRPr="00E04B51">
              <w:rPr>
                <w:rFonts w:cs="Times New Roman" w:hint="eastAsia"/>
              </w:rPr>
              <w:t>10</w:t>
            </w:r>
            <w:r w:rsidRPr="00E04B51">
              <w:rPr>
                <w:rFonts w:cs="Times New Roman" w:hint="eastAsia"/>
              </w:rPr>
              <w:t>회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및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제</w:t>
            </w:r>
            <w:r w:rsidRPr="00E04B51">
              <w:rPr>
                <w:rFonts w:cs="Times New Roman" w:hint="eastAsia"/>
              </w:rPr>
              <w:t>1</w:t>
            </w:r>
            <w:r w:rsidRPr="00E04B51">
              <w:rPr>
                <w:rFonts w:cs="Times New Roman"/>
              </w:rPr>
              <w:t>1</w:t>
            </w:r>
            <w:r w:rsidRPr="00E04B51">
              <w:rPr>
                <w:rFonts w:cs="Times New Roman" w:hint="eastAsia"/>
              </w:rPr>
              <w:t>회</w:t>
            </w:r>
            <w:r w:rsidRPr="00E04B51">
              <w:rPr>
                <w:rFonts w:cs="Times New Roman" w:hint="eastAsia"/>
              </w:rPr>
              <w:t>)</w:t>
            </w:r>
            <w:r w:rsidRPr="00E04B51">
              <w:rPr>
                <w:rFonts w:cs="Times New Roman" w:hint="eastAsia"/>
              </w:rPr>
              <w:t>에서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대상</w:t>
            </w:r>
            <w:r w:rsidR="008D5E60" w:rsidRPr="00E04B51">
              <w:rPr>
                <w:rFonts w:cs="Times New Roman" w:hint="eastAsia"/>
              </w:rPr>
              <w:t>회사의</w:t>
            </w:r>
            <w:r w:rsidR="008D5E60" w:rsidRPr="00E04B51">
              <w:rPr>
                <w:rFonts w:cs="Times New Roman" w:hint="eastAsia"/>
              </w:rPr>
              <w:t xml:space="preserve"> </w:t>
            </w:r>
            <w:r w:rsidR="008D5E60" w:rsidRPr="00E04B51">
              <w:rPr>
                <w:rFonts w:cs="Times New Roman" w:hint="eastAsia"/>
              </w:rPr>
              <w:t>최대주주가</w:t>
            </w:r>
            <w:r w:rsidR="008D5E60" w:rsidRPr="00E04B51">
              <w:rPr>
                <w:rFonts w:cs="Times New Roman" w:hint="eastAsia"/>
              </w:rPr>
              <w:t xml:space="preserve"> </w:t>
            </w:r>
            <w:r w:rsidR="008D5E60" w:rsidRPr="00E04B51">
              <w:rPr>
                <w:rFonts w:cs="Times New Roman" w:hint="eastAsia"/>
              </w:rPr>
              <w:t>변경되거나</w:t>
            </w:r>
            <w:r w:rsidR="008D5E60" w:rsidRPr="00E04B51">
              <w:rPr>
                <w:rFonts w:cs="Times New Roman" w:hint="eastAsia"/>
              </w:rPr>
              <w:t xml:space="preserve"> </w:t>
            </w:r>
            <w:r w:rsidR="008D5E60" w:rsidRPr="00E04B51">
              <w:rPr>
                <w:rFonts w:cs="Times New Roman" w:hint="eastAsia"/>
              </w:rPr>
              <w:t>변경될</w:t>
            </w:r>
            <w:r w:rsidR="008D5E60"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예</w:t>
            </w:r>
            <w:r w:rsidR="008D5E60" w:rsidRPr="00E04B51">
              <w:rPr>
                <w:rFonts w:cs="Times New Roman" w:hint="eastAsia"/>
              </w:rPr>
              <w:t>정인</w:t>
            </w:r>
            <w:r w:rsidR="008D5E60" w:rsidRPr="00E04B51">
              <w:rPr>
                <w:rFonts w:cs="Times New Roman" w:hint="eastAsia"/>
              </w:rPr>
              <w:t xml:space="preserve"> </w:t>
            </w:r>
            <w:r w:rsidR="008D5E60" w:rsidRPr="00E04B51">
              <w:rPr>
                <w:rFonts w:cs="Times New Roman" w:hint="eastAsia"/>
              </w:rPr>
              <w:t>경우</w:t>
            </w:r>
            <w:r w:rsidRPr="00E04B51">
              <w:rPr>
                <w:rFonts w:cs="Times New Roman" w:hint="eastAsia"/>
              </w:rPr>
              <w:t>를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기한이익상실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사유로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규정하고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있</w:t>
            </w:r>
            <w:r w:rsidR="00B5157B">
              <w:rPr>
                <w:rFonts w:cs="Times New Roman" w:hint="eastAsia"/>
              </w:rPr>
              <w:t>음</w:t>
            </w:r>
            <w:r w:rsidR="00B5157B">
              <w:rPr>
                <w:rFonts w:cs="Times New Roman" w:hint="eastAsia"/>
              </w:rPr>
              <w:t>.</w:t>
            </w:r>
            <w:r w:rsidR="00B5157B">
              <w:rPr>
                <w:rFonts w:cs="Times New Roman"/>
              </w:rPr>
              <w:t xml:space="preserve"> </w:t>
            </w:r>
            <w:r w:rsidR="00B5157B">
              <w:rPr>
                <w:rFonts w:cs="Times New Roman" w:hint="eastAsia"/>
              </w:rPr>
              <w:t>나아가</w:t>
            </w:r>
            <w:r w:rsidR="00B5157B">
              <w:rPr>
                <w:rFonts w:cs="Times New Roman" w:hint="eastAsia"/>
              </w:rPr>
              <w:t xml:space="preserve"> </w:t>
            </w:r>
            <w:r w:rsidR="00B5157B">
              <w:rPr>
                <w:rFonts w:cs="Times New Roman" w:hint="eastAsia"/>
              </w:rPr>
              <w:t>제</w:t>
            </w:r>
            <w:r w:rsidR="00B5157B" w:rsidRPr="00E04B51">
              <w:rPr>
                <w:rFonts w:cs="Times New Roman" w:hint="eastAsia"/>
              </w:rPr>
              <w:t>6</w:t>
            </w:r>
            <w:r w:rsidR="00B5157B" w:rsidRPr="00E04B51">
              <w:rPr>
                <w:rFonts w:cs="Times New Roman" w:hint="eastAsia"/>
              </w:rPr>
              <w:t>회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및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제</w:t>
            </w:r>
            <w:r w:rsidR="00B5157B" w:rsidRPr="00E04B51">
              <w:rPr>
                <w:rFonts w:cs="Times New Roman" w:hint="eastAsia"/>
              </w:rPr>
              <w:t>8</w:t>
            </w:r>
            <w:r w:rsidR="00B5157B" w:rsidRPr="00E04B51">
              <w:rPr>
                <w:rFonts w:cs="Times New Roman" w:hint="eastAsia"/>
              </w:rPr>
              <w:t>회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전환사채의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경우</w:t>
            </w:r>
            <w:r w:rsidR="00B5157B" w:rsidRPr="00E04B51">
              <w:rPr>
                <w:rFonts w:cs="Times New Roman" w:hint="eastAsia"/>
              </w:rPr>
              <w:t>,</w:t>
            </w:r>
            <w:r w:rsidR="00B5157B" w:rsidRPr="00E04B51">
              <w:rPr>
                <w:rFonts w:cs="Times New Roman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대상회사의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경영권이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변동되거나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변동될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예정인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경우를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추가적인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기한이익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상실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사유로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정하고</w:t>
            </w:r>
            <w:r w:rsidR="00B5157B" w:rsidRPr="00E04B51">
              <w:rPr>
                <w:rFonts w:cs="Times New Roman" w:hint="eastAsia"/>
              </w:rPr>
              <w:t xml:space="preserve"> </w:t>
            </w:r>
            <w:r w:rsidR="00B5157B" w:rsidRPr="00E04B51">
              <w:rPr>
                <w:rFonts w:cs="Times New Roman" w:hint="eastAsia"/>
              </w:rPr>
              <w:t>있음</w:t>
            </w:r>
            <w:r w:rsidR="00B5157B" w:rsidRPr="00E04B51">
              <w:rPr>
                <w:rFonts w:cs="Times New Roman" w:hint="eastAsia"/>
              </w:rPr>
              <w:t>.</w:t>
            </w:r>
          </w:p>
          <w:p w14:paraId="7E712E38" w14:textId="147018DC" w:rsidR="008B69C7" w:rsidRDefault="00B5157B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모든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 w:rsidR="00E04B51" w:rsidRPr="00E04B51">
              <w:rPr>
                <w:rFonts w:cs="Times New Roman" w:hint="eastAsia"/>
              </w:rPr>
              <w:t>,</w:t>
            </w:r>
            <w:r w:rsidR="00E04B51" w:rsidRPr="00E04B51">
              <w:rPr>
                <w:rFonts w:cs="Times New Roman"/>
              </w:rPr>
              <w:t xml:space="preserve"> </w:t>
            </w:r>
            <w:r w:rsidR="00E04B51">
              <w:rPr>
                <w:rFonts w:cs="Times New Roman" w:hint="eastAsia"/>
              </w:rPr>
              <w:t>대상</w:t>
            </w:r>
            <w:r w:rsidR="00E04B51" w:rsidRPr="00E04B51">
              <w:rPr>
                <w:rFonts w:cs="Times New Roman" w:hint="eastAsia"/>
              </w:rPr>
              <w:t>회사가</w:t>
            </w:r>
            <w:r w:rsidR="00E04B51" w:rsidRPr="00E04B51">
              <w:rPr>
                <w:rFonts w:cs="Times New Roman" w:hint="eastAsia"/>
              </w:rPr>
              <w:t xml:space="preserve"> </w:t>
            </w:r>
            <w:r w:rsidR="00E04B51" w:rsidRPr="00E04B51">
              <w:rPr>
                <w:rFonts w:cs="Times New Roman" w:hint="eastAsia"/>
              </w:rPr>
              <w:t>다른</w:t>
            </w:r>
            <w:r w:rsidR="00E04B51" w:rsidRPr="00E04B51">
              <w:rPr>
                <w:rFonts w:cs="Times New Roman" w:hint="eastAsia"/>
              </w:rPr>
              <w:t xml:space="preserve"> </w:t>
            </w:r>
            <w:r w:rsidR="00E04B51" w:rsidRPr="00E04B51">
              <w:rPr>
                <w:rFonts w:cs="Times New Roman" w:hint="eastAsia"/>
              </w:rPr>
              <w:t>회사에</w:t>
            </w:r>
            <w:r w:rsidR="00E04B51" w:rsidRPr="00E04B51">
              <w:rPr>
                <w:rFonts w:cs="Times New Roman" w:hint="eastAsia"/>
              </w:rPr>
              <w:t xml:space="preserve"> </w:t>
            </w:r>
            <w:r w:rsidR="00E04B51" w:rsidRPr="00E04B51">
              <w:rPr>
                <w:rFonts w:cs="Times New Roman" w:hint="eastAsia"/>
              </w:rPr>
              <w:t>인수합병될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때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기타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대상회사의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조직에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관한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중대한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변경이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있는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경우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사채권자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과반수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이상에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대하여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통지할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것을</w:t>
            </w:r>
            <w:r w:rsidR="008B69C7">
              <w:rPr>
                <w:rFonts w:cs="Times New Roman" w:hint="eastAsia"/>
              </w:rPr>
              <w:t xml:space="preserve"> </w:t>
            </w:r>
            <w:r w:rsidR="004B30E6">
              <w:rPr>
                <w:rFonts w:cs="Times New Roman" w:hint="eastAsia"/>
              </w:rPr>
              <w:t>특약사항으로</w:t>
            </w:r>
            <w:r w:rsidR="004B30E6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정하고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있음</w:t>
            </w:r>
            <w:r w:rsidR="008B69C7">
              <w:rPr>
                <w:rFonts w:cs="Times New Roman" w:hint="eastAsia"/>
              </w:rPr>
              <w:t>.</w:t>
            </w:r>
            <w:r w:rsidR="00E04B51" w:rsidRPr="00E04B51">
              <w:rPr>
                <w:rFonts w:cs="Times New Roman" w:hint="eastAsia"/>
              </w:rPr>
              <w:t xml:space="preserve"> </w:t>
            </w:r>
          </w:p>
          <w:p w14:paraId="6C485AAF" w14:textId="77777777" w:rsidR="00C64C98" w:rsidRDefault="00E04B51" w:rsidP="004251F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E04B51">
              <w:rPr>
                <w:rFonts w:cs="Times New Roman" w:hint="eastAsia"/>
              </w:rPr>
              <w:lastRenderedPageBreak/>
              <w:t>본건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합병으로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인하여</w:t>
            </w:r>
            <w:r w:rsidRPr="00E04B51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/>
              </w:rPr>
              <w:t xml:space="preserve">(i) </w:t>
            </w:r>
            <w:r w:rsidRPr="00E04B51">
              <w:rPr>
                <w:rFonts w:cs="Times New Roman" w:hint="eastAsia"/>
              </w:rPr>
              <w:t>투믹스가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대상회사의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최대주주로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변경될</w:t>
            </w:r>
            <w:r w:rsidRPr="00E04B51">
              <w:rPr>
                <w:rFonts w:cs="Times New Roman" w:hint="eastAsia"/>
              </w:rPr>
              <w:t xml:space="preserve"> </w:t>
            </w:r>
            <w:r w:rsidRPr="00E04B51">
              <w:rPr>
                <w:rFonts w:cs="Times New Roman" w:hint="eastAsia"/>
              </w:rPr>
              <w:t>예정</w:t>
            </w:r>
            <w:r w:rsidR="008B69C7">
              <w:rPr>
                <w:rFonts w:cs="Times New Roman" w:hint="eastAsia"/>
              </w:rPr>
              <w:t>이며</w:t>
            </w:r>
            <w:r w:rsidR="008B69C7">
              <w:rPr>
                <w:rFonts w:cs="Times New Roman" w:hint="eastAsia"/>
              </w:rPr>
              <w:t>,</w:t>
            </w:r>
            <w:r w:rsidR="008B69C7">
              <w:rPr>
                <w:rFonts w:cs="Times New Roman"/>
              </w:rPr>
              <w:t xml:space="preserve"> </w:t>
            </w:r>
            <w:r w:rsidR="004251FB">
              <w:rPr>
                <w:rFonts w:cs="Times New Roman"/>
              </w:rPr>
              <w:t xml:space="preserve">(ii) </w:t>
            </w:r>
            <w:r w:rsidR="008B69C7">
              <w:rPr>
                <w:rFonts w:cs="Times New Roman" w:hint="eastAsia"/>
              </w:rPr>
              <w:t>대상회사가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존속회사인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합병이</w:t>
            </w:r>
            <w:r w:rsidR="004251FB">
              <w:rPr>
                <w:rFonts w:cs="Times New Roman" w:hint="eastAsia"/>
              </w:rPr>
              <w:t>지만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대상회사의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조직에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관한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중대한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변경이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있는</w:t>
            </w:r>
            <w:r w:rsidR="008B69C7">
              <w:rPr>
                <w:rFonts w:cs="Times New Roman" w:hint="eastAsia"/>
              </w:rPr>
              <w:t xml:space="preserve"> </w:t>
            </w:r>
            <w:r w:rsidR="008B69C7">
              <w:rPr>
                <w:rFonts w:cs="Times New Roman" w:hint="eastAsia"/>
              </w:rPr>
              <w:t>때로</w:t>
            </w:r>
            <w:r w:rsidR="008B69C7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볼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수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있으므로</w:t>
            </w:r>
            <w:r w:rsidR="00B434A2">
              <w:rPr>
                <w:rFonts w:cs="Times New Roman" w:hint="eastAsia"/>
              </w:rPr>
              <w:t>,</w:t>
            </w:r>
            <w:r w:rsidR="00B434A2">
              <w:rPr>
                <w:rFonts w:cs="Times New Roman"/>
              </w:rPr>
              <w:t xml:space="preserve"> </w:t>
            </w:r>
            <w:r w:rsidR="00B434A2">
              <w:rPr>
                <w:rFonts w:cs="Times New Roman" w:hint="eastAsia"/>
              </w:rPr>
              <w:t>기한이익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상실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사유에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해당할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것으로</w:t>
            </w:r>
            <w:r w:rsidR="00B434A2">
              <w:rPr>
                <w:rFonts w:cs="Times New Roman" w:hint="eastAsia"/>
              </w:rPr>
              <w:t xml:space="preserve"> </w:t>
            </w:r>
            <w:r w:rsidR="00B434A2">
              <w:rPr>
                <w:rFonts w:cs="Times New Roman" w:hint="eastAsia"/>
              </w:rPr>
              <w:t>사료됨</w:t>
            </w:r>
            <w:r w:rsidRPr="00E04B51"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406CED2F" w14:textId="77777777" w:rsidR="00284C91" w:rsidRDefault="00284C91" w:rsidP="004251F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인터뷰에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기발행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교환사채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Call option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발행된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1959AB32" w14:textId="0BE369C5" w:rsidR="00284C91" w:rsidRPr="00E04B51" w:rsidRDefault="00284C91" w:rsidP="004251F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교환사채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, 9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40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10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53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재매각을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계획하고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C62A20" w:rsidRPr="002356FC" w14:paraId="173F3F41" w14:textId="77777777" w:rsidTr="00002B0F">
        <w:trPr>
          <w:trHeight w:val="70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D5F8690" w14:textId="61C96CA8" w:rsidR="00C62A20" w:rsidRPr="002356FC" w:rsidRDefault="00C62A20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일반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사모사채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발행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14BA2958" w14:textId="77777777" w:rsidR="00C62A20" w:rsidRPr="002356FC" w:rsidRDefault="00C62A20" w:rsidP="007B127B">
            <w:pPr>
              <w:wordWrap/>
              <w:snapToGrid/>
              <w:spacing w:before="60" w:after="60"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17B69A71" w14:textId="7577535C" w:rsidR="00C62A20" w:rsidRDefault="004D1E65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상기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전환사채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및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교환사채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외에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회사는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총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/>
              </w:rPr>
              <w:t>2</w:t>
            </w:r>
            <w:r w:rsidR="00C62A20">
              <w:rPr>
                <w:rFonts w:cs="Times New Roman" w:hint="eastAsia"/>
              </w:rPr>
              <w:t>차례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무보증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사모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사채를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발행하였으며</w:t>
            </w:r>
            <w:r w:rsidR="00C62A20">
              <w:rPr>
                <w:rFonts w:cs="Times New Roman" w:hint="eastAsia"/>
              </w:rPr>
              <w:t xml:space="preserve">, </w:t>
            </w:r>
            <w:r w:rsidR="00C62A20">
              <w:rPr>
                <w:rFonts w:cs="Times New Roman" w:hint="eastAsia"/>
              </w:rPr>
              <w:t>제</w:t>
            </w:r>
            <w:r w:rsidR="00C62A20">
              <w:rPr>
                <w:rFonts w:cs="Times New Roman" w:hint="eastAsia"/>
              </w:rPr>
              <w:t>4</w:t>
            </w:r>
            <w:r w:rsidR="00C62A20">
              <w:rPr>
                <w:rFonts w:cs="Times New Roman" w:hint="eastAsia"/>
              </w:rPr>
              <w:t>회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사모사채의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발행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규모는</w:t>
            </w:r>
            <w:r w:rsidR="00C62A20">
              <w:rPr>
                <w:rFonts w:cs="Times New Roman" w:hint="eastAsia"/>
              </w:rPr>
              <w:t xml:space="preserve"> </w:t>
            </w:r>
            <w:r w:rsidR="00C62A20">
              <w:rPr>
                <w:rFonts w:cs="Times New Roman" w:hint="eastAsia"/>
              </w:rPr>
              <w:t>총</w:t>
            </w:r>
            <w:r w:rsidR="00C62A20">
              <w:rPr>
                <w:rFonts w:cs="Times New Roman" w:hint="eastAsia"/>
              </w:rPr>
              <w:t xml:space="preserve"> 9</w:t>
            </w:r>
            <w:r w:rsidR="00C62A20">
              <w:rPr>
                <w:rFonts w:cs="Times New Roman"/>
              </w:rPr>
              <w:t>.7</w:t>
            </w:r>
            <w:r w:rsidR="00C62A20">
              <w:rPr>
                <w:rFonts w:cs="Times New Roman" w:hint="eastAsia"/>
              </w:rPr>
              <w:t>억원</w:t>
            </w:r>
            <w:r w:rsidR="00C62A20">
              <w:rPr>
                <w:rFonts w:cs="Times New Roman" w:hint="eastAsia"/>
              </w:rPr>
              <w:t>,</w:t>
            </w:r>
            <w:r w:rsidR="00C62A20">
              <w:rPr>
                <w:rFonts w:cs="Times New Roman"/>
              </w:rPr>
              <w:t xml:space="preserve"> </w:t>
            </w:r>
            <w:r w:rsidR="00C62A20">
              <w:rPr>
                <w:rFonts w:cs="Times New Roman" w:hint="eastAsia"/>
              </w:rPr>
              <w:t>제</w:t>
            </w:r>
            <w:r w:rsidR="00C62A20">
              <w:rPr>
                <w:rFonts w:cs="Times New Roman" w:hint="eastAsia"/>
              </w:rPr>
              <w:t>12</w:t>
            </w:r>
            <w:r w:rsidR="00C62A20">
              <w:rPr>
                <w:rFonts w:cs="Times New Roman" w:hint="eastAsia"/>
              </w:rPr>
              <w:t>회</w:t>
            </w:r>
            <w:r w:rsidR="00C62A20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사모사채의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발행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규모는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총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/>
              </w:rPr>
              <w:t>6.7</w:t>
            </w:r>
            <w:r w:rsidR="00C62A20" w:rsidRPr="00FF125E">
              <w:rPr>
                <w:rFonts w:cs="Times New Roman" w:hint="eastAsia"/>
              </w:rPr>
              <w:t>억원임</w:t>
            </w:r>
            <w:r w:rsidR="00C62A20" w:rsidRPr="00FF125E">
              <w:rPr>
                <w:rFonts w:cs="Times New Roman" w:hint="eastAsia"/>
              </w:rPr>
              <w:t xml:space="preserve">. </w:t>
            </w:r>
            <w:r w:rsidR="00C62A20" w:rsidRPr="00FF125E">
              <w:rPr>
                <w:rFonts w:cs="Times New Roman" w:hint="eastAsia"/>
              </w:rPr>
              <w:t>대상회사의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설명에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따르면</w:t>
            </w:r>
            <w:r w:rsidR="00C62A20" w:rsidRPr="00FF125E">
              <w:rPr>
                <w:rFonts w:cs="Times New Roman" w:hint="eastAsia"/>
              </w:rPr>
              <w:t xml:space="preserve">, </w:t>
            </w:r>
            <w:r w:rsidR="00C62A20" w:rsidRPr="00FF125E">
              <w:rPr>
                <w:rFonts w:cs="Times New Roman" w:hint="eastAsia"/>
              </w:rPr>
              <w:t>현재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제</w:t>
            </w:r>
            <w:r w:rsidR="00C62A20" w:rsidRPr="00FF125E">
              <w:rPr>
                <w:rFonts w:cs="Times New Roman" w:hint="eastAsia"/>
              </w:rPr>
              <w:t>4</w:t>
            </w:r>
            <w:r w:rsidR="00C62A20" w:rsidRPr="00FF125E">
              <w:rPr>
                <w:rFonts w:cs="Times New Roman" w:hint="eastAsia"/>
              </w:rPr>
              <w:t>회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사모사채의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경우</w:t>
            </w:r>
            <w:r w:rsidR="00C62A20" w:rsidRPr="00FF125E">
              <w:rPr>
                <w:rFonts w:cs="Times New Roman" w:hint="eastAsia"/>
              </w:rPr>
              <w:t>,</w:t>
            </w:r>
            <w:r w:rsidR="00C62A20" w:rsidRPr="00FF125E">
              <w:rPr>
                <w:rFonts w:cs="Times New Roman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만기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도래하여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전액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상환되었다고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C62A20" w:rsidRPr="00FF125E">
              <w:rPr>
                <w:rFonts w:cs="Times New Roman" w:hint="eastAsia"/>
              </w:rPr>
              <w:t>함</w:t>
            </w:r>
            <w:r w:rsidR="00715A14" w:rsidRPr="00FF125E">
              <w:rPr>
                <w:rFonts w:cs="Times New Roman" w:hint="eastAsia"/>
              </w:rPr>
              <w:t>.</w:t>
            </w:r>
            <w:r w:rsidR="00C62A20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따라서</w:t>
            </w:r>
            <w:r w:rsidR="00024906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현재</w:t>
            </w:r>
            <w:r w:rsidR="00024906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유효한</w:t>
            </w:r>
            <w:r w:rsidR="00024906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일반</w:t>
            </w:r>
            <w:r w:rsidR="00024906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사모사채는</w:t>
            </w:r>
            <w:r w:rsidR="00024906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제</w:t>
            </w:r>
            <w:r w:rsidR="00024906" w:rsidRPr="00FF125E">
              <w:rPr>
                <w:rFonts w:cs="Times New Roman" w:hint="eastAsia"/>
              </w:rPr>
              <w:t>12</w:t>
            </w:r>
            <w:r w:rsidR="00024906" w:rsidRPr="00FF125E">
              <w:rPr>
                <w:rFonts w:cs="Times New Roman" w:hint="eastAsia"/>
              </w:rPr>
              <w:t>회</w:t>
            </w:r>
            <w:r w:rsidR="00024906" w:rsidRPr="00FF125E">
              <w:rPr>
                <w:rFonts w:cs="Times New Roman" w:hint="eastAsia"/>
              </w:rPr>
              <w:t xml:space="preserve"> </w:t>
            </w:r>
            <w:r w:rsidR="00024906" w:rsidRPr="00FF125E">
              <w:rPr>
                <w:rFonts w:cs="Times New Roman" w:hint="eastAsia"/>
              </w:rPr>
              <w:t>사모사채임</w:t>
            </w:r>
            <w:r w:rsidR="00CB40B4" w:rsidRPr="00FF125E">
              <w:rPr>
                <w:rFonts w:cs="Times New Roman" w:hint="eastAsia"/>
              </w:rPr>
              <w:t xml:space="preserve">. </w:t>
            </w:r>
            <w:r w:rsidR="00767850">
              <w:rPr>
                <w:rFonts w:cs="Times New Roman"/>
              </w:rPr>
              <w:t xml:space="preserve"> </w:t>
            </w:r>
          </w:p>
          <w:p w14:paraId="44D0BF14" w14:textId="5FD50416" w:rsidR="00C62A20" w:rsidRPr="00B17CED" w:rsidRDefault="00177BC4" w:rsidP="00FF125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사모사채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인수</w:t>
            </w:r>
            <w:r w:rsidR="00715A14" w:rsidRPr="00715A14"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다른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회사를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인수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또는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합병하거나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발행회사가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분할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또는</w:t>
            </w:r>
            <w:r w:rsidR="00715A14" w:rsidRP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</w:rPr>
              <w:t>조직변경</w:t>
            </w:r>
            <w:r w:rsidR="00715A14">
              <w:rPr>
                <w:rFonts w:cs="Times New Roman" w:hint="eastAsia"/>
              </w:rPr>
              <w:t>이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있는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경우</w:t>
            </w:r>
            <w:r w:rsidR="00715A14"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인수회사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및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유동화회사의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업무수탁자에게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이를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통지하여야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함</w:t>
            </w:r>
            <w:r w:rsidR="00715A14">
              <w:rPr>
                <w:rFonts w:cs="Times New Roman" w:hint="eastAsia"/>
              </w:rPr>
              <w:t>.</w:t>
            </w:r>
            <w:r w:rsidR="00715A14">
              <w:rPr>
                <w:rFonts w:cs="Times New Roman"/>
              </w:rPr>
              <w:t xml:space="preserve"> </w:t>
            </w:r>
            <w:r w:rsidR="00715A14">
              <w:rPr>
                <w:rFonts w:cs="Times New Roman" w:hint="eastAsia"/>
              </w:rPr>
              <w:t>제</w:t>
            </w:r>
            <w:r w:rsidR="00715A14">
              <w:rPr>
                <w:rFonts w:cs="Times New Roman" w:hint="eastAsia"/>
              </w:rPr>
              <w:t>1</w:t>
            </w:r>
            <w:r w:rsidR="00715A14">
              <w:rPr>
                <w:rFonts w:cs="Times New Roman"/>
              </w:rPr>
              <w:t>2</w:t>
            </w:r>
            <w:r w:rsidR="00715A14">
              <w:rPr>
                <w:rFonts w:cs="Times New Roman" w:hint="eastAsia"/>
              </w:rPr>
              <w:t>회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무보증사모사채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인수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계약서의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주요</w:t>
            </w:r>
            <w:r w:rsidR="00715A14">
              <w:rPr>
                <w:rFonts w:cs="Times New Roman" w:hint="eastAsia"/>
              </w:rPr>
              <w:t xml:space="preserve"> </w:t>
            </w:r>
            <w:r w:rsidR="00715A14">
              <w:rPr>
                <w:rFonts w:cs="Times New Roman" w:hint="eastAsia"/>
              </w:rPr>
              <w:t>내용은</w:t>
            </w:r>
            <w:r w:rsidR="00715A14">
              <w:rPr>
                <w:rFonts w:cs="Times New Roman" w:hint="eastAsia"/>
              </w:rPr>
              <w:t xml:space="preserve"> </w:t>
            </w:r>
            <w:r w:rsidR="00715A14" w:rsidRPr="00715A14">
              <w:rPr>
                <w:rFonts w:cs="Times New Roman" w:hint="eastAsia"/>
                <w:b/>
                <w:u w:val="single"/>
              </w:rPr>
              <w:t>별첨</w:t>
            </w:r>
            <w:r w:rsidR="00715A14" w:rsidRPr="00715A14">
              <w:rPr>
                <w:rFonts w:cs="Times New Roman" w:hint="eastAsia"/>
                <w:b/>
                <w:u w:val="single"/>
              </w:rPr>
              <w:t xml:space="preserve"> </w:t>
            </w:r>
            <w:r w:rsidR="00383036">
              <w:rPr>
                <w:rFonts w:cs="Times New Roman"/>
                <w:b/>
                <w:u w:val="single"/>
              </w:rPr>
              <w:t>2.</w:t>
            </w:r>
            <w:r w:rsidR="001D5814">
              <w:rPr>
                <w:rFonts w:cs="Times New Roman"/>
                <w:b/>
                <w:u w:val="single"/>
              </w:rPr>
              <w:t xml:space="preserve"> </w:t>
            </w:r>
            <w:r w:rsidR="001D5814">
              <w:rPr>
                <w:rFonts w:cs="Times New Roman" w:hint="eastAsia"/>
                <w:b/>
                <w:u w:val="single"/>
              </w:rPr>
              <w:t>무보증</w:t>
            </w:r>
            <w:r w:rsidR="001D5814">
              <w:rPr>
                <w:rFonts w:cs="Times New Roman" w:hint="eastAsia"/>
                <w:b/>
                <w:u w:val="single"/>
              </w:rPr>
              <w:t xml:space="preserve"> </w:t>
            </w:r>
            <w:r w:rsidR="001D5814">
              <w:rPr>
                <w:rFonts w:cs="Times New Roman" w:hint="eastAsia"/>
                <w:b/>
                <w:u w:val="single"/>
              </w:rPr>
              <w:t>사모사채</w:t>
            </w:r>
            <w:r w:rsidR="001D5814">
              <w:rPr>
                <w:rFonts w:cs="Times New Roman" w:hint="eastAsia"/>
                <w:b/>
                <w:u w:val="single"/>
              </w:rPr>
              <w:t xml:space="preserve"> </w:t>
            </w:r>
            <w:r w:rsidR="001D5814">
              <w:rPr>
                <w:rFonts w:cs="Times New Roman" w:hint="eastAsia"/>
                <w:b/>
                <w:u w:val="single"/>
              </w:rPr>
              <w:t>인수계약</w:t>
            </w:r>
            <w:r w:rsidR="001D5814">
              <w:rPr>
                <w:rFonts w:cs="Times New Roman" w:hint="eastAsia"/>
                <w:b/>
                <w:u w:val="single"/>
              </w:rPr>
              <w:t xml:space="preserve"> </w:t>
            </w:r>
            <w:r w:rsidR="001D5814">
              <w:rPr>
                <w:rFonts w:cs="Times New Roman" w:hint="eastAsia"/>
                <w:b/>
                <w:u w:val="single"/>
              </w:rPr>
              <w:t>주요조건</w:t>
            </w:r>
            <w:r w:rsidR="00715A14">
              <w:rPr>
                <w:rFonts w:cs="Times New Roman"/>
              </w:rPr>
              <w:t xml:space="preserve"> </w:t>
            </w:r>
            <w:r w:rsidR="00715A14">
              <w:rPr>
                <w:rFonts w:cs="Times New Roman" w:hint="eastAsia"/>
              </w:rPr>
              <w:t>참고</w:t>
            </w:r>
            <w:r w:rsidR="00715A14"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</w:tc>
      </w:tr>
      <w:tr w:rsidR="00EA2E12" w:rsidRPr="002356FC" w14:paraId="6E31FE8F" w14:textId="77777777" w:rsidTr="00002B0F">
        <w:trPr>
          <w:trHeight w:val="70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1D6B173A" w14:textId="2D324337" w:rsidR="00EA2E12" w:rsidRPr="002356FC" w:rsidRDefault="00EA2E12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t>지분희석화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가능성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-</w:t>
            </w:r>
            <w:r w:rsidRPr="002356FC">
              <w:rPr>
                <w:rFonts w:ascii="Times New Roman" w:cs="Times New Roman"/>
                <w:color w:val="9D0001" w:themeColor="background2"/>
              </w:rPr>
              <w:t>주식매수선택권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066DFEB" w14:textId="12EB9788" w:rsidR="00EA2E12" w:rsidRPr="002356FC" w:rsidRDefault="00EA2E12" w:rsidP="007B127B">
            <w:pPr>
              <w:wordWrap/>
              <w:snapToGrid/>
              <w:spacing w:before="60" w:after="60"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396716C1" w14:textId="49D7E42C" w:rsidR="00002B0F" w:rsidRPr="00B17CED" w:rsidRDefault="00E86F80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B17CED">
              <w:rPr>
                <w:rFonts w:cs="Times New Roman" w:hint="eastAsia"/>
              </w:rPr>
              <w:t>대상회사의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등기부등본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및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정관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제</w:t>
            </w:r>
            <w:r w:rsidR="00EA1450" w:rsidRPr="00B17CED">
              <w:rPr>
                <w:rFonts w:cs="Times New Roman" w:hint="eastAsia"/>
              </w:rPr>
              <w:t>1</w:t>
            </w:r>
            <w:r w:rsidR="00EA1450" w:rsidRPr="00B17CED">
              <w:rPr>
                <w:rFonts w:cs="Times New Roman"/>
              </w:rPr>
              <w:t>1</w:t>
            </w:r>
            <w:r w:rsidR="00EA1450" w:rsidRPr="00B17CED">
              <w:rPr>
                <w:rFonts w:cs="Times New Roman" w:hint="eastAsia"/>
              </w:rPr>
              <w:t>조</w:t>
            </w:r>
            <w:r w:rsidRPr="00B17CED">
              <w:rPr>
                <w:rFonts w:cs="Times New Roman" w:hint="eastAsia"/>
              </w:rPr>
              <w:t>에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따르면</w:t>
            </w:r>
            <w:r w:rsidRPr="00B17CED">
              <w:rPr>
                <w:rFonts w:cs="Times New Roman" w:hint="eastAsia"/>
              </w:rPr>
              <w:t xml:space="preserve">, </w:t>
            </w:r>
            <w:r w:rsidR="00EA1450" w:rsidRPr="00B17CED">
              <w:rPr>
                <w:rFonts w:cs="Times New Roman" w:hint="eastAsia"/>
              </w:rPr>
              <w:t>회사는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주주총회의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특별결의로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발행주식총수의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/>
              </w:rPr>
              <w:t>100</w:t>
            </w:r>
            <w:r w:rsidR="00EA1450" w:rsidRPr="00B17CED">
              <w:rPr>
                <w:rFonts w:cs="Times New Roman" w:hint="eastAsia"/>
              </w:rPr>
              <w:t>분의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/>
              </w:rPr>
              <w:t xml:space="preserve">15 </w:t>
            </w:r>
            <w:r w:rsidR="00B17CED" w:rsidRPr="00B17CED">
              <w:rPr>
                <w:rFonts w:cs="Times New Roman" w:hint="eastAsia"/>
              </w:rPr>
              <w:t>범위</w:t>
            </w:r>
            <w:r w:rsidR="00B17CED" w:rsidRPr="00B17CED">
              <w:rPr>
                <w:rFonts w:cs="Times New Roman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내에서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주식매수선택권을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부여할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있음</w:t>
            </w:r>
            <w:r w:rsidR="00EA1450" w:rsidRPr="00B17CED">
              <w:rPr>
                <w:rFonts w:cs="Times New Roman" w:hint="eastAsia"/>
              </w:rPr>
              <w:t>.</w:t>
            </w:r>
            <w:r w:rsidR="00EA1450" w:rsidRPr="00B17CED">
              <w:rPr>
                <w:rFonts w:cs="Times New Roman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단</w:t>
            </w:r>
            <w:r w:rsidR="00EA1450" w:rsidRPr="00B17CED">
              <w:rPr>
                <w:rFonts w:cs="Times New Roman" w:hint="eastAsia"/>
              </w:rPr>
              <w:t>,</w:t>
            </w:r>
            <w:r w:rsidR="00EA1450" w:rsidRPr="00B17CED">
              <w:rPr>
                <w:rFonts w:cs="Times New Roman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상법</w:t>
            </w:r>
            <w:r w:rsidR="00B17CED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제</w:t>
            </w:r>
            <w:r w:rsidR="00EA1450" w:rsidRPr="00B17CED">
              <w:rPr>
                <w:rFonts w:cs="Times New Roman" w:hint="eastAsia"/>
              </w:rPr>
              <w:t>5</w:t>
            </w:r>
            <w:r w:rsidR="00EA1450" w:rsidRPr="00B17CED">
              <w:rPr>
                <w:rFonts w:cs="Times New Roman"/>
              </w:rPr>
              <w:t>42</w:t>
            </w:r>
            <w:r w:rsidR="00EA1450" w:rsidRPr="00B17CED">
              <w:rPr>
                <w:rFonts w:cs="Times New Roman" w:hint="eastAsia"/>
              </w:rPr>
              <w:t>조의</w:t>
            </w:r>
            <w:r w:rsidR="00EA1450" w:rsidRPr="00B17CED">
              <w:rPr>
                <w:rFonts w:cs="Times New Roman" w:hint="eastAsia"/>
              </w:rPr>
              <w:t>3</w:t>
            </w:r>
            <w:r w:rsidR="00EA1450" w:rsidRPr="00B17CED">
              <w:rPr>
                <w:rFonts w:cs="Times New Roman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제</w:t>
            </w:r>
            <w:r w:rsidR="00EA1450" w:rsidRPr="00B17CED">
              <w:rPr>
                <w:rFonts w:cs="Times New Roman" w:hint="eastAsia"/>
              </w:rPr>
              <w:t>3</w:t>
            </w:r>
            <w:r w:rsidR="00EA1450" w:rsidRPr="00B17CED">
              <w:rPr>
                <w:rFonts w:cs="Times New Roman" w:hint="eastAsia"/>
              </w:rPr>
              <w:t>항에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따라</w:t>
            </w:r>
            <w:r w:rsidR="00EA1450" w:rsidRPr="00B17CED">
              <w:rPr>
                <w:rFonts w:cs="Times New Roman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발행주식총수의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/>
              </w:rPr>
              <w:t>100</w:t>
            </w:r>
            <w:r w:rsidR="00EA1450" w:rsidRPr="00B17CED">
              <w:rPr>
                <w:rFonts w:cs="Times New Roman" w:hint="eastAsia"/>
              </w:rPr>
              <w:t>분의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/>
              </w:rPr>
              <w:t xml:space="preserve">3 </w:t>
            </w:r>
            <w:r w:rsidR="00EA1450" w:rsidRPr="00B17CED">
              <w:rPr>
                <w:rFonts w:cs="Times New Roman" w:hint="eastAsia"/>
              </w:rPr>
              <w:t>범위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내에서는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이사회의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결의로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주식매수선택권을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부여할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수</w:t>
            </w:r>
            <w:r w:rsidR="00EA1450" w:rsidRPr="00B17CED">
              <w:rPr>
                <w:rFonts w:cs="Times New Roman" w:hint="eastAsia"/>
              </w:rPr>
              <w:t xml:space="preserve"> </w:t>
            </w:r>
            <w:r w:rsidR="00EA1450" w:rsidRPr="00B17CED">
              <w:rPr>
                <w:rFonts w:cs="Times New Roman" w:hint="eastAsia"/>
              </w:rPr>
              <w:t>있음</w:t>
            </w:r>
            <w:r w:rsidR="00EA1450" w:rsidRPr="00B17CED">
              <w:rPr>
                <w:rFonts w:cs="Times New Roman" w:hint="eastAsia"/>
              </w:rPr>
              <w:t>.</w:t>
            </w:r>
          </w:p>
          <w:p w14:paraId="75A8F7A9" w14:textId="2A889704" w:rsidR="00EA2E12" w:rsidRPr="006E04C0" w:rsidRDefault="00B17CED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B17CED">
              <w:rPr>
                <w:rFonts w:cs="Times New Roman" w:hint="eastAsia"/>
              </w:rPr>
              <w:t>다만</w:t>
            </w:r>
            <w:r w:rsidRPr="00B17CED">
              <w:rPr>
                <w:rFonts w:cs="Times New Roman" w:hint="eastAsia"/>
              </w:rPr>
              <w:t>,</w:t>
            </w:r>
            <w:r w:rsidRPr="00B17CED">
              <w:rPr>
                <w:rFonts w:cs="Times New Roman"/>
              </w:rPr>
              <w:t xml:space="preserve"> </w:t>
            </w:r>
            <w:r w:rsidR="001D5814">
              <w:rPr>
                <w:rFonts w:cs="Times New Roman" w:hint="eastAsia"/>
              </w:rPr>
              <w:t>대상</w:t>
            </w:r>
            <w:r w:rsidRPr="00B17CED">
              <w:rPr>
                <w:rFonts w:cs="Times New Roman" w:hint="eastAsia"/>
              </w:rPr>
              <w:t>회사의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설명에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따르면</w:t>
            </w:r>
            <w:r w:rsidRPr="00B17CED">
              <w:rPr>
                <w:rFonts w:cs="Times New Roman" w:hint="eastAsia"/>
              </w:rPr>
              <w:t>,</w:t>
            </w:r>
            <w:r w:rsidRPr="00B17CED">
              <w:rPr>
                <w:rFonts w:cs="Times New Roman"/>
              </w:rPr>
              <w:t xml:space="preserve"> </w:t>
            </w:r>
            <w:r w:rsidRPr="00B17CED">
              <w:rPr>
                <w:rFonts w:cs="Times New Roman" w:hint="eastAsia"/>
              </w:rPr>
              <w:t>현재까지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주식매수선택권이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부여된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바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없다고</w:t>
            </w:r>
            <w:r w:rsidRPr="00B17CED">
              <w:rPr>
                <w:rFonts w:cs="Times New Roman" w:hint="eastAsia"/>
              </w:rPr>
              <w:t xml:space="preserve"> </w:t>
            </w:r>
            <w:r w:rsidRPr="00B17CED">
              <w:rPr>
                <w:rFonts w:cs="Times New Roman" w:hint="eastAsia"/>
              </w:rPr>
              <w:t>함</w:t>
            </w:r>
            <w:r w:rsidRPr="00B17CED">
              <w:rPr>
                <w:rFonts w:cs="Times New Roman" w:hint="eastAsia"/>
              </w:rPr>
              <w:t>.</w:t>
            </w:r>
          </w:p>
        </w:tc>
      </w:tr>
      <w:tr w:rsidR="00B20BA7" w:rsidRPr="00383036" w14:paraId="14636B66" w14:textId="77777777" w:rsidTr="00002B0F">
        <w:trPr>
          <w:trHeight w:val="762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06D40F20" w14:textId="05EAD049" w:rsidR="00B20BA7" w:rsidRPr="002356FC" w:rsidRDefault="00B20BA7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해외자회사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지점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1054F207" w14:textId="77777777" w:rsidR="00B20BA7" w:rsidRPr="002356FC" w:rsidRDefault="00B20BA7" w:rsidP="007B127B">
            <w:pPr>
              <w:wordWrap/>
              <w:snapToGrid/>
              <w:spacing w:before="60" w:after="60"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4177221C" w14:textId="4ECD0A7A" w:rsidR="001E1A11" w:rsidRPr="00B01DC4" w:rsidRDefault="00492AA4" w:rsidP="004D1E65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</w:pPr>
            <w:r w:rsidRPr="00B01DC4">
              <w:rPr>
                <w:rFonts w:cs="Times New Roman" w:hint="eastAsia"/>
              </w:rPr>
              <w:t>거주자가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해외법인의</w:t>
            </w:r>
            <w:r w:rsidRPr="00B01DC4">
              <w:rPr>
                <w:rFonts w:cs="Times New Roman" w:hint="eastAsia"/>
              </w:rPr>
              <w:t xml:space="preserve"> 10% </w:t>
            </w:r>
            <w:r w:rsidRPr="00B01DC4">
              <w:rPr>
                <w:rFonts w:cs="Times New Roman" w:hint="eastAsia"/>
              </w:rPr>
              <w:t>이상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지분에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투자하거나</w:t>
            </w:r>
            <w:r w:rsidRPr="00B01DC4">
              <w:rPr>
                <w:rFonts w:cs="Times New Roman" w:hint="eastAsia"/>
              </w:rPr>
              <w:t xml:space="preserve"> 10% </w:t>
            </w:r>
            <w:r w:rsidRPr="00B01DC4">
              <w:rPr>
                <w:rFonts w:cs="Times New Roman" w:hint="eastAsia"/>
              </w:rPr>
              <w:t>미만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지분에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투자하더라도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임원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파견</w:t>
            </w:r>
            <w:r w:rsidRPr="00B01DC4">
              <w:rPr>
                <w:rFonts w:cs="Times New Roman" w:hint="eastAsia"/>
              </w:rPr>
              <w:t xml:space="preserve">, </w:t>
            </w:r>
            <w:r w:rsidRPr="00B01DC4">
              <w:rPr>
                <w:rFonts w:cs="Times New Roman" w:hint="eastAsia"/>
              </w:rPr>
              <w:t>계약기간</w:t>
            </w:r>
            <w:r w:rsidRPr="00B01DC4">
              <w:rPr>
                <w:rFonts w:cs="Times New Roman" w:hint="eastAsia"/>
              </w:rPr>
              <w:t xml:space="preserve"> 1</w:t>
            </w:r>
            <w:r w:rsidRPr="00B01DC4">
              <w:rPr>
                <w:rFonts w:cs="Times New Roman" w:hint="eastAsia"/>
              </w:rPr>
              <w:t>년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이상의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원자재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또는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제품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매매계약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체결</w:t>
            </w:r>
            <w:r w:rsidRPr="00B01DC4">
              <w:rPr>
                <w:rFonts w:cs="Times New Roman" w:hint="eastAsia"/>
              </w:rPr>
              <w:t xml:space="preserve">, </w:t>
            </w:r>
            <w:r w:rsidRPr="00B01DC4">
              <w:rPr>
                <w:rFonts w:cs="Times New Roman" w:hint="eastAsia"/>
              </w:rPr>
              <w:t>기술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제공·도입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또는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공동연구개발계약의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체결</w:t>
            </w:r>
            <w:r w:rsidRPr="00B01DC4">
              <w:rPr>
                <w:rFonts w:cs="Times New Roman" w:hint="eastAsia"/>
              </w:rPr>
              <w:t xml:space="preserve">, </w:t>
            </w:r>
            <w:r w:rsidRPr="00B01DC4">
              <w:rPr>
                <w:rFonts w:cs="Times New Roman" w:hint="eastAsia"/>
              </w:rPr>
              <w:t>해외건설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및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산업설비공사를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수주하는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계약을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체결하는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등의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관계를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수립하는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경우에는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외환당국에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해외직접투자신고서를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lastRenderedPageBreak/>
              <w:t>제출하여야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함</w:t>
            </w:r>
            <w:r w:rsidRPr="00B01DC4">
              <w:rPr>
                <w:rFonts w:cs="Times New Roman" w:hint="eastAsia"/>
              </w:rPr>
              <w:t xml:space="preserve">. </w:t>
            </w:r>
            <w:r w:rsidR="005F7C2A" w:rsidRPr="00B01DC4">
              <w:rPr>
                <w:rFonts w:hint="eastAsia"/>
              </w:rPr>
              <w:t>또한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외국환거래규정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제</w:t>
            </w:r>
            <w:r w:rsidR="005F7C2A" w:rsidRPr="00B01DC4">
              <w:rPr>
                <w:rFonts w:hint="eastAsia"/>
              </w:rPr>
              <w:t>9-5</w:t>
            </w:r>
            <w:r w:rsidR="005F7C2A" w:rsidRPr="00B01DC4">
              <w:rPr>
                <w:rFonts w:hint="eastAsia"/>
              </w:rPr>
              <w:t>조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제</w:t>
            </w:r>
            <w:r w:rsidR="005F7C2A" w:rsidRPr="00B01DC4">
              <w:rPr>
                <w:rFonts w:hint="eastAsia"/>
              </w:rPr>
              <w:t>2</w:t>
            </w:r>
            <w:r w:rsidR="005F7C2A" w:rsidRPr="00B01DC4">
              <w:rPr>
                <w:rFonts w:hint="eastAsia"/>
              </w:rPr>
              <w:t>항에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의하면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거주자가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상호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등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해외직접투자신고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절차에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따라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신고하거나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보고한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내용을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변경하는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경우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변경사유가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발생한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후</w:t>
            </w:r>
            <w:r w:rsidR="005F7C2A" w:rsidRPr="00B01DC4">
              <w:rPr>
                <w:rFonts w:hint="eastAsia"/>
              </w:rPr>
              <w:t xml:space="preserve"> 3</w:t>
            </w:r>
            <w:r w:rsidR="005F7C2A" w:rsidRPr="00B01DC4">
              <w:rPr>
                <w:rFonts w:hint="eastAsia"/>
              </w:rPr>
              <w:t>개월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이내에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변경보고를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하여야</w:t>
            </w:r>
            <w:r w:rsidR="005F7C2A" w:rsidRPr="00B01DC4">
              <w:rPr>
                <w:rFonts w:hint="eastAsia"/>
              </w:rPr>
              <w:t xml:space="preserve"> </w:t>
            </w:r>
            <w:r w:rsidR="005F7C2A" w:rsidRPr="00B01DC4">
              <w:rPr>
                <w:rFonts w:hint="eastAsia"/>
              </w:rPr>
              <w:t>함</w:t>
            </w:r>
            <w:r w:rsidR="005F7C2A" w:rsidRPr="00B01DC4">
              <w:rPr>
                <w:rFonts w:hint="eastAsia"/>
              </w:rPr>
              <w:t xml:space="preserve">. </w:t>
            </w:r>
          </w:p>
          <w:p w14:paraId="0F93FF5D" w14:textId="5D37C5D0" w:rsidR="00492AA4" w:rsidRPr="00383036" w:rsidRDefault="001E1A11" w:rsidP="00F6180A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383036">
              <w:rPr>
                <w:rFonts w:cs="Times New Roman" w:hint="eastAsia"/>
              </w:rPr>
              <w:t>대상회사의</w:t>
            </w:r>
            <w:r w:rsidRPr="00383036">
              <w:rPr>
                <w:rFonts w:cs="Times New Roman" w:hint="eastAsia"/>
              </w:rPr>
              <w:t xml:space="preserve"> </w:t>
            </w:r>
            <w:r w:rsidR="00492AA4" w:rsidRPr="00383036">
              <w:rPr>
                <w:rFonts w:cs="Times New Roman" w:hint="eastAsia"/>
              </w:rPr>
              <w:t>분기보고서</w:t>
            </w:r>
            <w:r w:rsidR="00492AA4" w:rsidRPr="00383036">
              <w:rPr>
                <w:rFonts w:cs="Times New Roman" w:hint="eastAsia"/>
              </w:rPr>
              <w:t>(202</w:t>
            </w:r>
            <w:r w:rsidR="00492AA4" w:rsidRPr="00383036">
              <w:rPr>
                <w:rFonts w:cs="Times New Roman"/>
              </w:rPr>
              <w:t>2</w:t>
            </w:r>
            <w:r w:rsidR="00492AA4" w:rsidRPr="00383036">
              <w:rPr>
                <w:rFonts w:cs="Times New Roman" w:hint="eastAsia"/>
              </w:rPr>
              <w:t xml:space="preserve">. </w:t>
            </w:r>
            <w:r w:rsidR="00492AA4" w:rsidRPr="00383036">
              <w:rPr>
                <w:rFonts w:cs="Times New Roman"/>
              </w:rPr>
              <w:t>9</w:t>
            </w:r>
            <w:r w:rsidR="00492AA4" w:rsidRPr="00383036">
              <w:rPr>
                <w:rFonts w:cs="Times New Roman" w:hint="eastAsia"/>
              </w:rPr>
              <w:t>. 30.)</w:t>
            </w:r>
            <w:r w:rsidRPr="00383036">
              <w:rPr>
                <w:rFonts w:cs="Times New Roman" w:hint="eastAsia"/>
              </w:rPr>
              <w:t>에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따르면</w:t>
            </w:r>
            <w:r w:rsidRPr="00383036">
              <w:rPr>
                <w:rFonts w:cs="Times New Roman" w:hint="eastAsia"/>
              </w:rPr>
              <w:t>,</w:t>
            </w:r>
            <w:r w:rsidRPr="00383036">
              <w:rPr>
                <w:rFonts w:cs="Times New Roman"/>
              </w:rPr>
              <w:t xml:space="preserve"> </w:t>
            </w:r>
            <w:r w:rsidR="001D5814">
              <w:rPr>
                <w:rFonts w:cs="Times New Roman" w:hint="eastAsia"/>
              </w:rPr>
              <w:t>대상</w:t>
            </w:r>
            <w:r w:rsidRPr="00383036">
              <w:rPr>
                <w:rFonts w:cs="Times New Roman" w:hint="eastAsia"/>
              </w:rPr>
              <w:t>회사는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현재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아래</w:t>
            </w:r>
            <w:r w:rsidR="00492AA4" w:rsidRPr="00383036">
              <w:rPr>
                <w:rFonts w:cs="Times New Roman" w:hint="eastAsia"/>
              </w:rPr>
              <w:t>의</w:t>
            </w:r>
            <w:r w:rsidR="00492AA4" w:rsidRPr="00383036">
              <w:rPr>
                <w:rFonts w:cs="Times New Roman" w:hint="eastAsia"/>
              </w:rPr>
              <w:t xml:space="preserve"> </w:t>
            </w:r>
            <w:r w:rsidR="00492AA4" w:rsidRPr="00383036">
              <w:rPr>
                <w:rFonts w:cs="Times New Roman" w:hint="eastAsia"/>
              </w:rPr>
              <w:t>해외</w:t>
            </w:r>
            <w:r w:rsidRPr="00383036">
              <w:rPr>
                <w:rFonts w:cs="Times New Roman" w:hint="eastAsia"/>
              </w:rPr>
              <w:t>법인</w:t>
            </w:r>
            <w:r w:rsidR="00492AA4" w:rsidRPr="00383036">
              <w:rPr>
                <w:rFonts w:cs="Times New Roman" w:hint="eastAsia"/>
              </w:rPr>
              <w:t xml:space="preserve"> </w:t>
            </w:r>
            <w:r w:rsidR="00492AA4" w:rsidRPr="00383036">
              <w:rPr>
                <w:rFonts w:cs="Times New Roman" w:hint="eastAsia"/>
              </w:rPr>
              <w:t>지분을</w:t>
            </w:r>
            <w:r w:rsidR="00492AA4" w:rsidRPr="00383036">
              <w:rPr>
                <w:rFonts w:cs="Times New Roman" w:hint="eastAsia"/>
              </w:rPr>
              <w:t xml:space="preserve"> </w:t>
            </w:r>
            <w:r w:rsidR="00492AA4" w:rsidRPr="00383036">
              <w:rPr>
                <w:rFonts w:cs="Times New Roman" w:hint="eastAsia"/>
              </w:rPr>
              <w:t>소유하고</w:t>
            </w:r>
            <w:r w:rsidR="00492AA4" w:rsidRPr="00383036">
              <w:rPr>
                <w:rFonts w:cs="Times New Roman" w:hint="eastAsia"/>
              </w:rPr>
              <w:t xml:space="preserve"> </w:t>
            </w:r>
            <w:r w:rsidR="00492AA4" w:rsidRPr="00383036">
              <w:rPr>
                <w:rFonts w:cs="Times New Roman" w:hint="eastAsia"/>
              </w:rPr>
              <w:t>있음</w:t>
            </w:r>
            <w:r w:rsidR="00492AA4" w:rsidRPr="00383036">
              <w:rPr>
                <w:rFonts w:cs="Times New Roman" w:hint="eastAsia"/>
              </w:rPr>
              <w:t xml:space="preserve">. </w:t>
            </w:r>
            <w:r w:rsidRPr="00383036">
              <w:rPr>
                <w:rFonts w:cs="Times New Roman" w:hint="eastAsia"/>
              </w:rPr>
              <w:t>이와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관련하여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대상회사의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설명에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따르면</w:t>
            </w:r>
            <w:r w:rsidRPr="00383036">
              <w:rPr>
                <w:rFonts w:cs="Times New Roman" w:hint="eastAsia"/>
              </w:rPr>
              <w:t>,</w:t>
            </w:r>
            <w:r w:rsidRPr="00383036">
              <w:rPr>
                <w:rFonts w:cs="Times New Roman"/>
              </w:rPr>
              <w:t xml:space="preserve"> </w:t>
            </w:r>
            <w:r w:rsidRPr="00383036">
              <w:rPr>
                <w:rFonts w:cs="Times New Roman" w:hint="eastAsia"/>
              </w:rPr>
              <w:t>대상회사</w:t>
            </w:r>
            <w:r w:rsidR="008568E2">
              <w:rPr>
                <w:rFonts w:cs="Times New Roman" w:hint="eastAsia"/>
              </w:rPr>
              <w:t>는</w:t>
            </w:r>
            <w:r w:rsidR="008568E2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 xml:space="preserve">2022. </w:t>
            </w:r>
            <w:r w:rsidR="00B01DC4">
              <w:rPr>
                <w:rFonts w:cs="Times New Roman"/>
              </w:rPr>
              <w:t>12. 30.</w:t>
            </w:r>
            <w:r w:rsidR="00B01DC4">
              <w:rPr>
                <w:rFonts w:cs="Times New Roman" w:hint="eastAsia"/>
              </w:rPr>
              <w:t>자로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보유지분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전체를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정담유통에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매각</w:t>
            </w:r>
            <w:r w:rsidR="004B6EEF">
              <w:rPr>
                <w:rFonts w:cs="Times New Roman" w:hint="eastAsia"/>
              </w:rPr>
              <w:t>하기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위한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주식매매계약을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체결</w:t>
            </w:r>
            <w:r w:rsidRPr="00383036">
              <w:rPr>
                <w:rFonts w:cs="Times New Roman" w:hint="eastAsia"/>
              </w:rPr>
              <w:t>하였으며</w:t>
            </w:r>
            <w:r w:rsidR="00B01DC4">
              <w:rPr>
                <w:rFonts w:cs="Times New Roman" w:hint="eastAsia"/>
              </w:rPr>
              <w:t xml:space="preserve"> (</w:t>
            </w:r>
            <w:r w:rsidR="00B01DC4">
              <w:rPr>
                <w:rFonts w:cs="Times New Roman" w:hint="eastAsia"/>
              </w:rPr>
              <w:t>전체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매각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 w:hint="eastAsia"/>
              </w:rPr>
              <w:t>대금</w:t>
            </w:r>
            <w:r w:rsidR="00B01DC4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/>
              </w:rPr>
              <w:t>USD 1,501,208(</w:t>
            </w:r>
            <w:r w:rsidR="00F6180A">
              <w:rPr>
                <w:rFonts w:cs="Times New Roman" w:hint="eastAsia"/>
              </w:rPr>
              <w:t>약</w:t>
            </w:r>
            <w:r w:rsidR="00B01DC4">
              <w:rPr>
                <w:rFonts w:cs="Times New Roman" w:hint="eastAsia"/>
              </w:rPr>
              <w:t xml:space="preserve"> </w:t>
            </w:r>
            <w:r w:rsidR="00B01DC4">
              <w:rPr>
                <w:rFonts w:cs="Times New Roman"/>
              </w:rPr>
              <w:t>19</w:t>
            </w:r>
            <w:r w:rsidR="00B01DC4">
              <w:rPr>
                <w:rFonts w:cs="Times New Roman" w:hint="eastAsia"/>
              </w:rPr>
              <w:t>억원</w:t>
            </w:r>
            <w:r w:rsidR="00F6180A">
              <w:rPr>
                <w:rFonts w:cs="Times New Roman" w:hint="eastAsia"/>
              </w:rPr>
              <w:t>)</w:t>
            </w:r>
            <w:r w:rsidR="00B01DC4">
              <w:rPr>
                <w:rFonts w:cs="Times New Roman" w:hint="eastAsia"/>
              </w:rPr>
              <w:t>)</w:t>
            </w:r>
            <w:r w:rsidR="004B6EEF">
              <w:rPr>
                <w:rFonts w:cs="Times New Roman"/>
              </w:rPr>
              <w:t xml:space="preserve"> 4</w:t>
            </w:r>
            <w:r w:rsidR="004B6EEF">
              <w:rPr>
                <w:rFonts w:cs="Times New Roman" w:hint="eastAsia"/>
              </w:rPr>
              <w:t>월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중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거래종결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예정이라고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함</w:t>
            </w:r>
            <w:r w:rsidR="00F6180A">
              <w:rPr>
                <w:rFonts w:cs="Times New Roman"/>
              </w:rPr>
              <w:t>.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대상회사의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설명에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따르면</w:t>
            </w:r>
            <w:r w:rsidR="00F6180A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그에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따라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보유지분</w:t>
            </w:r>
            <w:r w:rsidR="004B6EEF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매각에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따른</w:t>
            </w:r>
            <w:r w:rsidR="00F6180A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해외직접투자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변경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신고를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준비하고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있다고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함</w:t>
            </w:r>
            <w:r w:rsidR="007A161C">
              <w:rPr>
                <w:rFonts w:cs="Times New Roman" w:hint="eastAsia"/>
              </w:rPr>
              <w:t>(</w:t>
            </w:r>
            <w:r w:rsidR="007A161C">
              <w:rPr>
                <w:rFonts w:cs="Times New Roman" w:hint="eastAsia"/>
              </w:rPr>
              <w:t>현지법인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지분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매각에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따른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해외직접투자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청산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보고는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주식매매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거래종결일로부터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/>
              </w:rPr>
              <w:t>3</w:t>
            </w:r>
            <w:r w:rsidR="007A161C">
              <w:rPr>
                <w:rFonts w:cs="Times New Roman" w:hint="eastAsia"/>
              </w:rPr>
              <w:t>개월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이내에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하여야</w:t>
            </w:r>
            <w:r w:rsidR="007A161C">
              <w:rPr>
                <w:rFonts w:cs="Times New Roman" w:hint="eastAsia"/>
              </w:rPr>
              <w:t xml:space="preserve"> </w:t>
            </w:r>
            <w:r w:rsidR="007A161C">
              <w:rPr>
                <w:rFonts w:cs="Times New Roman" w:hint="eastAsia"/>
              </w:rPr>
              <w:t>함</w:t>
            </w:r>
            <w:r w:rsidR="007A161C">
              <w:rPr>
                <w:rStyle w:val="ad"/>
                <w:rFonts w:cs="Times New Roman"/>
              </w:rPr>
              <w:footnoteReference w:id="15"/>
            </w:r>
            <w:r w:rsidR="007A161C">
              <w:rPr>
                <w:rFonts w:cs="Times New Roman"/>
              </w:rPr>
              <w:t>)</w:t>
            </w:r>
            <w:r w:rsidRPr="00383036">
              <w:rPr>
                <w:rFonts w:cs="Times New Roman" w:hint="eastAsia"/>
              </w:rPr>
              <w:t>.</w:t>
            </w:r>
            <w:r w:rsidRPr="00383036">
              <w:rPr>
                <w:rFonts w:cs="Times New Roman"/>
              </w:rPr>
              <w:t xml:space="preserve"> </w:t>
            </w:r>
            <w:r w:rsidR="00F6180A">
              <w:rPr>
                <w:rFonts w:cs="Times New Roman" w:hint="eastAsia"/>
              </w:rPr>
              <w:t>한편</w:t>
            </w:r>
            <w:r w:rsidR="00F6180A">
              <w:rPr>
                <w:rFonts w:cs="Times New Roman" w:hint="eastAsia"/>
              </w:rPr>
              <w:t>,</w:t>
            </w:r>
            <w:r w:rsidR="00F6180A">
              <w:rPr>
                <w:rFonts w:cs="Times New Roman"/>
              </w:rPr>
              <w:t xml:space="preserve"> </w:t>
            </w:r>
            <w:r w:rsidR="00F6180A" w:rsidRPr="00F6180A">
              <w:rPr>
                <w:rFonts w:cs="Times New Roman" w:hint="eastAsia"/>
              </w:rPr>
              <w:t>제공된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="00F6180A" w:rsidRPr="00F6180A">
              <w:rPr>
                <w:rFonts w:cs="Times New Roman" w:hint="eastAsia"/>
              </w:rPr>
              <w:t>의사록에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="00F6180A" w:rsidRPr="00F6180A">
              <w:rPr>
                <w:rFonts w:cs="Times New Roman" w:hint="eastAsia"/>
              </w:rPr>
              <w:t>따르면</w:t>
            </w:r>
            <w:r w:rsidR="00F6180A" w:rsidRPr="00F6180A">
              <w:rPr>
                <w:rFonts w:cs="Times New Roman" w:hint="eastAsia"/>
              </w:rPr>
              <w:t xml:space="preserve">, </w:t>
            </w:r>
            <w:r w:rsidR="00F6180A" w:rsidRPr="00F6180A">
              <w:rPr>
                <w:rFonts w:cs="Times New Roman" w:hint="eastAsia"/>
              </w:rPr>
              <w:t>대금지급기한은</w:t>
            </w:r>
            <w:r w:rsidR="00F6180A" w:rsidRPr="00F6180A">
              <w:rPr>
                <w:rFonts w:cs="Times New Roman" w:hint="eastAsia"/>
              </w:rPr>
              <w:t xml:space="preserve"> 2023. 3. 10.</w:t>
            </w:r>
            <w:r w:rsidR="00F6180A" w:rsidRPr="00F6180A">
              <w:rPr>
                <w:rFonts w:cs="Times New Roman" w:hint="eastAsia"/>
              </w:rPr>
              <w:t>까지이나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="00F6180A" w:rsidRPr="00F6180A">
              <w:rPr>
                <w:rFonts w:cs="Times New Roman" w:hint="eastAsia"/>
              </w:rPr>
              <w:t>대상회사의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="00F6180A" w:rsidRPr="00F6180A">
              <w:rPr>
                <w:rFonts w:cs="Times New Roman" w:hint="eastAsia"/>
              </w:rPr>
              <w:t>설명에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="00F6180A" w:rsidRPr="00F6180A">
              <w:rPr>
                <w:rFonts w:cs="Times New Roman" w:hint="eastAsia"/>
              </w:rPr>
              <w:t>따르면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지급기한이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/>
              </w:rPr>
              <w:t>4</w:t>
            </w:r>
            <w:r w:rsidR="004B6EEF">
              <w:rPr>
                <w:rFonts w:cs="Times New Roman" w:hint="eastAsia"/>
              </w:rPr>
              <w:t>월로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연기되었다고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함</w:t>
            </w:r>
            <w:r w:rsidR="001E1EAD">
              <w:rPr>
                <w:rFonts w:cs="Times New Roman" w:hint="eastAsia"/>
              </w:rPr>
              <w:t>.</w:t>
            </w:r>
            <w:r w:rsidR="00F6180A" w:rsidRPr="00F6180A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관련하여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관련</w:t>
            </w:r>
            <w:r w:rsidRPr="00383036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원</w:t>
            </w:r>
            <w:r w:rsidR="00F6180A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계약서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및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대금지급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기한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변경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등과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관련한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합의서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등</w:t>
            </w:r>
            <w:r w:rsidRPr="00383036">
              <w:rPr>
                <w:rFonts w:cs="Times New Roman" w:hint="eastAsia"/>
              </w:rPr>
              <w:t>의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제공을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요청하였으나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제공되지</w:t>
            </w:r>
            <w:r w:rsidRPr="00383036">
              <w:rPr>
                <w:rFonts w:cs="Times New Roman" w:hint="eastAsia"/>
              </w:rPr>
              <w:t xml:space="preserve"> </w:t>
            </w:r>
            <w:r w:rsidRPr="00383036">
              <w:rPr>
                <w:rFonts w:cs="Times New Roman" w:hint="eastAsia"/>
              </w:rPr>
              <w:t>아니함</w:t>
            </w:r>
            <w:r w:rsidRPr="00383036">
              <w:rPr>
                <w:rFonts w:cs="Times New Roman" w:hint="eastAsia"/>
              </w:rPr>
              <w:t>.</w:t>
            </w:r>
          </w:p>
          <w:tbl>
            <w:tblPr>
              <w:tblW w:w="8365" w:type="dxa"/>
              <w:tblInd w:w="2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71"/>
              <w:gridCol w:w="2126"/>
              <w:gridCol w:w="2268"/>
            </w:tblGrid>
            <w:tr w:rsidR="001E1A11" w:rsidRPr="00383036" w14:paraId="74997EC6" w14:textId="77777777" w:rsidTr="00B87BA9">
              <w:trPr>
                <w:trHeight w:val="340"/>
                <w:tblHeader/>
              </w:trPr>
              <w:tc>
                <w:tcPr>
                  <w:tcW w:w="3971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3BB844B0" w14:textId="77777777" w:rsidR="001E1A11" w:rsidRPr="00383036" w:rsidRDefault="001E1A11" w:rsidP="007B127B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383036">
                    <w:rPr>
                      <w:rFonts w:hint="eastAsia"/>
                      <w:b/>
                      <w:sz w:val="20"/>
                      <w:szCs w:val="20"/>
                    </w:rPr>
                    <w:t>회사명</w:t>
                  </w:r>
                </w:p>
              </w:tc>
              <w:tc>
                <w:tcPr>
                  <w:tcW w:w="2126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75F55FA2" w14:textId="5531EADE" w:rsidR="001E1A11" w:rsidRPr="00383036" w:rsidRDefault="001E1A11" w:rsidP="007B127B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383036">
                    <w:rPr>
                      <w:rFonts w:hint="eastAsia"/>
                      <w:b/>
                      <w:sz w:val="20"/>
                      <w:szCs w:val="20"/>
                    </w:rPr>
                    <w:t>국가</w:t>
                  </w:r>
                </w:p>
              </w:tc>
              <w:tc>
                <w:tcPr>
                  <w:tcW w:w="2268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272FECBB" w14:textId="583EA2B8" w:rsidR="001E1A11" w:rsidRPr="00383036" w:rsidRDefault="001E1A11" w:rsidP="007B127B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383036">
                    <w:rPr>
                      <w:rFonts w:hint="eastAsia"/>
                      <w:b/>
                      <w:sz w:val="20"/>
                      <w:szCs w:val="20"/>
                    </w:rPr>
                    <w:t>지분율</w:t>
                  </w:r>
                </w:p>
              </w:tc>
            </w:tr>
            <w:tr w:rsidR="001E1A11" w:rsidRPr="00383036" w14:paraId="4EB797DE" w14:textId="77777777" w:rsidTr="00B87BA9">
              <w:trPr>
                <w:trHeight w:val="20"/>
              </w:trPr>
              <w:tc>
                <w:tcPr>
                  <w:tcW w:w="3971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3FA15EA7" w14:textId="103922DF" w:rsidR="001E1A11" w:rsidRPr="001D5814" w:rsidRDefault="001E1A11" w:rsidP="007B127B">
                  <w:pPr>
                    <w:pStyle w:val="a8"/>
                    <w:wordWrap/>
                    <w:ind w:left="0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Didim Food USA Inc.</w:t>
                  </w:r>
                </w:p>
              </w:tc>
              <w:tc>
                <w:tcPr>
                  <w:tcW w:w="2126" w:type="dxa"/>
                  <w:tcBorders>
                    <w:top w:val="double" w:sz="4" w:space="0" w:color="auto"/>
                  </w:tcBorders>
                </w:tcPr>
                <w:p w14:paraId="21C0FCF2" w14:textId="129FC8A0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미국</w:t>
                  </w:r>
                </w:p>
              </w:tc>
              <w:tc>
                <w:tcPr>
                  <w:tcW w:w="2268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2CB8F5B9" w14:textId="5828A79D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10</w:t>
                  </w:r>
                  <w:r w:rsidRPr="001D5814">
                    <w:rPr>
                      <w:sz w:val="20"/>
                    </w:rPr>
                    <w:t>0%</w:t>
                  </w:r>
                </w:p>
              </w:tc>
            </w:tr>
            <w:tr w:rsidR="001E1A11" w:rsidRPr="00383036" w14:paraId="4DEBE31B" w14:textId="77777777" w:rsidTr="001E1A11">
              <w:trPr>
                <w:trHeight w:val="20"/>
              </w:trPr>
              <w:tc>
                <w:tcPr>
                  <w:tcW w:w="3971" w:type="dxa"/>
                  <w:shd w:val="clear" w:color="auto" w:fill="auto"/>
                </w:tcPr>
                <w:p w14:paraId="138C868A" w14:textId="0DCA10D3" w:rsidR="001E1A11" w:rsidRPr="001D5814" w:rsidRDefault="001E1A11" w:rsidP="007B127B">
                  <w:pPr>
                    <w:pStyle w:val="a8"/>
                    <w:wordWrap/>
                    <w:ind w:left="0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Didim Buena Park, Inc.</w:t>
                  </w:r>
                </w:p>
              </w:tc>
              <w:tc>
                <w:tcPr>
                  <w:tcW w:w="2126" w:type="dxa"/>
                </w:tcPr>
                <w:p w14:paraId="1112099E" w14:textId="6610F510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미국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7C07AFB0" w14:textId="33965974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10</w:t>
                  </w:r>
                  <w:r w:rsidRPr="001D5814">
                    <w:rPr>
                      <w:sz w:val="20"/>
                    </w:rPr>
                    <w:t>0%</w:t>
                  </w:r>
                </w:p>
              </w:tc>
            </w:tr>
            <w:tr w:rsidR="001E1A11" w:rsidRPr="00383036" w:rsidDel="00D51A4F" w14:paraId="09847A2E" w14:textId="77777777" w:rsidTr="001E1A11">
              <w:trPr>
                <w:trHeight w:val="20"/>
              </w:trPr>
              <w:tc>
                <w:tcPr>
                  <w:tcW w:w="3971" w:type="dxa"/>
                  <w:shd w:val="clear" w:color="auto" w:fill="auto"/>
                </w:tcPr>
                <w:p w14:paraId="7449FB6F" w14:textId="05EB3B70" w:rsidR="001E1A11" w:rsidRPr="001D5814" w:rsidRDefault="001E1A11" w:rsidP="007B127B">
                  <w:pPr>
                    <w:pStyle w:val="a8"/>
                    <w:wordWrap/>
                    <w:ind w:left="0"/>
                    <w:rPr>
                      <w:sz w:val="20"/>
                    </w:rPr>
                  </w:pPr>
                  <w:r w:rsidRPr="001D5814">
                    <w:rPr>
                      <w:sz w:val="20"/>
                    </w:rPr>
                    <w:t>Didim Yes Plaza, Inc.</w:t>
                  </w:r>
                </w:p>
              </w:tc>
              <w:tc>
                <w:tcPr>
                  <w:tcW w:w="2126" w:type="dxa"/>
                </w:tcPr>
                <w:p w14:paraId="3FE1FC56" w14:textId="0727837C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미국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553FBEB8" w14:textId="57EC1F28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100%</w:t>
                  </w:r>
                </w:p>
              </w:tc>
            </w:tr>
            <w:tr w:rsidR="001E1A11" w:rsidRPr="00383036" w:rsidDel="00D51A4F" w14:paraId="0368854C" w14:textId="77777777" w:rsidTr="001E1A11">
              <w:trPr>
                <w:trHeight w:val="20"/>
              </w:trPr>
              <w:tc>
                <w:tcPr>
                  <w:tcW w:w="3971" w:type="dxa"/>
                  <w:shd w:val="clear" w:color="auto" w:fill="auto"/>
                </w:tcPr>
                <w:p w14:paraId="3A4FE850" w14:textId="6B1D3FD2" w:rsidR="001E1A11" w:rsidRPr="001D5814" w:rsidRDefault="001E1A11" w:rsidP="007B127B">
                  <w:pPr>
                    <w:pStyle w:val="a8"/>
                    <w:wordWrap/>
                    <w:ind w:left="0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Didim Magal Town OC, Inc.</w:t>
                  </w:r>
                </w:p>
              </w:tc>
              <w:tc>
                <w:tcPr>
                  <w:tcW w:w="2126" w:type="dxa"/>
                </w:tcPr>
                <w:p w14:paraId="47BEEA23" w14:textId="6B0D10ED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미국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26902858" w14:textId="5FAFA068" w:rsidR="001E1A11" w:rsidRPr="001D5814" w:rsidRDefault="001E1A11" w:rsidP="007B127B">
                  <w:pPr>
                    <w:pStyle w:val="a8"/>
                    <w:wordWrap/>
                    <w:ind w:left="-83"/>
                    <w:jc w:val="center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100%</w:t>
                  </w:r>
                </w:p>
              </w:tc>
            </w:tr>
          </w:tbl>
          <w:p w14:paraId="25D5C140" w14:textId="72CC2DD5" w:rsidR="00492AA4" w:rsidRPr="00383036" w:rsidRDefault="00492AA4" w:rsidP="007B127B">
            <w:pPr>
              <w:wordWrap/>
              <w:snapToGrid/>
              <w:spacing w:after="120" w:line="240" w:lineRule="auto"/>
              <w:rPr>
                <w:rFonts w:cs="Times New Roman"/>
              </w:rPr>
            </w:pPr>
          </w:p>
        </w:tc>
      </w:tr>
      <w:tr w:rsidR="007A495C" w:rsidRPr="006E1113" w14:paraId="2EE2BA58" w14:textId="77777777" w:rsidTr="00002B0F">
        <w:trPr>
          <w:trHeight w:val="762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60935154" w14:textId="59640FB3" w:rsidR="007A495C" w:rsidRPr="002356FC" w:rsidRDefault="006E04C0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lastRenderedPageBreak/>
              <w:t>특수관계자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거래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0EA3E2D4" w14:textId="77777777" w:rsidR="007A495C" w:rsidRPr="00BE3085" w:rsidRDefault="007A495C" w:rsidP="007B127B">
            <w:pPr>
              <w:pStyle w:val="a8"/>
              <w:wordWrap/>
              <w:snapToGrid/>
              <w:spacing w:after="120" w:line="240" w:lineRule="auto"/>
              <w:ind w:left="419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4D2A817F" w14:textId="215C1896" w:rsidR="00430367" w:rsidRDefault="00430367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BE3085">
              <w:rPr>
                <w:rFonts w:cs="Times New Roman" w:hint="eastAsia"/>
              </w:rPr>
              <w:t>제공된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자료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및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인터뷰에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따르면</w:t>
            </w:r>
            <w:r w:rsidRPr="00BE3085">
              <w:rPr>
                <w:rFonts w:cs="Times New Roman" w:hint="eastAsia"/>
              </w:rPr>
              <w:t>,</w:t>
            </w:r>
            <w:r w:rsidRPr="00BE3085">
              <w:rPr>
                <w:rFonts w:cs="Times New Roman"/>
              </w:rPr>
              <w:t xml:space="preserve"> </w:t>
            </w:r>
            <w:r w:rsidR="00BE3085">
              <w:rPr>
                <w:rFonts w:cs="Times New Roman" w:hint="eastAsia"/>
              </w:rPr>
              <w:t>최근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/>
              </w:rPr>
              <w:t>3</w:t>
            </w:r>
            <w:r w:rsidR="00BE3085">
              <w:rPr>
                <w:rFonts w:cs="Times New Roman" w:hint="eastAsia"/>
              </w:rPr>
              <w:t>년간</w:t>
            </w:r>
            <w:r w:rsid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대상회사는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아래와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같이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특수관계자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거래가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있었던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것으로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보임</w:t>
            </w:r>
            <w:r w:rsidR="00BE3085">
              <w:rPr>
                <w:rFonts w:cs="Times New Roman" w:hint="eastAsia"/>
              </w:rPr>
              <w:t>.</w:t>
            </w:r>
            <w:r w:rsidR="00BE3085">
              <w:rPr>
                <w:rFonts w:cs="Times New Roman"/>
              </w:rPr>
              <w:t xml:space="preserve"> </w:t>
            </w:r>
            <w:r w:rsidR="00BE3085">
              <w:rPr>
                <w:rFonts w:cs="Times New Roman" w:hint="eastAsia"/>
              </w:rPr>
              <w:t>다만</w:t>
            </w:r>
            <w:r w:rsidR="001D5814">
              <w:rPr>
                <w:rFonts w:cs="Times New Roman" w:hint="eastAsia"/>
              </w:rPr>
              <w:t>,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그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외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대상회사의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주요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영업과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관련한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계속적인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거래관계는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없다고</w:t>
            </w:r>
            <w:r w:rsidR="00BE3085">
              <w:rPr>
                <w:rFonts w:cs="Times New Roman" w:hint="eastAsia"/>
              </w:rPr>
              <w:t xml:space="preserve"> </w:t>
            </w:r>
            <w:r w:rsidR="00BE3085">
              <w:rPr>
                <w:rFonts w:cs="Times New Roman" w:hint="eastAsia"/>
              </w:rPr>
              <w:t>함</w:t>
            </w:r>
            <w:r w:rsidR="00BE3085">
              <w:rPr>
                <w:rFonts w:cs="Times New Roman" w:hint="eastAsia"/>
              </w:rPr>
              <w:t>.</w:t>
            </w:r>
            <w:r w:rsidR="00BE3085">
              <w:rPr>
                <w:rFonts w:cs="Times New Roman"/>
              </w:rPr>
              <w:t xml:space="preserve"> </w:t>
            </w:r>
          </w:p>
          <w:p w14:paraId="4AF65B27" w14:textId="09F843B8" w:rsidR="00BE3085" w:rsidRDefault="00BE3085" w:rsidP="00B87BA9">
            <w:pPr>
              <w:wordWrap/>
              <w:snapToGrid/>
              <w:spacing w:before="120" w:after="120" w:line="360" w:lineRule="exact"/>
              <w:rPr>
                <w:rFonts w:cs="Times New Roman"/>
              </w:rPr>
            </w:pPr>
          </w:p>
          <w:p w14:paraId="0C8DC724" w14:textId="3ED6FDD5" w:rsidR="00165454" w:rsidRPr="001F2923" w:rsidRDefault="00165454" w:rsidP="00B87BA9">
            <w:pPr>
              <w:pStyle w:val="a8"/>
              <w:numPr>
                <w:ilvl w:val="1"/>
                <w:numId w:val="15"/>
              </w:numPr>
              <w:wordWrap/>
              <w:snapToGrid/>
              <w:spacing w:before="120" w:after="120" w:line="360" w:lineRule="exact"/>
              <w:ind w:left="419"/>
              <w:rPr>
                <w:rFonts w:cs="Times New Roman"/>
                <w:b/>
              </w:rPr>
            </w:pPr>
            <w:r w:rsidRPr="001F2923">
              <w:rPr>
                <w:rFonts w:cs="Times New Roman" w:hint="eastAsia"/>
                <w:b/>
              </w:rPr>
              <w:t>정담유통에</w:t>
            </w:r>
            <w:r w:rsidRPr="001F2923">
              <w:rPr>
                <w:rFonts w:cs="Times New Roman" w:hint="eastAsia"/>
                <w:b/>
              </w:rPr>
              <w:t xml:space="preserve"> </w:t>
            </w:r>
            <w:r w:rsidRPr="001F2923">
              <w:rPr>
                <w:rFonts w:cs="Times New Roman" w:hint="eastAsia"/>
                <w:b/>
              </w:rPr>
              <w:t>대한</w:t>
            </w:r>
            <w:r w:rsidRPr="001F2923">
              <w:rPr>
                <w:rFonts w:cs="Times New Roman" w:hint="eastAsia"/>
                <w:b/>
              </w:rPr>
              <w:t xml:space="preserve"> </w:t>
            </w:r>
            <w:r w:rsidRPr="001F2923">
              <w:rPr>
                <w:rFonts w:cs="Times New Roman" w:hint="eastAsia"/>
                <w:b/>
              </w:rPr>
              <w:t>자금</w:t>
            </w:r>
            <w:r w:rsidRPr="001F2923">
              <w:rPr>
                <w:rFonts w:cs="Times New Roman" w:hint="eastAsia"/>
                <w:b/>
              </w:rPr>
              <w:t xml:space="preserve"> </w:t>
            </w:r>
            <w:r w:rsidRPr="001F2923">
              <w:rPr>
                <w:rFonts w:cs="Times New Roman" w:hint="eastAsia"/>
                <w:b/>
              </w:rPr>
              <w:t>대여</w:t>
            </w:r>
          </w:p>
          <w:p w14:paraId="0B680750" w14:textId="719CD730" w:rsidR="00165454" w:rsidRDefault="00165454" w:rsidP="00B87BA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2021.</w:t>
            </w:r>
            <w:r w:rsidR="001D5814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11. 26.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/>
              </w:rPr>
              <w:t xml:space="preserve"> 12. 24.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정담유통에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차례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대여</w:t>
            </w:r>
            <w:ins w:id="20" w:author="K&amp;C" w:date="2023-03-21T16:52:00Z">
              <w:r w:rsidR="00D84E75">
                <w:rPr>
                  <w:rFonts w:cs="Times New Roman" w:hint="eastAsia"/>
                </w:rPr>
                <w:t>함</w:t>
              </w:r>
              <w:r w:rsidR="00D84E75">
                <w:rPr>
                  <w:rFonts w:cs="Times New Roman" w:hint="eastAsia"/>
                </w:rPr>
                <w:t>.</w:t>
              </w:r>
            </w:ins>
            <w:del w:id="21" w:author="K&amp;C" w:date="2023-03-21T16:52:00Z">
              <w:r w:rsidR="00B01DC4" w:rsidDel="00D84E75">
                <w:rPr>
                  <w:rFonts w:cs="Times New Roman" w:hint="eastAsia"/>
                </w:rPr>
                <w:delText>하였으며</w:delText>
              </w:r>
              <w:r w:rsidR="00B01DC4" w:rsidDel="00D84E75">
                <w:rPr>
                  <w:rFonts w:cs="Times New Roman" w:hint="eastAsia"/>
                </w:rPr>
                <w:delText>,</w:delText>
              </w:r>
              <w:r w:rsidR="00B01DC4" w:rsidDel="00D84E75">
                <w:rPr>
                  <w:rFonts w:cs="Times New Roman"/>
                </w:rPr>
                <w:delText xml:space="preserve"> </w:delText>
              </w:r>
              <w:r w:rsidR="00B01DC4" w:rsidDel="00D84E75">
                <w:rPr>
                  <w:rFonts w:cs="Times New Roman" w:hint="eastAsia"/>
                </w:rPr>
                <w:delText>현재는</w:delText>
              </w:r>
              <w:r w:rsidR="00B01DC4" w:rsidDel="00D84E75">
                <w:rPr>
                  <w:rFonts w:cs="Times New Roman" w:hint="eastAsia"/>
                </w:rPr>
                <w:delText xml:space="preserve"> </w:delText>
              </w:r>
              <w:r w:rsidR="00B01DC4" w:rsidDel="00D84E75">
                <w:rPr>
                  <w:rFonts w:cs="Times New Roman" w:hint="eastAsia"/>
                </w:rPr>
                <w:delText>상환완료되었다고</w:delText>
              </w:r>
              <w:r w:rsidR="00B01DC4" w:rsidDel="00D84E75">
                <w:rPr>
                  <w:rFonts w:cs="Times New Roman" w:hint="eastAsia"/>
                </w:rPr>
                <w:delText xml:space="preserve"> </w:delText>
              </w:r>
              <w:r w:rsidDel="00D84E75">
                <w:rPr>
                  <w:rFonts w:cs="Times New Roman" w:hint="eastAsia"/>
                </w:rPr>
                <w:delText>함</w:delText>
              </w:r>
              <w:r w:rsidR="001F2923" w:rsidDel="00D84E75">
                <w:rPr>
                  <w:rFonts w:cs="Times New Roman" w:hint="eastAsia"/>
                </w:rPr>
                <w:delText>.</w:delText>
              </w:r>
            </w:del>
          </w:p>
          <w:p w14:paraId="1606A4B9" w14:textId="2494D276" w:rsidR="007A161C" w:rsidRPr="007A161C" w:rsidRDefault="007A161C" w:rsidP="007A161C">
            <w:pPr>
              <w:pStyle w:val="a8"/>
              <w:numPr>
                <w:ilvl w:val="0"/>
                <w:numId w:val="14"/>
              </w:numPr>
              <w:rPr>
                <w:rFonts w:cs="Times New Roman"/>
              </w:rPr>
            </w:pPr>
            <w:r w:rsidRPr="007A161C">
              <w:rPr>
                <w:rFonts w:cs="Times New Roman" w:hint="eastAsia"/>
              </w:rPr>
              <w:lastRenderedPageBreak/>
              <w:t>상법상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상장회사는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주요주주</w:t>
            </w:r>
            <w:r>
              <w:rPr>
                <w:rStyle w:val="ad"/>
                <w:rFonts w:cs="Times New Roman"/>
              </w:rPr>
              <w:footnoteReference w:id="16"/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및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그의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특수관계인을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상대방으로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하거나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그를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위하여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금전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등의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대여</w:t>
            </w:r>
            <w:r w:rsidRPr="007A161C">
              <w:rPr>
                <w:rFonts w:cs="Times New Roman" w:hint="eastAsia"/>
              </w:rPr>
              <w:t xml:space="preserve">, </w:t>
            </w:r>
            <w:r w:rsidRPr="007A161C">
              <w:rPr>
                <w:rFonts w:cs="Times New Roman" w:hint="eastAsia"/>
              </w:rPr>
              <w:t>채무이행의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보증</w:t>
            </w:r>
            <w:r w:rsidRPr="007A161C">
              <w:rPr>
                <w:rFonts w:cs="Times New Roman" w:hint="eastAsia"/>
              </w:rPr>
              <w:t xml:space="preserve">, </w:t>
            </w:r>
            <w:r w:rsidRPr="007A161C">
              <w:rPr>
                <w:rFonts w:cs="Times New Roman" w:hint="eastAsia"/>
              </w:rPr>
              <w:t>자금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지원적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성격의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증권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매입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등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신용공여가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금지됨</w:t>
            </w:r>
            <w:r w:rsidRPr="007A161C">
              <w:rPr>
                <w:rFonts w:cs="Times New Roman" w:hint="eastAsia"/>
              </w:rPr>
              <w:t>(</w:t>
            </w:r>
            <w:r w:rsidRPr="007A161C">
              <w:rPr>
                <w:rFonts w:cs="Times New Roman" w:hint="eastAsia"/>
              </w:rPr>
              <w:t>상법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542</w:t>
            </w:r>
            <w:r w:rsidRPr="007A161C">
              <w:rPr>
                <w:rFonts w:cs="Times New Roman" w:hint="eastAsia"/>
              </w:rPr>
              <w:t>조의</w:t>
            </w:r>
            <w:r w:rsidRPr="007A161C">
              <w:rPr>
                <w:rFonts w:cs="Times New Roman" w:hint="eastAsia"/>
              </w:rPr>
              <w:t xml:space="preserve">9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1</w:t>
            </w:r>
            <w:r w:rsidRPr="007A161C">
              <w:rPr>
                <w:rFonts w:cs="Times New Roman" w:hint="eastAsia"/>
              </w:rPr>
              <w:t>항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1</w:t>
            </w:r>
            <w:r w:rsidRPr="007A161C">
              <w:rPr>
                <w:rFonts w:cs="Times New Roman" w:hint="eastAsia"/>
              </w:rPr>
              <w:t>호</w:t>
            </w:r>
            <w:r w:rsidRPr="007A161C">
              <w:rPr>
                <w:rFonts w:cs="Times New Roman" w:hint="eastAsia"/>
              </w:rPr>
              <w:t>).</w:t>
            </w:r>
            <w:r w:rsidRPr="007A161C">
              <w:rPr>
                <w:rFonts w:cs="Times New Roman"/>
              </w:rPr>
              <w:t xml:space="preserve"> </w:t>
            </w:r>
            <w:r w:rsidRPr="007A161C">
              <w:rPr>
                <w:rFonts w:cs="Times New Roman" w:hint="eastAsia"/>
              </w:rPr>
              <w:t>다만</w:t>
            </w:r>
            <w:r w:rsidRPr="007A161C">
              <w:rPr>
                <w:rFonts w:cs="Times New Roman" w:hint="eastAsia"/>
              </w:rPr>
              <w:t>,</w:t>
            </w:r>
            <w:r w:rsidRPr="007A161C">
              <w:rPr>
                <w:rFonts w:cs="Times New Roman"/>
              </w:rPr>
              <w:t xml:space="preserve"> </w:t>
            </w:r>
            <w:r w:rsidRPr="007A161C">
              <w:rPr>
                <w:rFonts w:cs="Times New Roman" w:hint="eastAsia"/>
              </w:rPr>
              <w:t xml:space="preserve">(i) </w:t>
            </w:r>
            <w:r w:rsidRPr="007A161C">
              <w:rPr>
                <w:rFonts w:cs="Times New Roman" w:hint="eastAsia"/>
              </w:rPr>
              <w:t>상장회사의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경영건전성을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해칠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우려가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없고</w:t>
            </w:r>
            <w:r w:rsidRPr="007A161C">
              <w:rPr>
                <w:rFonts w:cs="Times New Roman" w:hint="eastAsia"/>
              </w:rPr>
              <w:t xml:space="preserve"> (ii) </w:t>
            </w:r>
            <w:r w:rsidRPr="007A161C">
              <w:rPr>
                <w:rFonts w:cs="Times New Roman" w:hint="eastAsia"/>
              </w:rPr>
              <w:t>회사의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경영상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목적을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달성하기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위하여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필요한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경우로서</w:t>
            </w:r>
            <w:r w:rsidRPr="007A161C">
              <w:rPr>
                <w:rFonts w:cs="Times New Roman" w:hint="eastAsia"/>
              </w:rPr>
              <w:t xml:space="preserve"> (iii) </w:t>
            </w:r>
            <w:r>
              <w:rPr>
                <w:rFonts w:cs="Times New Roman" w:hint="eastAsia"/>
              </w:rPr>
              <w:t>법인인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주요주주</w:t>
            </w:r>
            <w:r w:rsidRPr="007A161C">
              <w:rPr>
                <w:rFonts w:cs="Times New Roman" w:hint="eastAsia"/>
              </w:rPr>
              <w:t>를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상대방으로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하거나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그를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위하여</w:t>
            </w:r>
            <w:r w:rsidRPr="007A161C">
              <w:rPr>
                <w:rFonts w:cs="Times New Roman" w:hint="eastAsia"/>
              </w:rPr>
              <w:t xml:space="preserve"> (iii) </w:t>
            </w:r>
            <w:r w:rsidRPr="007A161C">
              <w:rPr>
                <w:rFonts w:cs="Times New Roman" w:hint="eastAsia"/>
              </w:rPr>
              <w:t>적법한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절차에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따라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이행하는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신용공여는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허용됨</w:t>
            </w:r>
            <w:r w:rsidRPr="007A161C">
              <w:rPr>
                <w:rFonts w:cs="Times New Roman" w:hint="eastAsia"/>
              </w:rPr>
              <w:t>(</w:t>
            </w:r>
            <w:r w:rsidRPr="007A161C">
              <w:rPr>
                <w:rFonts w:cs="Times New Roman" w:hint="eastAsia"/>
              </w:rPr>
              <w:t>상법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542</w:t>
            </w:r>
            <w:r w:rsidRPr="007A161C">
              <w:rPr>
                <w:rFonts w:cs="Times New Roman" w:hint="eastAsia"/>
              </w:rPr>
              <w:t>조의</w:t>
            </w:r>
            <w:r w:rsidRPr="007A161C">
              <w:rPr>
                <w:rFonts w:cs="Times New Roman" w:hint="eastAsia"/>
              </w:rPr>
              <w:t xml:space="preserve">9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2</w:t>
            </w:r>
            <w:r w:rsidRPr="007A161C">
              <w:rPr>
                <w:rFonts w:cs="Times New Roman" w:hint="eastAsia"/>
              </w:rPr>
              <w:t>항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3</w:t>
            </w:r>
            <w:r w:rsidRPr="007A161C">
              <w:rPr>
                <w:rFonts w:cs="Times New Roman" w:hint="eastAsia"/>
              </w:rPr>
              <w:t>호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및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시행령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35</w:t>
            </w:r>
            <w:r w:rsidRPr="007A161C">
              <w:rPr>
                <w:rFonts w:cs="Times New Roman" w:hint="eastAsia"/>
              </w:rPr>
              <w:t>조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제</w:t>
            </w:r>
            <w:r w:rsidRPr="007A161C">
              <w:rPr>
                <w:rFonts w:cs="Times New Roman" w:hint="eastAsia"/>
              </w:rPr>
              <w:t>3</w:t>
            </w:r>
            <w:r w:rsidRPr="007A161C">
              <w:rPr>
                <w:rFonts w:cs="Times New Roman" w:hint="eastAsia"/>
              </w:rPr>
              <w:t>항</w:t>
            </w:r>
            <w:r w:rsidRPr="007A161C">
              <w:rPr>
                <w:rFonts w:cs="Times New Roman" w:hint="eastAsia"/>
              </w:rPr>
              <w:t>)</w:t>
            </w:r>
          </w:p>
          <w:p w14:paraId="5DDBB766" w14:textId="0F7E4D22" w:rsidR="007A161C" w:rsidRDefault="007A161C" w:rsidP="00B6026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7A161C">
              <w:rPr>
                <w:rFonts w:cs="Times New Roman" w:hint="eastAsia"/>
              </w:rPr>
              <w:t>대상회사의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설명에</w:t>
            </w:r>
            <w:r w:rsidRPr="007A161C">
              <w:rPr>
                <w:rFonts w:cs="Times New Roman" w:hint="eastAsia"/>
              </w:rPr>
              <w:t xml:space="preserve"> </w:t>
            </w:r>
            <w:r w:rsidRPr="007A161C">
              <w:rPr>
                <w:rFonts w:cs="Times New Roman" w:hint="eastAsia"/>
              </w:rPr>
              <w:t>따르면</w:t>
            </w:r>
            <w:r w:rsidRPr="007A161C">
              <w:rPr>
                <w:rFonts w:cs="Times New Roman" w:hint="eastAsia"/>
              </w:rPr>
              <w:t>,</w:t>
            </w:r>
            <w:r w:rsidRPr="007A161C">
              <w:rPr>
                <w:rFonts w:cs="Times New Roman"/>
              </w:rPr>
              <w:t xml:space="preserve"> </w:t>
            </w:r>
            <w:r w:rsidR="004B6EEF">
              <w:rPr>
                <w:rFonts w:cs="Times New Roman" w:hint="eastAsia"/>
              </w:rPr>
              <w:t>정담유통의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/>
              </w:rPr>
              <w:t>FC</w:t>
            </w:r>
            <w:r w:rsidR="004B6EEF">
              <w:rPr>
                <w:rFonts w:cs="Times New Roman" w:hint="eastAsia"/>
              </w:rPr>
              <w:t>사업부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영업양수</w:t>
            </w:r>
            <w:r w:rsidR="004B6EEF">
              <w:rPr>
                <w:rFonts w:cs="Times New Roman" w:hint="eastAsia"/>
              </w:rPr>
              <w:t>(</w:t>
            </w:r>
            <w:r w:rsidR="004B6EEF">
              <w:rPr>
                <w:rFonts w:cs="Times New Roman" w:hint="eastAsia"/>
              </w:rPr>
              <w:t>아래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/>
              </w:rPr>
              <w:t xml:space="preserve">2. </w:t>
            </w:r>
            <w:r w:rsidR="004B6EEF">
              <w:rPr>
                <w:rFonts w:cs="Times New Roman" w:hint="eastAsia"/>
              </w:rPr>
              <w:t>참고</w:t>
            </w:r>
            <w:r w:rsidR="004B6EEF">
              <w:rPr>
                <w:rFonts w:cs="Times New Roman" w:hint="eastAsia"/>
              </w:rPr>
              <w:t>)</w:t>
            </w:r>
            <w:r w:rsidR="004B6EEF">
              <w:rPr>
                <w:rFonts w:cs="Times New Roman" w:hint="eastAsia"/>
              </w:rPr>
              <w:t>와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관련하여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최초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양수도대금을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/>
              </w:rPr>
              <w:t>11</w:t>
            </w:r>
            <w:r w:rsidR="004B6EEF">
              <w:rPr>
                <w:rFonts w:cs="Times New Roman" w:hint="eastAsia"/>
              </w:rPr>
              <w:t>.5</w:t>
            </w:r>
            <w:r w:rsidR="004B6EEF">
              <w:rPr>
                <w:rFonts w:cs="Times New Roman" w:hint="eastAsia"/>
              </w:rPr>
              <w:t>억원으로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정하여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계약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체결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후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계약금</w:t>
            </w:r>
            <w:r w:rsidR="004B6EEF">
              <w:rPr>
                <w:rFonts w:cs="Times New Roman" w:hint="eastAsia"/>
              </w:rPr>
              <w:t xml:space="preserve"> 3.5</w:t>
            </w:r>
            <w:r w:rsidR="004B6EEF">
              <w:rPr>
                <w:rFonts w:cs="Times New Roman" w:hint="eastAsia"/>
              </w:rPr>
              <w:t>억원이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지급되었다고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하며</w:t>
            </w:r>
            <w:r w:rsidR="004B6EEF">
              <w:rPr>
                <w:rFonts w:cs="Times New Roman" w:hint="eastAsia"/>
              </w:rPr>
              <w:t>,</w:t>
            </w:r>
            <w:r w:rsidR="004B6EEF">
              <w:rPr>
                <w:rFonts w:cs="Times New Roman"/>
              </w:rPr>
              <w:t xml:space="preserve"> </w:t>
            </w:r>
            <w:r w:rsidR="004B6EEF">
              <w:rPr>
                <w:rFonts w:cs="Times New Roman" w:hint="eastAsia"/>
              </w:rPr>
              <w:t>양수도대금의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적정성이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문제되어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계약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해지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후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재계약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하는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과정에서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기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지급된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계약금을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우선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대여금으로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처리하였다고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함</w:t>
            </w:r>
            <w:r w:rsidR="004B6EEF">
              <w:rPr>
                <w:rFonts w:cs="Times New Roman" w:hint="eastAsia"/>
              </w:rPr>
              <w:t>.</w:t>
            </w:r>
            <w:r w:rsidR="004B6EEF">
              <w:rPr>
                <w:rFonts w:cs="Times New Roman"/>
              </w:rPr>
              <w:t xml:space="preserve"> </w:t>
            </w:r>
            <w:r w:rsidR="004B6EEF">
              <w:rPr>
                <w:rFonts w:cs="Times New Roman" w:hint="eastAsia"/>
              </w:rPr>
              <w:t>해당</w:t>
            </w:r>
            <w:r w:rsidR="004B6EEF">
              <w:rPr>
                <w:rFonts w:cs="Times New Roman" w:hint="eastAsia"/>
              </w:rPr>
              <w:t xml:space="preserve"> </w:t>
            </w:r>
            <w:r w:rsidR="004B6EEF">
              <w:rPr>
                <w:rFonts w:cs="Times New Roman" w:hint="eastAsia"/>
              </w:rPr>
              <w:t>영업양수도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거래의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양수도대금을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/>
              </w:rPr>
              <w:t>4</w:t>
            </w:r>
            <w:r w:rsidR="009E37B6">
              <w:rPr>
                <w:rFonts w:cs="Times New Roman" w:hint="eastAsia"/>
              </w:rPr>
              <w:t>억원으로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조정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후</w:t>
            </w:r>
            <w:r w:rsidR="009E37B6">
              <w:rPr>
                <w:rFonts w:cs="Times New Roman" w:hint="eastAsia"/>
              </w:rPr>
              <w:t>,</w:t>
            </w:r>
            <w:r w:rsidR="009E37B6">
              <w:rPr>
                <w:rFonts w:cs="Times New Roman"/>
              </w:rPr>
              <w:t xml:space="preserve"> </w:t>
            </w:r>
            <w:r w:rsidR="009E37B6">
              <w:rPr>
                <w:rFonts w:cs="Times New Roman" w:hint="eastAsia"/>
              </w:rPr>
              <w:t>다시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계약금을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지급한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것으로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하고</w:t>
            </w:r>
            <w:r w:rsidR="009E37B6">
              <w:rPr>
                <w:rFonts w:cs="Times New Roman" w:hint="eastAsia"/>
              </w:rPr>
              <w:t xml:space="preserve">, </w:t>
            </w:r>
            <w:r w:rsidR="009E37B6">
              <w:rPr>
                <w:rFonts w:cs="Times New Roman" w:hint="eastAsia"/>
              </w:rPr>
              <w:t>해당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대여금은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상환완료된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것으로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처리하였다고</w:t>
            </w:r>
            <w:r w:rsidR="009E37B6">
              <w:rPr>
                <w:rFonts w:cs="Times New Roman" w:hint="eastAsia"/>
              </w:rPr>
              <w:t xml:space="preserve"> </w:t>
            </w:r>
            <w:r w:rsidR="009E37B6">
              <w:rPr>
                <w:rFonts w:cs="Times New Roman" w:hint="eastAsia"/>
              </w:rPr>
              <w:t>함</w:t>
            </w:r>
            <w:r w:rsidR="009E37B6">
              <w:rPr>
                <w:rFonts w:cs="Times New Roman" w:hint="eastAsia"/>
              </w:rPr>
              <w:t>.</w:t>
            </w:r>
          </w:p>
          <w:p w14:paraId="7B61D7B5" w14:textId="00A32A92" w:rsidR="009E37B6" w:rsidRPr="007A161C" w:rsidRDefault="009E37B6" w:rsidP="00B6026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(i) </w:t>
            </w:r>
            <w:r>
              <w:rPr>
                <w:rFonts w:cs="Times New Roman" w:hint="eastAsia"/>
              </w:rPr>
              <w:t>대여금의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3.5</w:t>
            </w:r>
            <w:r>
              <w:rPr>
                <w:rFonts w:cs="Times New Roman" w:hint="eastAsia"/>
              </w:rPr>
              <w:t>억원으로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</w:t>
            </w:r>
            <w:r>
              <w:rPr>
                <w:rFonts w:cs="Times New Roman" w:hint="eastAsia"/>
              </w:rPr>
              <w:t>년말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재무제표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약</w:t>
            </w:r>
            <w:r>
              <w:rPr>
                <w:rFonts w:cs="Times New Roman" w:hint="eastAsia"/>
              </w:rPr>
              <w:t xml:space="preserve"> 5</w:t>
            </w:r>
            <w:r>
              <w:rPr>
                <w:rFonts w:cs="Times New Roman"/>
              </w:rPr>
              <w:t>89</w:t>
            </w:r>
            <w:r>
              <w:rPr>
                <w:rFonts w:cs="Times New Roman" w:hint="eastAsia"/>
              </w:rPr>
              <w:t>억원의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0.6% </w:t>
            </w:r>
            <w:r>
              <w:rPr>
                <w:rFonts w:cs="Times New Roman" w:hint="eastAsia"/>
              </w:rPr>
              <w:t>수준으로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높지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(ii) </w:t>
            </w:r>
            <w:r>
              <w:rPr>
                <w:rFonts w:cs="Times New Roman" w:hint="eastAsia"/>
              </w:rPr>
              <w:t>영업양수도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기지급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대여금처리한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목적상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해석될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여지가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고려하면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리스크는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크지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보임</w:t>
            </w:r>
            <w:r>
              <w:rPr>
                <w:rFonts w:cs="Times New Roman" w:hint="eastAsia"/>
              </w:rPr>
              <w:t>.</w:t>
            </w:r>
            <w:r w:rsidR="0089059D">
              <w:rPr>
                <w:rFonts w:cs="Times New Roman"/>
              </w:rPr>
              <w:t xml:space="preserve"> </w:t>
            </w:r>
          </w:p>
          <w:tbl>
            <w:tblPr>
              <w:tblW w:w="11051" w:type="dxa"/>
              <w:tblInd w:w="4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871"/>
              <w:gridCol w:w="1587"/>
              <w:gridCol w:w="2721"/>
              <w:gridCol w:w="3171"/>
            </w:tblGrid>
            <w:tr w:rsidR="00165454" w14:paraId="1C4FD30D" w14:textId="77777777" w:rsidTr="00383036">
              <w:trPr>
                <w:trHeight w:val="323"/>
              </w:trPr>
              <w:tc>
                <w:tcPr>
                  <w:tcW w:w="1701" w:type="dxa"/>
                  <w:shd w:val="clear" w:color="auto" w:fill="D7F2F1" w:themeFill="accent5" w:themeFillTint="33"/>
                </w:tcPr>
                <w:p w14:paraId="58210751" w14:textId="6C84797A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</w:rPr>
                  </w:pPr>
                  <w:r w:rsidRPr="001D5814">
                    <w:rPr>
                      <w:rFonts w:cs="Times New Roman" w:hint="eastAsia"/>
                      <w:b/>
                      <w:sz w:val="20"/>
                    </w:rPr>
                    <w:t>대여일</w:t>
                  </w:r>
                </w:p>
              </w:tc>
              <w:tc>
                <w:tcPr>
                  <w:tcW w:w="1871" w:type="dxa"/>
                  <w:shd w:val="clear" w:color="auto" w:fill="D7F2F1" w:themeFill="accent5" w:themeFillTint="33"/>
                </w:tcPr>
                <w:p w14:paraId="0622984E" w14:textId="0290A3CE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</w:rPr>
                  </w:pPr>
                  <w:r w:rsidRPr="001D5814">
                    <w:rPr>
                      <w:rFonts w:cs="Times New Roman" w:hint="eastAsia"/>
                      <w:b/>
                      <w:sz w:val="20"/>
                    </w:rPr>
                    <w:t>금액</w:t>
                  </w:r>
                </w:p>
              </w:tc>
              <w:tc>
                <w:tcPr>
                  <w:tcW w:w="1587" w:type="dxa"/>
                  <w:shd w:val="clear" w:color="auto" w:fill="D7F2F1" w:themeFill="accent5" w:themeFillTint="33"/>
                </w:tcPr>
                <w:p w14:paraId="78398EB2" w14:textId="2CDE14CF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</w:rPr>
                  </w:pPr>
                  <w:r w:rsidRPr="001D5814">
                    <w:rPr>
                      <w:rFonts w:cs="Times New Roman" w:hint="eastAsia"/>
                      <w:b/>
                      <w:sz w:val="20"/>
                    </w:rPr>
                    <w:t>이자율</w:t>
                  </w:r>
                </w:p>
              </w:tc>
              <w:tc>
                <w:tcPr>
                  <w:tcW w:w="2721" w:type="dxa"/>
                  <w:shd w:val="clear" w:color="auto" w:fill="D7F2F1" w:themeFill="accent5" w:themeFillTint="33"/>
                </w:tcPr>
                <w:p w14:paraId="532442DE" w14:textId="1656E51A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</w:rPr>
                  </w:pPr>
                  <w:r w:rsidRPr="001D5814">
                    <w:rPr>
                      <w:rFonts w:cs="Times New Roman" w:hint="eastAsia"/>
                      <w:b/>
                      <w:sz w:val="20"/>
                    </w:rPr>
                    <w:t>기간</w:t>
                  </w:r>
                </w:p>
              </w:tc>
              <w:tc>
                <w:tcPr>
                  <w:tcW w:w="3171" w:type="dxa"/>
                  <w:shd w:val="clear" w:color="auto" w:fill="D7F2F1" w:themeFill="accent5" w:themeFillTint="33"/>
                </w:tcPr>
                <w:p w14:paraId="31261065" w14:textId="572BE3FF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b/>
                      <w:sz w:val="20"/>
                    </w:rPr>
                  </w:pPr>
                  <w:r w:rsidRPr="001D5814">
                    <w:rPr>
                      <w:rFonts w:cs="Times New Roman" w:hint="eastAsia"/>
                      <w:b/>
                      <w:sz w:val="20"/>
                    </w:rPr>
                    <w:t>비고</w:t>
                  </w:r>
                </w:p>
              </w:tc>
            </w:tr>
            <w:tr w:rsidR="00165454" w14:paraId="3C81CEF7" w14:textId="77777777" w:rsidTr="00383036">
              <w:tc>
                <w:tcPr>
                  <w:tcW w:w="1701" w:type="dxa"/>
                </w:tcPr>
                <w:p w14:paraId="3D6063D4" w14:textId="2DE3AF53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 xml:space="preserve">2021. </w:t>
                  </w:r>
                  <w:r w:rsidRPr="001D5814">
                    <w:rPr>
                      <w:rFonts w:cs="Times New Roman"/>
                      <w:sz w:val="20"/>
                    </w:rPr>
                    <w:t>11. 26.</w:t>
                  </w:r>
                </w:p>
              </w:tc>
              <w:tc>
                <w:tcPr>
                  <w:tcW w:w="1871" w:type="dxa"/>
                </w:tcPr>
                <w:p w14:paraId="35E28825" w14:textId="3616A0C4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>3</w:t>
                  </w:r>
                  <w:r w:rsidRPr="001D5814">
                    <w:rPr>
                      <w:rFonts w:cs="Times New Roman"/>
                      <w:sz w:val="20"/>
                    </w:rPr>
                    <w:t>5</w:t>
                  </w:r>
                  <w:r w:rsidRPr="001D5814">
                    <w:rPr>
                      <w:rFonts w:cs="Times New Roman" w:hint="eastAsia"/>
                      <w:sz w:val="20"/>
                    </w:rPr>
                    <w:t>0,000,000</w:t>
                  </w:r>
                  <w:r w:rsidRPr="001D5814">
                    <w:rPr>
                      <w:rFonts w:cs="Times New Roman" w:hint="eastAsia"/>
                      <w:sz w:val="20"/>
                    </w:rPr>
                    <w:t>원</w:t>
                  </w:r>
                </w:p>
              </w:tc>
              <w:tc>
                <w:tcPr>
                  <w:tcW w:w="1587" w:type="dxa"/>
                </w:tcPr>
                <w:p w14:paraId="4E8DBBE6" w14:textId="60194E05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>연</w:t>
                  </w:r>
                  <w:r w:rsidRPr="001D5814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1D5814">
                    <w:rPr>
                      <w:rFonts w:cs="Times New Roman"/>
                      <w:sz w:val="20"/>
                    </w:rPr>
                    <w:t>4.6%</w:t>
                  </w:r>
                </w:p>
              </w:tc>
              <w:tc>
                <w:tcPr>
                  <w:tcW w:w="2721" w:type="dxa"/>
                </w:tcPr>
                <w:p w14:paraId="2E6E32D5" w14:textId="08EE4393" w:rsidR="00165454" w:rsidRPr="001D5814" w:rsidRDefault="00165454" w:rsidP="006D0192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 xml:space="preserve">2021. </w:t>
                  </w:r>
                  <w:r w:rsidRPr="001D5814">
                    <w:rPr>
                      <w:rFonts w:cs="Times New Roman"/>
                      <w:sz w:val="20"/>
                    </w:rPr>
                    <w:t>11. 26~202</w:t>
                  </w:r>
                  <w:del w:id="22" w:author="heeyang.jang" w:date="2023-03-17T12:16:00Z">
                    <w:r w:rsidRPr="001D5814" w:rsidDel="006D0192">
                      <w:rPr>
                        <w:rFonts w:cs="Times New Roman"/>
                        <w:sz w:val="20"/>
                      </w:rPr>
                      <w:delText>2</w:delText>
                    </w:r>
                  </w:del>
                  <w:ins w:id="23" w:author="heeyang.jang" w:date="2023-03-17T12:16:00Z">
                    <w:r w:rsidR="006D0192">
                      <w:rPr>
                        <w:rFonts w:cs="Times New Roman"/>
                        <w:sz w:val="20"/>
                      </w:rPr>
                      <w:t>1</w:t>
                    </w:r>
                  </w:ins>
                  <w:r w:rsidRPr="001D5814">
                    <w:rPr>
                      <w:rFonts w:cs="Times New Roman"/>
                      <w:sz w:val="20"/>
                    </w:rPr>
                    <w:t>.12.26</w:t>
                  </w:r>
                </w:p>
              </w:tc>
              <w:tc>
                <w:tcPr>
                  <w:tcW w:w="3171" w:type="dxa"/>
                </w:tcPr>
                <w:p w14:paraId="54A0EBC5" w14:textId="0A3A2A17" w:rsidR="00165454" w:rsidRPr="001D5814" w:rsidRDefault="00165454" w:rsidP="005B3FA8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>상환</w:t>
                  </w:r>
                  <w:r w:rsidRPr="001D5814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="005B3FA8">
                    <w:rPr>
                      <w:rFonts w:cs="Times New Roman" w:hint="eastAsia"/>
                      <w:sz w:val="20"/>
                    </w:rPr>
                    <w:t>완료</w:t>
                  </w:r>
                </w:p>
              </w:tc>
            </w:tr>
            <w:tr w:rsidR="00165454" w14:paraId="7A6B6C6D" w14:textId="77777777" w:rsidTr="00383036">
              <w:tc>
                <w:tcPr>
                  <w:tcW w:w="1701" w:type="dxa"/>
                </w:tcPr>
                <w:p w14:paraId="5AEDB0DF" w14:textId="77E869AA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 xml:space="preserve">2021. </w:t>
                  </w:r>
                  <w:r w:rsidRPr="001D5814">
                    <w:rPr>
                      <w:rFonts w:cs="Times New Roman"/>
                      <w:sz w:val="20"/>
                    </w:rPr>
                    <w:t>12. 24.</w:t>
                  </w:r>
                </w:p>
              </w:tc>
              <w:tc>
                <w:tcPr>
                  <w:tcW w:w="1871" w:type="dxa"/>
                </w:tcPr>
                <w:p w14:paraId="6BA73E5D" w14:textId="3E70995E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>330,000,000</w:t>
                  </w:r>
                  <w:r w:rsidR="001D5814">
                    <w:rPr>
                      <w:rFonts w:cs="Times New Roman" w:hint="eastAsia"/>
                      <w:sz w:val="20"/>
                    </w:rPr>
                    <w:t>원</w:t>
                  </w:r>
                </w:p>
              </w:tc>
              <w:tc>
                <w:tcPr>
                  <w:tcW w:w="1587" w:type="dxa"/>
                </w:tcPr>
                <w:p w14:paraId="0A107072" w14:textId="345906DA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>연</w:t>
                  </w:r>
                  <w:r w:rsidRPr="001D5814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1D5814">
                    <w:rPr>
                      <w:rFonts w:cs="Times New Roman"/>
                      <w:sz w:val="20"/>
                    </w:rPr>
                    <w:t>4.6%</w:t>
                  </w:r>
                </w:p>
              </w:tc>
              <w:tc>
                <w:tcPr>
                  <w:tcW w:w="2721" w:type="dxa"/>
                </w:tcPr>
                <w:p w14:paraId="33B6863A" w14:textId="54C157FE" w:rsidR="00165454" w:rsidRPr="001D5814" w:rsidRDefault="00165454" w:rsidP="001D5814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 xml:space="preserve">2021. </w:t>
                  </w:r>
                  <w:r w:rsidRPr="001D5814">
                    <w:rPr>
                      <w:rFonts w:cs="Times New Roman"/>
                      <w:sz w:val="20"/>
                    </w:rPr>
                    <w:t>12.26 ~ 2022. 6. 30.</w:t>
                  </w:r>
                </w:p>
              </w:tc>
              <w:tc>
                <w:tcPr>
                  <w:tcW w:w="3171" w:type="dxa"/>
                </w:tcPr>
                <w:p w14:paraId="7C483D7A" w14:textId="5349C5D3" w:rsidR="00165454" w:rsidRPr="001D5814" w:rsidRDefault="00165454" w:rsidP="005B3FA8">
                  <w:pPr>
                    <w:pStyle w:val="a8"/>
                    <w:wordWrap/>
                    <w:snapToGrid/>
                    <w:spacing w:line="240" w:lineRule="auto"/>
                    <w:ind w:left="0"/>
                    <w:jc w:val="center"/>
                    <w:rPr>
                      <w:rFonts w:cs="Times New Roman"/>
                      <w:sz w:val="20"/>
                    </w:rPr>
                  </w:pPr>
                  <w:r w:rsidRPr="001D5814">
                    <w:rPr>
                      <w:rFonts w:cs="Times New Roman" w:hint="eastAsia"/>
                      <w:sz w:val="20"/>
                    </w:rPr>
                    <w:t>상환</w:t>
                  </w:r>
                  <w:r w:rsidR="005B3FA8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="005B3FA8">
                    <w:rPr>
                      <w:rFonts w:cs="Times New Roman" w:hint="eastAsia"/>
                      <w:sz w:val="20"/>
                    </w:rPr>
                    <w:t>완료</w:t>
                  </w:r>
                </w:p>
              </w:tc>
            </w:tr>
          </w:tbl>
          <w:p w14:paraId="79987371" w14:textId="77777777" w:rsidR="00165454" w:rsidRDefault="00165454" w:rsidP="00B87BA9">
            <w:pPr>
              <w:pStyle w:val="a8"/>
              <w:wordWrap/>
              <w:snapToGrid/>
              <w:spacing w:before="120" w:after="120" w:line="360" w:lineRule="exact"/>
              <w:ind w:left="419"/>
              <w:rPr>
                <w:rFonts w:cs="Times New Roman"/>
              </w:rPr>
            </w:pPr>
          </w:p>
          <w:p w14:paraId="144A90CF" w14:textId="4B40B5DD" w:rsidR="00165454" w:rsidRPr="001F2923" w:rsidRDefault="00165454" w:rsidP="00B87BA9">
            <w:pPr>
              <w:pStyle w:val="a8"/>
              <w:numPr>
                <w:ilvl w:val="1"/>
                <w:numId w:val="15"/>
              </w:numPr>
              <w:wordWrap/>
              <w:snapToGrid/>
              <w:spacing w:before="120" w:after="120" w:line="360" w:lineRule="exact"/>
              <w:ind w:left="419"/>
              <w:rPr>
                <w:rFonts w:cs="Times New Roman"/>
                <w:b/>
              </w:rPr>
            </w:pPr>
            <w:r w:rsidRPr="001F2923">
              <w:rPr>
                <w:rFonts w:cs="Times New Roman" w:hint="eastAsia"/>
                <w:b/>
              </w:rPr>
              <w:t>정담유통과의</w:t>
            </w:r>
            <w:r w:rsidRPr="001F2923">
              <w:rPr>
                <w:rFonts w:cs="Times New Roman" w:hint="eastAsia"/>
                <w:b/>
              </w:rPr>
              <w:t xml:space="preserve"> </w:t>
            </w:r>
            <w:r w:rsidRPr="001F2923">
              <w:rPr>
                <w:rFonts w:cs="Times New Roman" w:hint="eastAsia"/>
                <w:b/>
              </w:rPr>
              <w:t>영업양수도</w:t>
            </w:r>
            <w:r w:rsidRPr="001F2923">
              <w:rPr>
                <w:rFonts w:cs="Times New Roman" w:hint="eastAsia"/>
                <w:b/>
              </w:rPr>
              <w:t xml:space="preserve"> </w:t>
            </w:r>
            <w:r w:rsidRPr="001F2923">
              <w:rPr>
                <w:rFonts w:cs="Times New Roman" w:hint="eastAsia"/>
                <w:b/>
              </w:rPr>
              <w:t>계약</w:t>
            </w:r>
          </w:p>
          <w:p w14:paraId="53E036E0" w14:textId="4312A6BB" w:rsidR="00430367" w:rsidRPr="00BE3085" w:rsidRDefault="00BE3085" w:rsidP="00B87BA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BE3085">
              <w:rPr>
                <w:rFonts w:cs="Times New Roman" w:hint="eastAsia"/>
              </w:rPr>
              <w:t>대상회사는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/>
              </w:rPr>
              <w:t>2022. 6. 29.</w:t>
            </w:r>
            <w:r w:rsidRPr="00BE3085">
              <w:rPr>
                <w:rFonts w:cs="Times New Roman" w:hint="eastAsia"/>
              </w:rPr>
              <w:t>자로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최대주주인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정담유통의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/>
              </w:rPr>
              <w:t>F</w:t>
            </w:r>
            <w:r w:rsidRPr="00BE3085">
              <w:rPr>
                <w:rFonts w:cs="Times New Roman" w:hint="eastAsia"/>
              </w:rPr>
              <w:t>C</w:t>
            </w:r>
            <w:r w:rsidRPr="00BE3085">
              <w:rPr>
                <w:rFonts w:cs="Times New Roman"/>
              </w:rPr>
              <w:t xml:space="preserve"> </w:t>
            </w:r>
            <w:r w:rsidRPr="00BE3085">
              <w:rPr>
                <w:rFonts w:cs="Times New Roman" w:hint="eastAsia"/>
              </w:rPr>
              <w:t>사업부를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양수하는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영업양수도계약</w:t>
            </w:r>
            <w:r w:rsidRPr="00BE3085">
              <w:rPr>
                <w:rFonts w:cs="Times New Roman" w:hint="eastAsia"/>
              </w:rPr>
              <w:t>(</w:t>
            </w:r>
            <w:r w:rsidRPr="00BE3085">
              <w:rPr>
                <w:rFonts w:cs="Times New Roman" w:hint="eastAsia"/>
              </w:rPr>
              <w:t>양수도대금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총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/>
              </w:rPr>
              <w:t>11.5</w:t>
            </w:r>
            <w:r w:rsidRPr="00BE3085">
              <w:rPr>
                <w:rFonts w:cs="Times New Roman" w:hint="eastAsia"/>
              </w:rPr>
              <w:t>억원</w:t>
            </w:r>
            <w:r w:rsidRPr="00BE3085">
              <w:rPr>
                <w:rFonts w:cs="Times New Roman" w:hint="eastAsia"/>
              </w:rPr>
              <w:t>)</w:t>
            </w:r>
            <w:r w:rsidRPr="00BE3085">
              <w:rPr>
                <w:rFonts w:cs="Times New Roman" w:hint="eastAsia"/>
              </w:rPr>
              <w:t>을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체결하였으나</w:t>
            </w:r>
            <w:r w:rsidRPr="00BE3085">
              <w:rPr>
                <w:rFonts w:cs="Times New Roman" w:hint="eastAsia"/>
              </w:rPr>
              <w:t>,</w:t>
            </w:r>
            <w:r w:rsidRPr="00BE3085">
              <w:rPr>
                <w:rFonts w:cs="Times New Roman"/>
              </w:rPr>
              <w:t xml:space="preserve"> </w:t>
            </w:r>
            <w:r w:rsidRPr="00BE3085">
              <w:rPr>
                <w:rFonts w:cs="Times New Roman" w:hint="eastAsia"/>
              </w:rPr>
              <w:t>영업양수도대금의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적정성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관련하여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제</w:t>
            </w:r>
            <w:r w:rsidRPr="00BE3085">
              <w:rPr>
                <w:rFonts w:cs="Times New Roman" w:hint="eastAsia"/>
              </w:rPr>
              <w:t>3</w:t>
            </w:r>
            <w:r w:rsidRPr="00BE3085">
              <w:rPr>
                <w:rFonts w:cs="Times New Roman" w:hint="eastAsia"/>
              </w:rPr>
              <w:t>자의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가치평가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실시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후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양수도대금을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/>
              </w:rPr>
              <w:t>4</w:t>
            </w:r>
            <w:r w:rsidRPr="00BE3085">
              <w:rPr>
                <w:rFonts w:cs="Times New Roman" w:hint="eastAsia"/>
              </w:rPr>
              <w:t>억원으로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조정하</w:t>
            </w:r>
            <w:r w:rsidR="00FC5929">
              <w:rPr>
                <w:rFonts w:cs="Times New Roman" w:hint="eastAsia"/>
              </w:rPr>
              <w:t>였고</w:t>
            </w:r>
            <w:r w:rsidR="00FC5929">
              <w:rPr>
                <w:rFonts w:cs="Times New Roman" w:hint="eastAsia"/>
              </w:rPr>
              <w:t>,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/>
              </w:rPr>
              <w:t>2022. 12. 9.</w:t>
            </w:r>
            <w:r w:rsidRPr="00BE3085">
              <w:rPr>
                <w:rFonts w:cs="Times New Roman" w:hint="eastAsia"/>
              </w:rPr>
              <w:t>자로</w:t>
            </w:r>
            <w:r w:rsidRPr="00BE3085">
              <w:rPr>
                <w:rFonts w:cs="Times New Roman" w:hint="eastAsia"/>
              </w:rPr>
              <w:t xml:space="preserve"> </w:t>
            </w:r>
            <w:r w:rsidR="00FC5929">
              <w:rPr>
                <w:rFonts w:cs="Times New Roman" w:hint="eastAsia"/>
              </w:rPr>
              <w:t>변경</w:t>
            </w:r>
            <w:r w:rsidRPr="00BE3085">
              <w:rPr>
                <w:rFonts w:cs="Times New Roman" w:hint="eastAsia"/>
              </w:rPr>
              <w:t>계약을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체결하였음</w:t>
            </w:r>
            <w:r w:rsidRPr="00BE3085">
              <w:rPr>
                <w:rFonts w:cs="Times New Roman" w:hint="eastAsia"/>
              </w:rPr>
              <w:t>.</w:t>
            </w:r>
            <w:r w:rsidRPr="00BE3085">
              <w:rPr>
                <w:rFonts w:cs="Times New Roman"/>
              </w:rPr>
              <w:t xml:space="preserve"> </w:t>
            </w:r>
            <w:r w:rsidRPr="00BE3085">
              <w:rPr>
                <w:rFonts w:cs="Times New Roman" w:hint="eastAsia"/>
              </w:rPr>
              <w:t>해당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계약의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주요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내용은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다음과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같으며</w:t>
            </w:r>
            <w:r w:rsidRPr="00BE3085">
              <w:rPr>
                <w:rFonts w:cs="Times New Roman" w:hint="eastAsia"/>
              </w:rPr>
              <w:t>,</w:t>
            </w:r>
            <w:r w:rsidRPr="00BE3085">
              <w:rPr>
                <w:rFonts w:cs="Times New Roman"/>
              </w:rPr>
              <w:t xml:space="preserve"> </w:t>
            </w:r>
            <w:r w:rsidRPr="00BE3085">
              <w:rPr>
                <w:rFonts w:cs="Times New Roman" w:hint="eastAsia"/>
              </w:rPr>
              <w:lastRenderedPageBreak/>
              <w:t>인터뷰에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따르면</w:t>
            </w:r>
            <w:r w:rsidRPr="00BE3085">
              <w:rPr>
                <w:rFonts w:cs="Times New Roman" w:hint="eastAsia"/>
              </w:rPr>
              <w:t>,</w:t>
            </w:r>
            <w:r w:rsidRPr="00BE3085">
              <w:rPr>
                <w:rFonts w:cs="Times New Roman"/>
              </w:rPr>
              <w:t xml:space="preserve"> </w:t>
            </w:r>
            <w:r w:rsidRPr="00BE3085">
              <w:rPr>
                <w:rFonts w:cs="Times New Roman" w:hint="eastAsia"/>
              </w:rPr>
              <w:t>현재까지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상표권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이전은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완료되지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않았으며</w:t>
            </w:r>
            <w:r w:rsidRPr="00BE3085">
              <w:rPr>
                <w:rFonts w:cs="Times New Roman" w:hint="eastAsia"/>
              </w:rPr>
              <w:t>,</w:t>
            </w:r>
            <w:r w:rsidRPr="00BE3085">
              <w:rPr>
                <w:rFonts w:cs="Times New Roman"/>
              </w:rPr>
              <w:t xml:space="preserve"> </w:t>
            </w:r>
            <w:r w:rsidRPr="00BE3085">
              <w:rPr>
                <w:rFonts w:cs="Times New Roman" w:hint="eastAsia"/>
              </w:rPr>
              <w:t>이에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따라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잔금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/>
              </w:rPr>
              <w:t>1</w:t>
            </w:r>
            <w:r w:rsidRPr="00BE3085">
              <w:rPr>
                <w:rFonts w:cs="Times New Roman" w:hint="eastAsia"/>
              </w:rPr>
              <w:t>억원은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미지급인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상황이라고</w:t>
            </w:r>
            <w:r w:rsidRPr="00BE3085">
              <w:rPr>
                <w:rFonts w:cs="Times New Roman" w:hint="eastAsia"/>
              </w:rPr>
              <w:t xml:space="preserve"> </w:t>
            </w:r>
            <w:r w:rsidRPr="00BE3085">
              <w:rPr>
                <w:rFonts w:cs="Times New Roman" w:hint="eastAsia"/>
              </w:rPr>
              <w:t>함</w:t>
            </w:r>
            <w:r w:rsidRPr="00BE3085">
              <w:rPr>
                <w:rFonts w:cs="Times New Roman" w:hint="eastAsia"/>
              </w:rPr>
              <w:t>.</w:t>
            </w:r>
          </w:p>
          <w:tbl>
            <w:tblPr>
              <w:tblW w:w="11112" w:type="dxa"/>
              <w:tblInd w:w="4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9638"/>
            </w:tblGrid>
            <w:tr w:rsidR="008D5014" w:rsidRPr="00BE3085" w14:paraId="30516575" w14:textId="77777777" w:rsidTr="001D5814">
              <w:trPr>
                <w:trHeight w:val="340"/>
                <w:tblHeader/>
              </w:trPr>
              <w:tc>
                <w:tcPr>
                  <w:tcW w:w="1474" w:type="dxa"/>
                  <w:tcBorders>
                    <w:bottom w:val="sing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5F3F9FF3" w14:textId="77777777" w:rsidR="008D5014" w:rsidRPr="00BE3085" w:rsidRDefault="008D5014" w:rsidP="007B127B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E3085">
                    <w:rPr>
                      <w:rFonts w:hint="eastAsia"/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9638" w:type="dxa"/>
                  <w:tcBorders>
                    <w:bottom w:val="sing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26E813EE" w14:textId="77777777" w:rsidR="008D5014" w:rsidRPr="00BE3085" w:rsidRDefault="008D5014" w:rsidP="007B127B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E3085">
                    <w:rPr>
                      <w:rFonts w:hint="eastAsia"/>
                      <w:b/>
                      <w:sz w:val="20"/>
                      <w:szCs w:val="20"/>
                    </w:rPr>
                    <w:t>주요내용</w:t>
                  </w:r>
                </w:p>
              </w:tc>
            </w:tr>
            <w:tr w:rsidR="008D5014" w:rsidRPr="00BE3085" w14:paraId="6ECF0C49" w14:textId="77777777" w:rsidTr="001D5814">
              <w:trPr>
                <w:trHeight w:val="20"/>
              </w:trPr>
              <w:tc>
                <w:tcPr>
                  <w:tcW w:w="1474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DAE04BB" w14:textId="77777777" w:rsidR="008D5014" w:rsidRPr="001D5814" w:rsidRDefault="008D5014" w:rsidP="001D5814">
                  <w:pPr>
                    <w:pStyle w:val="a8"/>
                    <w:wordWrap/>
                    <w:ind w:left="0"/>
                    <w:jc w:val="center"/>
                    <w:rPr>
                      <w:b/>
                      <w:sz w:val="20"/>
                    </w:rPr>
                  </w:pPr>
                  <w:r w:rsidRPr="001D5814">
                    <w:rPr>
                      <w:rFonts w:hint="eastAsia"/>
                      <w:b/>
                      <w:sz w:val="20"/>
                    </w:rPr>
                    <w:t>체결일</w:t>
                  </w:r>
                </w:p>
              </w:tc>
              <w:tc>
                <w:tcPr>
                  <w:tcW w:w="9638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57F861DC" w14:textId="6A782481" w:rsidR="008D5014" w:rsidRPr="001D5814" w:rsidRDefault="00BE3085" w:rsidP="001D5814">
                  <w:pPr>
                    <w:pStyle w:val="a8"/>
                    <w:numPr>
                      <w:ilvl w:val="0"/>
                      <w:numId w:val="14"/>
                    </w:numPr>
                    <w:wordWrap/>
                    <w:ind w:left="171" w:hanging="284"/>
                    <w:jc w:val="left"/>
                    <w:rPr>
                      <w:sz w:val="20"/>
                    </w:rPr>
                  </w:pPr>
                  <w:r w:rsidRPr="001D5814">
                    <w:rPr>
                      <w:sz w:val="20"/>
                    </w:rPr>
                    <w:t>2022. 6. 29.(</w:t>
                  </w:r>
                  <w:r w:rsidRPr="001D5814">
                    <w:rPr>
                      <w:rFonts w:hint="eastAsia"/>
                      <w:sz w:val="20"/>
                    </w:rPr>
                    <w:t>최초계약</w:t>
                  </w:r>
                  <w:r w:rsidRPr="001D5814">
                    <w:rPr>
                      <w:rFonts w:hint="eastAsia"/>
                      <w:sz w:val="20"/>
                    </w:rPr>
                    <w:t>)</w:t>
                  </w:r>
                  <w:r w:rsidR="001D5814">
                    <w:rPr>
                      <w:sz w:val="20"/>
                    </w:rPr>
                    <w:t xml:space="preserve">, </w:t>
                  </w:r>
                  <w:r w:rsidR="008D5014" w:rsidRPr="001D5814">
                    <w:rPr>
                      <w:rFonts w:hint="eastAsia"/>
                      <w:sz w:val="20"/>
                    </w:rPr>
                    <w:t xml:space="preserve">2022. </w:t>
                  </w:r>
                  <w:r w:rsidR="008D5014" w:rsidRPr="001D5814">
                    <w:rPr>
                      <w:sz w:val="20"/>
                    </w:rPr>
                    <w:t>12. 1.</w:t>
                  </w:r>
                  <w:r w:rsidRPr="001D5814">
                    <w:rPr>
                      <w:sz w:val="20"/>
                    </w:rPr>
                    <w:t>(</w:t>
                  </w:r>
                  <w:r w:rsidRPr="001D5814">
                    <w:rPr>
                      <w:rFonts w:hint="eastAsia"/>
                      <w:sz w:val="20"/>
                    </w:rPr>
                    <w:t>변경계약</w:t>
                  </w:r>
                  <w:r w:rsidRPr="001D5814">
                    <w:rPr>
                      <w:rFonts w:hint="eastAsia"/>
                      <w:sz w:val="20"/>
                    </w:rPr>
                    <w:t>)</w:t>
                  </w:r>
                </w:p>
              </w:tc>
            </w:tr>
            <w:tr w:rsidR="008D5014" w:rsidRPr="00BE3085" w:rsidDel="00D51A4F" w14:paraId="25A66697" w14:textId="77777777" w:rsidTr="005F7C2A">
              <w:trPr>
                <w:trHeight w:val="20"/>
              </w:trPr>
              <w:tc>
                <w:tcPr>
                  <w:tcW w:w="1474" w:type="dxa"/>
                  <w:shd w:val="clear" w:color="auto" w:fill="auto"/>
                </w:tcPr>
                <w:p w14:paraId="181744C8" w14:textId="77777777" w:rsidR="008D5014" w:rsidRPr="001D5814" w:rsidRDefault="008D5014" w:rsidP="001D5814">
                  <w:pPr>
                    <w:pStyle w:val="a8"/>
                    <w:wordWrap/>
                    <w:ind w:left="0"/>
                    <w:jc w:val="center"/>
                    <w:rPr>
                      <w:b/>
                      <w:sz w:val="20"/>
                    </w:rPr>
                  </w:pPr>
                  <w:r w:rsidRPr="001D5814">
                    <w:rPr>
                      <w:rFonts w:hint="eastAsia"/>
                      <w:b/>
                      <w:sz w:val="20"/>
                    </w:rPr>
                    <w:t>양도대상</w:t>
                  </w:r>
                </w:p>
              </w:tc>
              <w:tc>
                <w:tcPr>
                  <w:tcW w:w="9638" w:type="dxa"/>
                  <w:shd w:val="clear" w:color="auto" w:fill="auto"/>
                </w:tcPr>
                <w:p w14:paraId="4FB674A9" w14:textId="77777777" w:rsidR="008D5014" w:rsidRPr="001D5814" w:rsidRDefault="008D5014" w:rsidP="001D5814">
                  <w:pPr>
                    <w:pStyle w:val="a8"/>
                    <w:numPr>
                      <w:ilvl w:val="0"/>
                      <w:numId w:val="14"/>
                    </w:numPr>
                    <w:wordWrap/>
                    <w:ind w:left="171" w:hanging="284"/>
                    <w:jc w:val="left"/>
                    <w:rPr>
                      <w:sz w:val="20"/>
                    </w:rPr>
                  </w:pPr>
                  <w:r w:rsidRPr="001D5814">
                    <w:rPr>
                      <w:sz w:val="20"/>
                    </w:rPr>
                    <w:t>‘</w:t>
                  </w:r>
                  <w:r w:rsidRPr="001D5814">
                    <w:rPr>
                      <w:rFonts w:hint="eastAsia"/>
                      <w:sz w:val="20"/>
                    </w:rPr>
                    <w:t>배달삼겹돼지되지</w:t>
                  </w:r>
                  <w:r w:rsidRPr="001D5814">
                    <w:rPr>
                      <w:sz w:val="20"/>
                    </w:rPr>
                    <w:t xml:space="preserve">’ </w:t>
                  </w:r>
                  <w:r w:rsidRPr="001D5814">
                    <w:rPr>
                      <w:rFonts w:hint="eastAsia"/>
                      <w:sz w:val="20"/>
                    </w:rPr>
                    <w:t>브랜드의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가맹점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운영권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및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노하우</w:t>
                  </w:r>
                  <w:r w:rsidRPr="001D5814">
                    <w:rPr>
                      <w:rFonts w:hint="eastAsia"/>
                      <w:sz w:val="20"/>
                    </w:rPr>
                    <w:t>,</w:t>
                  </w:r>
                  <w:r w:rsidRPr="001D5814">
                    <w:rPr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브랜드와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연관된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상표에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관한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권리</w:t>
                  </w:r>
                </w:p>
              </w:tc>
            </w:tr>
            <w:tr w:rsidR="008D5014" w:rsidRPr="00BE3085" w:rsidDel="00D51A4F" w14:paraId="0BF60347" w14:textId="77777777" w:rsidTr="005F7C2A">
              <w:trPr>
                <w:trHeight w:val="20"/>
              </w:trPr>
              <w:tc>
                <w:tcPr>
                  <w:tcW w:w="1474" w:type="dxa"/>
                  <w:shd w:val="clear" w:color="auto" w:fill="auto"/>
                </w:tcPr>
                <w:p w14:paraId="7BBA779C" w14:textId="77777777" w:rsidR="008D5014" w:rsidRPr="001D5814" w:rsidRDefault="008D5014" w:rsidP="001D5814">
                  <w:pPr>
                    <w:pStyle w:val="a8"/>
                    <w:wordWrap/>
                    <w:ind w:left="0"/>
                    <w:jc w:val="center"/>
                    <w:rPr>
                      <w:b/>
                      <w:sz w:val="20"/>
                    </w:rPr>
                  </w:pPr>
                  <w:r w:rsidRPr="001D5814">
                    <w:rPr>
                      <w:rFonts w:hint="eastAsia"/>
                      <w:b/>
                      <w:sz w:val="20"/>
                    </w:rPr>
                    <w:t>양도절차의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>이행</w:t>
                  </w:r>
                </w:p>
              </w:tc>
              <w:tc>
                <w:tcPr>
                  <w:tcW w:w="9638" w:type="dxa"/>
                  <w:shd w:val="clear" w:color="auto" w:fill="auto"/>
                </w:tcPr>
                <w:p w14:paraId="3B8B83D3" w14:textId="0A2239F1" w:rsidR="008D5014" w:rsidRPr="001D5814" w:rsidRDefault="008D5014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ind w:left="171" w:hanging="284"/>
                    <w:jc w:val="left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대상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상표권에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질권이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설정되어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있으므로</w:t>
                  </w:r>
                  <w:r w:rsidRPr="001D5814">
                    <w:rPr>
                      <w:rFonts w:hint="eastAsia"/>
                      <w:sz w:val="20"/>
                    </w:rPr>
                    <w:t>,</w:t>
                  </w:r>
                  <w:r w:rsidRPr="001D5814">
                    <w:rPr>
                      <w:sz w:val="20"/>
                    </w:rPr>
                    <w:t xml:space="preserve"> 2023. 6. 30. </w:t>
                  </w:r>
                  <w:r w:rsidRPr="001D5814">
                    <w:rPr>
                      <w:rFonts w:hint="eastAsia"/>
                      <w:sz w:val="20"/>
                    </w:rPr>
                    <w:t>이전까지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질권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말소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="005F7C2A" w:rsidRPr="001D5814">
                    <w:rPr>
                      <w:rFonts w:hint="eastAsia"/>
                      <w:sz w:val="20"/>
                    </w:rPr>
                    <w:t>후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양도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예정</w:t>
                  </w:r>
                  <w:r w:rsidR="007D1220">
                    <w:rPr>
                      <w:rFonts w:hint="eastAsia"/>
                      <w:sz w:val="20"/>
                    </w:rPr>
                    <w:t>.</w:t>
                  </w:r>
                </w:p>
                <w:p w14:paraId="452A89D1" w14:textId="260185B0" w:rsidR="008D5014" w:rsidRPr="001D5814" w:rsidRDefault="008D5014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ind w:left="171" w:hanging="284"/>
                    <w:jc w:val="left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 xml:space="preserve">2022. 12. </w:t>
                  </w:r>
                  <w:r w:rsidRPr="001D5814">
                    <w:rPr>
                      <w:sz w:val="20"/>
                    </w:rPr>
                    <w:t xml:space="preserve">1. </w:t>
                  </w:r>
                  <w:r w:rsidRPr="001D5814">
                    <w:rPr>
                      <w:rFonts w:hint="eastAsia"/>
                      <w:sz w:val="20"/>
                    </w:rPr>
                    <w:t>부터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가맹점들로부터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받은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가맹계약상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로열티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등에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대한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수익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및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비용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등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세부내역을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양수인에게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제공하고</w:t>
                  </w:r>
                  <w:r w:rsidRPr="001D5814">
                    <w:rPr>
                      <w:rFonts w:hint="eastAsia"/>
                      <w:sz w:val="20"/>
                    </w:rPr>
                    <w:t>,</w:t>
                  </w:r>
                  <w:r w:rsidRPr="001D5814">
                    <w:rPr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양도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양수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완료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시점까지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양수인은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매월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세금계산서를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발행하여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양도인에게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청구하고</w:t>
                  </w:r>
                  <w:r w:rsidRPr="001D5814">
                    <w:rPr>
                      <w:rFonts w:hint="eastAsia"/>
                      <w:sz w:val="20"/>
                    </w:rPr>
                    <w:t>,</w:t>
                  </w:r>
                  <w:r w:rsidRPr="001D5814">
                    <w:rPr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양도인은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익월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말까지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양수인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지정계좌에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입금하여야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함</w:t>
                  </w:r>
                  <w:r w:rsidR="007D1220">
                    <w:rPr>
                      <w:rFonts w:hint="eastAsia"/>
                      <w:sz w:val="20"/>
                    </w:rPr>
                    <w:t>.</w:t>
                  </w:r>
                </w:p>
              </w:tc>
            </w:tr>
            <w:tr w:rsidR="008D5014" w:rsidRPr="00BE3085" w:rsidDel="00D51A4F" w14:paraId="06417184" w14:textId="77777777" w:rsidTr="005F7C2A">
              <w:trPr>
                <w:trHeight w:val="20"/>
              </w:trPr>
              <w:tc>
                <w:tcPr>
                  <w:tcW w:w="1474" w:type="dxa"/>
                  <w:shd w:val="clear" w:color="auto" w:fill="auto"/>
                </w:tcPr>
                <w:p w14:paraId="77E860EE" w14:textId="77777777" w:rsidR="008D5014" w:rsidRPr="001D5814" w:rsidRDefault="008D5014" w:rsidP="001D5814">
                  <w:pPr>
                    <w:pStyle w:val="a8"/>
                    <w:wordWrap/>
                    <w:ind w:left="0"/>
                    <w:jc w:val="center"/>
                    <w:rPr>
                      <w:b/>
                      <w:sz w:val="20"/>
                    </w:rPr>
                  </w:pPr>
                  <w:r w:rsidRPr="001D5814">
                    <w:rPr>
                      <w:rFonts w:hint="eastAsia"/>
                      <w:b/>
                      <w:sz w:val="20"/>
                    </w:rPr>
                    <w:t>양수도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>대금</w:t>
                  </w:r>
                </w:p>
              </w:tc>
              <w:tc>
                <w:tcPr>
                  <w:tcW w:w="9638" w:type="dxa"/>
                  <w:shd w:val="clear" w:color="auto" w:fill="auto"/>
                </w:tcPr>
                <w:p w14:paraId="28DB75C3" w14:textId="1E1D55BD" w:rsidR="008D5014" w:rsidRPr="001D5814" w:rsidRDefault="008D5014" w:rsidP="007D1220">
                  <w:pPr>
                    <w:pStyle w:val="a8"/>
                    <w:numPr>
                      <w:ilvl w:val="0"/>
                      <w:numId w:val="14"/>
                    </w:numPr>
                    <w:wordWrap/>
                    <w:ind w:left="171" w:hanging="284"/>
                    <w:jc w:val="left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4</w:t>
                  </w:r>
                  <w:r w:rsidRPr="001D5814">
                    <w:rPr>
                      <w:rFonts w:hint="eastAsia"/>
                      <w:sz w:val="20"/>
                    </w:rPr>
                    <w:t>억원</w:t>
                  </w:r>
                  <w:r w:rsidRPr="001D5814">
                    <w:rPr>
                      <w:sz w:val="20"/>
                    </w:rPr>
                    <w:t>(</w:t>
                  </w:r>
                  <w:r w:rsidRPr="001D5814">
                    <w:rPr>
                      <w:rFonts w:hint="eastAsia"/>
                      <w:sz w:val="20"/>
                    </w:rPr>
                    <w:t>그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중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sz w:val="20"/>
                    </w:rPr>
                    <w:t>3</w:t>
                  </w:r>
                  <w:r w:rsidRPr="001D5814">
                    <w:rPr>
                      <w:rFonts w:hint="eastAsia"/>
                      <w:sz w:val="20"/>
                    </w:rPr>
                    <w:t>억원은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계약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체결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지급하며</w:t>
                  </w:r>
                  <w:r w:rsidRPr="001D5814">
                    <w:rPr>
                      <w:rFonts w:hint="eastAsia"/>
                      <w:sz w:val="20"/>
                    </w:rPr>
                    <w:t>,</w:t>
                  </w:r>
                  <w:r w:rsidRPr="001D5814">
                    <w:rPr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잔금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sz w:val="20"/>
                    </w:rPr>
                    <w:t>1</w:t>
                  </w:r>
                  <w:r w:rsidRPr="001D5814">
                    <w:rPr>
                      <w:rFonts w:hint="eastAsia"/>
                      <w:sz w:val="20"/>
                    </w:rPr>
                    <w:t>억원은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sz w:val="20"/>
                    </w:rPr>
                    <w:t xml:space="preserve">2022. 12. 2. </w:t>
                  </w:r>
                  <w:r w:rsidRPr="001D5814">
                    <w:rPr>
                      <w:rFonts w:hint="eastAsia"/>
                      <w:sz w:val="20"/>
                    </w:rPr>
                    <w:t>지급함</w:t>
                  </w:r>
                  <w:r w:rsidR="007D1220">
                    <w:rPr>
                      <w:rFonts w:hint="eastAsia"/>
                      <w:sz w:val="20"/>
                    </w:rPr>
                    <w:t>.</w:t>
                  </w:r>
                  <w:r w:rsidRPr="001D5814">
                    <w:rPr>
                      <w:rFonts w:hint="eastAsia"/>
                      <w:sz w:val="20"/>
                    </w:rPr>
                    <w:t>)</w:t>
                  </w:r>
                </w:p>
              </w:tc>
            </w:tr>
            <w:tr w:rsidR="007B4233" w:rsidRPr="00BE3085" w:rsidDel="00D51A4F" w14:paraId="068BFB84" w14:textId="77777777" w:rsidTr="005F7C2A">
              <w:trPr>
                <w:trHeight w:val="20"/>
              </w:trPr>
              <w:tc>
                <w:tcPr>
                  <w:tcW w:w="1474" w:type="dxa"/>
                  <w:shd w:val="clear" w:color="auto" w:fill="auto"/>
                </w:tcPr>
                <w:p w14:paraId="7E079DB0" w14:textId="366CD1FA" w:rsidR="007B4233" w:rsidRPr="001D5814" w:rsidRDefault="007B4233" w:rsidP="001D5814">
                  <w:pPr>
                    <w:pStyle w:val="a8"/>
                    <w:wordWrap/>
                    <w:ind w:left="0"/>
                    <w:jc w:val="center"/>
                    <w:rPr>
                      <w:b/>
                      <w:sz w:val="20"/>
                    </w:rPr>
                  </w:pPr>
                  <w:r w:rsidRPr="001D5814">
                    <w:rPr>
                      <w:rFonts w:hint="eastAsia"/>
                      <w:b/>
                      <w:sz w:val="20"/>
                    </w:rPr>
                    <w:t>거래종결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>시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>양도인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b/>
                      <w:sz w:val="20"/>
                    </w:rPr>
                    <w:t>이행사항</w:t>
                  </w:r>
                </w:p>
              </w:tc>
              <w:tc>
                <w:tcPr>
                  <w:tcW w:w="9638" w:type="dxa"/>
                  <w:shd w:val="clear" w:color="auto" w:fill="auto"/>
                </w:tcPr>
                <w:p w14:paraId="0539695E" w14:textId="5C61E6BB" w:rsidR="007B4233" w:rsidRPr="001D5814" w:rsidRDefault="007B4233" w:rsidP="007B127B">
                  <w:pPr>
                    <w:pStyle w:val="a8"/>
                    <w:numPr>
                      <w:ilvl w:val="0"/>
                      <w:numId w:val="14"/>
                    </w:numPr>
                    <w:wordWrap/>
                    <w:ind w:left="171" w:hanging="284"/>
                    <w:jc w:val="left"/>
                    <w:rPr>
                      <w:sz w:val="20"/>
                    </w:rPr>
                  </w:pPr>
                  <w:r w:rsidRPr="001D5814">
                    <w:rPr>
                      <w:rFonts w:hint="eastAsia"/>
                      <w:sz w:val="20"/>
                    </w:rPr>
                    <w:t>양도인은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양수인의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브랜드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양도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대가를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지급완료한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것을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조건으로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양도인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명의로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상표등록함에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필요한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서류를</w:t>
                  </w:r>
                  <w:r w:rsidRPr="001D5814">
                    <w:rPr>
                      <w:rFonts w:hint="eastAsia"/>
                      <w:sz w:val="20"/>
                    </w:rPr>
                    <w:t xml:space="preserve"> </w:t>
                  </w:r>
                  <w:r w:rsidRPr="001D5814">
                    <w:rPr>
                      <w:rFonts w:hint="eastAsia"/>
                      <w:sz w:val="20"/>
                    </w:rPr>
                    <w:t>교부함</w:t>
                  </w:r>
                  <w:r w:rsidR="007D1220">
                    <w:rPr>
                      <w:rFonts w:hint="eastAsia"/>
                      <w:sz w:val="20"/>
                    </w:rPr>
                    <w:t>.</w:t>
                  </w:r>
                </w:p>
              </w:tc>
            </w:tr>
          </w:tbl>
          <w:p w14:paraId="74963625" w14:textId="5E3D6AEA" w:rsidR="007A495C" w:rsidRDefault="007A495C" w:rsidP="007B127B">
            <w:pPr>
              <w:wordWrap/>
              <w:snapToGrid/>
              <w:spacing w:after="120" w:line="240" w:lineRule="auto"/>
              <w:rPr>
                <w:rFonts w:cs="Times New Roman"/>
              </w:rPr>
            </w:pPr>
          </w:p>
          <w:p w14:paraId="753B72C3" w14:textId="10C088F2" w:rsidR="00B01DC4" w:rsidRPr="00B01DC4" w:rsidRDefault="00B01DC4" w:rsidP="00B01DC4">
            <w:pPr>
              <w:pStyle w:val="a8"/>
              <w:numPr>
                <w:ilvl w:val="1"/>
                <w:numId w:val="15"/>
              </w:numPr>
              <w:wordWrap/>
              <w:snapToGrid/>
              <w:spacing w:before="120" w:after="120" w:line="360" w:lineRule="exact"/>
              <w:ind w:left="419"/>
              <w:rPr>
                <w:rFonts w:cs="Times New Roman"/>
                <w:b/>
              </w:rPr>
            </w:pPr>
            <w:r w:rsidRPr="00B01DC4">
              <w:rPr>
                <w:rFonts w:cs="Times New Roman" w:hint="eastAsia"/>
                <w:b/>
              </w:rPr>
              <w:t>정담유통에</w:t>
            </w:r>
            <w:r w:rsidRPr="00B01DC4">
              <w:rPr>
                <w:rFonts w:cs="Times New Roman" w:hint="eastAsia"/>
                <w:b/>
              </w:rPr>
              <w:t xml:space="preserve"> </w:t>
            </w:r>
            <w:r w:rsidRPr="00B01DC4">
              <w:rPr>
                <w:rFonts w:cs="Times New Roman" w:hint="eastAsia"/>
                <w:b/>
              </w:rPr>
              <w:t>대한</w:t>
            </w:r>
            <w:r w:rsidRPr="00B01DC4">
              <w:rPr>
                <w:rFonts w:cs="Times New Roman" w:hint="eastAsia"/>
                <w:b/>
              </w:rPr>
              <w:t xml:space="preserve"> </w:t>
            </w:r>
            <w:r w:rsidRPr="00B01DC4">
              <w:rPr>
                <w:rFonts w:cs="Times New Roman" w:hint="eastAsia"/>
                <w:b/>
              </w:rPr>
              <w:t>해외자회사</w:t>
            </w:r>
            <w:r w:rsidRPr="00B01DC4">
              <w:rPr>
                <w:rFonts w:cs="Times New Roman" w:hint="eastAsia"/>
                <w:b/>
              </w:rPr>
              <w:t xml:space="preserve"> </w:t>
            </w:r>
            <w:r w:rsidRPr="00B01DC4">
              <w:rPr>
                <w:rFonts w:cs="Times New Roman" w:hint="eastAsia"/>
                <w:b/>
              </w:rPr>
              <w:t>지분</w:t>
            </w:r>
            <w:r w:rsidRPr="00B01DC4">
              <w:rPr>
                <w:rFonts w:cs="Times New Roman" w:hint="eastAsia"/>
                <w:b/>
              </w:rPr>
              <w:t xml:space="preserve"> </w:t>
            </w:r>
            <w:r w:rsidRPr="00B01DC4">
              <w:rPr>
                <w:rFonts w:cs="Times New Roman" w:hint="eastAsia"/>
                <w:b/>
              </w:rPr>
              <w:t>매각</w:t>
            </w:r>
          </w:p>
          <w:p w14:paraId="012844E8" w14:textId="189FA9F8" w:rsidR="00B01DC4" w:rsidRPr="00B01DC4" w:rsidRDefault="00B01DC4" w:rsidP="00167C0E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B01DC4">
              <w:rPr>
                <w:rFonts w:cs="Times New Roman" w:hint="eastAsia"/>
              </w:rPr>
              <w:t>제공된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설명에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따르면</w:t>
            </w:r>
            <w:r w:rsidRPr="00B01DC4">
              <w:rPr>
                <w:rFonts w:cs="Times New Roman" w:hint="eastAsia"/>
              </w:rPr>
              <w:t>,</w:t>
            </w:r>
            <w:r w:rsidRPr="00B01DC4">
              <w:rPr>
                <w:rFonts w:cs="Times New Roman"/>
              </w:rPr>
              <w:t xml:space="preserve"> </w:t>
            </w:r>
            <w:r w:rsidRPr="00B01DC4">
              <w:rPr>
                <w:rFonts w:cs="Times New Roman" w:hint="eastAsia"/>
              </w:rPr>
              <w:t>대상회사는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/>
              </w:rPr>
              <w:t>2022. 12. 30.</w:t>
            </w:r>
            <w:r w:rsidRPr="00B01DC4">
              <w:rPr>
                <w:rFonts w:cs="Times New Roman" w:hint="eastAsia"/>
              </w:rPr>
              <w:t>자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이사회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결의를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통해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대상회사가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각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/>
              </w:rPr>
              <w:t xml:space="preserve">100% </w:t>
            </w:r>
            <w:r w:rsidRPr="00B01DC4">
              <w:rPr>
                <w:rFonts w:cs="Times New Roman" w:hint="eastAsia"/>
              </w:rPr>
              <w:t>지분을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보유하고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있는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미국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소재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/>
              </w:rPr>
              <w:t>4</w:t>
            </w:r>
            <w:r w:rsidRPr="00B01DC4">
              <w:rPr>
                <w:rFonts w:cs="Times New Roman" w:hint="eastAsia"/>
              </w:rPr>
              <w:t>개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 w:hint="eastAsia"/>
              </w:rPr>
              <w:t>법인</w:t>
            </w:r>
            <w:r w:rsidRPr="00B01DC4">
              <w:rPr>
                <w:rFonts w:cs="Times New Roman" w:hint="eastAsia"/>
              </w:rPr>
              <w:t>(</w:t>
            </w:r>
            <w:r w:rsidRPr="00B01DC4">
              <w:rPr>
                <w:rFonts w:cs="Times New Roman"/>
              </w:rPr>
              <w:t xml:space="preserve">Didim Food USA Inc., Didim Buena Park, Inc., Didim Yes Plaza, Inc. </w:t>
            </w:r>
            <w:r w:rsidRPr="00B01DC4">
              <w:rPr>
                <w:rFonts w:cs="Times New Roman" w:hint="eastAsia"/>
              </w:rPr>
              <w:t>및</w:t>
            </w:r>
            <w:r w:rsidRPr="00B01DC4">
              <w:rPr>
                <w:rFonts w:cs="Times New Roman" w:hint="eastAsia"/>
              </w:rPr>
              <w:t xml:space="preserve"> </w:t>
            </w:r>
            <w:r w:rsidRPr="00B01DC4">
              <w:rPr>
                <w:rFonts w:cs="Times New Roman"/>
              </w:rPr>
              <w:t>Didim Magal Town OC, Inc.</w:t>
            </w:r>
            <w:r w:rsidR="00D9682D">
              <w:rPr>
                <w:rFonts w:cs="Times New Roman"/>
              </w:rPr>
              <w:t>)</w:t>
            </w:r>
            <w:r w:rsidR="00D9682D">
              <w:rPr>
                <w:rFonts w:cs="Times New Roman" w:hint="eastAsia"/>
              </w:rPr>
              <w:t>에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대한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지분을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정담유통㈜에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매각하는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주식매매계약을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체결하였으며</w:t>
            </w:r>
            <w:r w:rsidR="00D9682D">
              <w:rPr>
                <w:rFonts w:cs="Times New Roman" w:hint="eastAsia"/>
              </w:rPr>
              <w:t>,</w:t>
            </w:r>
            <w:r w:rsidR="00D9682D">
              <w:rPr>
                <w:rFonts w:cs="Times New Roman"/>
              </w:rPr>
              <w:t xml:space="preserve"> </w:t>
            </w:r>
            <w:r w:rsidR="00D9682D">
              <w:rPr>
                <w:rFonts w:cs="Times New Roman" w:hint="eastAsia"/>
              </w:rPr>
              <w:t>이와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관련하여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거래대금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산정을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위한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세무검토를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완료하였다고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 w:hint="eastAsia"/>
              </w:rPr>
              <w:t>함</w:t>
            </w:r>
            <w:r w:rsidR="00D9682D">
              <w:rPr>
                <w:rFonts w:cs="Times New Roman" w:hint="eastAsia"/>
              </w:rPr>
              <w:t>(</w:t>
            </w:r>
            <w:r w:rsidR="00D9682D">
              <w:rPr>
                <w:rFonts w:cs="Times New Roman" w:hint="eastAsia"/>
              </w:rPr>
              <w:t>거래규모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/>
              </w:rPr>
              <w:t>USD 1,501,208 (</w:t>
            </w:r>
            <w:r w:rsidR="00F6180A">
              <w:rPr>
                <w:rFonts w:cs="Times New Roman" w:hint="eastAsia"/>
              </w:rPr>
              <w:t>약</w:t>
            </w:r>
            <w:r w:rsidR="00D9682D">
              <w:rPr>
                <w:rFonts w:cs="Times New Roman" w:hint="eastAsia"/>
              </w:rPr>
              <w:t xml:space="preserve"> </w:t>
            </w:r>
            <w:r w:rsidR="00D9682D">
              <w:rPr>
                <w:rFonts w:cs="Times New Roman"/>
              </w:rPr>
              <w:t>19</w:t>
            </w:r>
            <w:r w:rsidR="00D9682D">
              <w:rPr>
                <w:rFonts w:cs="Times New Roman" w:hint="eastAsia"/>
              </w:rPr>
              <w:t>억원</w:t>
            </w:r>
            <w:r w:rsidR="00D9682D">
              <w:rPr>
                <w:rFonts w:cs="Times New Roman" w:hint="eastAsia"/>
              </w:rPr>
              <w:t>)</w:t>
            </w:r>
            <w:r w:rsidR="004332F5">
              <w:rPr>
                <w:rFonts w:cs="Times New Roman"/>
              </w:rPr>
              <w:t>)</w:t>
            </w:r>
            <w:r w:rsidR="00D9682D">
              <w:rPr>
                <w:rFonts w:cs="Times New Roman" w:hint="eastAsia"/>
              </w:rPr>
              <w:t>.</w:t>
            </w:r>
          </w:p>
          <w:p w14:paraId="06103FD5" w14:textId="77777777" w:rsidR="00B01DC4" w:rsidRDefault="00B01DC4" w:rsidP="007B127B">
            <w:pPr>
              <w:wordWrap/>
              <w:snapToGrid/>
              <w:spacing w:after="120" w:line="240" w:lineRule="auto"/>
              <w:rPr>
                <w:rFonts w:cs="Times New Roman"/>
              </w:rPr>
            </w:pPr>
          </w:p>
          <w:p w14:paraId="37EC8B6D" w14:textId="54A99B8E" w:rsidR="006E1113" w:rsidRDefault="00707AA1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BB44D5">
              <w:rPr>
                <w:rFonts w:cs="Times New Roman"/>
              </w:rPr>
              <w:t>상기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특수관계자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거래는</w:t>
            </w:r>
            <w:r w:rsidRPr="00BB44D5">
              <w:rPr>
                <w:rFonts w:cs="Times New Roman"/>
              </w:rPr>
              <w:t xml:space="preserve"> </w:t>
            </w:r>
            <w:r w:rsidR="00291D89" w:rsidRPr="00BB44D5">
              <w:rPr>
                <w:rFonts w:cs="Times New Roman"/>
              </w:rPr>
              <w:t>대상회사의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대표이사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또는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이사가</w:t>
            </w:r>
            <w:r w:rsidR="00291D89" w:rsidRPr="00BB44D5">
              <w:rPr>
                <w:rFonts w:cs="Times New Roman"/>
              </w:rPr>
              <w:t xml:space="preserve"> </w:t>
            </w:r>
            <w:r w:rsidR="00291D89" w:rsidRPr="00BB44D5">
              <w:rPr>
                <w:rFonts w:cs="Times New Roman"/>
              </w:rPr>
              <w:t>거래상대방의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대표이사</w:t>
            </w:r>
            <w:r w:rsidRPr="00BB44D5">
              <w:rPr>
                <w:rFonts w:cs="Times New Roman"/>
              </w:rPr>
              <w:t xml:space="preserve">, </w:t>
            </w:r>
            <w:r w:rsidRPr="00BB44D5">
              <w:rPr>
                <w:rFonts w:cs="Times New Roman"/>
              </w:rPr>
              <w:t>이사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등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임원</w:t>
            </w:r>
            <w:r w:rsidR="00BB44D5" w:rsidRPr="00BB44D5">
              <w:rPr>
                <w:rFonts w:cs="Times New Roman"/>
              </w:rPr>
              <w:t>을</w:t>
            </w:r>
            <w:r w:rsidRPr="00BB44D5">
              <w:rPr>
                <w:rFonts w:cs="Times New Roman"/>
              </w:rPr>
              <w:t xml:space="preserve"> </w:t>
            </w:r>
            <w:r w:rsidRPr="00BB44D5">
              <w:rPr>
                <w:rFonts w:cs="Times New Roman"/>
              </w:rPr>
              <w:t>겸임하고</w:t>
            </w:r>
            <w:r w:rsidR="00BB44D5" w:rsidRPr="00BB44D5">
              <w:rPr>
                <w:rFonts w:cs="Times New Roman"/>
              </w:rPr>
              <w:t xml:space="preserve"> </w:t>
            </w:r>
            <w:r w:rsidR="00BB44D5" w:rsidRPr="00BB44D5">
              <w:rPr>
                <w:rFonts w:cs="Times New Roman"/>
              </w:rPr>
              <w:t>있어</w:t>
            </w:r>
            <w:r w:rsidR="0035309F">
              <w:rPr>
                <w:rFonts w:cs="Times New Roman" w:hint="eastAsia"/>
              </w:rPr>
              <w:t xml:space="preserve"> </w:t>
            </w:r>
            <w:r w:rsidR="00BB44D5" w:rsidRPr="00BB44D5">
              <w:rPr>
                <w:rFonts w:cs="Times New Roman"/>
              </w:rPr>
              <w:t>상법</w:t>
            </w:r>
            <w:r w:rsidR="00BB44D5" w:rsidRPr="00BB44D5">
              <w:rPr>
                <w:rFonts w:cs="Times New Roman"/>
              </w:rPr>
              <w:t xml:space="preserve"> </w:t>
            </w:r>
            <w:r w:rsidR="00BB44D5" w:rsidRPr="00BB44D5">
              <w:rPr>
                <w:rFonts w:cs="Times New Roman"/>
              </w:rPr>
              <w:t>제</w:t>
            </w:r>
            <w:r w:rsidR="00BB44D5" w:rsidRPr="00BB44D5">
              <w:rPr>
                <w:rFonts w:cs="Times New Roman"/>
              </w:rPr>
              <w:t>398</w:t>
            </w:r>
            <w:r w:rsidR="00BB44D5" w:rsidRPr="00BB44D5">
              <w:rPr>
                <w:rFonts w:cs="Times New Roman"/>
              </w:rPr>
              <w:t>조</w:t>
            </w:r>
            <w:r w:rsidR="00BB44D5" w:rsidRPr="00BB44D5">
              <w:rPr>
                <w:rFonts w:cs="Times New Roman"/>
              </w:rPr>
              <w:t xml:space="preserve"> </w:t>
            </w:r>
            <w:r w:rsidR="00BB44D5" w:rsidRPr="00BB44D5">
              <w:rPr>
                <w:rFonts w:cs="Times New Roman"/>
              </w:rPr>
              <w:t>소정의</w:t>
            </w:r>
            <w:r w:rsidR="00BB44D5" w:rsidRPr="00BB44D5">
              <w:rPr>
                <w:rFonts w:cs="Times New Roman"/>
              </w:rPr>
              <w:t xml:space="preserve"> </w:t>
            </w:r>
            <w:r w:rsidR="00BB44D5" w:rsidRPr="00BB44D5">
              <w:rPr>
                <w:rFonts w:cs="Times New Roman"/>
              </w:rPr>
              <w:t>자기거래에</w:t>
            </w:r>
            <w:r w:rsidR="00BB44D5" w:rsidRPr="00BB44D5">
              <w:rPr>
                <w:rFonts w:cs="Times New Roman"/>
              </w:rPr>
              <w:t xml:space="preserve"> </w:t>
            </w:r>
            <w:r w:rsidR="00BB44D5" w:rsidRPr="00BB44D5">
              <w:rPr>
                <w:rFonts w:cs="Times New Roman"/>
              </w:rPr>
              <w:t>해당</w:t>
            </w:r>
            <w:r w:rsidR="006E1113">
              <w:rPr>
                <w:rFonts w:cs="Times New Roman" w:hint="eastAsia"/>
              </w:rPr>
              <w:t>하며</w:t>
            </w:r>
            <w:r w:rsidR="006E1113">
              <w:rPr>
                <w:rFonts w:cs="Times New Roman" w:hint="eastAsia"/>
              </w:rPr>
              <w:t>,</w:t>
            </w:r>
            <w:r w:rsidR="006E1113">
              <w:rPr>
                <w:rFonts w:cs="Times New Roman"/>
              </w:rPr>
              <w:t xml:space="preserve"> </w:t>
            </w:r>
            <w:r w:rsidR="006E1113">
              <w:rPr>
                <w:rFonts w:cs="Times New Roman" w:hint="eastAsia"/>
              </w:rPr>
              <w:t>이사회의</w:t>
            </w:r>
            <w:r w:rsidR="006E1113">
              <w:rPr>
                <w:rFonts w:cs="Times New Roman" w:hint="eastAsia"/>
              </w:rPr>
              <w:t xml:space="preserve"> </w:t>
            </w:r>
            <w:r w:rsidR="006E1113">
              <w:rPr>
                <w:rFonts w:cs="Times New Roman" w:hint="eastAsia"/>
              </w:rPr>
              <w:t>결의시</w:t>
            </w:r>
            <w:r w:rsidR="006E1113">
              <w:rPr>
                <w:rFonts w:cs="Times New Roman"/>
              </w:rPr>
              <w:t xml:space="preserve"> </w:t>
            </w:r>
            <w:r w:rsidR="006E1113">
              <w:rPr>
                <w:rFonts w:cs="Times New Roman" w:hint="eastAsia"/>
              </w:rPr>
              <w:t>특별이해관계가</w:t>
            </w:r>
            <w:r w:rsidR="006E1113">
              <w:rPr>
                <w:rFonts w:cs="Times New Roman" w:hint="eastAsia"/>
              </w:rPr>
              <w:t xml:space="preserve"> </w:t>
            </w:r>
            <w:r w:rsidR="006E1113">
              <w:rPr>
                <w:rFonts w:cs="Times New Roman" w:hint="eastAsia"/>
              </w:rPr>
              <w:t>있는</w:t>
            </w:r>
            <w:r w:rsidR="006E1113">
              <w:rPr>
                <w:rFonts w:cs="Times New Roman" w:hint="eastAsia"/>
              </w:rPr>
              <w:t xml:space="preserve"> </w:t>
            </w:r>
            <w:r w:rsidR="006E1113">
              <w:rPr>
                <w:rFonts w:cs="Times New Roman" w:hint="eastAsia"/>
              </w:rPr>
              <w:t>이사의</w:t>
            </w:r>
            <w:r w:rsidR="006E1113">
              <w:rPr>
                <w:rFonts w:cs="Times New Roman" w:hint="eastAsia"/>
              </w:rPr>
              <w:t xml:space="preserve"> </w:t>
            </w:r>
            <w:r w:rsidR="006E1113">
              <w:rPr>
                <w:rFonts w:cs="Times New Roman" w:hint="eastAsia"/>
              </w:rPr>
              <w:t>의결권은</w:t>
            </w:r>
            <w:r w:rsidR="006E1113">
              <w:rPr>
                <w:rFonts w:cs="Times New Roman" w:hint="eastAsia"/>
              </w:rPr>
              <w:t xml:space="preserve"> </w:t>
            </w:r>
            <w:r w:rsidR="006E1113">
              <w:rPr>
                <w:rFonts w:cs="Times New Roman" w:hint="eastAsia"/>
              </w:rPr>
              <w:t>배제되어야</w:t>
            </w:r>
            <w:r w:rsidR="006E1113">
              <w:rPr>
                <w:rFonts w:cs="Times New Roman" w:hint="eastAsia"/>
              </w:rPr>
              <w:t xml:space="preserve"> </w:t>
            </w:r>
            <w:r w:rsidR="006E1113">
              <w:rPr>
                <w:rFonts w:cs="Times New Roman" w:hint="eastAsia"/>
              </w:rPr>
              <w:t>함</w:t>
            </w:r>
            <w:r w:rsidR="006E1113">
              <w:rPr>
                <w:rFonts w:cs="Times New Roman" w:hint="eastAsia"/>
              </w:rPr>
              <w:t>.</w:t>
            </w:r>
          </w:p>
          <w:p w14:paraId="77FD953E" w14:textId="709889DF" w:rsidR="006E1113" w:rsidRDefault="00291D89" w:rsidP="00B87BA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6E1113">
              <w:rPr>
                <w:rFonts w:cs="Times New Roman"/>
              </w:rPr>
              <w:t>이사가</w:t>
            </w:r>
            <w:r w:rsidRPr="006E1113">
              <w:rPr>
                <w:rFonts w:cs="Times New Roman"/>
              </w:rPr>
              <w:t xml:space="preserve"> </w:t>
            </w:r>
            <w:r w:rsidR="006E1113">
              <w:rPr>
                <w:rFonts w:cs="Times New Roman" w:hint="eastAsia"/>
              </w:rPr>
              <w:t>양</w:t>
            </w:r>
            <w:r w:rsidR="00707AA1" w:rsidRPr="006E1113">
              <w:rPr>
                <w:rFonts w:cs="Times New Roman"/>
              </w:rPr>
              <w:t>사의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대표이사를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겸직한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경우</w:t>
            </w:r>
            <w:r w:rsidR="00707AA1" w:rsidRPr="006E1113">
              <w:rPr>
                <w:rFonts w:cs="Times New Roman"/>
              </w:rPr>
              <w:t xml:space="preserve">, </w:t>
            </w:r>
            <w:r w:rsidR="00707AA1" w:rsidRPr="006E1113">
              <w:rPr>
                <w:rFonts w:cs="Times New Roman"/>
              </w:rPr>
              <w:t>두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회사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모두에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대하여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상법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제</w:t>
            </w:r>
            <w:r w:rsidR="00707AA1" w:rsidRPr="006E1113">
              <w:rPr>
                <w:rFonts w:cs="Times New Roman"/>
              </w:rPr>
              <w:t>398</w:t>
            </w:r>
            <w:r w:rsidR="00707AA1" w:rsidRPr="006E1113">
              <w:rPr>
                <w:rFonts w:cs="Times New Roman"/>
              </w:rPr>
              <w:t>조의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적용을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받는다는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것이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lastRenderedPageBreak/>
              <w:t>통설</w:t>
            </w:r>
            <w:r w:rsidR="00707AA1" w:rsidRPr="006E1113">
              <w:rPr>
                <w:rFonts w:cs="Times New Roman"/>
              </w:rPr>
              <w:t>(</w:t>
            </w:r>
            <w:r w:rsidR="00707AA1" w:rsidRPr="006E1113">
              <w:rPr>
                <w:rFonts w:cs="Times New Roman"/>
              </w:rPr>
              <w:t>상법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주석서</w:t>
            </w:r>
            <w:r w:rsidR="00707AA1" w:rsidRPr="006E1113">
              <w:rPr>
                <w:rFonts w:cs="Times New Roman"/>
              </w:rPr>
              <w:t xml:space="preserve"> </w:t>
            </w:r>
            <w:r w:rsidR="00707AA1" w:rsidRPr="006E1113">
              <w:rPr>
                <w:rFonts w:cs="Times New Roman"/>
              </w:rPr>
              <w:t>제</w:t>
            </w:r>
            <w:r w:rsidR="00707AA1" w:rsidRPr="006E1113">
              <w:rPr>
                <w:rFonts w:cs="Times New Roman"/>
              </w:rPr>
              <w:t>6</w:t>
            </w:r>
            <w:r w:rsidR="00707AA1" w:rsidRPr="006E1113">
              <w:rPr>
                <w:rFonts w:cs="Times New Roman"/>
              </w:rPr>
              <w:t>판</w:t>
            </w:r>
            <w:r w:rsidR="00707AA1" w:rsidRPr="006E1113">
              <w:rPr>
                <w:rFonts w:cs="Times New Roman"/>
              </w:rPr>
              <w:t>, 461</w:t>
            </w:r>
            <w:r w:rsidR="00707AA1" w:rsidRPr="006E1113">
              <w:rPr>
                <w:rFonts w:cs="Times New Roman"/>
              </w:rPr>
              <w:t>면</w:t>
            </w:r>
            <w:r w:rsidR="00707AA1" w:rsidRPr="006E1113">
              <w:rPr>
                <w:rFonts w:cs="Times New Roman"/>
              </w:rPr>
              <w:t>)</w:t>
            </w:r>
            <w:r w:rsidR="00996916">
              <w:rPr>
                <w:rFonts w:cs="Times New Roman" w:hint="eastAsia"/>
              </w:rPr>
              <w:t>임</w:t>
            </w:r>
            <w:r w:rsidR="00996916">
              <w:rPr>
                <w:rFonts w:cs="Times New Roman" w:hint="eastAsia"/>
              </w:rPr>
              <w:t>.</w:t>
            </w:r>
          </w:p>
          <w:p w14:paraId="120C8A65" w14:textId="0864D0E7" w:rsidR="00707AA1" w:rsidRPr="006E1113" w:rsidRDefault="00BB44D5" w:rsidP="00B87BA9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6E1113">
              <w:rPr>
                <w:rFonts w:cs="Times New Roman"/>
              </w:rPr>
              <w:t>한편</w:t>
            </w:r>
            <w:r w:rsidRPr="006E1113">
              <w:rPr>
                <w:rFonts w:cs="Times New Roman"/>
              </w:rPr>
              <w:t xml:space="preserve">, </w:t>
            </w:r>
            <w:r w:rsidRPr="006E1113">
              <w:rPr>
                <w:rFonts w:cs="Times New Roman"/>
              </w:rPr>
              <w:t>이</w:t>
            </w:r>
            <w:r w:rsidR="00291D89" w:rsidRPr="006E1113">
              <w:rPr>
                <w:rFonts w:cs="Times New Roman"/>
              </w:rPr>
              <w:t>사가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양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회사의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대표이사가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아닌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이사로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근무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중인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경우</w:t>
            </w:r>
            <w:r w:rsidR="00291D89" w:rsidRPr="006E1113">
              <w:rPr>
                <w:rFonts w:cs="Times New Roman"/>
              </w:rPr>
              <w:t xml:space="preserve">, </w:t>
            </w:r>
            <w:r w:rsidR="00291D89" w:rsidRPr="006E1113">
              <w:rPr>
                <w:rFonts w:cs="Times New Roman"/>
              </w:rPr>
              <w:t>이와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같은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자기거래에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대한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이사회의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승인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결의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시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상법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제</w:t>
            </w:r>
            <w:r w:rsidR="00291D89" w:rsidRPr="006E1113">
              <w:rPr>
                <w:rFonts w:cs="Times New Roman"/>
              </w:rPr>
              <w:t>391</w:t>
            </w:r>
            <w:r w:rsidR="00291D89" w:rsidRPr="006E1113">
              <w:rPr>
                <w:rFonts w:cs="Times New Roman"/>
              </w:rPr>
              <w:t>조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제</w:t>
            </w:r>
            <w:r w:rsidR="00291D89" w:rsidRPr="006E1113">
              <w:rPr>
                <w:rFonts w:cs="Times New Roman"/>
              </w:rPr>
              <w:t>3</w:t>
            </w:r>
            <w:r w:rsidR="00291D89" w:rsidRPr="006E1113">
              <w:rPr>
                <w:rFonts w:cs="Times New Roman"/>
              </w:rPr>
              <w:t>항</w:t>
            </w:r>
            <w:r w:rsidR="00291D89" w:rsidRPr="006E1113">
              <w:rPr>
                <w:rFonts w:cs="Times New Roman"/>
              </w:rPr>
              <w:t xml:space="preserve">, </w:t>
            </w:r>
            <w:r w:rsidR="00291D89" w:rsidRPr="006E1113">
              <w:rPr>
                <w:rFonts w:cs="Times New Roman"/>
              </w:rPr>
              <w:t>제</w:t>
            </w:r>
            <w:r w:rsidR="00291D89" w:rsidRPr="006E1113">
              <w:rPr>
                <w:rFonts w:cs="Times New Roman"/>
              </w:rPr>
              <w:t>368</w:t>
            </w:r>
            <w:r w:rsidR="00291D89" w:rsidRPr="006E1113">
              <w:rPr>
                <w:rFonts w:cs="Times New Roman"/>
              </w:rPr>
              <w:t>조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제</w:t>
            </w:r>
            <w:r w:rsidR="00291D89" w:rsidRPr="006E1113">
              <w:rPr>
                <w:rFonts w:cs="Times New Roman"/>
              </w:rPr>
              <w:t>3</w:t>
            </w:r>
            <w:r w:rsidR="00291D89" w:rsidRPr="006E1113">
              <w:rPr>
                <w:rFonts w:cs="Times New Roman"/>
              </w:rPr>
              <w:t>항에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따른</w:t>
            </w:r>
            <w:r w:rsid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특별이해관계인인지에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대해서는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판례가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없으나</w:t>
            </w:r>
            <w:r w:rsidR="00291D89" w:rsidRPr="006E1113">
              <w:rPr>
                <w:rFonts w:cs="Times New Roman"/>
              </w:rPr>
              <w:t xml:space="preserve">, </w:t>
            </w:r>
            <w:r w:rsidR="00291D89" w:rsidRPr="006E1113">
              <w:rPr>
                <w:rFonts w:cs="Times New Roman"/>
              </w:rPr>
              <w:t>일응</w:t>
            </w:r>
            <w:r w:rsidR="00291D89" w:rsidRPr="006E1113">
              <w:rPr>
                <w:rFonts w:cs="Times New Roman"/>
              </w:rPr>
              <w:t xml:space="preserve"> (i) </w:t>
            </w:r>
            <w:r w:rsidR="00291D89" w:rsidRPr="006E1113">
              <w:rPr>
                <w:rFonts w:cs="Times New Roman"/>
              </w:rPr>
              <w:t>원칙적으로는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해당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이사는</w:t>
            </w:r>
            <w:r w:rsidR="00291D89" w:rsidRPr="006E1113">
              <w:rPr>
                <w:rFonts w:cs="Times New Roman"/>
              </w:rPr>
              <w:t xml:space="preserve"> (</w:t>
            </w:r>
            <w:r w:rsidR="00291D89" w:rsidRPr="006E1113">
              <w:rPr>
                <w:rFonts w:cs="Times New Roman"/>
              </w:rPr>
              <w:t>대표이사와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달리</w:t>
            </w:r>
            <w:r w:rsidR="00291D89" w:rsidRPr="006E1113">
              <w:rPr>
                <w:rFonts w:cs="Times New Roman"/>
              </w:rPr>
              <w:t xml:space="preserve">) </w:t>
            </w:r>
            <w:r w:rsidR="00291D89" w:rsidRPr="006E1113">
              <w:rPr>
                <w:rFonts w:cs="Times New Roman"/>
              </w:rPr>
              <w:t>특별이해관계인에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해당하지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아니하여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의결권이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배제되는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것은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아니지만</w:t>
            </w:r>
            <w:r w:rsidR="00291D89" w:rsidRPr="006E1113">
              <w:rPr>
                <w:rFonts w:cs="Times New Roman"/>
              </w:rPr>
              <w:t xml:space="preserve">, (ii) </w:t>
            </w:r>
            <w:r w:rsidR="00291D89" w:rsidRPr="006E1113">
              <w:rPr>
                <w:rFonts w:cs="Times New Roman"/>
              </w:rPr>
              <w:t>해당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겸직이사가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관련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거래의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협상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담당이거나</w:t>
            </w:r>
            <w:r w:rsidR="00291D89" w:rsidRPr="006E1113">
              <w:rPr>
                <w:rFonts w:cs="Times New Roman"/>
              </w:rPr>
              <w:t xml:space="preserve">, </w:t>
            </w:r>
            <w:r w:rsidR="00291D89" w:rsidRPr="006E1113">
              <w:rPr>
                <w:rFonts w:cs="Times New Roman"/>
              </w:rPr>
              <w:t>기타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해당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거래의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전반에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관여하거나</w:t>
            </w:r>
            <w:r w:rsidR="00291D89" w:rsidRPr="006E1113">
              <w:rPr>
                <w:rFonts w:cs="Times New Roman"/>
              </w:rPr>
              <w:t xml:space="preserve">, </w:t>
            </w:r>
            <w:r w:rsidR="00291D89" w:rsidRPr="006E1113">
              <w:rPr>
                <w:rFonts w:cs="Times New Roman"/>
              </w:rPr>
              <w:t>해당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거래의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실질적인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의사결정권자에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해당한다는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등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양사의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거래가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공정하게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행하여지기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어려운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특별한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사정이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있는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경우에는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특별이해관계인으로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의결권이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배제된다고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보는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것이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합리적일</w:t>
            </w:r>
            <w:r w:rsidR="00291D89" w:rsidRPr="006E1113">
              <w:rPr>
                <w:rFonts w:cs="Times New Roman"/>
              </w:rPr>
              <w:t xml:space="preserve"> </w:t>
            </w:r>
            <w:r w:rsidR="00291D89" w:rsidRPr="006E1113">
              <w:rPr>
                <w:rFonts w:cs="Times New Roman"/>
              </w:rPr>
              <w:t>것임</w:t>
            </w:r>
            <w:r w:rsidR="00291D89" w:rsidRPr="006E1113">
              <w:rPr>
                <w:rFonts w:cs="Times New Roman"/>
              </w:rPr>
              <w:t xml:space="preserve">. </w:t>
            </w:r>
          </w:p>
          <w:p w14:paraId="5A43FB18" w14:textId="778558ED" w:rsidR="006E1113" w:rsidRDefault="006E1113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대표이사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이정민</w:t>
            </w:r>
            <w:r w:rsidR="001F2923">
              <w:rPr>
                <w:rFonts w:cs="Times New Roman" w:hint="eastAsia"/>
              </w:rPr>
              <w:t>은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정담유통의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대표이사직을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겸임하고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있으나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/>
              </w:rPr>
              <w:t xml:space="preserve">(i) </w:t>
            </w:r>
            <w:r w:rsidR="001F2923">
              <w:rPr>
                <w:rFonts w:cs="Times New Roman" w:hint="eastAsia"/>
              </w:rPr>
              <w:t>자금대여건에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대해서는</w:t>
            </w:r>
            <w:r w:rsidR="007D1220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상법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제</w:t>
            </w:r>
            <w:r w:rsidR="001F2923">
              <w:rPr>
                <w:rFonts w:cs="Times New Roman" w:hint="eastAsia"/>
              </w:rPr>
              <w:t>3</w:t>
            </w:r>
            <w:r w:rsidR="001F2923">
              <w:rPr>
                <w:rFonts w:cs="Times New Roman"/>
              </w:rPr>
              <w:t>98</w:t>
            </w:r>
            <w:r w:rsidR="001F2923">
              <w:rPr>
                <w:rFonts w:cs="Times New Roman" w:hint="eastAsia"/>
              </w:rPr>
              <w:t>조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소정의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자기거래라는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점을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밝히거나</w:t>
            </w:r>
            <w:r w:rsidR="001F2923">
              <w:rPr>
                <w:rFonts w:cs="Times New Roman" w:hint="eastAsia"/>
              </w:rPr>
              <w:t>,</w:t>
            </w:r>
            <w:r w:rsidR="001F2923">
              <w:rPr>
                <w:rFonts w:cs="Times New Roman"/>
              </w:rPr>
              <w:t xml:space="preserve"> </w:t>
            </w:r>
            <w:r w:rsidR="001F2923">
              <w:rPr>
                <w:rFonts w:cs="Times New Roman" w:hint="eastAsia"/>
              </w:rPr>
              <w:t>대표이사의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의결권을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배제하지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않고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표결이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진행된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것으로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보이며</w:t>
            </w:r>
            <w:r w:rsidR="001F2923">
              <w:rPr>
                <w:rFonts w:cs="Times New Roman" w:hint="eastAsia"/>
              </w:rPr>
              <w:t xml:space="preserve">, </w:t>
            </w:r>
            <w:r w:rsidR="001F2923">
              <w:rPr>
                <w:rFonts w:cs="Times New Roman"/>
              </w:rPr>
              <w:t xml:space="preserve">(ii) </w:t>
            </w:r>
            <w:r w:rsidR="001F2923">
              <w:rPr>
                <w:rFonts w:cs="Times New Roman" w:hint="eastAsia"/>
              </w:rPr>
              <w:t>영업양수도의</w:t>
            </w:r>
            <w:r w:rsidR="001F2923">
              <w:rPr>
                <w:rFonts w:cs="Times New Roman" w:hint="eastAsia"/>
              </w:rPr>
              <w:t xml:space="preserve"> </w:t>
            </w:r>
            <w:r w:rsidR="001F2923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영업양수도거래의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2022. 6. 29.)</w:t>
            </w:r>
            <w:r>
              <w:rPr>
                <w:rFonts w:cs="Times New Roman" w:hint="eastAsia"/>
              </w:rPr>
              <w:t>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/>
              </w:rPr>
              <w:t>98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소정의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자기거래라는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밝히거나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대표이사의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의결권을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배제하지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않았</w:t>
            </w:r>
            <w:r w:rsidR="00AD52BD">
              <w:rPr>
                <w:rFonts w:cs="Times New Roman" w:hint="eastAsia"/>
              </w:rPr>
              <w:t>음</w:t>
            </w:r>
            <w:r w:rsidR="00AD52BD">
              <w:rPr>
                <w:rFonts w:cs="Times New Roman" w:hint="eastAsia"/>
              </w:rPr>
              <w:t>.</w:t>
            </w:r>
            <w:r w:rsidR="00AD52BD">
              <w:rPr>
                <w:rFonts w:cs="Times New Roman"/>
              </w:rPr>
              <w:t xml:space="preserve"> </w:t>
            </w:r>
            <w:r w:rsidR="00AD52BD">
              <w:rPr>
                <w:rFonts w:cs="Times New Roman" w:hint="eastAsia"/>
              </w:rPr>
              <w:t>그러</w:t>
            </w:r>
            <w:r>
              <w:rPr>
                <w:rFonts w:cs="Times New Roman" w:hint="eastAsia"/>
              </w:rPr>
              <w:t>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2022. 12. 2. </w:t>
            </w:r>
            <w:r>
              <w:rPr>
                <w:rFonts w:cs="Times New Roman" w:hint="eastAsia"/>
              </w:rPr>
              <w:t>양수도대금을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변경하여</w:t>
            </w:r>
            <w:r>
              <w:rPr>
                <w:rFonts w:cs="Times New Roman" w:hint="eastAsia"/>
              </w:rPr>
              <w:t xml:space="preserve"> </w:t>
            </w:r>
            <w:r w:rsidR="00AD52BD"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대표이사가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특별이해관계인임을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밝히고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의결권을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배제한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보임</w:t>
            </w:r>
            <w:r>
              <w:rPr>
                <w:rFonts w:cs="Times New Roman" w:hint="eastAsia"/>
              </w:rPr>
              <w:t>.</w:t>
            </w:r>
            <w:r w:rsidR="00F6180A">
              <w:rPr>
                <w:rFonts w:cs="Times New Roman"/>
              </w:rPr>
              <w:t xml:space="preserve"> </w:t>
            </w:r>
            <w:r w:rsidR="00F6180A">
              <w:rPr>
                <w:rFonts w:cs="Times New Roman" w:hint="eastAsia"/>
              </w:rPr>
              <w:t>또한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/>
              </w:rPr>
              <w:t xml:space="preserve">(iii) </w:t>
            </w:r>
            <w:r w:rsidR="00F6180A">
              <w:rPr>
                <w:rFonts w:cs="Times New Roman" w:hint="eastAsia"/>
              </w:rPr>
              <w:t>해외법인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지분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매각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건의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경우에도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대표이사가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특별이해관계인임을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밝히고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의결권을</w:t>
            </w:r>
            <w:r w:rsidR="00F6180A">
              <w:rPr>
                <w:rFonts w:cs="Times New Roman" w:hint="eastAsia"/>
              </w:rPr>
              <w:t xml:space="preserve"> </w:t>
            </w:r>
            <w:r w:rsidR="00F6180A">
              <w:rPr>
                <w:rFonts w:cs="Times New Roman" w:hint="eastAsia"/>
              </w:rPr>
              <w:t>배제하였음</w:t>
            </w:r>
            <w:r w:rsidR="00F6180A">
              <w:rPr>
                <w:rFonts w:cs="Times New Roman" w:hint="eastAsia"/>
              </w:rPr>
              <w:t>.</w:t>
            </w:r>
          </w:p>
          <w:p w14:paraId="4041944A" w14:textId="060250C8" w:rsidR="00715A14" w:rsidRPr="006E1113" w:rsidRDefault="00715A14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상법상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/>
              </w:rPr>
              <w:t>98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소정의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자기거래의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이사회에서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밝히지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결의한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이사회의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특별이해관계인의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의결권을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배제하지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처리에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두고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있지는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아니하나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법률행위의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유효성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당시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참여한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손해배상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책임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문제될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</w:t>
            </w:r>
            <w:r w:rsidR="00AD52BD">
              <w:rPr>
                <w:rFonts w:cs="Times New Roman" w:hint="eastAsia"/>
              </w:rPr>
              <w:t>음</w:t>
            </w:r>
            <w:r>
              <w:rPr>
                <w:rFonts w:cs="Times New Roman" w:hint="eastAsia"/>
              </w:rPr>
              <w:t>.</w:t>
            </w:r>
          </w:p>
        </w:tc>
      </w:tr>
      <w:tr w:rsidR="00C50618" w:rsidRPr="002356FC" w14:paraId="5A9E2F9E" w14:textId="77777777" w:rsidTr="00002B0F">
        <w:trPr>
          <w:trHeight w:val="762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1D5C4F49" w14:textId="48040D95" w:rsidR="00C50618" w:rsidRPr="002356FC" w:rsidRDefault="00C50618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lastRenderedPageBreak/>
              <w:t>인허가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현황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795A575E" w14:textId="77777777" w:rsidR="00C50618" w:rsidRPr="002356FC" w:rsidRDefault="00C50618" w:rsidP="007B127B">
            <w:pPr>
              <w:wordWrap/>
              <w:snapToGrid/>
              <w:spacing w:before="60" w:after="60"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25478307" w14:textId="5A6CB741" w:rsidR="00390676" w:rsidRPr="007B127B" w:rsidRDefault="00C50618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  <w:b/>
              </w:rPr>
            </w:pPr>
            <w:r w:rsidRPr="007B127B">
              <w:rPr>
                <w:rFonts w:cs="Times New Roman"/>
              </w:rPr>
              <w:t>제공된</w:t>
            </w:r>
            <w:r w:rsidRPr="007B127B">
              <w:rPr>
                <w:rFonts w:cs="Times New Roman"/>
              </w:rPr>
              <w:t xml:space="preserve"> </w:t>
            </w:r>
            <w:r w:rsidRPr="007B127B">
              <w:rPr>
                <w:rFonts w:cs="Times New Roman"/>
              </w:rPr>
              <w:t>자료</w:t>
            </w:r>
            <w:r w:rsidR="00390676" w:rsidRPr="007B127B">
              <w:rPr>
                <w:rFonts w:cs="Times New Roman" w:hint="eastAsia"/>
              </w:rPr>
              <w:t xml:space="preserve"> </w:t>
            </w:r>
            <w:r w:rsidR="00390676" w:rsidRPr="007B127B">
              <w:rPr>
                <w:rFonts w:cs="Times New Roman" w:hint="eastAsia"/>
              </w:rPr>
              <w:t>및</w:t>
            </w:r>
            <w:r w:rsidR="007D1220">
              <w:rPr>
                <w:rFonts w:cs="Times New Roman" w:hint="eastAsia"/>
              </w:rPr>
              <w:t xml:space="preserve"> </w:t>
            </w:r>
            <w:r w:rsidR="007D1220">
              <w:rPr>
                <w:rFonts w:cs="Times New Roman" w:hint="eastAsia"/>
              </w:rPr>
              <w:t>대상회사의</w:t>
            </w:r>
            <w:r w:rsidR="00390676" w:rsidRPr="007B127B">
              <w:rPr>
                <w:rFonts w:cs="Times New Roman" w:hint="eastAsia"/>
              </w:rPr>
              <w:t xml:space="preserve"> </w:t>
            </w:r>
            <w:r w:rsidR="00390676" w:rsidRPr="007B127B">
              <w:rPr>
                <w:rFonts w:cs="Times New Roman" w:hint="eastAsia"/>
              </w:rPr>
              <w:t>설명</w:t>
            </w:r>
            <w:r w:rsidRPr="007B127B">
              <w:rPr>
                <w:rFonts w:cs="Times New Roman"/>
              </w:rPr>
              <w:t>에</w:t>
            </w:r>
            <w:r w:rsidRPr="007B127B">
              <w:rPr>
                <w:rFonts w:cs="Times New Roman"/>
              </w:rPr>
              <w:t xml:space="preserve"> </w:t>
            </w:r>
            <w:r w:rsidR="005B697F" w:rsidRPr="007B127B">
              <w:rPr>
                <w:rFonts w:cs="Times New Roman"/>
              </w:rPr>
              <w:t>의하면</w:t>
            </w:r>
            <w:r w:rsidRPr="007B127B">
              <w:rPr>
                <w:rFonts w:cs="Times New Roman"/>
              </w:rPr>
              <w:t xml:space="preserve">, </w:t>
            </w:r>
            <w:r w:rsidRPr="007B127B">
              <w:rPr>
                <w:rFonts w:cs="Times New Roman"/>
              </w:rPr>
              <w:t>대상회사</w:t>
            </w:r>
            <w:r w:rsidR="00430367" w:rsidRPr="007B127B">
              <w:rPr>
                <w:rFonts w:cs="Times New Roman" w:hint="eastAsia"/>
              </w:rPr>
              <w:t>의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본사</w:t>
            </w:r>
            <w:r w:rsidR="00A868BB" w:rsidRPr="007B127B">
              <w:rPr>
                <w:rFonts w:cs="Times New Roman" w:hint="eastAsia"/>
              </w:rPr>
              <w:t>는</w:t>
            </w:r>
            <w:r w:rsidRPr="007B127B">
              <w:rPr>
                <w:rFonts w:cs="Times New Roman"/>
              </w:rPr>
              <w:t xml:space="preserve"> </w:t>
            </w:r>
            <w:r w:rsidR="00A868BB" w:rsidRPr="007B127B">
              <w:rPr>
                <w:rFonts w:cs="Times New Roman" w:hint="eastAsia"/>
              </w:rPr>
              <w:t>아래와</w:t>
            </w:r>
            <w:r w:rsidR="00A868BB" w:rsidRPr="007B127B">
              <w:rPr>
                <w:rFonts w:cs="Times New Roman" w:hint="eastAsia"/>
              </w:rPr>
              <w:t xml:space="preserve"> </w:t>
            </w:r>
            <w:r w:rsidR="00A868BB" w:rsidRPr="007B127B">
              <w:rPr>
                <w:rFonts w:cs="Times New Roman" w:hint="eastAsia"/>
              </w:rPr>
              <w:t>같은</w:t>
            </w:r>
            <w:r w:rsidR="00A868BB" w:rsidRPr="007B127B">
              <w:rPr>
                <w:rFonts w:cs="Times New Roman" w:hint="eastAsia"/>
              </w:rPr>
              <w:t xml:space="preserve"> </w:t>
            </w:r>
            <w:r w:rsidR="00A868BB" w:rsidRPr="007B127B">
              <w:rPr>
                <w:rFonts w:cs="Times New Roman" w:hint="eastAsia"/>
              </w:rPr>
              <w:t>인허가를</w:t>
            </w:r>
            <w:r w:rsidR="00A868BB" w:rsidRPr="007B127B">
              <w:rPr>
                <w:rFonts w:cs="Times New Roman" w:hint="eastAsia"/>
              </w:rPr>
              <w:t xml:space="preserve"> </w:t>
            </w:r>
            <w:r w:rsidR="00A868BB" w:rsidRPr="007B127B">
              <w:rPr>
                <w:rFonts w:cs="Times New Roman" w:hint="eastAsia"/>
              </w:rPr>
              <w:t>취득</w:t>
            </w:r>
            <w:r w:rsidR="00390676" w:rsidRPr="007B127B">
              <w:rPr>
                <w:rFonts w:cs="Times New Roman" w:hint="eastAsia"/>
              </w:rPr>
              <w:t>하고</w:t>
            </w:r>
            <w:r w:rsidR="00390676" w:rsidRPr="007B127B">
              <w:rPr>
                <w:rFonts w:cs="Times New Roman" w:hint="eastAsia"/>
              </w:rPr>
              <w:t xml:space="preserve"> </w:t>
            </w:r>
            <w:r w:rsidR="00390676" w:rsidRPr="007B127B">
              <w:rPr>
                <w:rFonts w:cs="Times New Roman" w:hint="eastAsia"/>
              </w:rPr>
              <w:t>있으며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그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외에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회사가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운영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중인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/>
              </w:rPr>
              <w:t>22</w:t>
            </w:r>
            <w:r w:rsidR="00430367" w:rsidRPr="007B127B">
              <w:rPr>
                <w:rFonts w:cs="Times New Roman" w:hint="eastAsia"/>
              </w:rPr>
              <w:t>개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직영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영업점에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대하여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각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사업자등록증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및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식품위생법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제</w:t>
            </w:r>
            <w:r w:rsidR="00430367" w:rsidRPr="007B127B">
              <w:rPr>
                <w:rFonts w:cs="Times New Roman" w:hint="eastAsia"/>
              </w:rPr>
              <w:t>37</w:t>
            </w:r>
            <w:r w:rsidR="00430367" w:rsidRPr="007B127B">
              <w:rPr>
                <w:rFonts w:cs="Times New Roman" w:hint="eastAsia"/>
              </w:rPr>
              <w:t>조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및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동법시행령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제</w:t>
            </w:r>
            <w:r w:rsidR="00430367" w:rsidRPr="007B127B">
              <w:rPr>
                <w:rFonts w:cs="Times New Roman" w:hint="eastAsia"/>
              </w:rPr>
              <w:t>25</w:t>
            </w:r>
            <w:r w:rsidR="00430367" w:rsidRPr="007B127B">
              <w:rPr>
                <w:rFonts w:cs="Times New Roman" w:hint="eastAsia"/>
              </w:rPr>
              <w:t>조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등에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따른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식품접객업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영업신고증을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보유하고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있음</w:t>
            </w:r>
            <w:r w:rsidR="00430367" w:rsidRPr="007B127B">
              <w:rPr>
                <w:rFonts w:cs="Times New Roman" w:hint="eastAsia"/>
              </w:rPr>
              <w:t>.</w:t>
            </w:r>
            <w:r w:rsidR="00430367" w:rsidRPr="007B127B">
              <w:rPr>
                <w:rFonts w:cs="Times New Roman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인터뷰에</w:t>
            </w:r>
            <w:r w:rsidR="00430367" w:rsidRPr="007B127B">
              <w:rPr>
                <w:rFonts w:cs="Times New Roman" w:hint="eastAsia"/>
              </w:rPr>
              <w:t xml:space="preserve"> </w:t>
            </w:r>
            <w:r w:rsidR="00430367" w:rsidRPr="007B127B">
              <w:rPr>
                <w:rFonts w:cs="Times New Roman" w:hint="eastAsia"/>
              </w:rPr>
              <w:t>따르면</w:t>
            </w:r>
            <w:r w:rsidR="00390676" w:rsidRPr="007B127B">
              <w:rPr>
                <w:rFonts w:cs="Times New Roman" w:hint="eastAsia"/>
              </w:rPr>
              <w:t>,</w:t>
            </w:r>
            <w:r w:rsidR="00390676" w:rsidRPr="007B127B">
              <w:rPr>
                <w:rFonts w:cs="Times New Roman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아래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이외에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회사가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현재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영위하고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있는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6E04C0" w:rsidRPr="007B127B">
              <w:rPr>
                <w:rFonts w:cs="Times New Roman" w:hint="eastAsia"/>
              </w:rPr>
              <w:t>사업과</w:t>
            </w:r>
            <w:r w:rsidR="006E04C0" w:rsidRPr="007B127B">
              <w:rPr>
                <w:rFonts w:cs="Times New Roman" w:hint="eastAsia"/>
              </w:rPr>
              <w:t xml:space="preserve"> </w:t>
            </w:r>
            <w:r w:rsidR="006E04C0" w:rsidRPr="007B127B">
              <w:rPr>
                <w:rFonts w:cs="Times New Roman" w:hint="eastAsia"/>
              </w:rPr>
              <w:t>관련하여</w:t>
            </w:r>
            <w:r w:rsidR="006E04C0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위해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추가로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법령상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요구되는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0D6C49" w:rsidRPr="007B127B">
              <w:rPr>
                <w:rFonts w:cs="Times New Roman" w:hint="eastAsia"/>
              </w:rPr>
              <w:t>인허가는</w:t>
            </w:r>
            <w:r w:rsidR="000D6C49" w:rsidRPr="007B127B">
              <w:rPr>
                <w:rFonts w:cs="Times New Roman" w:hint="eastAsia"/>
              </w:rPr>
              <w:t xml:space="preserve"> </w:t>
            </w:r>
            <w:r w:rsidR="006E04C0" w:rsidRPr="007B127B">
              <w:rPr>
                <w:rFonts w:cs="Times New Roman" w:hint="eastAsia"/>
              </w:rPr>
              <w:t>없다고</w:t>
            </w:r>
            <w:r w:rsidR="006E04C0" w:rsidRPr="007B127B">
              <w:rPr>
                <w:rFonts w:cs="Times New Roman" w:hint="eastAsia"/>
              </w:rPr>
              <w:t xml:space="preserve"> </w:t>
            </w:r>
            <w:r w:rsidR="006E04C0" w:rsidRPr="007B127B">
              <w:rPr>
                <w:rFonts w:cs="Times New Roman" w:hint="eastAsia"/>
              </w:rPr>
              <w:t>함</w:t>
            </w:r>
            <w:r w:rsidR="006E04C0" w:rsidRPr="007B127B">
              <w:rPr>
                <w:rFonts w:cs="Times New Roman" w:hint="eastAsia"/>
              </w:rPr>
              <w:t>.</w:t>
            </w:r>
          </w:p>
          <w:tbl>
            <w:tblPr>
              <w:tblW w:w="11507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3397"/>
              <w:gridCol w:w="5047"/>
              <w:gridCol w:w="1307"/>
              <w:gridCol w:w="1756"/>
            </w:tblGrid>
            <w:tr w:rsidR="00072CAA" w:rsidRPr="002356FC" w14:paraId="7D7CDEEE" w14:textId="77777777" w:rsidTr="00430367">
              <w:trPr>
                <w:trHeight w:val="203"/>
              </w:trPr>
              <w:tc>
                <w:tcPr>
                  <w:tcW w:w="1476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10D91E37" w14:textId="4DF56EF5" w:rsidR="00C50618" w:rsidRPr="007D1220" w:rsidRDefault="00C50618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인허가명</w:t>
                  </w:r>
                </w:p>
              </w:tc>
              <w:tc>
                <w:tcPr>
                  <w:tcW w:w="2193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7468DF9F" w14:textId="74CBEAA3" w:rsidR="00C50618" w:rsidRPr="007D1220" w:rsidRDefault="00C50618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적용법률</w:t>
                  </w:r>
                </w:p>
              </w:tc>
              <w:tc>
                <w:tcPr>
                  <w:tcW w:w="56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7657C714" w14:textId="0B1D0EC2" w:rsidR="00C50618" w:rsidRPr="007D1220" w:rsidRDefault="00C50618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일시</w:t>
                  </w:r>
                </w:p>
              </w:tc>
              <w:tc>
                <w:tcPr>
                  <w:tcW w:w="763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207D2EE6" w14:textId="77777777" w:rsidR="00C50618" w:rsidRPr="007D1220" w:rsidRDefault="00C50618" w:rsidP="007D1220">
                  <w:pPr>
                    <w:wordWrap/>
                    <w:spacing w:line="276" w:lineRule="auto"/>
                    <w:ind w:leftChars="-47" w:left="-103" w:firstLineChars="52" w:firstLine="104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기관</w:t>
                  </w:r>
                </w:p>
              </w:tc>
            </w:tr>
            <w:tr w:rsidR="00072CAA" w:rsidRPr="002356FC" w14:paraId="6B06C21B" w14:textId="77777777" w:rsidTr="00072CAA">
              <w:trPr>
                <w:trHeight w:val="98"/>
              </w:trPr>
              <w:tc>
                <w:tcPr>
                  <w:tcW w:w="1476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4915C511" w14:textId="747F413F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사업자등록증</w:t>
                  </w:r>
                </w:p>
              </w:tc>
              <w:tc>
                <w:tcPr>
                  <w:tcW w:w="2193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6335F25E" w14:textId="77777777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68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279FEE25" w14:textId="324FCEA2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763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3D7FCDCB" w14:textId="06D83A7D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남동세무서장</w:t>
                  </w:r>
                </w:p>
              </w:tc>
            </w:tr>
            <w:tr w:rsidR="00072CAA" w:rsidRPr="002356FC" w14:paraId="5613786F" w14:textId="77777777" w:rsidTr="00072CAA">
              <w:trPr>
                <w:trHeight w:val="98"/>
              </w:trPr>
              <w:tc>
                <w:tcPr>
                  <w:tcW w:w="1476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3A814533" w14:textId="14F0AB8D" w:rsidR="00C50618" w:rsidRPr="00370D8A" w:rsidRDefault="005057E8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허가증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축산물가공업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식육가공업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="00072CAA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0C488F5F" w14:textId="13BF4027" w:rsidR="00C50618" w:rsidRPr="005057E8" w:rsidRDefault="005057E8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축산물위생관리법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lastRenderedPageBreak/>
                    <w:t>시행규칙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>
                    <w:rPr>
                      <w:rFonts w:cs="Times New Roman"/>
                      <w:sz w:val="20"/>
                      <w:szCs w:val="20"/>
                    </w:rPr>
                    <w:t>0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</w:p>
              </w:tc>
              <w:tc>
                <w:tcPr>
                  <w:tcW w:w="568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56B0DAD2" w14:textId="17925E64" w:rsidR="00C50618" w:rsidRPr="00370D8A" w:rsidRDefault="005057E8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lastRenderedPageBreak/>
                    <w:t>2003.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3. 25.</w:t>
                  </w:r>
                </w:p>
              </w:tc>
              <w:tc>
                <w:tcPr>
                  <w:tcW w:w="763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59C783AD" w14:textId="68ED7844" w:rsidR="00C50618" w:rsidRPr="00370D8A" w:rsidRDefault="005057E8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인천광역시장</w:t>
                  </w:r>
                </w:p>
              </w:tc>
            </w:tr>
            <w:tr w:rsidR="00072CAA" w:rsidRPr="002356FC" w14:paraId="1A523E8B" w14:textId="77777777" w:rsidTr="00072CAA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44002C71" w14:textId="5F3899C0" w:rsidR="00C50618" w:rsidRPr="00370D8A" w:rsidRDefault="009D122E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허가증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식육포장처리업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55B5B707" w14:textId="0ECCAC3C" w:rsidR="00C50618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상동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373B686D" w14:textId="0B56BEED" w:rsidR="00C50618" w:rsidRPr="00370D8A" w:rsidRDefault="009D122E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763" w:type="pct"/>
                  <w:shd w:val="clear" w:color="auto" w:fill="auto"/>
                  <w:vAlign w:val="center"/>
                </w:tcPr>
                <w:p w14:paraId="7D21F21D" w14:textId="4C614379" w:rsidR="00C50618" w:rsidRPr="00370D8A" w:rsidRDefault="009D122E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2E3EBE96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603625A6" w14:textId="713C08D4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통신판매업신고증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184F3244" w14:textId="2FDB0143" w:rsidR="00072CAA" w:rsidRPr="00370D8A" w:rsidRDefault="00BB7C56" w:rsidP="00BB7C56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전자상거래법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="00072CAA">
                    <w:rPr>
                      <w:rFonts w:cs="Times New Roman"/>
                      <w:sz w:val="20"/>
                      <w:szCs w:val="20"/>
                    </w:rPr>
                    <w:t>2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시행령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="00072CAA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시행규칙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8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 w:rsidR="00072CAA"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31480FD4" w14:textId="611F72CE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2017</w:t>
                  </w:r>
                  <w:r>
                    <w:rPr>
                      <w:rFonts w:cs="Times New Roman"/>
                      <w:sz w:val="20"/>
                      <w:szCs w:val="20"/>
                    </w:rPr>
                    <w:t>. 9. 4.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3494098A" w14:textId="317C7771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09926591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382256F6" w14:textId="7A072953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영업신고증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유통전문판매업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186EE660" w14:textId="44C47403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식품위생법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>
                    <w:rPr>
                      <w:rFonts w:cs="Times New Roman"/>
                      <w:sz w:val="20"/>
                      <w:szCs w:val="20"/>
                    </w:rPr>
                    <w:t>7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4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3C6EC2">
                    <w:rPr>
                      <w:rFonts w:cs="Times New Roman" w:hint="eastAsia"/>
                      <w:sz w:val="20"/>
                      <w:szCs w:val="20"/>
                    </w:rPr>
                    <w:t>시행령</w:t>
                  </w:r>
                  <w:r w:rsidR="003C6EC2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/>
                      <w:sz w:val="20"/>
                      <w:szCs w:val="20"/>
                    </w:rPr>
                    <w:t>5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71889D88" w14:textId="35845C32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21104E23" w14:textId="66764852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49BA3487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7ADBC115" w14:textId="59A90A60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영업신고증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식품소분업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5B8B4275" w14:textId="74A2E1FC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상동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088157DA" w14:textId="3F470DCA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6513F566" w14:textId="2E1FFE69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3B27C7D6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2D833B7D" w14:textId="48A77687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영업등록증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식품제조가공업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1E8DE35C" w14:textId="398434A4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식품위생법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>
                    <w:rPr>
                      <w:rFonts w:cs="Times New Roman"/>
                      <w:sz w:val="20"/>
                      <w:szCs w:val="20"/>
                    </w:rPr>
                    <w:t>7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="00894586">
                    <w:rPr>
                      <w:rFonts w:cs="Times New Roman" w:hint="eastAsia"/>
                      <w:sz w:val="20"/>
                      <w:szCs w:val="20"/>
                    </w:rPr>
                    <w:t>5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/>
                      <w:sz w:val="20"/>
                      <w:szCs w:val="20"/>
                    </w:rPr>
                    <w:t>6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4457F5B2" w14:textId="77DE32EC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7D798D1F" w14:textId="06F5EB26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1A67F514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0366F1D9" w14:textId="01FBD556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신고필증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축산물판매업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1F58D3B2" w14:textId="441F400F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축산물위생관리법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/>
                      <w:sz w:val="20"/>
                      <w:szCs w:val="20"/>
                    </w:rPr>
                    <w:t>4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시행규칙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>
                    <w:rPr>
                      <w:rFonts w:cs="Times New Roman"/>
                      <w:sz w:val="20"/>
                      <w:szCs w:val="20"/>
                    </w:rPr>
                    <w:t>5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2DBE208B" w14:textId="03B8CC69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71F335E8" w14:textId="08331A7E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175E510C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353113BE" w14:textId="33E148EA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신고필증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축산물유통전문판매업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36CF3285" w14:textId="35861F98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상동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45D1F1A2" w14:textId="2F1E1BDF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222F9B1C" w14:textId="37830277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4568F3E9" w14:textId="77777777" w:rsidTr="0038049D">
              <w:trPr>
                <w:trHeight w:val="77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3E5F40F2" w14:textId="28997A3F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신고필증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식육판매업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674B5C1A" w14:textId="22485F9E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상동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511949A1" w14:textId="0ABA10A0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2022. 12.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763" w:type="pct"/>
                  <w:shd w:val="clear" w:color="auto" w:fill="auto"/>
                </w:tcPr>
                <w:p w14:paraId="522A8CD0" w14:textId="4C91AB39" w:rsid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C370C">
                    <w:rPr>
                      <w:rFonts w:cs="Times New Roman" w:hint="eastAsia"/>
                      <w:sz w:val="20"/>
                      <w:szCs w:val="20"/>
                    </w:rPr>
                    <w:t>남동구청장</w:t>
                  </w:r>
                </w:p>
              </w:tc>
            </w:tr>
            <w:tr w:rsidR="00072CAA" w:rsidRPr="002356FC" w14:paraId="05B139B2" w14:textId="77777777" w:rsidTr="00072CAA">
              <w:trPr>
                <w:trHeight w:val="126"/>
              </w:trPr>
              <w:tc>
                <w:tcPr>
                  <w:tcW w:w="1476" w:type="pct"/>
                  <w:shd w:val="clear" w:color="auto" w:fill="F2F2F2" w:themeFill="background1" w:themeFillShade="F2"/>
                  <w:noWrap/>
                  <w:vAlign w:val="center"/>
                </w:tcPr>
                <w:p w14:paraId="504F1EC7" w14:textId="152ABB6A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집단급식소설치</w:t>
                  </w:r>
                  <w:r>
                    <w:rPr>
                      <w:rFonts w:ascii="바탕체" w:hAnsi="바탕체" w:cs="Times New Roman" w:hint="eastAsia"/>
                      <w:sz w:val="20"/>
                      <w:szCs w:val="20"/>
                    </w:rPr>
                    <w:t>ㆍ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운영신고증</w:t>
                  </w:r>
                </w:p>
              </w:tc>
              <w:tc>
                <w:tcPr>
                  <w:tcW w:w="2193" w:type="pct"/>
                  <w:shd w:val="clear" w:color="000000" w:fill="FFFFFF"/>
                  <w:noWrap/>
                  <w:vAlign w:val="center"/>
                </w:tcPr>
                <w:p w14:paraId="065C8D7E" w14:textId="2E7643FE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식품위생법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8</w:t>
                  </w:r>
                  <w:r>
                    <w:rPr>
                      <w:rFonts w:cs="Times New Roman"/>
                      <w:sz w:val="20"/>
                      <w:szCs w:val="20"/>
                    </w:rPr>
                    <w:t>8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동법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시행규칙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9</w:t>
                  </w:r>
                  <w:r>
                    <w:rPr>
                      <w:rFonts w:cs="Times New Roman"/>
                      <w:sz w:val="20"/>
                      <w:szCs w:val="20"/>
                    </w:rPr>
                    <w:t>4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4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</w:p>
              </w:tc>
              <w:tc>
                <w:tcPr>
                  <w:tcW w:w="568" w:type="pct"/>
                  <w:shd w:val="clear" w:color="auto" w:fill="auto"/>
                  <w:noWrap/>
                  <w:vAlign w:val="center"/>
                </w:tcPr>
                <w:p w14:paraId="27ACBC0B" w14:textId="47067CB1" w:rsidR="00072CAA" w:rsidRPr="00072CA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2021. 4.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15.</w:t>
                  </w:r>
                </w:p>
              </w:tc>
              <w:tc>
                <w:tcPr>
                  <w:tcW w:w="763" w:type="pct"/>
                  <w:shd w:val="clear" w:color="auto" w:fill="auto"/>
                  <w:vAlign w:val="center"/>
                </w:tcPr>
                <w:p w14:paraId="28B6BE5A" w14:textId="01CE9F26" w:rsidR="00072CAA" w:rsidRPr="00370D8A" w:rsidRDefault="00072CAA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남동구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보건소장</w:t>
                  </w:r>
                </w:p>
              </w:tc>
            </w:tr>
          </w:tbl>
          <w:p w14:paraId="5940FE22" w14:textId="64F9C7A7" w:rsidR="00492AA4" w:rsidRPr="007B127B" w:rsidRDefault="00894586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</w:pPr>
            <w:r w:rsidRPr="007B127B">
              <w:rPr>
                <w:rFonts w:cs="Times New Roman" w:hint="eastAsia"/>
              </w:rPr>
              <w:t>한편</w:t>
            </w:r>
            <w:r w:rsidRPr="007B127B">
              <w:rPr>
                <w:rFonts w:cs="Times New Roman" w:hint="eastAsia"/>
              </w:rPr>
              <w:t>,</w:t>
            </w:r>
            <w:r w:rsidRPr="007B127B">
              <w:rPr>
                <w:rFonts w:cs="Times New Roman"/>
              </w:rPr>
              <w:t xml:space="preserve"> </w:t>
            </w:r>
            <w:r w:rsidR="000C480A" w:rsidRPr="007B127B">
              <w:rPr>
                <w:rFonts w:cs="Times New Roman" w:hint="eastAsia"/>
              </w:rPr>
              <w:t>본건</w:t>
            </w:r>
            <w:r w:rsidR="000C480A" w:rsidRPr="007B127B">
              <w:rPr>
                <w:rFonts w:cs="Times New Roman" w:hint="eastAsia"/>
              </w:rPr>
              <w:t xml:space="preserve"> </w:t>
            </w:r>
            <w:r w:rsidR="000C480A" w:rsidRPr="007B127B">
              <w:rPr>
                <w:rFonts w:cs="Times New Roman" w:hint="eastAsia"/>
              </w:rPr>
              <w:t>합병과</w:t>
            </w:r>
            <w:r w:rsidR="000C480A" w:rsidRPr="007B127B">
              <w:rPr>
                <w:rFonts w:cs="Times New Roman" w:hint="eastAsia"/>
              </w:rPr>
              <w:t xml:space="preserve"> </w:t>
            </w:r>
            <w:r w:rsidR="000C480A" w:rsidRPr="007B127B">
              <w:rPr>
                <w:rFonts w:cs="Times New Roman" w:hint="eastAsia"/>
              </w:rPr>
              <w:t>관련하여</w:t>
            </w:r>
            <w:r w:rsidR="000C480A" w:rsidRPr="007B127B">
              <w:rPr>
                <w:rFonts w:cs="Times New Roman" w:hint="eastAsia"/>
              </w:rPr>
              <w:t xml:space="preserve"> </w:t>
            </w:r>
            <w:r w:rsidR="000C480A" w:rsidRPr="007B127B">
              <w:rPr>
                <w:rFonts w:cs="Times New Roman" w:hint="eastAsia"/>
              </w:rPr>
              <w:t>대상</w:t>
            </w:r>
            <w:r w:rsidR="00492AA4" w:rsidRPr="007B127B">
              <w:rPr>
                <w:rFonts w:cs="Times New Roman" w:hint="eastAsia"/>
              </w:rPr>
              <w:t>회사는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존속회사이므로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본건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합병에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따라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0C480A" w:rsidRPr="007B127B">
              <w:rPr>
                <w:rFonts w:cs="Times New Roman" w:hint="eastAsia"/>
              </w:rPr>
              <w:t>대상</w:t>
            </w:r>
            <w:r w:rsidR="00492AA4" w:rsidRPr="007B127B">
              <w:rPr>
                <w:rFonts w:cs="Times New Roman" w:hint="eastAsia"/>
              </w:rPr>
              <w:t>회사가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기존에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취득한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인허가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등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관련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공법상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법률관계가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타에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이전되지</w:t>
            </w:r>
            <w:r w:rsidR="000C480A" w:rsidRPr="007B127B">
              <w:rPr>
                <w:rFonts w:cs="Times New Roman" w:hint="eastAsia"/>
              </w:rPr>
              <w:t>는</w:t>
            </w:r>
            <w:r w:rsidR="00492AA4" w:rsidRPr="007B127B">
              <w:rPr>
                <w:rFonts w:cs="Times New Roman" w:hint="eastAsia"/>
              </w:rPr>
              <w:t xml:space="preserve"> </w:t>
            </w:r>
            <w:r w:rsidR="00492AA4" w:rsidRPr="007B127B">
              <w:rPr>
                <w:rFonts w:cs="Times New Roman" w:hint="eastAsia"/>
              </w:rPr>
              <w:t>아니</w:t>
            </w:r>
            <w:r w:rsidR="000B0C3B">
              <w:rPr>
                <w:rFonts w:cs="Times New Roman" w:hint="eastAsia"/>
              </w:rPr>
              <w:t>함</w:t>
            </w:r>
            <w:r w:rsidR="000B0C3B">
              <w:rPr>
                <w:rFonts w:cs="Times New Roman" w:hint="eastAsia"/>
              </w:rPr>
              <w:t>.</w:t>
            </w:r>
            <w:r w:rsidR="000B0C3B">
              <w:rPr>
                <w:rFonts w:cs="Times New Roman"/>
              </w:rPr>
              <w:t xml:space="preserve"> </w:t>
            </w:r>
            <w:r w:rsidR="000B0C3B">
              <w:rPr>
                <w:rFonts w:cs="Times New Roman" w:hint="eastAsia"/>
              </w:rPr>
              <w:t>또한</w:t>
            </w:r>
            <w:r w:rsidR="000B0C3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제공된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인허가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등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중에서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본건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합병에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따른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신고</w:t>
            </w:r>
            <w:r w:rsidR="000255B2" w:rsidRPr="007B127B">
              <w:rPr>
                <w:rFonts w:cs="Times New Roman" w:hint="eastAsia"/>
              </w:rPr>
              <w:t>,</w:t>
            </w:r>
            <w:r w:rsidR="000255B2" w:rsidRPr="007B127B">
              <w:rPr>
                <w:rFonts w:cs="Times New Roman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보고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등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조치가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필요한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것으로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명시적으로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규정하였거나</w:t>
            </w:r>
            <w:r w:rsidR="000255B2" w:rsidRPr="007B127B">
              <w:rPr>
                <w:rFonts w:cs="Times New Roman" w:hint="eastAsia"/>
              </w:rPr>
              <w:t xml:space="preserve">, </w:t>
            </w:r>
            <w:r w:rsidR="000255B2" w:rsidRPr="007B127B">
              <w:rPr>
                <w:rFonts w:cs="Times New Roman" w:hint="eastAsia"/>
              </w:rPr>
              <w:t>그렇게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해석되는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것은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없는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것으로</w:t>
            </w:r>
            <w:r w:rsidR="000255B2" w:rsidRPr="007B127B">
              <w:rPr>
                <w:rFonts w:cs="Times New Roman" w:hint="eastAsia"/>
              </w:rPr>
              <w:t xml:space="preserve"> </w:t>
            </w:r>
            <w:r w:rsidR="000255B2" w:rsidRPr="007B127B">
              <w:rPr>
                <w:rFonts w:cs="Times New Roman" w:hint="eastAsia"/>
              </w:rPr>
              <w:t>보임</w:t>
            </w:r>
            <w:r w:rsidR="000255B2" w:rsidRPr="007B127B">
              <w:rPr>
                <w:rFonts w:cs="Times New Roman" w:hint="eastAsia"/>
              </w:rPr>
              <w:t>.</w:t>
            </w:r>
          </w:p>
          <w:p w14:paraId="19D6A5AA" w14:textId="000092A5" w:rsidR="007B127B" w:rsidRPr="000255B2" w:rsidRDefault="007D1220" w:rsidP="00B87BA9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sz w:val="20"/>
                <w:szCs w:val="20"/>
              </w:rPr>
            </w:pPr>
            <w:r>
              <w:rPr>
                <w:rFonts w:hint="eastAsia"/>
              </w:rPr>
              <w:t>대상</w:t>
            </w:r>
            <w:r w:rsidR="007B127B" w:rsidRPr="007B127B">
              <w:rPr>
                <w:rFonts w:hint="eastAsia"/>
              </w:rPr>
              <w:t>회사가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보유중인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인허가와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관련하여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최근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t>3</w:t>
            </w:r>
            <w:r w:rsidR="007B127B" w:rsidRPr="007B127B">
              <w:rPr>
                <w:rFonts w:hint="eastAsia"/>
              </w:rPr>
              <w:t>년간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관련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법령의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위반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등으로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문제가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되거나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인허가의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등록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취소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기타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행정처분을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받은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사례는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없다고</w:t>
            </w:r>
            <w:r w:rsidR="007B127B" w:rsidRPr="007B127B">
              <w:rPr>
                <w:rFonts w:hint="eastAsia"/>
              </w:rPr>
              <w:t xml:space="preserve"> </w:t>
            </w:r>
            <w:r w:rsidR="007B127B" w:rsidRPr="007B127B">
              <w:rPr>
                <w:rFonts w:hint="eastAsia"/>
              </w:rPr>
              <w:t>함</w:t>
            </w:r>
            <w:r w:rsidR="007B127B" w:rsidRPr="007B127B">
              <w:rPr>
                <w:rFonts w:hint="eastAsia"/>
              </w:rPr>
              <w:t>.</w:t>
            </w:r>
          </w:p>
        </w:tc>
      </w:tr>
      <w:tr w:rsidR="002156F2" w:rsidRPr="002356FC" w14:paraId="47CC3B15" w14:textId="77777777" w:rsidTr="00002B0F">
        <w:trPr>
          <w:trHeight w:val="762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526F3DF5" w14:textId="30AC592A" w:rsidR="002156F2" w:rsidRPr="002356FC" w:rsidRDefault="002156F2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소유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부동산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10A8C0F7" w14:textId="77777777" w:rsidR="002156F2" w:rsidRPr="002356FC" w:rsidRDefault="002156F2" w:rsidP="007B127B">
            <w:pPr>
              <w:wordWrap/>
              <w:snapToGrid/>
              <w:spacing w:before="60" w:after="60" w:line="240" w:lineRule="auto"/>
              <w:rPr>
                <w:rFonts w:cs="Times New Roman"/>
              </w:rPr>
            </w:pPr>
          </w:p>
        </w:tc>
        <w:tc>
          <w:tcPr>
            <w:tcW w:w="11765" w:type="dxa"/>
            <w:tcBorders>
              <w:top w:val="dotted" w:sz="4" w:space="0" w:color="auto"/>
              <w:bottom w:val="dotted" w:sz="4" w:space="0" w:color="auto"/>
            </w:tcBorders>
            <w:tcMar>
              <w:top w:w="57" w:type="dxa"/>
              <w:bottom w:w="57" w:type="dxa"/>
            </w:tcMar>
          </w:tcPr>
          <w:p w14:paraId="4A4FFD05" w14:textId="59644E9C" w:rsidR="00453BEB" w:rsidRPr="00453BEB" w:rsidRDefault="006636AC" w:rsidP="00453BE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설명에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같다고</w:t>
            </w:r>
            <w:r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하며</w:t>
            </w:r>
            <w:r w:rsidR="00453BEB">
              <w:rPr>
                <w:rFonts w:cs="Times New Roman" w:hint="eastAsia"/>
              </w:rPr>
              <w:t>,</w:t>
            </w:r>
            <w:r w:rsidR="00453BEB">
              <w:rPr>
                <w:rFonts w:cs="Times New Roman"/>
              </w:rPr>
              <w:t xml:space="preserve"> </w:t>
            </w:r>
            <w:r w:rsidR="00453BEB">
              <w:rPr>
                <w:rFonts w:cs="Times New Roman" w:hint="eastAsia"/>
              </w:rPr>
              <w:t>인천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연수구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송도동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/>
              </w:rPr>
              <w:t xml:space="preserve">22-8 </w:t>
            </w:r>
            <w:r w:rsidR="00453BEB">
              <w:rPr>
                <w:rFonts w:cs="Times New Roman" w:hint="eastAsia"/>
              </w:rPr>
              <w:t>토지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및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건물의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경우</w:t>
            </w:r>
            <w:r w:rsidR="00453BEB">
              <w:rPr>
                <w:rFonts w:cs="Times New Roman" w:hint="eastAsia"/>
              </w:rPr>
              <w:t>,</w:t>
            </w:r>
            <w:r w:rsidR="00453BEB">
              <w:rPr>
                <w:rFonts w:cs="Times New Roman"/>
              </w:rPr>
              <w:t xml:space="preserve"> 2022. 6. 28.</w:t>
            </w:r>
            <w:r w:rsidR="00453BEB">
              <w:rPr>
                <w:rFonts w:cs="Times New Roman" w:hint="eastAsia"/>
              </w:rPr>
              <w:t>자로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대상회사가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소유권이전등기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후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/>
              </w:rPr>
              <w:t>2022. 7. 12.</w:t>
            </w:r>
            <w:r w:rsidR="00453BEB">
              <w:rPr>
                <w:rFonts w:cs="Times New Roman" w:hint="eastAsia"/>
              </w:rPr>
              <w:t>자로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신탁등기를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완료하였으며</w:t>
            </w:r>
            <w:r w:rsidR="00453BEB">
              <w:rPr>
                <w:rFonts w:cs="Times New Roman" w:hint="eastAsia"/>
              </w:rPr>
              <w:t>,</w:t>
            </w:r>
            <w:r w:rsidR="00453BEB">
              <w:rPr>
                <w:rFonts w:cs="Times New Roman"/>
              </w:rPr>
              <w:t xml:space="preserve"> </w:t>
            </w:r>
            <w:r w:rsidR="00453BEB">
              <w:rPr>
                <w:rFonts w:cs="Times New Roman" w:hint="eastAsia"/>
              </w:rPr>
              <w:t>대상회사의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차입금과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관련하여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담보제공된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것으로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보임</w:t>
            </w:r>
            <w:r w:rsidR="00453BEB">
              <w:rPr>
                <w:rFonts w:cs="Times New Roman" w:hint="eastAsia"/>
              </w:rPr>
              <w:t>(</w:t>
            </w:r>
            <w:r w:rsidR="00453BEB">
              <w:rPr>
                <w:rFonts w:cs="Times New Roman" w:hint="eastAsia"/>
              </w:rPr>
              <w:t>아래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금융계약</w:t>
            </w:r>
            <w:r w:rsidR="00453BEB">
              <w:rPr>
                <w:rFonts w:cs="Times New Roman" w:hint="eastAsia"/>
              </w:rPr>
              <w:t xml:space="preserve"> </w:t>
            </w:r>
            <w:r w:rsidR="00453BEB">
              <w:rPr>
                <w:rFonts w:cs="Times New Roman" w:hint="eastAsia"/>
              </w:rPr>
              <w:t>참고</w:t>
            </w:r>
            <w:r w:rsidR="00453BEB">
              <w:rPr>
                <w:rFonts w:cs="Times New Roman" w:hint="eastAsia"/>
              </w:rPr>
              <w:t>)</w:t>
            </w:r>
          </w:p>
          <w:tbl>
            <w:tblPr>
              <w:tblStyle w:val="a5"/>
              <w:tblW w:w="10614" w:type="dxa"/>
              <w:tblInd w:w="431" w:type="dxa"/>
              <w:tblBorders>
                <w:left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2351"/>
              <w:gridCol w:w="7072"/>
            </w:tblGrid>
            <w:tr w:rsidR="00453BEB" w14:paraId="39823664" w14:textId="77777777" w:rsidTr="00EB2B5F">
              <w:tc>
                <w:tcPr>
                  <w:tcW w:w="1191" w:type="dxa"/>
                  <w:tcBorders>
                    <w:top w:val="single" w:sz="4" w:space="0" w:color="auto"/>
                    <w:bottom w:val="double" w:sz="4" w:space="0" w:color="auto"/>
                  </w:tcBorders>
                  <w:shd w:val="clear" w:color="auto" w:fill="D7F2F1" w:themeFill="accent5" w:themeFillTint="33"/>
                </w:tcPr>
                <w:p w14:paraId="4CA09909" w14:textId="2471F725" w:rsidR="00453BEB" w:rsidRDefault="00EB2B5F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구분</w:t>
                  </w:r>
                </w:p>
              </w:tc>
              <w:tc>
                <w:tcPr>
                  <w:tcW w:w="2351" w:type="dxa"/>
                  <w:tcBorders>
                    <w:top w:val="single" w:sz="4" w:space="0" w:color="auto"/>
                    <w:bottom w:val="double" w:sz="4" w:space="0" w:color="auto"/>
                  </w:tcBorders>
                  <w:shd w:val="clear" w:color="auto" w:fill="D7F2F1" w:themeFill="accent5" w:themeFillTint="33"/>
                </w:tcPr>
                <w:p w14:paraId="481BBC1F" w14:textId="41E0D30D" w:rsidR="00453BEB" w:rsidRDefault="00EB2B5F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소재지</w:t>
                  </w:r>
                </w:p>
              </w:tc>
              <w:tc>
                <w:tcPr>
                  <w:tcW w:w="7072" w:type="dxa"/>
                  <w:tcBorders>
                    <w:top w:val="single" w:sz="4" w:space="0" w:color="auto"/>
                    <w:bottom w:val="double" w:sz="4" w:space="0" w:color="auto"/>
                  </w:tcBorders>
                  <w:shd w:val="clear" w:color="auto" w:fill="D7F2F1" w:themeFill="accent5" w:themeFillTint="33"/>
                </w:tcPr>
                <w:p w14:paraId="226FE3C8" w14:textId="5BFAF122" w:rsidR="00453BEB" w:rsidRDefault="00EB2B5F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비고</w:t>
                  </w:r>
                </w:p>
              </w:tc>
            </w:tr>
            <w:tr w:rsidR="00453BEB" w14:paraId="6E92FE42" w14:textId="77777777" w:rsidTr="00EB2B5F">
              <w:tc>
                <w:tcPr>
                  <w:tcW w:w="1191" w:type="dxa"/>
                  <w:tcBorders>
                    <w:top w:val="double" w:sz="4" w:space="0" w:color="auto"/>
                  </w:tcBorders>
                  <w:shd w:val="clear" w:color="auto" w:fill="F2F2F2" w:themeFill="background1" w:themeFillShade="F2"/>
                </w:tcPr>
                <w:p w14:paraId="536D5FC9" w14:textId="2C1AB7EF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토지</w:t>
                  </w:r>
                </w:p>
              </w:tc>
              <w:tc>
                <w:tcPr>
                  <w:tcW w:w="2351" w:type="dxa"/>
                  <w:tcBorders>
                    <w:top w:val="double" w:sz="4" w:space="0" w:color="auto"/>
                  </w:tcBorders>
                </w:tcPr>
                <w:p w14:paraId="26008A79" w14:textId="182B20F1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인천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연수구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송도동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22-8</w:t>
                  </w:r>
                </w:p>
              </w:tc>
              <w:tc>
                <w:tcPr>
                  <w:tcW w:w="7072" w:type="dxa"/>
                  <w:tcBorders>
                    <w:top w:val="double" w:sz="4" w:space="0" w:color="auto"/>
                  </w:tcBorders>
                </w:tcPr>
                <w:p w14:paraId="59768804" w14:textId="0F0AFE22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</w:t>
                  </w:r>
                  <w:r>
                    <w:rPr>
                      <w:rFonts w:cs="Times New Roman"/>
                    </w:rPr>
                    <w:t xml:space="preserve">022. 6. 28. </w:t>
                  </w:r>
                  <w:r>
                    <w:rPr>
                      <w:rFonts w:cs="Times New Roman" w:hint="eastAsia"/>
                    </w:rPr>
                    <w:t>매매</w:t>
                  </w:r>
                </w:p>
                <w:p w14:paraId="5E689E6F" w14:textId="060AD65D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2022. 7. </w:t>
                  </w:r>
                  <w:r>
                    <w:rPr>
                      <w:rFonts w:cs="Times New Roman"/>
                    </w:rPr>
                    <w:t>12.</w:t>
                  </w:r>
                  <w:r>
                    <w:rPr>
                      <w:rFonts w:cs="Times New Roman" w:hint="eastAsia"/>
                    </w:rPr>
                    <w:t>자로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신영부동산신탁㈜</w:t>
                  </w:r>
                  <w:r w:rsidR="00EB2B5F">
                    <w:rPr>
                      <w:rFonts w:cs="Times New Roman" w:hint="eastAsia"/>
                    </w:rPr>
                    <w:t>(</w:t>
                  </w:r>
                  <w:r w:rsidR="00EB2B5F">
                    <w:rPr>
                      <w:rFonts w:cs="Times New Roman" w:hint="eastAsia"/>
                    </w:rPr>
                    <w:t>현재</w:t>
                  </w:r>
                  <w:r w:rsidR="00EB2B5F">
                    <w:rPr>
                      <w:rFonts w:cs="Times New Roman" w:hint="eastAsia"/>
                    </w:rPr>
                    <w:t xml:space="preserve"> </w:t>
                  </w:r>
                  <w:r w:rsidR="00EB2B5F">
                    <w:rPr>
                      <w:rFonts w:cs="Times New Roman" w:hint="eastAsia"/>
                    </w:rPr>
                    <w:t>등기부상</w:t>
                  </w:r>
                  <w:r w:rsidR="00EB2B5F">
                    <w:rPr>
                      <w:rFonts w:cs="Times New Roman" w:hint="eastAsia"/>
                    </w:rPr>
                    <w:t xml:space="preserve"> </w:t>
                  </w:r>
                  <w:r w:rsidR="00EB2B5F">
                    <w:rPr>
                      <w:rFonts w:cs="Times New Roman" w:hint="eastAsia"/>
                    </w:rPr>
                    <w:t>소유권자</w:t>
                  </w:r>
                  <w:r w:rsidR="00EB2B5F">
                    <w:rPr>
                      <w:rFonts w:cs="Times New Roman" w:hint="eastAsia"/>
                    </w:rPr>
                    <w:t>)</w:t>
                  </w:r>
                  <w:r>
                    <w:rPr>
                      <w:rFonts w:cs="Times New Roman" w:hint="eastAsia"/>
                    </w:rPr>
                    <w:t>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신탁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등기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완료</w:t>
                  </w:r>
                  <w:r w:rsidR="00EB2B5F">
                    <w:rPr>
                      <w:rFonts w:cs="Times New Roman" w:hint="eastAsia"/>
                    </w:rPr>
                    <w:t xml:space="preserve"> </w:t>
                  </w:r>
                </w:p>
              </w:tc>
            </w:tr>
            <w:tr w:rsidR="00453BEB" w14:paraId="19C86F96" w14:textId="77777777" w:rsidTr="00EB2B5F">
              <w:tc>
                <w:tcPr>
                  <w:tcW w:w="1191" w:type="dxa"/>
                  <w:shd w:val="clear" w:color="auto" w:fill="F2F2F2" w:themeFill="background1" w:themeFillShade="F2"/>
                </w:tcPr>
                <w:p w14:paraId="1831266F" w14:textId="2A43A9B5" w:rsidR="00453BEB" w:rsidRP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건물</w:t>
                  </w:r>
                </w:p>
              </w:tc>
              <w:tc>
                <w:tcPr>
                  <w:tcW w:w="2351" w:type="dxa"/>
                </w:tcPr>
                <w:p w14:paraId="309C3EED" w14:textId="411D8806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인천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연수구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송도동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 xml:space="preserve">22-8 </w:t>
                  </w:r>
                  <w:r>
                    <w:rPr>
                      <w:rFonts w:cs="Times New Roman" w:hint="eastAsia"/>
                    </w:rPr>
                    <w:t>백제원도쿄풀사이드</w:t>
                  </w:r>
                  <w:r>
                    <w:rPr>
                      <w:rFonts w:cs="Times New Roman" w:hint="eastAsia"/>
                    </w:rPr>
                    <w:t>2</w:t>
                  </w:r>
                  <w:r>
                    <w:rPr>
                      <w:rFonts w:cs="Times New Roman"/>
                    </w:rPr>
                    <w:lastRenderedPageBreak/>
                    <w:t>28</w:t>
                  </w:r>
                </w:p>
              </w:tc>
              <w:tc>
                <w:tcPr>
                  <w:tcW w:w="7072" w:type="dxa"/>
                </w:tcPr>
                <w:p w14:paraId="5F2AA2B5" w14:textId="35F54F12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lastRenderedPageBreak/>
                    <w:t>2</w:t>
                  </w:r>
                  <w:r>
                    <w:rPr>
                      <w:rFonts w:cs="Times New Roman"/>
                    </w:rPr>
                    <w:t xml:space="preserve">022. 6. 28. </w:t>
                  </w:r>
                  <w:r>
                    <w:rPr>
                      <w:rFonts w:cs="Times New Roman" w:hint="eastAsia"/>
                    </w:rPr>
                    <w:t>매매</w:t>
                  </w:r>
                </w:p>
                <w:p w14:paraId="0D128015" w14:textId="20F6C20A" w:rsidR="00453BEB" w:rsidRDefault="00453BEB" w:rsidP="00EB2B5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2022. 7. </w:t>
                  </w:r>
                  <w:r>
                    <w:rPr>
                      <w:rFonts w:cs="Times New Roman"/>
                    </w:rPr>
                    <w:t>12.</w:t>
                  </w:r>
                  <w:r>
                    <w:rPr>
                      <w:rFonts w:cs="Times New Roman" w:hint="eastAsia"/>
                    </w:rPr>
                    <w:t>자로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신영부동산신탁㈜</w:t>
                  </w:r>
                  <w:r w:rsidR="00EB2B5F">
                    <w:rPr>
                      <w:rFonts w:cs="Times New Roman" w:hint="eastAsia"/>
                    </w:rPr>
                    <w:t>(</w:t>
                  </w:r>
                  <w:r w:rsidR="00EB2B5F">
                    <w:rPr>
                      <w:rFonts w:cs="Times New Roman" w:hint="eastAsia"/>
                    </w:rPr>
                    <w:t>현재</w:t>
                  </w:r>
                  <w:r w:rsidR="00EB2B5F">
                    <w:rPr>
                      <w:rFonts w:cs="Times New Roman" w:hint="eastAsia"/>
                    </w:rPr>
                    <w:t xml:space="preserve"> </w:t>
                  </w:r>
                  <w:r w:rsidR="00EB2B5F">
                    <w:rPr>
                      <w:rFonts w:cs="Times New Roman" w:hint="eastAsia"/>
                    </w:rPr>
                    <w:t>등기부상</w:t>
                  </w:r>
                  <w:r w:rsidR="00EB2B5F">
                    <w:rPr>
                      <w:rFonts w:cs="Times New Roman" w:hint="eastAsia"/>
                    </w:rPr>
                    <w:t xml:space="preserve"> </w:t>
                  </w:r>
                  <w:r w:rsidR="00EB2B5F">
                    <w:rPr>
                      <w:rFonts w:cs="Times New Roman" w:hint="eastAsia"/>
                    </w:rPr>
                    <w:t>소유권자</w:t>
                  </w:r>
                  <w:r w:rsidR="00EB2B5F">
                    <w:rPr>
                      <w:rFonts w:cs="Times New Roman" w:hint="eastAsia"/>
                    </w:rPr>
                    <w:t>)</w:t>
                  </w:r>
                  <w:r>
                    <w:rPr>
                      <w:rFonts w:cs="Times New Roman" w:hint="eastAsia"/>
                    </w:rPr>
                    <w:t>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신탁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등기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453BEB" w14:paraId="0424BA18" w14:textId="77777777" w:rsidTr="00EB2B5F">
              <w:tc>
                <w:tcPr>
                  <w:tcW w:w="1191" w:type="dxa"/>
                  <w:shd w:val="clear" w:color="auto" w:fill="F2F2F2" w:themeFill="background1" w:themeFillShade="F2"/>
                </w:tcPr>
                <w:p w14:paraId="396D8BAF" w14:textId="23E5E364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토지</w:t>
                  </w:r>
                </w:p>
              </w:tc>
              <w:tc>
                <w:tcPr>
                  <w:tcW w:w="2351" w:type="dxa"/>
                </w:tcPr>
                <w:p w14:paraId="3A948946" w14:textId="655F7E11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충남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서산시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운산면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고산리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423-8</w:t>
                  </w:r>
                </w:p>
              </w:tc>
              <w:tc>
                <w:tcPr>
                  <w:tcW w:w="7072" w:type="dxa"/>
                </w:tcPr>
                <w:p w14:paraId="5659204D" w14:textId="77777777" w:rsidR="00453BEB" w:rsidRDefault="00453BEB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2017. 11. </w:t>
                  </w:r>
                  <w:r>
                    <w:rPr>
                      <w:rFonts w:cs="Times New Roman"/>
                    </w:rPr>
                    <w:t xml:space="preserve">20 </w:t>
                  </w:r>
                  <w:r>
                    <w:rPr>
                      <w:rFonts w:cs="Times New Roman" w:hint="eastAsia"/>
                    </w:rPr>
                    <w:t>매매</w:t>
                  </w:r>
                </w:p>
                <w:p w14:paraId="69876E3E" w14:textId="0D40A26B" w:rsidR="00453BEB" w:rsidRDefault="00EB2B5F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</w:t>
                  </w:r>
                  <w:r>
                    <w:rPr>
                      <w:rFonts w:cs="Times New Roman"/>
                    </w:rPr>
                    <w:t xml:space="preserve">3. 2. </w:t>
                  </w:r>
                  <w:r w:rsidR="00406ED6">
                    <w:rPr>
                      <w:rFonts w:cs="Times New Roman" w:hint="eastAsia"/>
                    </w:rPr>
                    <w:t>근저당권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설정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 xml:space="preserve">– </w:t>
                  </w:r>
                  <w:r w:rsidR="00406ED6">
                    <w:rPr>
                      <w:rFonts w:cs="Times New Roman" w:hint="eastAsia"/>
                    </w:rPr>
                    <w:t>㈜탑코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(</w:t>
                  </w:r>
                  <w:r w:rsidR="00406ED6">
                    <w:rPr>
                      <w:rFonts w:cs="Times New Roman" w:hint="eastAsia"/>
                    </w:rPr>
                    <w:t>채권최고액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24</w:t>
                  </w:r>
                  <w:r w:rsidR="00406ED6">
                    <w:rPr>
                      <w:rFonts w:cs="Times New Roman" w:hint="eastAsia"/>
                    </w:rPr>
                    <w:t>억원</w:t>
                  </w:r>
                  <w:r w:rsidR="00406ED6">
                    <w:rPr>
                      <w:rFonts w:cs="Times New Roman" w:hint="eastAsia"/>
                    </w:rPr>
                    <w:t>)</w:t>
                  </w:r>
                  <w:r>
                    <w:rPr>
                      <w:rStyle w:val="ad"/>
                      <w:rFonts w:cs="Times New Roman"/>
                    </w:rPr>
                    <w:footnoteReference w:id="17"/>
                  </w:r>
                </w:p>
                <w:p w14:paraId="09738343" w14:textId="5E162308" w:rsidR="00406ED6" w:rsidRDefault="00EB2B5F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</w:t>
                  </w:r>
                  <w:r>
                    <w:rPr>
                      <w:rFonts w:cs="Times New Roman"/>
                    </w:rPr>
                    <w:t xml:space="preserve">10. 6. </w:t>
                  </w:r>
                  <w:r w:rsidR="00406ED6">
                    <w:rPr>
                      <w:rFonts w:cs="Times New Roman" w:hint="eastAsia"/>
                    </w:rPr>
                    <w:t>근저당권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 xml:space="preserve">– </w:t>
                  </w:r>
                  <w:r w:rsidR="00406ED6">
                    <w:rPr>
                      <w:rFonts w:cs="Times New Roman" w:hint="eastAsia"/>
                    </w:rPr>
                    <w:t>삼성증권㈜</w:t>
                  </w:r>
                  <w:r w:rsidR="00406ED6">
                    <w:rPr>
                      <w:rFonts w:cs="Times New Roman" w:hint="eastAsia"/>
                    </w:rPr>
                    <w:t xml:space="preserve"> (</w:t>
                  </w:r>
                  <w:r w:rsidR="00406ED6">
                    <w:rPr>
                      <w:rFonts w:cs="Times New Roman" w:hint="eastAsia"/>
                    </w:rPr>
                    <w:t>채권최고액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3.6</w:t>
                  </w:r>
                  <w:r w:rsidR="00406ED6">
                    <w:rPr>
                      <w:rFonts w:cs="Times New Roman" w:hint="eastAsia"/>
                    </w:rPr>
                    <w:t>억원</w:t>
                  </w:r>
                  <w:r w:rsidR="00406ED6">
                    <w:rPr>
                      <w:rFonts w:cs="Times New Roman" w:hint="eastAsia"/>
                    </w:rPr>
                    <w:t>)</w:t>
                  </w:r>
                  <w:r>
                    <w:rPr>
                      <w:rStyle w:val="ad"/>
                      <w:rFonts w:cs="Times New Roman"/>
                    </w:rPr>
                    <w:footnoteReference w:id="18"/>
                  </w:r>
                </w:p>
                <w:p w14:paraId="408A4085" w14:textId="71077693" w:rsidR="00406ED6" w:rsidRDefault="00EB2B5F" w:rsidP="006636AC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</w:t>
                  </w:r>
                  <w:r>
                    <w:rPr>
                      <w:rFonts w:cs="Times New Roman"/>
                    </w:rPr>
                    <w:t xml:space="preserve">10. 6. </w:t>
                  </w:r>
                  <w:r w:rsidR="00406ED6">
                    <w:rPr>
                      <w:rFonts w:cs="Times New Roman" w:hint="eastAsia"/>
                    </w:rPr>
                    <w:t>근저당권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 xml:space="preserve">– </w:t>
                  </w:r>
                  <w:r w:rsidR="00406ED6">
                    <w:rPr>
                      <w:rFonts w:cs="Times New Roman" w:hint="eastAsia"/>
                    </w:rPr>
                    <w:t>미래</w:t>
                  </w:r>
                  <w:ins w:id="24" w:author="heeyang.jang" w:date="2023-03-17T12:17:00Z">
                    <w:r w:rsidR="006D0192">
                      <w:rPr>
                        <w:rFonts w:cs="Times New Roman" w:hint="eastAsia"/>
                      </w:rPr>
                      <w:t>에</w:t>
                    </w:r>
                  </w:ins>
                  <w:del w:id="25" w:author="heeyang.jang" w:date="2023-03-17T12:17:00Z">
                    <w:r w:rsidR="00406ED6" w:rsidDel="006D0192">
                      <w:rPr>
                        <w:rFonts w:cs="Times New Roman" w:hint="eastAsia"/>
                      </w:rPr>
                      <w:delText>애</w:delText>
                    </w:r>
                  </w:del>
                  <w:r w:rsidR="00406ED6">
                    <w:rPr>
                      <w:rFonts w:cs="Times New Roman" w:hint="eastAsia"/>
                    </w:rPr>
                    <w:t>셋증권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(</w:t>
                  </w:r>
                  <w:r w:rsidR="00406ED6">
                    <w:rPr>
                      <w:rFonts w:cs="Times New Roman" w:hint="eastAsia"/>
                    </w:rPr>
                    <w:t>채권최고액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1.8</w:t>
                  </w:r>
                  <w:r w:rsidR="00406ED6">
                    <w:rPr>
                      <w:rFonts w:cs="Times New Roman" w:hint="eastAsia"/>
                    </w:rPr>
                    <w:t>억원</w:t>
                  </w:r>
                  <w:r w:rsidR="00406ED6">
                    <w:rPr>
                      <w:rFonts w:cs="Times New Roman" w:hint="eastAsia"/>
                    </w:rPr>
                    <w:t xml:space="preserve">) </w:t>
                  </w:r>
                </w:p>
                <w:p w14:paraId="2076AF03" w14:textId="2A9CBFA2" w:rsidR="00406ED6" w:rsidRPr="00453BEB" w:rsidRDefault="00EB2B5F" w:rsidP="00EB2B5F">
                  <w:pPr>
                    <w:pStyle w:val="a8"/>
                    <w:wordWrap/>
                    <w:snapToGrid/>
                    <w:spacing w:line="240" w:lineRule="auto"/>
                    <w:ind w:left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</w:t>
                  </w:r>
                  <w:r>
                    <w:rPr>
                      <w:rFonts w:cs="Times New Roman"/>
                    </w:rPr>
                    <w:t xml:space="preserve">10. 6. </w:t>
                  </w:r>
                  <w:r w:rsidR="00406ED6">
                    <w:rPr>
                      <w:rFonts w:cs="Times New Roman" w:hint="eastAsia"/>
                    </w:rPr>
                    <w:t>근저당권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 xml:space="preserve">– </w:t>
                  </w:r>
                  <w:r w:rsidR="00406ED6">
                    <w:rPr>
                      <w:rFonts w:cs="Times New Roman" w:hint="eastAsia"/>
                    </w:rPr>
                    <w:t>미래에셋증권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(</w:t>
                  </w:r>
                  <w:r w:rsidR="00406ED6">
                    <w:rPr>
                      <w:rFonts w:cs="Times New Roman" w:hint="eastAsia"/>
                    </w:rPr>
                    <w:t>채권최고액</w:t>
                  </w:r>
                  <w:r w:rsidR="00406ED6">
                    <w:rPr>
                      <w:rFonts w:cs="Times New Roman" w:hint="eastAsia"/>
                    </w:rPr>
                    <w:t xml:space="preserve"> </w:t>
                  </w:r>
                  <w:r w:rsidR="00406ED6">
                    <w:rPr>
                      <w:rFonts w:cs="Times New Roman"/>
                    </w:rPr>
                    <w:t>6</w:t>
                  </w:r>
                  <w:r w:rsidR="00406ED6">
                    <w:rPr>
                      <w:rFonts w:cs="Times New Roman" w:hint="eastAsia"/>
                    </w:rPr>
                    <w:t>천만원</w:t>
                  </w:r>
                  <w:r w:rsidR="00406ED6">
                    <w:rPr>
                      <w:rFonts w:cs="Times New Roman" w:hint="eastAsia"/>
                    </w:rPr>
                    <w:t>)</w:t>
                  </w:r>
                </w:p>
              </w:tc>
            </w:tr>
          </w:tbl>
          <w:p w14:paraId="34FF78DB" w14:textId="44D604B4" w:rsidR="006636AC" w:rsidRPr="007B127B" w:rsidRDefault="006636AC" w:rsidP="006636AC">
            <w:pPr>
              <w:pStyle w:val="a8"/>
              <w:wordWrap/>
              <w:snapToGrid/>
              <w:spacing w:before="120" w:after="120" w:line="360" w:lineRule="exact"/>
              <w:ind w:left="431"/>
              <w:rPr>
                <w:rFonts w:cs="Times New Roman"/>
              </w:rPr>
            </w:pPr>
          </w:p>
        </w:tc>
      </w:tr>
    </w:tbl>
    <w:p w14:paraId="401665EB" w14:textId="3B86285F" w:rsidR="00F96679" w:rsidRPr="002356FC" w:rsidRDefault="0003011F" w:rsidP="007B127B">
      <w:pPr>
        <w:widowControl/>
        <w:wordWrap/>
        <w:autoSpaceDN/>
        <w:adjustRightInd/>
        <w:snapToGrid/>
        <w:spacing w:line="240" w:lineRule="auto"/>
        <w:rPr>
          <w:rFonts w:cs="Times New Roman"/>
        </w:rPr>
      </w:pPr>
      <w:r w:rsidRPr="002356FC">
        <w:rPr>
          <w:rFonts w:cs="Times New Roman"/>
        </w:rPr>
        <w:lastRenderedPageBreak/>
        <w:br w:type="page"/>
      </w:r>
    </w:p>
    <w:p w14:paraId="311F4876" w14:textId="24C78F38" w:rsidR="007A3C4A" w:rsidRPr="002356FC" w:rsidRDefault="006E6453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ascii="Times New Roman" w:hAnsi="Times New Roman" w:cs="Times New Roman"/>
        </w:rPr>
      </w:pPr>
      <w:bookmarkStart w:id="26" w:name="_Toc129603767"/>
      <w:r w:rsidRPr="002356FC">
        <w:rPr>
          <w:rFonts w:ascii="Times New Roman" w:hAnsi="Times New Roman" w:cs="Times New Roman"/>
        </w:rPr>
        <w:lastRenderedPageBreak/>
        <w:t>영업계약</w:t>
      </w:r>
      <w:bookmarkEnd w:id="26"/>
    </w:p>
    <w:tbl>
      <w:tblPr>
        <w:tblW w:w="14060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425"/>
        <w:gridCol w:w="11225"/>
      </w:tblGrid>
      <w:tr w:rsidR="00E8603D" w:rsidRPr="002356FC" w14:paraId="75357D37" w14:textId="77777777" w:rsidTr="001229B7">
        <w:trPr>
          <w:trHeight w:val="559"/>
        </w:trPr>
        <w:tc>
          <w:tcPr>
            <w:tcW w:w="2410" w:type="dxa"/>
            <w:shd w:val="clear" w:color="auto" w:fill="auto"/>
            <w:tcMar>
              <w:top w:w="85" w:type="dxa"/>
              <w:bottom w:w="85" w:type="dxa"/>
            </w:tcMar>
          </w:tcPr>
          <w:p w14:paraId="182BB2F5" w14:textId="1CF3474F" w:rsidR="00E8603D" w:rsidRPr="002356FC" w:rsidRDefault="00E8603D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t>영업계약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개관</w:t>
            </w:r>
          </w:p>
        </w:tc>
        <w:tc>
          <w:tcPr>
            <w:tcW w:w="425" w:type="dxa"/>
            <w:shd w:val="clear" w:color="auto" w:fill="auto"/>
            <w:tcMar>
              <w:top w:w="85" w:type="dxa"/>
              <w:bottom w:w="85" w:type="dxa"/>
            </w:tcMar>
          </w:tcPr>
          <w:p w14:paraId="5F7D1D8B" w14:textId="77777777" w:rsidR="00E8603D" w:rsidRPr="00591069" w:rsidRDefault="00E8603D" w:rsidP="007B127B">
            <w:pPr>
              <w:wordWrap/>
              <w:snapToGrid/>
              <w:spacing w:line="240" w:lineRule="auto"/>
              <w:rPr>
                <w:rFonts w:cs="Times New Roman"/>
                <w:highlight w:val="green"/>
              </w:rPr>
            </w:pPr>
          </w:p>
        </w:tc>
        <w:tc>
          <w:tcPr>
            <w:tcW w:w="11225" w:type="dxa"/>
            <w:shd w:val="clear" w:color="auto" w:fill="auto"/>
            <w:tcMar>
              <w:top w:w="85" w:type="dxa"/>
              <w:bottom w:w="85" w:type="dxa"/>
            </w:tcMar>
          </w:tcPr>
          <w:p w14:paraId="66C8C04A" w14:textId="6A1FCF2A" w:rsidR="00BB4625" w:rsidRPr="00734492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734492">
              <w:rPr>
                <w:rFonts w:cs="Times New Roman"/>
              </w:rPr>
              <w:t>대상회사의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사업은</w:t>
            </w:r>
            <w:r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크게</w:t>
            </w:r>
            <w:r w:rsidR="00BB4625" w:rsidRPr="00734492">
              <w:rPr>
                <w:rFonts w:cs="Times New Roman"/>
              </w:rPr>
              <w:t xml:space="preserve"> (1) </w:t>
            </w:r>
            <w:r w:rsidR="00BB4625" w:rsidRPr="00734492">
              <w:rPr>
                <w:rFonts w:cs="Times New Roman"/>
              </w:rPr>
              <w:t>외식사업</w:t>
            </w:r>
            <w:r w:rsidR="00BB4625" w:rsidRPr="00734492">
              <w:rPr>
                <w:rFonts w:cs="Times New Roman"/>
              </w:rPr>
              <w:t xml:space="preserve">, (2) </w:t>
            </w:r>
            <w:r w:rsidR="00BB4625" w:rsidRPr="00734492">
              <w:rPr>
                <w:rFonts w:cs="Times New Roman"/>
              </w:rPr>
              <w:t>가맹사업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및</w:t>
            </w:r>
            <w:r w:rsidR="00BB4625" w:rsidRPr="00734492">
              <w:rPr>
                <w:rFonts w:cs="Times New Roman"/>
              </w:rPr>
              <w:t xml:space="preserve"> (3) HMR </w:t>
            </w:r>
            <w:r w:rsidR="00BB4625" w:rsidRPr="00734492">
              <w:rPr>
                <w:rFonts w:cs="Times New Roman"/>
              </w:rPr>
              <w:t>사업부로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구분되며</w:t>
            </w:r>
            <w:r w:rsidR="00BB4625" w:rsidRPr="00734492">
              <w:rPr>
                <w:rFonts w:cs="Times New Roman"/>
              </w:rPr>
              <w:t xml:space="preserve">, </w:t>
            </w:r>
            <w:r w:rsidR="00BB4625" w:rsidRPr="00734492">
              <w:rPr>
                <w:rFonts w:cs="Times New Roman"/>
              </w:rPr>
              <w:t>각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사업의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주요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내용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및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특징은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아래와</w:t>
            </w:r>
            <w:r w:rsidR="00BB4625" w:rsidRPr="00734492">
              <w:rPr>
                <w:rFonts w:cs="Times New Roman"/>
              </w:rPr>
              <w:t xml:space="preserve"> </w:t>
            </w:r>
            <w:r w:rsidR="00BB4625" w:rsidRPr="00734492">
              <w:rPr>
                <w:rFonts w:cs="Times New Roman"/>
              </w:rPr>
              <w:t>같음</w:t>
            </w:r>
            <w:r w:rsidR="00BB4625" w:rsidRPr="00734492">
              <w:rPr>
                <w:rFonts w:cs="Times New Roman"/>
              </w:rPr>
              <w:t>.</w:t>
            </w:r>
            <w:r w:rsidR="00684271">
              <w:rPr>
                <w:rFonts w:cs="Times New Roman"/>
              </w:rPr>
              <w:t xml:space="preserve"> </w:t>
            </w:r>
          </w:p>
          <w:p w14:paraId="59347F24" w14:textId="77777777" w:rsidR="00BB4625" w:rsidRPr="00734492" w:rsidRDefault="00BB4625" w:rsidP="00A62FE1">
            <w:pPr>
              <w:wordWrap/>
              <w:snapToGrid/>
              <w:spacing w:before="120" w:after="120" w:line="360" w:lineRule="exact"/>
              <w:rPr>
                <w:rFonts w:cs="Times New Roman"/>
              </w:rPr>
            </w:pPr>
          </w:p>
          <w:p w14:paraId="1BA39930" w14:textId="2AECA012" w:rsidR="00BB4625" w:rsidRPr="00734492" w:rsidRDefault="00BB4625" w:rsidP="00A62FE1">
            <w:pPr>
              <w:pStyle w:val="a8"/>
              <w:numPr>
                <w:ilvl w:val="0"/>
                <w:numId w:val="21"/>
              </w:numPr>
              <w:wordWrap/>
              <w:snapToGrid/>
              <w:spacing w:before="120" w:after="120" w:line="360" w:lineRule="exact"/>
              <w:ind w:left="422"/>
              <w:rPr>
                <w:rFonts w:cs="Times New Roman"/>
                <w:b/>
              </w:rPr>
            </w:pPr>
            <w:r w:rsidRPr="00734492">
              <w:rPr>
                <w:rFonts w:cs="Times New Roman"/>
                <w:b/>
              </w:rPr>
              <w:t>외식사업</w:t>
            </w:r>
          </w:p>
          <w:p w14:paraId="038D2F58" w14:textId="014CE6DE" w:rsidR="00D66BB2" w:rsidRPr="00734492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734492">
              <w:rPr>
                <w:rFonts w:cs="Times New Roman"/>
              </w:rPr>
              <w:t>백제원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도쿄하나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한라담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등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직영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파인다이닝</w:t>
            </w:r>
            <w:r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레스토랑을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운영ㆍ관리함</w:t>
            </w:r>
            <w:r w:rsidR="00D6286C" w:rsidRPr="00734492">
              <w:rPr>
                <w:rFonts w:cs="Times New Roman"/>
              </w:rPr>
              <w:t xml:space="preserve">. </w:t>
            </w:r>
            <w:r w:rsidR="00D6286C" w:rsidRPr="00734492">
              <w:rPr>
                <w:rFonts w:cs="Times New Roman"/>
              </w:rPr>
              <w:t>전국적으로</w:t>
            </w:r>
            <w:r w:rsidR="00D6286C" w:rsidRPr="00734492">
              <w:rPr>
                <w:rFonts w:cs="Times New Roman"/>
              </w:rPr>
              <w:t xml:space="preserve"> </w:t>
            </w:r>
            <w:r w:rsidR="0035309F" w:rsidRPr="00734492">
              <w:rPr>
                <w:rFonts w:cs="Times New Roman"/>
              </w:rPr>
              <w:t>9</w:t>
            </w:r>
            <w:r w:rsidR="00D6286C" w:rsidRPr="00734492">
              <w:rPr>
                <w:rFonts w:cs="Times New Roman"/>
              </w:rPr>
              <w:t>개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브랜드</w:t>
            </w:r>
            <w:r w:rsidR="00D6286C" w:rsidRPr="00734492">
              <w:rPr>
                <w:rFonts w:cs="Times New Roman"/>
              </w:rPr>
              <w:t xml:space="preserve">, </w:t>
            </w:r>
            <w:r w:rsidR="007161F0" w:rsidRPr="00734492">
              <w:rPr>
                <w:rFonts w:cs="Times New Roman"/>
              </w:rPr>
              <w:t>30</w:t>
            </w:r>
            <w:r w:rsidR="00D6286C" w:rsidRPr="00734492">
              <w:rPr>
                <w:rFonts w:cs="Times New Roman"/>
              </w:rPr>
              <w:t>개</w:t>
            </w:r>
            <w:r w:rsidR="007161F0" w:rsidRPr="00734492">
              <w:rPr>
                <w:rFonts w:cs="Times New Roman" w:hint="eastAsia"/>
              </w:rPr>
              <w:t>(2022</w:t>
            </w:r>
            <w:r w:rsidR="007161F0" w:rsidRPr="00734492">
              <w:rPr>
                <w:rFonts w:cs="Times New Roman" w:hint="eastAsia"/>
              </w:rPr>
              <w:t>년</w:t>
            </w:r>
            <w:r w:rsidR="007161F0" w:rsidRPr="00734492">
              <w:rPr>
                <w:rFonts w:cs="Times New Roman" w:hint="eastAsia"/>
              </w:rPr>
              <w:t xml:space="preserve"> </w:t>
            </w:r>
            <w:r w:rsidR="007161F0" w:rsidRPr="00734492">
              <w:rPr>
                <w:rFonts w:cs="Times New Roman"/>
              </w:rPr>
              <w:t>3</w:t>
            </w:r>
            <w:r w:rsidR="007161F0" w:rsidRPr="00734492">
              <w:rPr>
                <w:rFonts w:cs="Times New Roman" w:hint="eastAsia"/>
              </w:rPr>
              <w:t>분기</w:t>
            </w:r>
            <w:r w:rsidR="007161F0" w:rsidRPr="00734492">
              <w:rPr>
                <w:rFonts w:cs="Times New Roman" w:hint="eastAsia"/>
              </w:rPr>
              <w:t xml:space="preserve"> </w:t>
            </w:r>
            <w:r w:rsidR="007161F0" w:rsidRPr="00734492">
              <w:rPr>
                <w:rFonts w:cs="Times New Roman" w:hint="eastAsia"/>
              </w:rPr>
              <w:t>기준</w:t>
            </w:r>
            <w:r w:rsidR="007161F0" w:rsidRPr="00734492">
              <w:rPr>
                <w:rFonts w:cs="Times New Roman" w:hint="eastAsia"/>
              </w:rPr>
              <w:t>)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영업점을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운영하고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있음</w:t>
            </w:r>
            <w:r w:rsidR="00D6286C" w:rsidRPr="00734492">
              <w:rPr>
                <w:rFonts w:cs="Times New Roman"/>
              </w:rPr>
              <w:t xml:space="preserve">. </w:t>
            </w:r>
          </w:p>
          <w:p w14:paraId="1AEBEEA3" w14:textId="2DB2BB7A" w:rsidR="00D6286C" w:rsidRPr="00734492" w:rsidRDefault="00D6286C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734492">
              <w:rPr>
                <w:rFonts w:cs="Times New Roman"/>
              </w:rPr>
              <w:t>매출은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주로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고객이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지불하는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식음료대로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발생하며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주요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계약관계로는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원재료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매입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관련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식재료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구매계약과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물류계약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각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영업점의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부동산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임대차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계약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등을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보유하고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있음</w:t>
            </w:r>
            <w:r w:rsidRPr="00734492">
              <w:rPr>
                <w:rFonts w:cs="Times New Roman"/>
              </w:rPr>
              <w:t>.</w:t>
            </w:r>
          </w:p>
          <w:p w14:paraId="3CCF126F" w14:textId="77777777" w:rsidR="00D66BB2" w:rsidRPr="00734492" w:rsidRDefault="00D66BB2" w:rsidP="00A62FE1">
            <w:pPr>
              <w:wordWrap/>
              <w:snapToGrid/>
              <w:spacing w:before="120" w:after="120" w:line="360" w:lineRule="exact"/>
              <w:rPr>
                <w:rFonts w:cs="Times New Roman"/>
              </w:rPr>
            </w:pPr>
          </w:p>
          <w:p w14:paraId="02E4AA89" w14:textId="7C4DE008" w:rsidR="00D66BB2" w:rsidRPr="00734492" w:rsidRDefault="00D66BB2" w:rsidP="00A62FE1">
            <w:pPr>
              <w:pStyle w:val="a8"/>
              <w:numPr>
                <w:ilvl w:val="0"/>
                <w:numId w:val="21"/>
              </w:numPr>
              <w:wordWrap/>
              <w:snapToGrid/>
              <w:spacing w:before="120" w:after="120" w:line="360" w:lineRule="exact"/>
              <w:ind w:left="422"/>
              <w:rPr>
                <w:rFonts w:cs="Times New Roman"/>
                <w:b/>
              </w:rPr>
            </w:pPr>
            <w:r w:rsidRPr="00734492">
              <w:rPr>
                <w:rFonts w:cs="Times New Roman"/>
                <w:b/>
              </w:rPr>
              <w:t>가맹사업</w:t>
            </w:r>
          </w:p>
          <w:p w14:paraId="6A3BD4E2" w14:textId="451D968A" w:rsidR="00D66BB2" w:rsidRPr="00734492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734492">
              <w:rPr>
                <w:rFonts w:cs="Times New Roman"/>
              </w:rPr>
              <w:t>신마포갈매기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연안식당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고래식당</w:t>
            </w:r>
            <w:r w:rsidR="0035309F" w:rsidRPr="00734492">
              <w:rPr>
                <w:rFonts w:cs="Times New Roman" w:hint="eastAsia"/>
              </w:rPr>
              <w:t xml:space="preserve">, </w:t>
            </w:r>
            <w:r w:rsidR="0035309F" w:rsidRPr="00734492">
              <w:rPr>
                <w:rFonts w:cs="Times New Roman" w:hint="eastAsia"/>
              </w:rPr>
              <w:t>고래감자탕</w:t>
            </w:r>
            <w:r w:rsidR="0035309F" w:rsidRPr="00734492">
              <w:rPr>
                <w:rFonts w:cs="Times New Roman" w:hint="eastAsia"/>
              </w:rPr>
              <w:t xml:space="preserve"> </w:t>
            </w:r>
            <w:r w:rsidR="0035309F" w:rsidRPr="00734492">
              <w:rPr>
                <w:rFonts w:cs="Times New Roman" w:hint="eastAsia"/>
              </w:rPr>
              <w:t>등</w:t>
            </w:r>
            <w:r w:rsidR="0035309F" w:rsidRPr="00734492">
              <w:rPr>
                <w:rFonts w:cs="Times New Roman" w:hint="eastAsia"/>
              </w:rPr>
              <w:t xml:space="preserve"> </w:t>
            </w:r>
            <w:r w:rsidR="0035309F" w:rsidRPr="00734492">
              <w:rPr>
                <w:rFonts w:cs="Times New Roman"/>
              </w:rPr>
              <w:t>4</w:t>
            </w:r>
            <w:r w:rsidR="00D6286C" w:rsidRPr="00734492">
              <w:rPr>
                <w:rFonts w:cs="Times New Roman"/>
              </w:rPr>
              <w:t>개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가맹</w:t>
            </w:r>
            <w:r w:rsidR="00D6286C" w:rsidRPr="00734492">
              <w:rPr>
                <w:rFonts w:cs="Times New Roman"/>
              </w:rPr>
              <w:t>/</w:t>
            </w:r>
            <w:r w:rsidR="00D6286C" w:rsidRPr="00734492">
              <w:rPr>
                <w:rFonts w:cs="Times New Roman"/>
              </w:rPr>
              <w:t>프랜차이즈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브랜드를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운영하고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있는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가맹본부로서</w:t>
            </w:r>
            <w:r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전국적으로</w:t>
            </w:r>
            <w:r w:rsidR="00D6286C" w:rsidRPr="00734492">
              <w:rPr>
                <w:rFonts w:cs="Times New Roman"/>
              </w:rPr>
              <w:t xml:space="preserve"> </w:t>
            </w:r>
            <w:r w:rsidR="00880B65">
              <w:rPr>
                <w:rFonts w:cs="Times New Roman"/>
              </w:rPr>
              <w:t>204</w:t>
            </w:r>
            <w:r w:rsidR="00D6286C" w:rsidRPr="00734492">
              <w:rPr>
                <w:rFonts w:cs="Times New Roman"/>
              </w:rPr>
              <w:t>개</w:t>
            </w:r>
            <w:r w:rsidR="00880B65">
              <w:rPr>
                <w:rFonts w:cs="Times New Roman" w:hint="eastAsia"/>
              </w:rPr>
              <w:t xml:space="preserve">, </w:t>
            </w:r>
            <w:r w:rsidR="00880B65">
              <w:rPr>
                <w:rFonts w:cs="Times New Roman" w:hint="eastAsia"/>
              </w:rPr>
              <w:t>해외</w:t>
            </w:r>
            <w:r w:rsidR="00880B65">
              <w:rPr>
                <w:rFonts w:cs="Times New Roman" w:hint="eastAsia"/>
              </w:rPr>
              <w:t xml:space="preserve"> </w:t>
            </w:r>
            <w:r w:rsidR="00880B65">
              <w:rPr>
                <w:rFonts w:cs="Times New Roman"/>
              </w:rPr>
              <w:t>36</w:t>
            </w:r>
            <w:r w:rsidR="00880B65">
              <w:rPr>
                <w:rFonts w:cs="Times New Roman" w:hint="eastAsia"/>
              </w:rPr>
              <w:t>개</w:t>
            </w:r>
            <w:r w:rsidR="00995BED" w:rsidRPr="00734492">
              <w:rPr>
                <w:rFonts w:cs="Times New Roman" w:hint="eastAsia"/>
              </w:rPr>
              <w:t>(2022</w:t>
            </w:r>
            <w:r w:rsidR="00995BED" w:rsidRPr="00734492">
              <w:rPr>
                <w:rFonts w:cs="Times New Roman" w:hint="eastAsia"/>
              </w:rPr>
              <w:t>년</w:t>
            </w:r>
            <w:r w:rsidR="00995BED" w:rsidRPr="00734492">
              <w:rPr>
                <w:rFonts w:cs="Times New Roman" w:hint="eastAsia"/>
              </w:rPr>
              <w:t xml:space="preserve"> </w:t>
            </w:r>
            <w:r w:rsidR="00995BED" w:rsidRPr="00734492">
              <w:rPr>
                <w:rFonts w:cs="Times New Roman"/>
              </w:rPr>
              <w:t>3</w:t>
            </w:r>
            <w:r w:rsidR="00995BED" w:rsidRPr="00734492">
              <w:rPr>
                <w:rFonts w:cs="Times New Roman" w:hint="eastAsia"/>
              </w:rPr>
              <w:t>분기</w:t>
            </w:r>
            <w:r w:rsidR="00995BED" w:rsidRPr="00734492">
              <w:rPr>
                <w:rFonts w:cs="Times New Roman" w:hint="eastAsia"/>
              </w:rPr>
              <w:t xml:space="preserve"> </w:t>
            </w:r>
            <w:r w:rsidR="00995BED" w:rsidRPr="00734492">
              <w:rPr>
                <w:rFonts w:cs="Times New Roman" w:hint="eastAsia"/>
              </w:rPr>
              <w:t>기준</w:t>
            </w:r>
            <w:r w:rsidR="00995BED" w:rsidRPr="00734492">
              <w:rPr>
                <w:rFonts w:cs="Times New Roman" w:hint="eastAsia"/>
              </w:rPr>
              <w:t>)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가맹점을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보유하고</w:t>
            </w:r>
            <w:r w:rsidR="00D6286C" w:rsidRPr="00734492">
              <w:rPr>
                <w:rFonts w:cs="Times New Roman"/>
              </w:rPr>
              <w:t xml:space="preserve"> </w:t>
            </w:r>
            <w:r w:rsidR="00D6286C" w:rsidRPr="00734492">
              <w:rPr>
                <w:rFonts w:cs="Times New Roman"/>
              </w:rPr>
              <w:t>있음</w:t>
            </w:r>
            <w:r w:rsidR="00D6286C" w:rsidRPr="00734492">
              <w:rPr>
                <w:rFonts w:cs="Times New Roman"/>
              </w:rPr>
              <w:t xml:space="preserve">. </w:t>
            </w:r>
          </w:p>
          <w:p w14:paraId="5694FD1B" w14:textId="1D128317" w:rsidR="00D66BB2" w:rsidRPr="00734492" w:rsidRDefault="00D6286C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734492">
              <w:rPr>
                <w:rFonts w:cs="Times New Roman"/>
              </w:rPr>
              <w:t>주요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계약관계로는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가맹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점주들과의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가맹계약서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식재료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구매계약과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물류계약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등을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보유하고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있음</w:t>
            </w:r>
            <w:r w:rsidRPr="00734492">
              <w:rPr>
                <w:rFonts w:cs="Times New Roman"/>
              </w:rPr>
              <w:t>.</w:t>
            </w:r>
          </w:p>
          <w:p w14:paraId="58AFECE8" w14:textId="6AE36DDD" w:rsidR="00D6286C" w:rsidRPr="00734492" w:rsidRDefault="00D6286C" w:rsidP="00A62FE1">
            <w:pPr>
              <w:wordWrap/>
              <w:snapToGrid/>
              <w:spacing w:before="120" w:after="120" w:line="360" w:lineRule="exact"/>
              <w:ind w:left="28"/>
              <w:rPr>
                <w:rFonts w:cs="Times New Roman"/>
              </w:rPr>
            </w:pPr>
          </w:p>
          <w:p w14:paraId="511462A1" w14:textId="7B1F1926" w:rsidR="00D66BB2" w:rsidRPr="00734492" w:rsidRDefault="00D66BB2" w:rsidP="00A62FE1">
            <w:pPr>
              <w:pStyle w:val="a8"/>
              <w:numPr>
                <w:ilvl w:val="0"/>
                <w:numId w:val="21"/>
              </w:numPr>
              <w:wordWrap/>
              <w:snapToGrid/>
              <w:spacing w:before="120" w:after="120" w:line="360" w:lineRule="exact"/>
              <w:ind w:left="422"/>
              <w:rPr>
                <w:rFonts w:cs="Times New Roman"/>
                <w:b/>
              </w:rPr>
            </w:pPr>
            <w:r w:rsidRPr="00734492">
              <w:rPr>
                <w:rFonts w:cs="Times New Roman"/>
                <w:b/>
              </w:rPr>
              <w:t>HMR</w:t>
            </w:r>
            <w:r w:rsidR="00207D46">
              <w:rPr>
                <w:rFonts w:cs="Times New Roman"/>
                <w:b/>
              </w:rPr>
              <w:t xml:space="preserve"> </w:t>
            </w:r>
            <w:r w:rsidRPr="00734492">
              <w:rPr>
                <w:rFonts w:cs="Times New Roman"/>
                <w:b/>
              </w:rPr>
              <w:t>(</w:t>
            </w:r>
            <w:r w:rsidR="00CD7A22" w:rsidRPr="00734492">
              <w:rPr>
                <w:rFonts w:cs="Times New Roman"/>
                <w:b/>
              </w:rPr>
              <w:t>Home Meal Replacement</w:t>
            </w:r>
            <w:r w:rsidRPr="00734492">
              <w:rPr>
                <w:rFonts w:cs="Times New Roman"/>
                <w:b/>
              </w:rPr>
              <w:t xml:space="preserve">) </w:t>
            </w:r>
            <w:r w:rsidRPr="00734492">
              <w:rPr>
                <w:rFonts w:cs="Times New Roman"/>
                <w:b/>
              </w:rPr>
              <w:t>사업</w:t>
            </w:r>
          </w:p>
          <w:p w14:paraId="6E2665E5" w14:textId="41EE3D68" w:rsidR="00734492" w:rsidRPr="00734492" w:rsidRDefault="00D6286C" w:rsidP="00734492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734492">
              <w:rPr>
                <w:rFonts w:cs="Times New Roman"/>
              </w:rPr>
              <w:t>또한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코로나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이후</w:t>
            </w:r>
            <w:r w:rsidRPr="00734492">
              <w:rPr>
                <w:rFonts w:cs="Times New Roman"/>
              </w:rPr>
              <w:t xml:space="preserve"> Meal Kit </w:t>
            </w:r>
            <w:r w:rsidRPr="00734492">
              <w:rPr>
                <w:rFonts w:cs="Times New Roman"/>
              </w:rPr>
              <w:t>등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반가공조리식품에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대한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수요가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크게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늘면서</w:t>
            </w:r>
            <w:r w:rsidRPr="00734492">
              <w:rPr>
                <w:rFonts w:cs="Times New Roman"/>
              </w:rPr>
              <w:t xml:space="preserve">, </w:t>
            </w:r>
            <w:r w:rsidRPr="00734492">
              <w:rPr>
                <w:rFonts w:cs="Times New Roman"/>
              </w:rPr>
              <w:t>대상회사가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보유하고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있는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직영</w:t>
            </w:r>
            <w:r w:rsidRPr="00734492">
              <w:rPr>
                <w:rFonts w:cs="Times New Roman"/>
              </w:rPr>
              <w:t>/</w:t>
            </w:r>
            <w:r w:rsidRPr="00734492">
              <w:rPr>
                <w:rFonts w:cs="Times New Roman"/>
              </w:rPr>
              <w:t>가맹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브랜드의</w:t>
            </w:r>
            <w:r w:rsidRPr="00734492">
              <w:rPr>
                <w:rFonts w:cs="Times New Roman"/>
              </w:rPr>
              <w:t xml:space="preserve"> </w:t>
            </w:r>
            <w:r w:rsidRPr="00734492">
              <w:rPr>
                <w:rFonts w:cs="Times New Roman"/>
              </w:rPr>
              <w:t>제품을</w:t>
            </w:r>
            <w:r w:rsidRPr="00734492">
              <w:rPr>
                <w:rFonts w:cs="Times New Roman"/>
              </w:rPr>
              <w:t xml:space="preserve"> </w:t>
            </w:r>
            <w:r w:rsidR="00635F03" w:rsidRPr="00734492">
              <w:rPr>
                <w:rFonts w:cs="Times New Roman"/>
              </w:rPr>
              <w:t>마켓컬리</w:t>
            </w:r>
            <w:r w:rsidR="00635F03" w:rsidRPr="00734492">
              <w:rPr>
                <w:rFonts w:cs="Times New Roman"/>
              </w:rPr>
              <w:t xml:space="preserve">, </w:t>
            </w:r>
            <w:r w:rsidR="00635F03" w:rsidRPr="00207D46">
              <w:rPr>
                <w:rFonts w:cs="Times New Roman"/>
              </w:rPr>
              <w:t>GS</w:t>
            </w:r>
            <w:r w:rsidR="00635F03" w:rsidRPr="00207D46">
              <w:rPr>
                <w:rFonts w:cs="Times New Roman"/>
              </w:rPr>
              <w:t>리테일</w:t>
            </w:r>
            <w:r w:rsidR="00635F03" w:rsidRPr="00207D46">
              <w:rPr>
                <w:rFonts w:cs="Times New Roman"/>
              </w:rPr>
              <w:t>, SSG</w:t>
            </w:r>
            <w:r w:rsidR="00635F03" w:rsidRPr="00207D46">
              <w:rPr>
                <w:rFonts w:cs="Times New Roman"/>
              </w:rPr>
              <w:t>닷컴</w:t>
            </w:r>
            <w:r w:rsidR="00635F03" w:rsidRPr="00207D46">
              <w:rPr>
                <w:rFonts w:cs="Times New Roman"/>
              </w:rPr>
              <w:t xml:space="preserve"> </w:t>
            </w:r>
            <w:r w:rsidR="00635F03" w:rsidRPr="00207D46">
              <w:rPr>
                <w:rFonts w:cs="Times New Roman"/>
              </w:rPr>
              <w:t>등</w:t>
            </w:r>
            <w:r w:rsidR="00635F03" w:rsidRPr="00734492" w:rsidDel="00D6286C">
              <w:rPr>
                <w:rFonts w:cs="Times New Roman"/>
              </w:rPr>
              <w:t xml:space="preserve"> </w:t>
            </w:r>
            <w:r w:rsidR="00E8603D" w:rsidRPr="00734492">
              <w:rPr>
                <w:rFonts w:cs="Times New Roman"/>
              </w:rPr>
              <w:t>온라인플랫폼</w:t>
            </w:r>
            <w:r w:rsidR="00E8603D" w:rsidRPr="00734492">
              <w:rPr>
                <w:rFonts w:cs="Times New Roman"/>
              </w:rPr>
              <w:t xml:space="preserve"> </w:t>
            </w:r>
            <w:r w:rsidR="00E8603D" w:rsidRPr="00734492">
              <w:rPr>
                <w:rFonts w:cs="Times New Roman"/>
              </w:rPr>
              <w:t>채널을</w:t>
            </w:r>
            <w:r w:rsidR="00E8603D" w:rsidRPr="00734492">
              <w:rPr>
                <w:rFonts w:cs="Times New Roman"/>
              </w:rPr>
              <w:t xml:space="preserve"> </w:t>
            </w:r>
            <w:r w:rsidR="00E8603D" w:rsidRPr="00734492">
              <w:rPr>
                <w:rFonts w:cs="Times New Roman"/>
              </w:rPr>
              <w:t>통해</w:t>
            </w:r>
            <w:r w:rsidR="00E8603D" w:rsidRPr="00734492">
              <w:rPr>
                <w:rFonts w:cs="Times New Roman"/>
              </w:rPr>
              <w:t xml:space="preserve"> </w:t>
            </w:r>
            <w:r w:rsidR="00E8603D" w:rsidRPr="00734492">
              <w:rPr>
                <w:rFonts w:cs="Times New Roman"/>
              </w:rPr>
              <w:t>판매하는</w:t>
            </w:r>
            <w:r w:rsidR="00E8603D" w:rsidRPr="00734492">
              <w:rPr>
                <w:rFonts w:cs="Times New Roman"/>
              </w:rPr>
              <w:t xml:space="preserve"> </w:t>
            </w:r>
            <w:r w:rsidR="00CD7A22" w:rsidRPr="00734492">
              <w:rPr>
                <w:rFonts w:cs="Times New Roman"/>
              </w:rPr>
              <w:t>HMR</w:t>
            </w:r>
            <w:r w:rsidR="00E8603D" w:rsidRPr="00734492">
              <w:rPr>
                <w:rFonts w:cs="Times New Roman"/>
              </w:rPr>
              <w:t xml:space="preserve"> </w:t>
            </w:r>
            <w:r w:rsidR="00E8603D" w:rsidRPr="00734492">
              <w:rPr>
                <w:rFonts w:cs="Times New Roman"/>
              </w:rPr>
              <w:t>사업</w:t>
            </w:r>
            <w:r w:rsidR="00D66BB2" w:rsidRPr="00734492">
              <w:rPr>
                <w:rFonts w:cs="Times New Roman"/>
              </w:rPr>
              <w:t>을</w:t>
            </w:r>
            <w:r w:rsidR="00D66BB2" w:rsidRPr="00734492">
              <w:rPr>
                <w:rFonts w:cs="Times New Roman"/>
              </w:rPr>
              <w:t xml:space="preserve"> </w:t>
            </w:r>
            <w:r w:rsidR="00D66BB2" w:rsidRPr="00734492">
              <w:rPr>
                <w:rFonts w:cs="Times New Roman"/>
              </w:rPr>
              <w:t>운영</w:t>
            </w:r>
            <w:r w:rsidR="00D66BB2" w:rsidRPr="00734492">
              <w:rPr>
                <w:rFonts w:cs="Times New Roman"/>
              </w:rPr>
              <w:t xml:space="preserve"> </w:t>
            </w:r>
            <w:r w:rsidR="00D66BB2" w:rsidRPr="00734492">
              <w:rPr>
                <w:rFonts w:cs="Times New Roman"/>
              </w:rPr>
              <w:t>중에</w:t>
            </w:r>
            <w:r w:rsidR="00D66BB2" w:rsidRPr="00734492">
              <w:rPr>
                <w:rFonts w:cs="Times New Roman"/>
              </w:rPr>
              <w:t xml:space="preserve"> </w:t>
            </w:r>
            <w:r w:rsidR="00D66BB2" w:rsidRPr="00734492">
              <w:rPr>
                <w:rFonts w:cs="Times New Roman"/>
              </w:rPr>
              <w:t>있음</w:t>
            </w:r>
            <w:r w:rsidR="00734492" w:rsidRPr="00734492">
              <w:rPr>
                <w:rFonts w:cs="Times New Roman"/>
              </w:rPr>
              <w:t>.</w:t>
            </w:r>
            <w:r w:rsidR="00842021">
              <w:rPr>
                <w:rFonts w:cs="Times New Roman"/>
              </w:rPr>
              <w:t xml:space="preserve"> </w:t>
            </w:r>
          </w:p>
          <w:p w14:paraId="5DE354B5" w14:textId="540DA51D" w:rsidR="00E8603D" w:rsidRPr="00734492" w:rsidRDefault="00D66BB2" w:rsidP="00734492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</w:pPr>
            <w:r w:rsidRPr="00734492">
              <w:rPr>
                <w:rFonts w:ascii="바탕체" w:hAnsi="바탕체" w:cs="Times New Roman"/>
              </w:rPr>
              <w:lastRenderedPageBreak/>
              <w:t>주요 계약관계로는 온라인쇼핑 플랫폼 납품을 위한</w:t>
            </w:r>
            <w:r w:rsidR="00995BED" w:rsidRPr="00734492">
              <w:rPr>
                <w:rFonts w:ascii="바탕체" w:hAnsi="바탕체" w:cs="Times New Roman" w:hint="eastAsia"/>
              </w:rPr>
              <w:t xml:space="preserve"> </w:t>
            </w:r>
            <w:r w:rsidR="00734492" w:rsidRPr="00734492">
              <w:rPr>
                <w:rFonts w:ascii="바탕체" w:hAnsi="바탕체" w:cs="Times New Roman" w:hint="eastAsia"/>
              </w:rPr>
              <w:t>기본거래계약(위수탁/직매입)</w:t>
            </w:r>
            <w:r w:rsidRPr="00734492">
              <w:rPr>
                <w:rFonts w:ascii="바탕체" w:hAnsi="바탕체" w:cs="Times New Roman"/>
              </w:rPr>
              <w:t xml:space="preserve">, </w:t>
            </w:r>
            <w:r w:rsidR="00734492" w:rsidRPr="00734492">
              <w:rPr>
                <w:rFonts w:ascii="바탕체" w:hAnsi="바탕체" w:cs="Times New Roman" w:hint="eastAsia"/>
              </w:rPr>
              <w:t>식재료 매입을 위한</w:t>
            </w:r>
            <w:r w:rsidRPr="00734492">
              <w:rPr>
                <w:rFonts w:ascii="바탕체" w:hAnsi="바탕체" w:cs="Times New Roman"/>
              </w:rPr>
              <w:t xml:space="preserve"> 식재료 구매계약, 물류계약과 소비자 배송을 위한 택배업체와의 물류 계약 등으</w:t>
            </w:r>
            <w:r w:rsidR="00E8603D" w:rsidRPr="00734492">
              <w:rPr>
                <w:rFonts w:ascii="바탕체" w:hAnsi="바탕체" w:cs="Times New Roman"/>
              </w:rPr>
              <w:t>로 구성되어 있음.</w:t>
            </w:r>
            <w:r w:rsidR="00E8603D" w:rsidRPr="00734492">
              <w:rPr>
                <w:rFonts w:cs="Times New Roman"/>
              </w:rPr>
              <w:t xml:space="preserve"> </w:t>
            </w:r>
          </w:p>
        </w:tc>
      </w:tr>
      <w:tr w:rsidR="00E8603D" w:rsidRPr="002356FC" w14:paraId="6B9DDEE3" w14:textId="77777777" w:rsidTr="001229B7">
        <w:trPr>
          <w:trHeight w:val="1837"/>
        </w:trPr>
        <w:tc>
          <w:tcPr>
            <w:tcW w:w="2410" w:type="dxa"/>
            <w:tcMar>
              <w:top w:w="85" w:type="dxa"/>
              <w:bottom w:w="85" w:type="dxa"/>
            </w:tcMar>
          </w:tcPr>
          <w:p w14:paraId="5238CFBC" w14:textId="666EE436" w:rsidR="00E8603D" w:rsidRDefault="00E8603D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본건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C4012">
              <w:rPr>
                <w:rFonts w:ascii="Times New Roman" w:cs="Times New Roman" w:hint="eastAsia"/>
                <w:color w:val="9D0001" w:themeColor="background2"/>
              </w:rPr>
              <w:t>합병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</w:p>
          <w:p w14:paraId="2011A28A" w14:textId="68862FEB" w:rsidR="00E8603D" w:rsidRPr="002356FC" w:rsidRDefault="00E8603D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주요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계약상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필요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조치</w:t>
            </w:r>
          </w:p>
        </w:tc>
        <w:tc>
          <w:tcPr>
            <w:tcW w:w="425" w:type="dxa"/>
            <w:tcMar>
              <w:top w:w="85" w:type="dxa"/>
              <w:bottom w:w="85" w:type="dxa"/>
            </w:tcMar>
          </w:tcPr>
          <w:p w14:paraId="5F954FD6" w14:textId="77777777" w:rsidR="00E8603D" w:rsidRPr="00591069" w:rsidRDefault="00E8603D" w:rsidP="007B127B">
            <w:pPr>
              <w:wordWrap/>
              <w:snapToGrid/>
              <w:spacing w:line="240" w:lineRule="auto"/>
              <w:rPr>
                <w:rFonts w:cs="Times New Roman"/>
                <w:highlight w:val="green"/>
              </w:rPr>
            </w:pPr>
          </w:p>
        </w:tc>
        <w:tc>
          <w:tcPr>
            <w:tcW w:w="11225" w:type="dxa"/>
            <w:tcMar>
              <w:top w:w="85" w:type="dxa"/>
              <w:bottom w:w="85" w:type="dxa"/>
            </w:tcMar>
          </w:tcPr>
          <w:p w14:paraId="53AE5FCD" w14:textId="313B370E" w:rsidR="00E8603D" w:rsidRPr="00100D68" w:rsidRDefault="00635F03" w:rsidP="00167C0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100D68">
              <w:rPr>
                <w:rFonts w:cs="Times New Roman"/>
              </w:rPr>
              <w:t>(</w:t>
            </w:r>
            <w:r w:rsidRPr="00100D68">
              <w:rPr>
                <w:rFonts w:cs="Times New Roman"/>
              </w:rPr>
              <w:t>보상금</w:t>
            </w:r>
            <w:r w:rsidRPr="00100D68">
              <w:rPr>
                <w:rFonts w:cs="Times New Roman"/>
              </w:rPr>
              <w:t xml:space="preserve"> </w:t>
            </w:r>
            <w:r w:rsidRPr="00100D68">
              <w:rPr>
                <w:rFonts w:cs="Times New Roman"/>
              </w:rPr>
              <w:t>지급</w:t>
            </w:r>
            <w:r w:rsidRPr="00100D68">
              <w:rPr>
                <w:rFonts w:cs="Times New Roman"/>
              </w:rPr>
              <w:t xml:space="preserve">) </w:t>
            </w:r>
            <w:r w:rsidR="00E8603D" w:rsidRPr="00100D68">
              <w:rPr>
                <w:rFonts w:cs="Times New Roman"/>
              </w:rPr>
              <w:t>대상회사와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주식회사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브랜딩컴퍼니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사이에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체결한</w:t>
            </w:r>
            <w:r w:rsidR="00E8603D" w:rsidRPr="00100D68">
              <w:rPr>
                <w:rFonts w:cs="Times New Roman"/>
              </w:rPr>
              <w:t xml:space="preserve"> </w:t>
            </w:r>
            <w:r w:rsidR="006962DC">
              <w:rPr>
                <w:rFonts w:cs="Times New Roman"/>
              </w:rPr>
              <w:t>“100</w:t>
            </w:r>
            <w:r w:rsidR="006962DC">
              <w:rPr>
                <w:rFonts w:cs="Times New Roman" w:hint="eastAsia"/>
              </w:rPr>
              <w:t>년家</w:t>
            </w:r>
            <w:r w:rsidR="006962DC">
              <w:rPr>
                <w:rFonts w:cs="Times New Roman" w:hint="eastAsia"/>
              </w:rPr>
              <w:t xml:space="preserve"> </w:t>
            </w:r>
            <w:r w:rsidR="006962DC">
              <w:rPr>
                <w:rFonts w:cs="Times New Roman" w:hint="eastAsia"/>
              </w:rPr>
              <w:t>공화춘</w:t>
            </w:r>
            <w:r w:rsidR="006962DC">
              <w:rPr>
                <w:rFonts w:cs="Times New Roman"/>
              </w:rPr>
              <w:t xml:space="preserve">” </w:t>
            </w:r>
            <w:r w:rsidR="00E8603D" w:rsidRPr="00100D68">
              <w:rPr>
                <w:rFonts w:cs="Times New Roman"/>
              </w:rPr>
              <w:t>인큐베이팅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계약서에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의하면</w:t>
            </w:r>
            <w:r w:rsidR="00E8603D" w:rsidRPr="00100D68">
              <w:rPr>
                <w:rFonts w:cs="Times New Roman"/>
              </w:rPr>
              <w:t xml:space="preserve">, </w:t>
            </w:r>
            <w:r w:rsidR="00E8603D" w:rsidRPr="00100D68">
              <w:rPr>
                <w:rFonts w:cs="Times New Roman"/>
              </w:rPr>
              <w:t>서면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합의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없이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일방적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계약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해지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사유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발생시</w:t>
            </w:r>
            <w:r w:rsidR="00E8603D" w:rsidRPr="00100D68">
              <w:rPr>
                <w:rFonts w:cs="Times New Roman"/>
              </w:rPr>
              <w:t xml:space="preserve">(M&amp;A, </w:t>
            </w:r>
            <w:r w:rsidR="00E8603D" w:rsidRPr="00100D68">
              <w:rPr>
                <w:rFonts w:cs="Times New Roman"/>
              </w:rPr>
              <w:t>브랜드매각</w:t>
            </w:r>
            <w:r w:rsidR="00E8603D" w:rsidRPr="00100D68">
              <w:rPr>
                <w:rFonts w:cs="Times New Roman"/>
              </w:rPr>
              <w:t xml:space="preserve">, </w:t>
            </w:r>
            <w:r w:rsidR="00E8603D" w:rsidRPr="00100D68">
              <w:rPr>
                <w:rFonts w:cs="Times New Roman"/>
              </w:rPr>
              <w:t>대주주지분변동</w:t>
            </w:r>
            <w:r w:rsidR="00734492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등</w:t>
            </w:r>
            <w:r w:rsidR="00E8603D" w:rsidRPr="00100D68">
              <w:rPr>
                <w:rFonts w:cs="Times New Roman"/>
              </w:rPr>
              <w:t xml:space="preserve">), </w:t>
            </w:r>
            <w:r w:rsidR="00E8603D" w:rsidRPr="00100D68">
              <w:rPr>
                <w:rFonts w:cs="Times New Roman"/>
              </w:rPr>
              <w:t>대상회사는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계약상대방의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잔여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계약기간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보전을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위하여</w:t>
            </w:r>
            <w:r w:rsidR="00E8603D" w:rsidRPr="00100D68">
              <w:rPr>
                <w:rFonts w:cs="Times New Roman"/>
              </w:rPr>
              <w:t xml:space="preserve"> </w:t>
            </w:r>
            <w:r w:rsidR="00F64253" w:rsidRPr="00100D68">
              <w:rPr>
                <w:rFonts w:cs="Times New Roman"/>
              </w:rPr>
              <w:t>아래의</w:t>
            </w:r>
            <w:r w:rsidR="00F64253" w:rsidRPr="00100D68">
              <w:rPr>
                <w:rFonts w:cs="Times New Roman"/>
              </w:rPr>
              <w:t xml:space="preserve"> </w:t>
            </w:r>
            <w:r w:rsidR="00F64253" w:rsidRPr="00100D68">
              <w:rPr>
                <w:rFonts w:cs="Times New Roman"/>
              </w:rPr>
              <w:t>산식에</w:t>
            </w:r>
            <w:r w:rsidR="00F64253" w:rsidRPr="00100D68">
              <w:rPr>
                <w:rFonts w:cs="Times New Roman"/>
              </w:rPr>
              <w:t xml:space="preserve"> </w:t>
            </w:r>
            <w:r w:rsidR="00F64253" w:rsidRPr="00100D68">
              <w:rPr>
                <w:rFonts w:cs="Times New Roman"/>
              </w:rPr>
              <w:t>따라</w:t>
            </w:r>
            <w:r w:rsidR="00F64253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보상금을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지급하여야</w:t>
            </w:r>
            <w:r w:rsidR="00E8603D" w:rsidRPr="00100D68">
              <w:rPr>
                <w:rFonts w:cs="Times New Roman"/>
              </w:rPr>
              <w:t xml:space="preserve"> </w:t>
            </w:r>
            <w:r w:rsidR="00E8603D" w:rsidRPr="00100D68">
              <w:rPr>
                <w:rFonts w:cs="Times New Roman"/>
              </w:rPr>
              <w:t>함</w:t>
            </w:r>
            <w:r w:rsidR="00E8603D" w:rsidRPr="00100D68">
              <w:rPr>
                <w:rFonts w:cs="Times New Roman"/>
              </w:rPr>
              <w:t>.</w:t>
            </w:r>
            <w:r w:rsidR="00F64253" w:rsidRPr="00100D68">
              <w:rPr>
                <w:rFonts w:cs="Times New Roman"/>
              </w:rPr>
              <w:t xml:space="preserve"> </w:t>
            </w:r>
          </w:p>
          <w:p w14:paraId="639E287E" w14:textId="52ACB698" w:rsidR="00E8603D" w:rsidRPr="00734492" w:rsidRDefault="00E8603D" w:rsidP="00A62FE1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  <w:szCs w:val="20"/>
              </w:rPr>
            </w:pPr>
            <w:r w:rsidRPr="00734492">
              <w:rPr>
                <w:rFonts w:cs="Times New Roman"/>
                <w:szCs w:val="20"/>
              </w:rPr>
              <w:t>보상금</w:t>
            </w:r>
            <w:r w:rsidRPr="00734492">
              <w:rPr>
                <w:rFonts w:cs="Times New Roman"/>
                <w:szCs w:val="20"/>
              </w:rPr>
              <w:t>: (</w:t>
            </w:r>
            <w:r w:rsidR="00D9682D">
              <w:rPr>
                <w:rFonts w:cs="Times New Roman"/>
                <w:szCs w:val="20"/>
              </w:rPr>
              <w:t>2025. 12. 5.</w:t>
            </w:r>
            <w:r w:rsidR="00D9682D">
              <w:rPr>
                <w:rFonts w:cs="Times New Roman" w:hint="eastAsia"/>
                <w:szCs w:val="20"/>
              </w:rPr>
              <w:t>까지</w:t>
            </w:r>
            <w:r w:rsidR="00D9682D">
              <w:rPr>
                <w:rFonts w:cs="Times New Roman" w:hint="eastAsia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잔여개월수</w:t>
            </w:r>
            <w:r w:rsidRPr="00734492">
              <w:rPr>
                <w:rFonts w:cs="Times New Roman"/>
                <w:szCs w:val="20"/>
              </w:rPr>
              <w:t>x</w:t>
            </w:r>
            <w:r w:rsidRPr="00734492">
              <w:rPr>
                <w:rFonts w:cs="Times New Roman"/>
                <w:szCs w:val="20"/>
              </w:rPr>
              <w:t>지급받은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개설수수료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합계액</w:t>
            </w:r>
            <w:r w:rsidRPr="00734492">
              <w:rPr>
                <w:rFonts w:cs="Times New Roman"/>
                <w:szCs w:val="20"/>
              </w:rPr>
              <w:t>/</w:t>
            </w:r>
            <w:r w:rsidRPr="00734492">
              <w:rPr>
                <w:rFonts w:cs="Times New Roman"/>
                <w:szCs w:val="20"/>
              </w:rPr>
              <w:t>개설수수료가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발생한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매장수</w:t>
            </w:r>
            <w:r w:rsidRPr="00734492">
              <w:rPr>
                <w:rFonts w:cs="Times New Roman"/>
                <w:szCs w:val="20"/>
              </w:rPr>
              <w:t>)</w:t>
            </w:r>
            <w:r w:rsidR="00100D68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+</w:t>
            </w:r>
            <w:r w:rsidR="00100D68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(</w:t>
            </w:r>
            <w:r w:rsidRPr="00734492">
              <w:rPr>
                <w:rFonts w:cs="Times New Roman"/>
                <w:szCs w:val="20"/>
              </w:rPr>
              <w:t>잔여개월수</w:t>
            </w:r>
            <w:r w:rsidRPr="00734492">
              <w:rPr>
                <w:rFonts w:cs="Times New Roman"/>
                <w:szCs w:val="20"/>
              </w:rPr>
              <w:t>x</w:t>
            </w:r>
            <w:r w:rsidRPr="00734492">
              <w:rPr>
                <w:rFonts w:cs="Times New Roman"/>
                <w:szCs w:val="20"/>
              </w:rPr>
              <w:t>지급받은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런닝수수료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합계액</w:t>
            </w:r>
            <w:r w:rsidRPr="00734492">
              <w:rPr>
                <w:rFonts w:cs="Times New Roman"/>
                <w:szCs w:val="20"/>
              </w:rPr>
              <w:t>/</w:t>
            </w:r>
            <w:r w:rsidRPr="00734492">
              <w:rPr>
                <w:rFonts w:cs="Times New Roman"/>
                <w:szCs w:val="20"/>
              </w:rPr>
              <w:t>런닝수수료가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발생한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매장수</w:t>
            </w:r>
            <w:r w:rsidRPr="00734492">
              <w:rPr>
                <w:rFonts w:cs="Times New Roman"/>
                <w:szCs w:val="20"/>
              </w:rPr>
              <w:t>)</w:t>
            </w:r>
          </w:p>
          <w:p w14:paraId="7FC93CB1" w14:textId="5A9D3FB9" w:rsidR="00E8603D" w:rsidRPr="00734492" w:rsidRDefault="00F64253" w:rsidP="004C6C2B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  <w:sz w:val="24"/>
              </w:rPr>
            </w:pPr>
            <w:r w:rsidRPr="00734492">
              <w:rPr>
                <w:rFonts w:cs="Times New Roman"/>
                <w:szCs w:val="20"/>
              </w:rPr>
              <w:t>본건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="00EC4012">
              <w:rPr>
                <w:rFonts w:cs="Times New Roman" w:hint="eastAsia"/>
                <w:szCs w:val="20"/>
              </w:rPr>
              <w:t>합병으</w:t>
            </w:r>
            <w:r w:rsidRPr="00734492">
              <w:rPr>
                <w:rFonts w:cs="Times New Roman"/>
                <w:szCs w:val="20"/>
              </w:rPr>
              <w:t>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대상회사의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최대주주가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변경될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예정이므로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이는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일방적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해지사유에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해당하는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것으로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="004C6C2B">
              <w:rPr>
                <w:rFonts w:cs="Times New Roman" w:hint="eastAsia"/>
                <w:szCs w:val="20"/>
              </w:rPr>
              <w:t>사료됨</w:t>
            </w:r>
            <w:r w:rsidRPr="00734492">
              <w:rPr>
                <w:rFonts w:cs="Times New Roman"/>
                <w:szCs w:val="20"/>
              </w:rPr>
              <w:t xml:space="preserve">. </w:t>
            </w:r>
            <w:r w:rsidRPr="00734492">
              <w:rPr>
                <w:rFonts w:cs="Times New Roman"/>
                <w:szCs w:val="20"/>
              </w:rPr>
              <w:t>따라서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="004C6C2B">
              <w:rPr>
                <w:rFonts w:cs="Times New Roman" w:hint="eastAsia"/>
                <w:szCs w:val="20"/>
              </w:rPr>
              <w:t>이론적으로는</w:t>
            </w:r>
            <w:r w:rsidR="004C6C2B">
              <w:rPr>
                <w:rFonts w:cs="Times New Roman" w:hint="eastAsia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계약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상대방이</w:t>
            </w:r>
            <w:r w:rsidR="001A5131">
              <w:rPr>
                <w:rFonts w:cs="Times New Roman" w:hint="eastAsia"/>
                <w:szCs w:val="20"/>
              </w:rPr>
              <w:t xml:space="preserve"> </w:t>
            </w:r>
            <w:r w:rsidR="001A5131">
              <w:rPr>
                <w:rFonts w:cs="Times New Roman" w:hint="eastAsia"/>
                <w:szCs w:val="20"/>
              </w:rPr>
              <w:t>본건</w:t>
            </w:r>
            <w:r w:rsidR="001A5131">
              <w:rPr>
                <w:rFonts w:cs="Times New Roman" w:hint="eastAsia"/>
                <w:szCs w:val="20"/>
              </w:rPr>
              <w:t xml:space="preserve"> </w:t>
            </w:r>
            <w:r w:rsidR="001A5131">
              <w:rPr>
                <w:rFonts w:cs="Times New Roman" w:hint="eastAsia"/>
                <w:szCs w:val="20"/>
              </w:rPr>
              <w:t>합병을</w:t>
            </w:r>
            <w:r w:rsidR="001A5131">
              <w:rPr>
                <w:rFonts w:cs="Times New Roman" w:hint="eastAsia"/>
                <w:szCs w:val="20"/>
              </w:rPr>
              <w:t xml:space="preserve"> </w:t>
            </w:r>
            <w:r w:rsidR="001A5131">
              <w:rPr>
                <w:rFonts w:cs="Times New Roman" w:hint="eastAsia"/>
                <w:szCs w:val="20"/>
              </w:rPr>
              <w:t>사유로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일방적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계약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해지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후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보상금의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지급을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요구</w:t>
            </w:r>
            <w:r w:rsidR="004C6C2B">
              <w:rPr>
                <w:rFonts w:cs="Times New Roman" w:hint="eastAsia"/>
                <w:szCs w:val="20"/>
              </w:rPr>
              <w:t>하는</w:t>
            </w:r>
            <w:r w:rsidR="004C6C2B">
              <w:rPr>
                <w:rFonts w:cs="Times New Roman" w:hint="eastAsia"/>
                <w:szCs w:val="20"/>
              </w:rPr>
              <w:t xml:space="preserve"> </w:t>
            </w:r>
            <w:r w:rsidR="004C6C2B">
              <w:rPr>
                <w:rFonts w:cs="Times New Roman" w:hint="eastAsia"/>
                <w:szCs w:val="20"/>
              </w:rPr>
              <w:t>것도</w:t>
            </w:r>
            <w:r w:rsidR="004C6C2B">
              <w:rPr>
                <w:rFonts w:cs="Times New Roman" w:hint="eastAsia"/>
                <w:szCs w:val="20"/>
              </w:rPr>
              <w:t xml:space="preserve"> </w:t>
            </w:r>
            <w:r w:rsidR="004C6C2B">
              <w:rPr>
                <w:rFonts w:cs="Times New Roman" w:hint="eastAsia"/>
                <w:szCs w:val="20"/>
              </w:rPr>
              <w:t>가능해</w:t>
            </w:r>
            <w:r w:rsidR="004C6C2B">
              <w:rPr>
                <w:rFonts w:cs="Times New Roman" w:hint="eastAsia"/>
                <w:szCs w:val="20"/>
              </w:rPr>
              <w:t xml:space="preserve"> </w:t>
            </w:r>
            <w:r w:rsidR="004C6C2B">
              <w:rPr>
                <w:rFonts w:cs="Times New Roman" w:hint="eastAsia"/>
                <w:szCs w:val="20"/>
              </w:rPr>
              <w:t>보임</w:t>
            </w:r>
            <w:r w:rsidR="00734492" w:rsidRPr="003E586C">
              <w:rPr>
                <w:rFonts w:cs="Times New Roman"/>
                <w:szCs w:val="20"/>
              </w:rPr>
              <w:t>.</w:t>
            </w:r>
            <w:r w:rsidR="003E586C" w:rsidRPr="003E586C">
              <w:rPr>
                <w:rFonts w:cs="Times New Roman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이와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관련하여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계약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해지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시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예상되는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보상금의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규모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산정을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위한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정보를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요청하였으나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제공되지</w:t>
            </w:r>
            <w:r w:rsidR="003E586C" w:rsidRPr="003E586C">
              <w:rPr>
                <w:rFonts w:cs="Times New Roman" w:hint="eastAsia"/>
                <w:szCs w:val="20"/>
              </w:rPr>
              <w:t xml:space="preserve"> </w:t>
            </w:r>
            <w:r w:rsidR="003E586C" w:rsidRPr="003E586C">
              <w:rPr>
                <w:rFonts w:cs="Times New Roman" w:hint="eastAsia"/>
                <w:szCs w:val="20"/>
              </w:rPr>
              <w:t>아니함</w:t>
            </w:r>
            <w:r w:rsidR="003E586C" w:rsidRPr="003E586C">
              <w:rPr>
                <w:rFonts w:cs="Times New Roman" w:hint="eastAsia"/>
                <w:szCs w:val="20"/>
              </w:rPr>
              <w:t>.</w:t>
            </w:r>
          </w:p>
          <w:p w14:paraId="662A5A12" w14:textId="1B0E66FC" w:rsidR="00E8603D" w:rsidRPr="00734492" w:rsidRDefault="00635F03" w:rsidP="003E586C">
            <w:pPr>
              <w:pStyle w:val="a8"/>
              <w:numPr>
                <w:ilvl w:val="0"/>
                <w:numId w:val="14"/>
              </w:numPr>
              <w:wordWrap/>
              <w:snapToGrid/>
              <w:spacing w:before="120" w:after="120" w:line="360" w:lineRule="exact"/>
              <w:rPr>
                <w:rFonts w:cs="Times New Roman"/>
                <w:szCs w:val="20"/>
              </w:rPr>
            </w:pPr>
            <w:r w:rsidRPr="00734492">
              <w:rPr>
                <w:rFonts w:cs="Times New Roman"/>
                <w:szCs w:val="20"/>
              </w:rPr>
              <w:t>(</w:t>
            </w:r>
            <w:r w:rsidRPr="00734492">
              <w:rPr>
                <w:rFonts w:cs="Times New Roman"/>
                <w:szCs w:val="20"/>
              </w:rPr>
              <w:t>거래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상대방에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대한</w:t>
            </w:r>
            <w:r w:rsidRPr="00734492">
              <w:rPr>
                <w:rFonts w:cs="Times New Roman"/>
                <w:szCs w:val="20"/>
              </w:rPr>
              <w:t xml:space="preserve"> </w:t>
            </w:r>
            <w:r w:rsidRPr="00734492">
              <w:rPr>
                <w:rFonts w:cs="Times New Roman"/>
                <w:szCs w:val="20"/>
              </w:rPr>
              <w:t>통지의무</w:t>
            </w:r>
            <w:r w:rsidRPr="00734492">
              <w:rPr>
                <w:rFonts w:cs="Times New Roman"/>
                <w:szCs w:val="20"/>
              </w:rPr>
              <w:t>)</w:t>
            </w:r>
            <w:r w:rsidR="00F64253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제공된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자료에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의하면</w:t>
            </w:r>
            <w:r w:rsidR="00E8603D" w:rsidRPr="00734492">
              <w:rPr>
                <w:rFonts w:cs="Times New Roman"/>
                <w:szCs w:val="20"/>
              </w:rPr>
              <w:t xml:space="preserve">, </w:t>
            </w:r>
            <w:r w:rsidR="00E8603D" w:rsidRPr="00734492">
              <w:rPr>
                <w:rFonts w:cs="Times New Roman"/>
                <w:szCs w:val="20"/>
              </w:rPr>
              <w:t>본건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C4012">
              <w:rPr>
                <w:rFonts w:cs="Times New Roman" w:hint="eastAsia"/>
                <w:szCs w:val="20"/>
              </w:rPr>
              <w:t>합병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관련하여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계약상대방에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대한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통지의무가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있는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계약</w:t>
            </w:r>
            <w:r w:rsidR="00606A2D">
              <w:rPr>
                <w:rFonts w:cs="Times New Roman" w:hint="eastAsia"/>
                <w:szCs w:val="20"/>
              </w:rPr>
              <w:t>은</w:t>
            </w:r>
            <w:r w:rsidR="00AA0CB1" w:rsidRPr="00734492">
              <w:rPr>
                <w:rFonts w:cs="Times New Roman"/>
                <w:szCs w:val="20"/>
              </w:rPr>
              <w:t xml:space="preserve"> </w:t>
            </w:r>
            <w:r w:rsidR="00AA0CB1" w:rsidRPr="00734492">
              <w:rPr>
                <w:rFonts w:cs="Times New Roman"/>
                <w:szCs w:val="20"/>
              </w:rPr>
              <w:t>총</w:t>
            </w:r>
            <w:r w:rsidR="00AA0CB1" w:rsidRPr="00734492">
              <w:rPr>
                <w:rFonts w:cs="Times New Roman"/>
                <w:szCs w:val="20"/>
              </w:rPr>
              <w:t xml:space="preserve"> 15</w:t>
            </w:r>
            <w:r w:rsidR="00AA0CB1" w:rsidRPr="00734492">
              <w:rPr>
                <w:rFonts w:cs="Times New Roman"/>
                <w:szCs w:val="20"/>
              </w:rPr>
              <w:t>건으로</w:t>
            </w:r>
            <w:r w:rsidR="00AA0CB1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아래와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같음</w:t>
            </w:r>
            <w:r w:rsidR="00E8603D" w:rsidRPr="00734492">
              <w:rPr>
                <w:rFonts w:cs="Times New Roman"/>
                <w:szCs w:val="20"/>
              </w:rPr>
              <w:t xml:space="preserve">. </w:t>
            </w:r>
            <w:r w:rsidR="00E8603D" w:rsidRPr="00734492">
              <w:rPr>
                <w:rFonts w:cs="Times New Roman"/>
                <w:szCs w:val="20"/>
              </w:rPr>
              <w:t>상세한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내용은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b/>
                <w:szCs w:val="20"/>
                <w:u w:val="single"/>
              </w:rPr>
              <w:t>별첨</w:t>
            </w:r>
            <w:r w:rsidR="00AA0CB1" w:rsidRPr="00734492">
              <w:rPr>
                <w:rFonts w:cs="Times New Roman"/>
                <w:b/>
                <w:szCs w:val="20"/>
                <w:u w:val="single"/>
              </w:rPr>
              <w:t xml:space="preserve"> </w:t>
            </w:r>
            <w:r w:rsidR="00734492">
              <w:rPr>
                <w:rFonts w:cs="Times New Roman"/>
                <w:b/>
                <w:szCs w:val="20"/>
                <w:u w:val="single"/>
              </w:rPr>
              <w:t>3</w:t>
            </w:r>
            <w:r w:rsidR="00801F4A" w:rsidRPr="00801F4A">
              <w:rPr>
                <w:rFonts w:cs="Times New Roman" w:hint="eastAsia"/>
                <w:b/>
                <w:szCs w:val="20"/>
                <w:u w:val="single"/>
              </w:rPr>
              <w:t xml:space="preserve">. </w:t>
            </w:r>
            <w:r w:rsidR="00801F4A" w:rsidRPr="00801F4A">
              <w:rPr>
                <w:rFonts w:cs="Times New Roman" w:hint="eastAsia"/>
                <w:b/>
                <w:szCs w:val="20"/>
                <w:u w:val="single"/>
              </w:rPr>
              <w:t>주요</w:t>
            </w:r>
            <w:r w:rsidR="00801F4A" w:rsidRPr="00801F4A">
              <w:rPr>
                <w:rFonts w:cs="Times New Roman" w:hint="eastAsia"/>
                <w:b/>
                <w:szCs w:val="20"/>
                <w:u w:val="single"/>
              </w:rPr>
              <w:t xml:space="preserve"> </w:t>
            </w:r>
            <w:r w:rsidR="00801F4A" w:rsidRPr="00801F4A">
              <w:rPr>
                <w:rFonts w:cs="Times New Roman" w:hint="eastAsia"/>
                <w:b/>
                <w:szCs w:val="20"/>
                <w:u w:val="single"/>
              </w:rPr>
              <w:t>영업계약</w:t>
            </w:r>
            <w:r w:rsidR="00801F4A" w:rsidRPr="00801F4A">
              <w:rPr>
                <w:rFonts w:cs="Times New Roman" w:hint="eastAsia"/>
                <w:b/>
                <w:szCs w:val="20"/>
                <w:u w:val="single"/>
              </w:rPr>
              <w:t xml:space="preserve"> </w:t>
            </w:r>
            <w:r w:rsidR="00801F4A" w:rsidRPr="00801F4A">
              <w:rPr>
                <w:rFonts w:cs="Times New Roman" w:hint="eastAsia"/>
                <w:b/>
                <w:szCs w:val="20"/>
                <w:u w:val="single"/>
              </w:rPr>
              <w:t>현황</w:t>
            </w:r>
            <w:r w:rsidR="00E8603D" w:rsidRPr="00734492">
              <w:rPr>
                <w:rFonts w:cs="Times New Roman"/>
                <w:szCs w:val="20"/>
              </w:rPr>
              <w:t xml:space="preserve"> </w:t>
            </w:r>
            <w:r w:rsidR="00E8603D" w:rsidRPr="00734492">
              <w:rPr>
                <w:rFonts w:cs="Times New Roman"/>
                <w:szCs w:val="20"/>
              </w:rPr>
              <w:t>참조</w:t>
            </w:r>
            <w:r w:rsidR="00E8603D" w:rsidRPr="00734492">
              <w:rPr>
                <w:rFonts w:cs="Times New Roman"/>
                <w:szCs w:val="20"/>
              </w:rPr>
              <w:t>.</w:t>
            </w:r>
          </w:p>
          <w:tbl>
            <w:tblPr>
              <w:tblW w:w="10592" w:type="dxa"/>
              <w:tblInd w:w="44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557"/>
              <w:gridCol w:w="1871"/>
              <w:gridCol w:w="1644"/>
              <w:gridCol w:w="6520"/>
            </w:tblGrid>
            <w:tr w:rsidR="00A62FE1" w:rsidRPr="00A62FE1" w14:paraId="6F99F046" w14:textId="77777777" w:rsidTr="00A62FE1">
              <w:trPr>
                <w:trHeight w:val="533"/>
              </w:trPr>
              <w:tc>
                <w:tcPr>
                  <w:tcW w:w="263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5C92EB82" w14:textId="284184CE" w:rsidR="00AA0CB1" w:rsidRPr="007D1220" w:rsidRDefault="00AA0CB1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883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01CE437A" w14:textId="69682CFE" w:rsidR="00AA0CB1" w:rsidRPr="007D1220" w:rsidRDefault="00AA0CB1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계약명</w:t>
                  </w:r>
                </w:p>
              </w:tc>
              <w:tc>
                <w:tcPr>
                  <w:tcW w:w="776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60FF581D" w14:textId="77777777" w:rsidR="00AA0CB1" w:rsidRPr="007D1220" w:rsidRDefault="00AA0CB1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계약상대방</w:t>
                  </w:r>
                </w:p>
              </w:tc>
              <w:tc>
                <w:tcPr>
                  <w:tcW w:w="307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3EE4449A" w14:textId="77777777" w:rsidR="00AA0CB1" w:rsidRPr="007D1220" w:rsidRDefault="00AA0CB1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통지의무</w:t>
                  </w:r>
                  <w:r w:rsidRPr="007D1220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7D1220">
                    <w:rPr>
                      <w:b/>
                      <w:sz w:val="20"/>
                      <w:szCs w:val="20"/>
                    </w:rPr>
                    <w:t>내용</w:t>
                  </w:r>
                </w:p>
              </w:tc>
            </w:tr>
            <w:tr w:rsidR="00A62FE1" w:rsidRPr="00A62FE1" w14:paraId="269EDBE1" w14:textId="77777777" w:rsidTr="00A62FE1">
              <w:trPr>
                <w:trHeight w:val="88"/>
              </w:trPr>
              <w:tc>
                <w:tcPr>
                  <w:tcW w:w="263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</w:tcPr>
                <w:p w14:paraId="3D7F6AC6" w14:textId="5BE945B2" w:rsidR="00AA0CB1" w:rsidRPr="00A62FE1" w:rsidRDefault="00AA0CB1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83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7FA3B2E0" w14:textId="0B61AEE6" w:rsidR="00AA0CB1" w:rsidRPr="00A62FE1" w:rsidRDefault="00AA0CB1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브랜드계약서</w:t>
                  </w:r>
                </w:p>
              </w:tc>
              <w:tc>
                <w:tcPr>
                  <w:tcW w:w="776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4612288C" w14:textId="1341833E" w:rsidR="00AA0CB1" w:rsidRPr="00A62FE1" w:rsidRDefault="00AA0CB1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㈜골드플레이트</w:t>
                  </w:r>
                </w:p>
              </w:tc>
              <w:tc>
                <w:tcPr>
                  <w:tcW w:w="3078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</w:tcPr>
                <w:p w14:paraId="41AA4F5D" w14:textId="77777777" w:rsidR="00AA0CB1" w:rsidRPr="00A62FE1" w:rsidRDefault="00AA0CB1" w:rsidP="00A62FE1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조직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/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6F0950FC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363469F1" w14:textId="19B54AE1" w:rsidR="00AA0CB1" w:rsidRPr="00A62FE1" w:rsidRDefault="00AA0CB1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37661F01" w14:textId="5C2FF0C4" w:rsidR="00AA0CB1" w:rsidRPr="00A62FE1" w:rsidRDefault="00AA0CB1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B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마트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/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배민상회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상품공급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61B6B55F" w14:textId="6F18B05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㈜우아한형제들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3958EA3C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09183381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580A1C33" w14:textId="77A65E51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5374B374" w14:textId="13D11B1E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위탁판매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</w:p>
                <w:p w14:paraId="3F155629" w14:textId="77777777" w:rsidR="00AA0CB1" w:rsidRPr="00A62FE1" w:rsidRDefault="00AA0CB1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기본계약서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36A856F5" w14:textId="1599C854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CJ E&amp;M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731CD668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1A6F157B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75CB961A" w14:textId="552D344E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007C8A2C" w14:textId="16E8A340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거래기본계약서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44CD7733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GS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홈쇼핑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1962C8BB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하며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,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대상회사의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합병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/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분할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/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해산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절차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개시가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즉시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하고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,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해당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사유가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예상되는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경우에도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사전에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54D28C5A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27FA3C53" w14:textId="2188B27C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3297CD5A" w14:textId="1E4A6B11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판매대행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위수탁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)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lastRenderedPageBreak/>
                    <w:t>거래계약서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04ADBBFB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lastRenderedPageBreak/>
                    <w:t>SSG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닷컴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18114E33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6FFF76BA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185CB5B3" w14:textId="74764F33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2C5F4950" w14:textId="45E90B20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온라인쇼핑몰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</w:p>
                <w:p w14:paraId="49B71E34" w14:textId="47A6F836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기본거래계약서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110E7DEC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롯데쇼핑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74016FB8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21ECFA10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7709AC28" w14:textId="6AD86AA4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367AB216" w14:textId="37B35D28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거래기본계약서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1C0EBADB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마켓컬리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7C231442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2A5462B9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3103F3DF" w14:textId="5067E0CD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1B41FF26" w14:textId="491E788F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직매입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</w:p>
                <w:p w14:paraId="4DE60548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거래약정서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0C658901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렙쇼메이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2E45A9C8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2B041C8F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09843F2D" w14:textId="7BB116CC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025C0B68" w14:textId="7FAF7764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기본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특약매입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  <w:p w14:paraId="202E511A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거래계약서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2BEA0E64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신세계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4D36E8CB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69116C64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722C9F5F" w14:textId="78B4AADE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57C85750" w14:textId="317860F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거래기본계약서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3BCA8F33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신세계티비쇼핑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64E46A05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,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상법상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회사의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조직이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20A949A8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33FF7CA5" w14:textId="4590F87D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5C782E90" w14:textId="34EAEFD5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표준거래계약서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099F3C48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카카오커머스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3CD85433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310973DB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01743115" w14:textId="7FF46F53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197B685B" w14:textId="6B5D9D9B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상품공급계약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2E5F38FC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쿠팡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1619F1CB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3ECFCC4C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460B647F" w14:textId="003C758D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52AE54E0" w14:textId="618BAA26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온라인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직매입</w:t>
                  </w:r>
                </w:p>
                <w:p w14:paraId="04FAF7AF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거래계약서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2AFCB40A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현대백화점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3B93B7B4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2E3950FB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37BE494A" w14:textId="2D41192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44DD575A" w14:textId="3E1B48A2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특약매입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</w:p>
                <w:p w14:paraId="7A6CE611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표준거래계약서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3EC31A3B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현대홈쇼핑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5DD20D3E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A62FE1" w:rsidRPr="00A62FE1" w14:paraId="0A0F14C2" w14:textId="77777777" w:rsidTr="00A62FE1">
              <w:trPr>
                <w:trHeight w:val="69"/>
              </w:trPr>
              <w:tc>
                <w:tcPr>
                  <w:tcW w:w="263" w:type="pct"/>
                  <w:shd w:val="clear" w:color="auto" w:fill="F2F2F2" w:themeFill="background1" w:themeFillShade="F2"/>
                </w:tcPr>
                <w:p w14:paraId="39289BF9" w14:textId="0AD2E3D6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883" w:type="pct"/>
                  <w:shd w:val="clear" w:color="auto" w:fill="F2F2F2" w:themeFill="background1" w:themeFillShade="F2"/>
                  <w:noWrap/>
                  <w:vAlign w:val="center"/>
                </w:tcPr>
                <w:p w14:paraId="67E4805A" w14:textId="1A0E7EF1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물품공급계약서</w:t>
                  </w:r>
                </w:p>
              </w:tc>
              <w:tc>
                <w:tcPr>
                  <w:tcW w:w="776" w:type="pct"/>
                  <w:shd w:val="clear" w:color="000000" w:fill="FFFFFF"/>
                  <w:noWrap/>
                  <w:vAlign w:val="center"/>
                </w:tcPr>
                <w:p w14:paraId="441CEE5D" w14:textId="77777777" w:rsidR="00AA0CB1" w:rsidRPr="00A62FE1" w:rsidRDefault="00AA0CB1" w:rsidP="00A62FE1">
                  <w:pPr>
                    <w:wordWrap/>
                    <w:spacing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동원홈푸드</w:t>
                  </w:r>
                </w:p>
              </w:tc>
              <w:tc>
                <w:tcPr>
                  <w:tcW w:w="3078" w:type="pct"/>
                  <w:shd w:val="clear" w:color="auto" w:fill="auto"/>
                  <w:noWrap/>
                </w:tcPr>
                <w:p w14:paraId="24F12E51" w14:textId="77777777" w:rsidR="00AA0CB1" w:rsidRPr="00A62FE1" w:rsidRDefault="00AA0CB1" w:rsidP="00A62FE1">
                  <w:pPr>
                    <w:widowControl/>
                    <w:wordWrap/>
                    <w:autoSpaceDE w:val="0"/>
                    <w:adjustRightInd/>
                    <w:snapToGrid/>
                    <w:spacing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A62FE1">
                    <w:rPr>
                      <w:rFonts w:cs="Times New Roman"/>
                      <w:sz w:val="20"/>
                      <w:szCs w:val="20"/>
                    </w:rPr>
                    <w:t>자본구성에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중대한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변경이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있는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경우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지체없이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서면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통지하여야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함</w:t>
                  </w:r>
                  <w:r w:rsidRPr="00A62FE1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9BC33D" w14:textId="7EE9354A" w:rsidR="00E8603D" w:rsidRPr="00A62FE1" w:rsidRDefault="00E8603D" w:rsidP="00A62FE1">
            <w:pPr>
              <w:wordWrap/>
              <w:snapToGrid/>
              <w:spacing w:before="120" w:after="120" w:line="360" w:lineRule="exact"/>
              <w:rPr>
                <w:rFonts w:cs="Times New Roman"/>
                <w:highlight w:val="green"/>
              </w:rPr>
            </w:pPr>
          </w:p>
        </w:tc>
      </w:tr>
      <w:tr w:rsidR="00D9682D" w:rsidRPr="002356FC" w14:paraId="05CDE39E" w14:textId="77777777" w:rsidTr="00954989">
        <w:trPr>
          <w:trHeight w:val="629"/>
        </w:trPr>
        <w:tc>
          <w:tcPr>
            <w:tcW w:w="2410" w:type="dxa"/>
          </w:tcPr>
          <w:p w14:paraId="318A72D9" w14:textId="4AACF60E" w:rsidR="00D9682D" w:rsidRDefault="00D9682D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외식사업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임대차계약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2764B711" w14:textId="77777777" w:rsidR="00D9682D" w:rsidRPr="00167EA8" w:rsidRDefault="00D9682D" w:rsidP="007B127B">
            <w:pPr>
              <w:wordWrap/>
              <w:snapToGrid/>
              <w:spacing w:line="240" w:lineRule="auto"/>
              <w:ind w:leftChars="-125" w:left="-275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3EDDB46F" w14:textId="5D08BD51" w:rsidR="00D9682D" w:rsidRDefault="005C347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회사는</w:t>
            </w:r>
            <w:r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부동산을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소유하고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있는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디딤타운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송도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외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나머지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영업점에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대해서는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임대차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계약을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체결하고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있</w:t>
            </w:r>
            <w:r w:rsidR="00167C0E">
              <w:rPr>
                <w:rFonts w:cs="Times New Roman" w:hint="eastAsia"/>
              </w:rPr>
              <w:t>으며</w:t>
            </w:r>
            <w:r w:rsidR="00FB7471">
              <w:rPr>
                <w:rFonts w:cs="Times New Roman" w:hint="eastAsia"/>
              </w:rPr>
              <w:t>,</w:t>
            </w:r>
            <w:r w:rsidR="00FB7471">
              <w:rPr>
                <w:rFonts w:cs="Times New Roman"/>
              </w:rPr>
              <w:t xml:space="preserve"> </w:t>
            </w:r>
            <w:r w:rsidR="00FB7471">
              <w:rPr>
                <w:rFonts w:cs="Times New Roman" w:hint="eastAsia"/>
              </w:rPr>
              <w:t>임대기간을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/>
              </w:rPr>
              <w:t>10</w:t>
            </w:r>
            <w:r w:rsidR="00FB7471">
              <w:rPr>
                <w:rFonts w:cs="Times New Roman" w:hint="eastAsia"/>
              </w:rPr>
              <w:t>년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이상으로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장기간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확보하고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있는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계약서의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비중이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높다고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함</w:t>
            </w:r>
            <w:r w:rsidR="00FB7471">
              <w:rPr>
                <w:rFonts w:cs="Times New Roman" w:hint="eastAsia"/>
              </w:rPr>
              <w:t>.</w:t>
            </w:r>
            <w:r w:rsidR="00FB7471">
              <w:rPr>
                <w:rFonts w:cs="Times New Roman"/>
              </w:rPr>
              <w:t xml:space="preserve"> </w:t>
            </w:r>
            <w:r w:rsidR="00FB7471">
              <w:rPr>
                <w:rFonts w:cs="Times New Roman" w:hint="eastAsia"/>
              </w:rPr>
              <w:t>이와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관련하여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임대차계약서의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사본은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제공되지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아니하였으며</w:t>
            </w:r>
            <w:r w:rsidR="00FB7471">
              <w:rPr>
                <w:rFonts w:cs="Times New Roman" w:hint="eastAsia"/>
              </w:rPr>
              <w:t>,</w:t>
            </w:r>
            <w:r w:rsidR="00FB7471">
              <w:rPr>
                <w:rFonts w:cs="Times New Roman"/>
              </w:rPr>
              <w:t xml:space="preserve"> </w:t>
            </w:r>
            <w:r w:rsidR="00FB7471">
              <w:rPr>
                <w:rFonts w:cs="Times New Roman" w:hint="eastAsia"/>
              </w:rPr>
              <w:t>아래와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같이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임대차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계약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현황이</w:t>
            </w:r>
            <w:r w:rsidR="00FB7471">
              <w:rPr>
                <w:rFonts w:cs="Times New Roman" w:hint="eastAsia"/>
              </w:rPr>
              <w:t xml:space="preserve"> </w:t>
            </w:r>
            <w:r w:rsidR="00FB7471">
              <w:rPr>
                <w:rFonts w:cs="Times New Roman" w:hint="eastAsia"/>
              </w:rPr>
              <w:t>제공되었음</w:t>
            </w:r>
            <w:r w:rsidR="00FB7471"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11043" w:type="dxa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1984"/>
              <w:gridCol w:w="1077"/>
              <w:gridCol w:w="1020"/>
              <w:gridCol w:w="2891"/>
              <w:gridCol w:w="1520"/>
            </w:tblGrid>
            <w:tr w:rsidR="005C347D" w:rsidRPr="005C347D" w14:paraId="5953D8EC" w14:textId="77777777" w:rsidTr="005C347D">
              <w:trPr>
                <w:trHeight w:val="225"/>
              </w:trPr>
              <w:tc>
                <w:tcPr>
                  <w:tcW w:w="2551" w:type="dxa"/>
                  <w:shd w:val="clear" w:color="auto" w:fill="D7F2F1" w:themeFill="accent5" w:themeFillTint="33"/>
                  <w:noWrap/>
                  <w:hideMark/>
                </w:tcPr>
                <w:p w14:paraId="7B61AE37" w14:textId="77777777" w:rsidR="005C347D" w:rsidRPr="00167C0E" w:rsidRDefault="005C347D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b/>
                      <w:sz w:val="20"/>
                      <w:szCs w:val="20"/>
                    </w:rPr>
                    <w:t>매장명</w:t>
                  </w:r>
                </w:p>
              </w:tc>
              <w:tc>
                <w:tcPr>
                  <w:tcW w:w="1984" w:type="dxa"/>
                  <w:shd w:val="clear" w:color="auto" w:fill="D7F2F1" w:themeFill="accent5" w:themeFillTint="33"/>
                  <w:noWrap/>
                  <w:hideMark/>
                </w:tcPr>
                <w:p w14:paraId="6D65632C" w14:textId="77777777" w:rsidR="005C347D" w:rsidRPr="00167C0E" w:rsidRDefault="005C347D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b/>
                      <w:sz w:val="20"/>
                      <w:szCs w:val="20"/>
                    </w:rPr>
                    <w:t>임대인</w:t>
                  </w:r>
                </w:p>
              </w:tc>
              <w:tc>
                <w:tcPr>
                  <w:tcW w:w="1077" w:type="dxa"/>
                  <w:shd w:val="clear" w:color="auto" w:fill="D7F2F1" w:themeFill="accent5" w:themeFillTint="33"/>
                  <w:noWrap/>
                  <w:hideMark/>
                </w:tcPr>
                <w:p w14:paraId="659A7E1A" w14:textId="479D948A" w:rsidR="005C347D" w:rsidRPr="00167C0E" w:rsidRDefault="005C347D" w:rsidP="00167C0E">
                  <w:pPr>
                    <w:wordWrap/>
                    <w:spacing w:line="276" w:lineRule="auto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b/>
                      <w:sz w:val="20"/>
                      <w:szCs w:val="20"/>
                    </w:rPr>
                    <w:t>면적</w:t>
                  </w:r>
                  <w:r w:rsidRPr="00167C0E">
                    <w:rPr>
                      <w:b/>
                      <w:sz w:val="20"/>
                      <w:szCs w:val="20"/>
                    </w:rPr>
                    <w:t>(</w:t>
                  </w:r>
                  <w:r w:rsidRPr="00167C0E">
                    <w:rPr>
                      <w:b/>
                      <w:sz w:val="20"/>
                      <w:szCs w:val="20"/>
                    </w:rPr>
                    <w:t>㎡</w:t>
                  </w:r>
                  <w:r w:rsidRPr="00167C0E">
                    <w:rPr>
                      <w:b/>
                      <w:sz w:val="20"/>
                      <w:szCs w:val="20"/>
                    </w:rPr>
                    <w:t xml:space="preserve">) </w:t>
                  </w:r>
                </w:p>
              </w:tc>
              <w:tc>
                <w:tcPr>
                  <w:tcW w:w="1020" w:type="dxa"/>
                  <w:shd w:val="clear" w:color="auto" w:fill="D7F2F1" w:themeFill="accent5" w:themeFillTint="33"/>
                  <w:noWrap/>
                  <w:hideMark/>
                </w:tcPr>
                <w:p w14:paraId="72E493AB" w14:textId="7A1E0100" w:rsidR="005C347D" w:rsidRPr="00167C0E" w:rsidRDefault="005C347D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b/>
                      <w:sz w:val="20"/>
                      <w:szCs w:val="20"/>
                    </w:rPr>
                    <w:t>평수</w:t>
                  </w:r>
                  <w:r w:rsidRPr="00167C0E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891" w:type="dxa"/>
                  <w:shd w:val="clear" w:color="auto" w:fill="D7F2F1" w:themeFill="accent5" w:themeFillTint="33"/>
                  <w:noWrap/>
                  <w:hideMark/>
                </w:tcPr>
                <w:p w14:paraId="4601FA5C" w14:textId="77777777" w:rsidR="005C347D" w:rsidRPr="00167C0E" w:rsidRDefault="005C347D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b/>
                      <w:sz w:val="20"/>
                      <w:szCs w:val="20"/>
                    </w:rPr>
                    <w:t>계약기간</w:t>
                  </w:r>
                </w:p>
              </w:tc>
              <w:tc>
                <w:tcPr>
                  <w:tcW w:w="1520" w:type="dxa"/>
                  <w:shd w:val="clear" w:color="auto" w:fill="D7F2F1" w:themeFill="accent5" w:themeFillTint="33"/>
                  <w:hideMark/>
                </w:tcPr>
                <w:p w14:paraId="5D31C4B2" w14:textId="214E0F37" w:rsidR="005C347D" w:rsidRPr="00167C0E" w:rsidRDefault="005C347D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b/>
                      <w:sz w:val="20"/>
                      <w:szCs w:val="20"/>
                    </w:rPr>
                    <w:t>보증금</w:t>
                  </w:r>
                  <w:r w:rsidR="00167C0E">
                    <w:rPr>
                      <w:rFonts w:hint="eastAsia"/>
                      <w:b/>
                      <w:sz w:val="20"/>
                      <w:szCs w:val="20"/>
                    </w:rPr>
                    <w:t>(</w:t>
                  </w:r>
                  <w:r w:rsidR="00167C0E">
                    <w:rPr>
                      <w:rFonts w:hint="eastAsia"/>
                      <w:b/>
                      <w:sz w:val="20"/>
                      <w:szCs w:val="20"/>
                    </w:rPr>
                    <w:t>원</w:t>
                  </w:r>
                  <w:r w:rsidR="00167C0E">
                    <w:rPr>
                      <w:rFonts w:hint="eastAsia"/>
                      <w:b/>
                      <w:sz w:val="20"/>
                      <w:szCs w:val="20"/>
                    </w:rPr>
                    <w:t>)</w:t>
                  </w:r>
                  <w:r w:rsidRPr="00167C0E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5C347D" w:rsidRPr="005C347D" w14:paraId="56F6B155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66CB4144" w14:textId="77777777" w:rsid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등촌점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14:paraId="00B5C408" w14:textId="2D8F1FFF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백제원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,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도쿄하나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,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오백년장어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582E28C4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이상태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,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박기호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,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박인숙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7DDEDA71" w14:textId="18326735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1,623.20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696F144A" w14:textId="09E2630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491.88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656A42CE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2013. 09. 01 ~ 2023. 08. 31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4DE14A92" w14:textId="60AE1114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1,500,000,000</w:t>
                  </w:r>
                </w:p>
              </w:tc>
            </w:tr>
            <w:tr w:rsidR="005C347D" w:rsidRPr="005C347D" w14:paraId="77D11479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50FDF21A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약대점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(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백제원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,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도쿄하나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393DC2B0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D.H.S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11629B5A" w14:textId="10D20848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1,669.00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0EEE9521" w14:textId="4CFDBE5C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505.76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71DBC6C3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2014. 03. 16 ~ 2034. 03. 15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1BCBE306" w14:textId="649467BA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1,200,000,000</w:t>
                  </w:r>
                </w:p>
              </w:tc>
            </w:tr>
            <w:tr w:rsidR="005C347D" w:rsidRPr="005C347D" w14:paraId="031F59B6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2B0B681C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도쿄하나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사당점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6FA5C147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파스텔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C.M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44F4A918" w14:textId="2C5C45E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1,301.99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7907D18F" w14:textId="3D7CBFD1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394.54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3BFF64F8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2015. 03. 16 ~ 2021. 09. 30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2AC5D8EA" w14:textId="6AF28801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300,000,000</w:t>
                  </w:r>
                </w:p>
              </w:tc>
            </w:tr>
            <w:tr w:rsidR="005C347D" w:rsidRPr="005C347D" w14:paraId="3AFCBFD7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64C14048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한라담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무교점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64CBE798" w14:textId="27019207" w:rsidR="005C347D" w:rsidRPr="00167C0E" w:rsidRDefault="00167C0E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color w:val="000000"/>
                      <w:kern w:val="0"/>
                      <w:sz w:val="20"/>
                      <w:szCs w:val="20"/>
                    </w:rPr>
                    <w:t>㈜</w:t>
                  </w:r>
                  <w:r w:rsidR="005C347D"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화산테크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7D80901A" w14:textId="75588D70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433.72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48252623" w14:textId="75D77A15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131.43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5434EDBF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2022. 04. 28 ~ 2025. 04. 27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25EE1DDF" w14:textId="61370449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335,633,858</w:t>
                  </w:r>
                </w:p>
              </w:tc>
            </w:tr>
            <w:tr w:rsidR="005C347D" w:rsidRPr="005C347D" w14:paraId="7FA66555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0D586E0E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도쿄하나</w:t>
                  </w: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동탄점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1482C57D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김용기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77DEFAF0" w14:textId="16AC5570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367.00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404DC1AC" w14:textId="66736A91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111.21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020BC053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2019. 07. 30 ~ 2024. 07. 30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36C005AC" w14:textId="6C567942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kern w:val="0"/>
                      <w:sz w:val="20"/>
                      <w:szCs w:val="20"/>
                    </w:rPr>
                    <w:t>145,000,000</w:t>
                  </w:r>
                </w:p>
              </w:tc>
            </w:tr>
            <w:tr w:rsidR="005C347D" w:rsidRPr="005C347D" w14:paraId="544AF247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08AB4931" w14:textId="77777777" w:rsid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lastRenderedPageBreak/>
                    <w:t>청라점</w:t>
                  </w:r>
                </w:p>
                <w:p w14:paraId="2D8A6385" w14:textId="024BCB99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한라담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,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황금쌈밥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31189FB0" w14:textId="1ADDC0F6" w:rsidR="005C347D" w:rsidRPr="00167C0E" w:rsidRDefault="00167C0E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color w:val="000000"/>
                      <w:kern w:val="0"/>
                      <w:sz w:val="20"/>
                      <w:szCs w:val="20"/>
                    </w:rPr>
                    <w:t>㈜</w:t>
                  </w:r>
                  <w:r w:rsidR="005C347D"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측천산업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18B2E986" w14:textId="4C76D56F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1,019.15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22B57134" w14:textId="74CC2F1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308.83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25C4A239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2016. 06. 27 ~ 2023. 06. 26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4B108855" w14:textId="05E6D1EE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200,000,000</w:t>
                  </w:r>
                </w:p>
              </w:tc>
            </w:tr>
            <w:tr w:rsidR="005C347D" w:rsidRPr="005C347D" w14:paraId="29F07D0D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5A3D7FFB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한라담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송도점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(203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호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0463B97F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성승언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00CFF38A" w14:textId="03103955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87.43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44BEA3AA" w14:textId="58376D34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26.49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609982E1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2017. 05. 15 ~ 2027. 05. 14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123F857B" w14:textId="20742941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50,000,000</w:t>
                  </w:r>
                </w:p>
              </w:tc>
            </w:tr>
            <w:tr w:rsidR="005C347D" w:rsidRPr="005C347D" w14:paraId="3F954686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09FA2C80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한라담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송도점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(204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호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5D89D6A2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박제선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0BFBDE2B" w14:textId="235F5F03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178.57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5886DEE0" w14:textId="61655ACD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54.11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49212D9D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2017. 05. 15 ~ 2027. 05. 14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57C8709E" w14:textId="1CCCA9A5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80,000,000</w:t>
                  </w:r>
                </w:p>
              </w:tc>
            </w:tr>
            <w:tr w:rsidR="005C347D" w:rsidRPr="005C347D" w14:paraId="52BA188C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5CBF5673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공화춘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롯데인천터미널점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33645677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롯데쇼핑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2B55E128" w14:textId="7294D13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174.5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18AB91C7" w14:textId="08594E6E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52.89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09043565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2023. 03. 01 ~ 2024. 02. 29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513754B9" w14:textId="522B269D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52,800,000</w:t>
                  </w:r>
                </w:p>
              </w:tc>
            </w:tr>
            <w:tr w:rsidR="005C347D" w:rsidRPr="005C347D" w14:paraId="33576FE8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484C81E9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공화춘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현대배화점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판교점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3A209353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현대백화점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0EC09C2A" w14:textId="5C7523C9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96.5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0E33B5E7" w14:textId="65229146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29.24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70D60CB2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2022. 08. 01 ~ 2023. 07. 31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6EF11FA2" w14:textId="14EAAC31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5C347D" w:rsidRPr="005C347D" w14:paraId="24F23974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3C6CDA0B" w14:textId="70BC606C" w:rsidR="005C347D" w:rsidRPr="003C6EC2" w:rsidRDefault="005C347D" w:rsidP="003E586C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일산점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(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백제원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,</w:t>
                  </w:r>
                  <w:r w:rsidR="009D49B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청담하나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,</w:t>
                  </w:r>
                  <w:r w:rsidR="009D49B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공화춘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)&lt;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점보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&gt;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36F5ABC4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국민은행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베스타스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36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호신탁자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09CB5AE5" w14:textId="09DC82EF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5,742.0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596AAAC1" w14:textId="7A2C16EC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1,740.01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6C25845A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2019. 09. 30 ~ 2029. 09. 30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7A8394D9" w14:textId="6B97C7F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1,000,000,000</w:t>
                  </w:r>
                </w:p>
              </w:tc>
            </w:tr>
            <w:tr w:rsidR="005C347D" w:rsidRPr="005C347D" w14:paraId="238CC7E0" w14:textId="77777777" w:rsidTr="00167C0E">
              <w:trPr>
                <w:trHeight w:val="330"/>
              </w:trPr>
              <w:tc>
                <w:tcPr>
                  <w:tcW w:w="2551" w:type="dxa"/>
                  <w:noWrap/>
                  <w:vAlign w:val="center"/>
                  <w:hideMark/>
                </w:tcPr>
                <w:p w14:paraId="7B92CAEA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점보씨푸드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IFC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몰점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14:paraId="497F608E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에스아이에프씨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리테일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몰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디벨로프먼트</w:t>
                  </w:r>
                </w:p>
              </w:tc>
              <w:tc>
                <w:tcPr>
                  <w:tcW w:w="1077" w:type="dxa"/>
                  <w:noWrap/>
                  <w:vAlign w:val="center"/>
                  <w:hideMark/>
                </w:tcPr>
                <w:p w14:paraId="36A7F0A4" w14:textId="38DF30F6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606</w:t>
                  </w:r>
                </w:p>
              </w:tc>
              <w:tc>
                <w:tcPr>
                  <w:tcW w:w="1020" w:type="dxa"/>
                  <w:noWrap/>
                  <w:vAlign w:val="center"/>
                  <w:hideMark/>
                </w:tcPr>
                <w:p w14:paraId="63C7A13D" w14:textId="08785C8A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183.56</w:t>
                  </w:r>
                </w:p>
              </w:tc>
              <w:tc>
                <w:tcPr>
                  <w:tcW w:w="2891" w:type="dxa"/>
                  <w:noWrap/>
                  <w:vAlign w:val="center"/>
                  <w:hideMark/>
                </w:tcPr>
                <w:p w14:paraId="7C817CF2" w14:textId="77777777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ind w:firstLineChars="100" w:firstLine="200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2022. 07. 20 ~ 2027. 07. 19</w:t>
                  </w:r>
                </w:p>
              </w:tc>
              <w:tc>
                <w:tcPr>
                  <w:tcW w:w="1520" w:type="dxa"/>
                  <w:noWrap/>
                  <w:vAlign w:val="center"/>
                  <w:hideMark/>
                </w:tcPr>
                <w:p w14:paraId="2773E108" w14:textId="65662C4D" w:rsidR="005C347D" w:rsidRPr="00167C0E" w:rsidRDefault="005C347D" w:rsidP="00167C0E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center"/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</w:pPr>
                  <w:r w:rsidRPr="00167C0E">
                    <w:rPr>
                      <w:rFonts w:cs="Times New Roman"/>
                      <w:color w:val="000000"/>
                      <w:kern w:val="0"/>
                      <w:sz w:val="20"/>
                      <w:szCs w:val="20"/>
                    </w:rPr>
                    <w:t>320,000,000</w:t>
                  </w:r>
                </w:p>
              </w:tc>
            </w:tr>
          </w:tbl>
          <w:p w14:paraId="5DCFBE8C" w14:textId="3054C386" w:rsidR="005C347D" w:rsidRPr="00A62FE1" w:rsidRDefault="005C347D" w:rsidP="005C347D">
            <w:pPr>
              <w:pStyle w:val="a8"/>
              <w:wordWrap/>
              <w:snapToGrid/>
              <w:spacing w:before="120" w:after="120" w:line="360" w:lineRule="exact"/>
              <w:ind w:left="431"/>
              <w:rPr>
                <w:rFonts w:cs="Times New Roman"/>
              </w:rPr>
            </w:pPr>
          </w:p>
        </w:tc>
      </w:tr>
      <w:tr w:rsidR="00E8603D" w:rsidRPr="002356FC" w14:paraId="181110E7" w14:textId="77777777" w:rsidTr="00954989">
        <w:trPr>
          <w:trHeight w:val="629"/>
        </w:trPr>
        <w:tc>
          <w:tcPr>
            <w:tcW w:w="2410" w:type="dxa"/>
          </w:tcPr>
          <w:p w14:paraId="50F91CBA" w14:textId="484062D3" w:rsidR="00E8603D" w:rsidRPr="002356FC" w:rsidRDefault="00FD35E5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가맹사업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8603D">
              <w:rPr>
                <w:rFonts w:ascii="Times New Roman" w:cs="Times New Roman" w:hint="eastAsia"/>
                <w:color w:val="9D0001" w:themeColor="background2"/>
              </w:rPr>
              <w:t>가맹계약</w:t>
            </w:r>
          </w:p>
        </w:tc>
        <w:tc>
          <w:tcPr>
            <w:tcW w:w="425" w:type="dxa"/>
          </w:tcPr>
          <w:p w14:paraId="7FCFE050" w14:textId="77777777" w:rsidR="00E8603D" w:rsidRPr="00167EA8" w:rsidRDefault="00E8603D" w:rsidP="007B127B">
            <w:pPr>
              <w:wordWrap/>
              <w:snapToGrid/>
              <w:spacing w:line="240" w:lineRule="auto"/>
              <w:ind w:leftChars="-125" w:left="-275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45E6FCBE" w14:textId="5A34B2CB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제공된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자료에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가맹사업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브랜드는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고래감자탕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고래식당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신마포갈매기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연안식당</w:t>
            </w:r>
            <w:r w:rsidR="00880B65">
              <w:rPr>
                <w:rFonts w:cs="Times New Roman" w:hint="eastAsia"/>
              </w:rPr>
              <w:t xml:space="preserve"> </w:t>
            </w:r>
            <w:r w:rsidR="00880B65">
              <w:rPr>
                <w:rFonts w:cs="Times New Roman" w:hint="eastAsia"/>
              </w:rPr>
              <w:t>등</w:t>
            </w:r>
            <w:r w:rsidRPr="00A62FE1">
              <w:rPr>
                <w:rFonts w:cs="Times New Roman"/>
              </w:rPr>
              <w:t>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있으며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브랜드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별로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가맹비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로열티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교육훈련비가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상이한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것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외에는</w:t>
            </w:r>
            <w:r w:rsidRPr="00A62FE1">
              <w:rPr>
                <w:rFonts w:cs="Times New Roman"/>
              </w:rPr>
              <w:t xml:space="preserve"> </w:t>
            </w:r>
            <w:r w:rsidR="00AA0CB1" w:rsidRPr="00A62FE1">
              <w:rPr>
                <w:rFonts w:cs="Times New Roman"/>
              </w:rPr>
              <w:t>모든</w:t>
            </w:r>
            <w:r w:rsidR="00AA0CB1" w:rsidRPr="00A62FE1">
              <w:rPr>
                <w:rFonts w:cs="Times New Roman"/>
              </w:rPr>
              <w:t xml:space="preserve"> </w:t>
            </w:r>
            <w:r w:rsidR="00AA0CB1" w:rsidRPr="00A62FE1">
              <w:rPr>
                <w:rFonts w:cs="Times New Roman"/>
              </w:rPr>
              <w:t>브랜드가</w:t>
            </w:r>
            <w:r w:rsidR="00AA0CB1"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동일한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양식의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표준계약서를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사용하고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있음</w:t>
            </w:r>
            <w:r w:rsidRPr="00A62FE1">
              <w:rPr>
                <w:rFonts w:cs="Times New Roman"/>
              </w:rPr>
              <w:t xml:space="preserve">. </w:t>
            </w:r>
            <w:r w:rsidRPr="00A62FE1">
              <w:rPr>
                <w:rFonts w:cs="Times New Roman"/>
              </w:rPr>
              <w:t>표준계약서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주요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내용은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아래와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같으며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상세한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내용은</w:t>
            </w:r>
            <w:r w:rsidRPr="00A62FE1">
              <w:rPr>
                <w:rFonts w:cs="Times New Roman"/>
              </w:rPr>
              <w:t xml:space="preserve"> </w:t>
            </w:r>
            <w:r w:rsidRPr="00880B65">
              <w:rPr>
                <w:rFonts w:cs="Times New Roman"/>
                <w:b/>
                <w:u w:val="single"/>
              </w:rPr>
              <w:t>별첨</w:t>
            </w:r>
            <w:r w:rsidR="00F34E8C">
              <w:rPr>
                <w:rFonts w:cs="Times New Roman" w:hint="eastAsia"/>
                <w:b/>
                <w:u w:val="single"/>
              </w:rPr>
              <w:t xml:space="preserve"> </w:t>
            </w:r>
            <w:r w:rsidR="00F34E8C">
              <w:rPr>
                <w:rFonts w:cs="Times New Roman"/>
                <w:b/>
                <w:u w:val="single"/>
              </w:rPr>
              <w:t>3</w:t>
            </w:r>
            <w:r w:rsidRPr="00880B65">
              <w:rPr>
                <w:rFonts w:cs="Times New Roman"/>
                <w:b/>
                <w:u w:val="single"/>
              </w:rPr>
              <w:t xml:space="preserve">. </w:t>
            </w:r>
            <w:r w:rsidRPr="00880B65">
              <w:rPr>
                <w:rFonts w:cs="Times New Roman"/>
                <w:b/>
                <w:u w:val="single"/>
              </w:rPr>
              <w:t>주요</w:t>
            </w:r>
            <w:r w:rsidRPr="00880B65">
              <w:rPr>
                <w:rFonts w:cs="Times New Roman"/>
                <w:b/>
                <w:u w:val="single"/>
              </w:rPr>
              <w:t xml:space="preserve"> </w:t>
            </w:r>
            <w:r w:rsidRPr="00880B65">
              <w:rPr>
                <w:rFonts w:cs="Times New Roman"/>
                <w:b/>
                <w:u w:val="single"/>
              </w:rPr>
              <w:t>영업계약</w:t>
            </w:r>
            <w:r w:rsidRPr="00880B65">
              <w:rPr>
                <w:rFonts w:cs="Times New Roman"/>
                <w:b/>
                <w:u w:val="single"/>
              </w:rPr>
              <w:t xml:space="preserve"> </w:t>
            </w:r>
            <w:r w:rsidRPr="00880B65">
              <w:rPr>
                <w:rFonts w:cs="Times New Roman"/>
                <w:b/>
                <w:u w:val="single"/>
              </w:rPr>
              <w:t>현황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참조</w:t>
            </w:r>
            <w:r w:rsidRPr="00A62FE1">
              <w:rPr>
                <w:rFonts w:cs="Times New Roman"/>
              </w:rPr>
              <w:t>.</w:t>
            </w:r>
          </w:p>
          <w:p w14:paraId="497ADB31" w14:textId="0B4F6939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 xml:space="preserve">CoC </w:t>
            </w:r>
            <w:r w:rsidRPr="00A62FE1">
              <w:rPr>
                <w:rFonts w:cs="Times New Roman"/>
              </w:rPr>
              <w:t>조항</w:t>
            </w:r>
            <w:r w:rsidRPr="00A62FE1">
              <w:rPr>
                <w:rFonts w:cs="Times New Roman"/>
              </w:rPr>
              <w:t xml:space="preserve">: </w:t>
            </w:r>
            <w:r w:rsidRPr="00A62FE1">
              <w:rPr>
                <w:rFonts w:cs="Times New Roman"/>
              </w:rPr>
              <w:t>가맹점의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사전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승인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가맹본부를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양도하는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경우에는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계약해지가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가능하고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경우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가맹사업자에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반환하여야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하나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본건</w:t>
            </w:r>
            <w:r w:rsidRPr="00A62FE1">
              <w:rPr>
                <w:rFonts w:cs="Times New Roman"/>
              </w:rPr>
              <w:t xml:space="preserve"> </w:t>
            </w:r>
            <w:r w:rsidR="00EC4012">
              <w:rPr>
                <w:rFonts w:cs="Times New Roman" w:hint="eastAsia"/>
              </w:rPr>
              <w:t>합병과</w:t>
            </w:r>
            <w:r w:rsidRPr="00A62FE1">
              <w:rPr>
                <w:rFonts w:cs="Times New Roman"/>
              </w:rPr>
              <w:t>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무관함</w:t>
            </w:r>
            <w:r w:rsidRPr="00A62FE1">
              <w:rPr>
                <w:rFonts w:cs="Times New Roman"/>
              </w:rPr>
              <w:t>.</w:t>
            </w:r>
          </w:p>
          <w:p w14:paraId="0937BC4C" w14:textId="77777777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가맹비</w:t>
            </w:r>
            <w:r w:rsidRPr="00A62FE1">
              <w:rPr>
                <w:rFonts w:cs="Times New Roman"/>
              </w:rPr>
              <w:t>: 11,000,000</w:t>
            </w:r>
            <w:r w:rsidRPr="00A62FE1">
              <w:rPr>
                <w:rFonts w:cs="Times New Roman"/>
              </w:rPr>
              <w:t>원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로열티</w:t>
            </w:r>
            <w:r w:rsidRPr="00A62FE1">
              <w:rPr>
                <w:rFonts w:cs="Times New Roman"/>
              </w:rPr>
              <w:t xml:space="preserve">: </w:t>
            </w:r>
            <w:r w:rsidRPr="00A62FE1">
              <w:rPr>
                <w:rFonts w:cs="Times New Roman"/>
              </w:rPr>
              <w:t>매월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카드매출액의</w:t>
            </w:r>
            <w:r w:rsidRPr="00A62FE1">
              <w:rPr>
                <w:rFonts w:cs="Times New Roman"/>
              </w:rPr>
              <w:t xml:space="preserve"> 2.2%, </w:t>
            </w:r>
            <w:r w:rsidRPr="00A62FE1">
              <w:rPr>
                <w:rFonts w:cs="Times New Roman"/>
              </w:rPr>
              <w:t>교육훈련비</w:t>
            </w:r>
            <w:r w:rsidRPr="00A62FE1">
              <w:rPr>
                <w:rFonts w:cs="Times New Roman"/>
              </w:rPr>
              <w:t xml:space="preserve">: </w:t>
            </w:r>
            <w:r w:rsidRPr="00A62FE1">
              <w:rPr>
                <w:rFonts w:cs="Times New Roman"/>
              </w:rPr>
              <w:t>필수교육</w:t>
            </w:r>
            <w:r w:rsidRPr="00A62FE1">
              <w:rPr>
                <w:rFonts w:cs="Times New Roman"/>
              </w:rPr>
              <w:t xml:space="preserve"> 5,500,000</w:t>
            </w:r>
            <w:r w:rsidRPr="00A62FE1">
              <w:rPr>
                <w:rFonts w:cs="Times New Roman"/>
              </w:rPr>
              <w:t>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및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특별교육</w:t>
            </w:r>
            <w:r w:rsidRPr="00A62FE1">
              <w:rPr>
                <w:rFonts w:cs="Times New Roman"/>
              </w:rPr>
              <w:t xml:space="preserve"> 1</w:t>
            </w:r>
            <w:r w:rsidRPr="00A62FE1">
              <w:rPr>
                <w:rFonts w:cs="Times New Roman"/>
              </w:rPr>
              <w:t>회당</w:t>
            </w:r>
            <w:r w:rsidRPr="00A62FE1">
              <w:rPr>
                <w:rFonts w:cs="Times New Roman"/>
              </w:rPr>
              <w:t xml:space="preserve"> 330,000</w:t>
            </w:r>
            <w:r w:rsidRPr="00A62FE1">
              <w:rPr>
                <w:rFonts w:cs="Times New Roman"/>
              </w:rPr>
              <w:t>원</w:t>
            </w:r>
            <w:r w:rsidRPr="00A62FE1">
              <w:rPr>
                <w:rFonts w:cs="Times New Roman"/>
              </w:rPr>
              <w:t>(</w:t>
            </w:r>
            <w:r w:rsidRPr="00A62FE1">
              <w:rPr>
                <w:rFonts w:cs="Times New Roman"/>
              </w:rPr>
              <w:t>가맹비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로열티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교육훈련비는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브랜드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별로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상이함</w:t>
            </w:r>
            <w:r w:rsidRPr="00A62FE1">
              <w:rPr>
                <w:rFonts w:cs="Times New Roman"/>
              </w:rPr>
              <w:t>.)</w:t>
            </w:r>
          </w:p>
          <w:p w14:paraId="3A3F6CC0" w14:textId="77777777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대상회사는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매월</w:t>
            </w:r>
            <w:r w:rsidRPr="00A62FE1">
              <w:rPr>
                <w:rFonts w:cs="Times New Roman"/>
              </w:rPr>
              <w:t xml:space="preserve"> 1</w:t>
            </w:r>
            <w:r w:rsidRPr="00A62FE1">
              <w:rPr>
                <w:rFonts w:cs="Times New Roman"/>
              </w:rPr>
              <w:t>회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이상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가맹점을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방문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또는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유선으로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관리감독할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있고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언제든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출입하여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점검할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있음</w:t>
            </w:r>
            <w:r w:rsidRPr="00A62FE1">
              <w:rPr>
                <w:rFonts w:cs="Times New Roman"/>
              </w:rPr>
              <w:t>.</w:t>
            </w:r>
          </w:p>
          <w:p w14:paraId="4AA5F30B" w14:textId="77777777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답변에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가맹계약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관련하여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아래와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같은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내용이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확인됨</w:t>
            </w:r>
            <w:r w:rsidRPr="00A62FE1">
              <w:rPr>
                <w:rFonts w:cs="Times New Roman"/>
              </w:rPr>
              <w:t>.</w:t>
            </w:r>
          </w:p>
          <w:p w14:paraId="5B69C52F" w14:textId="4DEADC84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가맹점주와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대부분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표준계약서</w:t>
            </w:r>
            <w:r w:rsidR="00E16081">
              <w:rPr>
                <w:rFonts w:cs="Times New Roman" w:hint="eastAsia"/>
              </w:rPr>
              <w:t>를</w:t>
            </w:r>
            <w:r w:rsidR="00E16081">
              <w:rPr>
                <w:rFonts w:cs="Times New Roman" w:hint="eastAsia"/>
              </w:rPr>
              <w:t xml:space="preserve"> </w:t>
            </w:r>
            <w:r w:rsidR="00E16081">
              <w:rPr>
                <w:rFonts w:cs="Times New Roman" w:hint="eastAsia"/>
              </w:rPr>
              <w:t>그대로</w:t>
            </w:r>
            <w:r w:rsidR="00E16081">
              <w:rPr>
                <w:rFonts w:cs="Times New Roman" w:hint="eastAsia"/>
              </w:rPr>
              <w:t xml:space="preserve"> </w:t>
            </w:r>
            <w:r w:rsidR="00E16081">
              <w:rPr>
                <w:rFonts w:cs="Times New Roman" w:hint="eastAsia"/>
              </w:rPr>
              <w:t>활용하</w:t>
            </w:r>
            <w:r w:rsidRPr="00A62FE1">
              <w:rPr>
                <w:rFonts w:cs="Times New Roman"/>
              </w:rPr>
              <w:t>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있고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가맹점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별로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특별한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프로모션이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제공되는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등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가맹비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로열티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관련한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일부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상이한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부분은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특약사항에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기재하는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방식으로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진행하고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있음</w:t>
            </w:r>
            <w:r w:rsidRPr="00A62FE1">
              <w:rPr>
                <w:rFonts w:cs="Times New Roman"/>
              </w:rPr>
              <w:t>.</w:t>
            </w:r>
          </w:p>
          <w:p w14:paraId="03BE9443" w14:textId="77777777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lastRenderedPageBreak/>
              <w:t>가맹계약상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주요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조건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관련하여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공정거래법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가맹사업법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위반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등이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문제된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없으며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공정거래위원회의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조사를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받은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없음</w:t>
            </w:r>
            <w:r w:rsidRPr="00A62FE1">
              <w:rPr>
                <w:rFonts w:cs="Times New Roman"/>
              </w:rPr>
              <w:t>.</w:t>
            </w:r>
          </w:p>
          <w:p w14:paraId="64DD479C" w14:textId="6B8D0435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가맹비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책정은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중형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프랜차이즈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업계의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수준에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맞추어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비슷하게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책정되고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있으며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가맹점의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품질</w:t>
            </w:r>
            <w:r w:rsidRPr="00A62FE1">
              <w:rPr>
                <w:rFonts w:cs="Times New Roman"/>
              </w:rPr>
              <w:t>/</w:t>
            </w:r>
            <w:r w:rsidRPr="00A62FE1">
              <w:rPr>
                <w:rFonts w:cs="Times New Roman"/>
              </w:rPr>
              <w:t>운영은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대상회사에서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매달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정기적으로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점검하고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프로그램을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활용하여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점검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결과를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추적하고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있음</w:t>
            </w:r>
            <w:r w:rsidRPr="00A62FE1">
              <w:rPr>
                <w:rFonts w:cs="Times New Roman"/>
              </w:rPr>
              <w:t>.</w:t>
            </w:r>
          </w:p>
        </w:tc>
      </w:tr>
      <w:tr w:rsidR="00E8603D" w:rsidRPr="002356FC" w14:paraId="583E0571" w14:textId="77777777" w:rsidTr="00B87589">
        <w:trPr>
          <w:trHeight w:val="617"/>
        </w:trPr>
        <w:tc>
          <w:tcPr>
            <w:tcW w:w="2410" w:type="dxa"/>
          </w:tcPr>
          <w:p w14:paraId="227CA19A" w14:textId="691C211A" w:rsidR="00E8603D" w:rsidRPr="002356FC" w:rsidRDefault="005C347D" w:rsidP="00167C0E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/>
                <w:color w:val="9D0001" w:themeColor="background2"/>
              </w:rPr>
              <w:lastRenderedPageBreak/>
              <w:t xml:space="preserve">HMR </w:t>
            </w:r>
            <w:r>
              <w:rPr>
                <w:rFonts w:ascii="Times New Roman" w:cs="Times New Roman" w:hint="eastAsia"/>
                <w:color w:val="9D0001" w:themeColor="background2"/>
              </w:rPr>
              <w:t>사업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8603D">
              <w:rPr>
                <w:rFonts w:ascii="Times New Roman" w:cs="Times New Roman" w:hint="eastAsia"/>
                <w:color w:val="9D0001" w:themeColor="background2"/>
              </w:rPr>
              <w:t>온라인플랫폼</w:t>
            </w:r>
            <w:r w:rsidR="00E8603D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8603D">
              <w:rPr>
                <w:rFonts w:ascii="Times New Roman" w:cs="Times New Roman" w:hint="eastAsia"/>
                <w:color w:val="9D0001" w:themeColor="background2"/>
              </w:rPr>
              <w:t>공급계약</w:t>
            </w:r>
          </w:p>
        </w:tc>
        <w:tc>
          <w:tcPr>
            <w:tcW w:w="425" w:type="dxa"/>
          </w:tcPr>
          <w:p w14:paraId="22506398" w14:textId="77777777" w:rsidR="00E8603D" w:rsidRPr="002356FC" w:rsidRDefault="00E8603D" w:rsidP="007B127B">
            <w:pPr>
              <w:wordWrap/>
              <w:snapToGrid/>
              <w:spacing w:line="240" w:lineRule="auto"/>
              <w:ind w:leftChars="-125" w:left="-275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E277060" w14:textId="0C38D1BD" w:rsidR="00865E43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제공된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자료에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대상회사는</w:t>
            </w:r>
            <w:r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마켓컬리</w:t>
            </w:r>
            <w:r w:rsidR="00865E43" w:rsidRPr="00A62FE1">
              <w:rPr>
                <w:rFonts w:cs="Times New Roman"/>
              </w:rPr>
              <w:t xml:space="preserve">, </w:t>
            </w:r>
            <w:r w:rsidR="00CD7A22" w:rsidRPr="00A62FE1">
              <w:rPr>
                <w:rFonts w:cs="Times New Roman"/>
              </w:rPr>
              <w:t>골드플레이트</w:t>
            </w:r>
            <w:r w:rsidR="00CD7A22" w:rsidRPr="00A62FE1">
              <w:rPr>
                <w:rFonts w:cs="Times New Roman"/>
              </w:rPr>
              <w:t xml:space="preserve">, </w:t>
            </w:r>
            <w:r w:rsidR="00865E43" w:rsidRPr="00A62FE1">
              <w:rPr>
                <w:rFonts w:cs="Times New Roman"/>
              </w:rPr>
              <w:t>쿠팡</w:t>
            </w:r>
            <w:r w:rsidR="00865E43"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배민</w:t>
            </w:r>
            <w:r w:rsidR="00865E43" w:rsidRPr="00A62FE1">
              <w:rPr>
                <w:rFonts w:cs="Times New Roman"/>
              </w:rPr>
              <w:t>상회</w:t>
            </w:r>
            <w:r w:rsidRPr="00A62FE1">
              <w:rPr>
                <w:rFonts w:cs="Times New Roman"/>
              </w:rPr>
              <w:t>, CJ E&amp;M, GS</w:t>
            </w:r>
            <w:r w:rsidRPr="00A62FE1">
              <w:rPr>
                <w:rFonts w:cs="Times New Roman"/>
              </w:rPr>
              <w:t>홈쇼핑</w:t>
            </w:r>
            <w:r w:rsidRPr="00A62FE1">
              <w:rPr>
                <w:rFonts w:cs="Times New Roman"/>
              </w:rPr>
              <w:t>, GS</w:t>
            </w:r>
            <w:r w:rsidRPr="00A62FE1">
              <w:rPr>
                <w:rFonts w:cs="Times New Roman"/>
              </w:rPr>
              <w:t>리테일</w:t>
            </w:r>
            <w:r w:rsidR="00167EA8" w:rsidRPr="00A62FE1">
              <w:rPr>
                <w:rFonts w:cs="Times New Roman"/>
              </w:rPr>
              <w:t xml:space="preserve"> </w:t>
            </w:r>
            <w:r w:rsidR="00167EA8" w:rsidRPr="00A62FE1">
              <w:rPr>
                <w:rFonts w:cs="Times New Roman"/>
              </w:rPr>
              <w:t>등</w:t>
            </w:r>
            <w:r w:rsidR="00167EA8" w:rsidRPr="00A62FE1">
              <w:rPr>
                <w:rFonts w:cs="Times New Roman"/>
              </w:rPr>
              <w:t xml:space="preserve"> </w:t>
            </w:r>
            <w:r w:rsidR="00167EA8" w:rsidRPr="00A62FE1">
              <w:rPr>
                <w:rFonts w:cs="Times New Roman"/>
              </w:rPr>
              <w:t>온라인쇼핑</w:t>
            </w:r>
            <w:r w:rsidR="00801F4A">
              <w:rPr>
                <w:rFonts w:cs="Times New Roman" w:hint="eastAsia"/>
              </w:rPr>
              <w:t xml:space="preserve"> </w:t>
            </w:r>
            <w:r w:rsidR="00167EA8" w:rsidRPr="00A62FE1">
              <w:rPr>
                <w:rFonts w:cs="Times New Roman"/>
              </w:rPr>
              <w:t>플랫폼</w:t>
            </w:r>
            <w:r w:rsidR="00167EA8" w:rsidRPr="00A62FE1">
              <w:rPr>
                <w:rFonts w:cs="Times New Roman"/>
              </w:rPr>
              <w:t xml:space="preserve"> </w:t>
            </w:r>
            <w:r w:rsidR="00167EA8" w:rsidRPr="00A62FE1">
              <w:rPr>
                <w:rFonts w:cs="Times New Roman"/>
              </w:rPr>
              <w:t>업체와</w:t>
            </w:r>
            <w:r w:rsidR="00167EA8"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직매입</w:t>
            </w:r>
            <w:r w:rsidR="00167EA8" w:rsidRPr="00A62FE1">
              <w:rPr>
                <w:rFonts w:cs="Times New Roman"/>
              </w:rPr>
              <w:t>계약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또는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위탁계약을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체결하여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HM</w:t>
            </w:r>
            <w:r w:rsidR="00865E43" w:rsidRPr="00A62FE1">
              <w:rPr>
                <w:rFonts w:cs="Times New Roman"/>
              </w:rPr>
              <w:t>R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있음</w:t>
            </w:r>
            <w:r w:rsidRPr="00A62FE1">
              <w:rPr>
                <w:rFonts w:cs="Times New Roman"/>
              </w:rPr>
              <w:t>.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해당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계약을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직매입계약으로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할지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위탁계약으로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할지는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온라인쇼핑</w:t>
            </w:r>
            <w:r w:rsidR="00801F4A">
              <w:rPr>
                <w:rFonts w:cs="Times New Roman" w:hint="eastAsia"/>
              </w:rPr>
              <w:t xml:space="preserve"> </w:t>
            </w:r>
            <w:r w:rsidR="00865E43" w:rsidRPr="00A62FE1">
              <w:rPr>
                <w:rFonts w:cs="Times New Roman"/>
              </w:rPr>
              <w:t>플랫폼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업체</w:t>
            </w:r>
            <w:r w:rsidR="00B8732E" w:rsidRPr="00A62FE1">
              <w:rPr>
                <w:rFonts w:cs="Times New Roman"/>
              </w:rPr>
              <w:t>의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방침에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따라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결정</w:t>
            </w:r>
            <w:r w:rsidR="00B8732E" w:rsidRPr="00A62FE1">
              <w:rPr>
                <w:rFonts w:cs="Times New Roman"/>
              </w:rPr>
              <w:t>되</w:t>
            </w:r>
            <w:r w:rsidR="00865E43" w:rsidRPr="00A62FE1">
              <w:rPr>
                <w:rFonts w:cs="Times New Roman"/>
              </w:rPr>
              <w:t>며</w:t>
            </w:r>
            <w:r w:rsidR="00865E43" w:rsidRPr="00A62FE1">
              <w:rPr>
                <w:rFonts w:cs="Times New Roman"/>
              </w:rPr>
              <w:t xml:space="preserve">, </w:t>
            </w:r>
            <w:r w:rsidR="00865E43" w:rsidRPr="00A62FE1">
              <w:rPr>
                <w:rFonts w:cs="Times New Roman"/>
              </w:rPr>
              <w:t>거의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모든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계약에서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온라인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쇼핑플랫폼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업체의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표준계약을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사용함</w:t>
            </w:r>
            <w:r w:rsidR="00865E43" w:rsidRPr="00A62FE1">
              <w:rPr>
                <w:rFonts w:cs="Times New Roman"/>
              </w:rPr>
              <w:t xml:space="preserve">. </w:t>
            </w:r>
            <w:r w:rsidR="00865E43" w:rsidRPr="00A62FE1">
              <w:rPr>
                <w:rFonts w:cs="Times New Roman"/>
              </w:rPr>
              <w:t>직매입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또는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위탁계약의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상세한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내용은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  <w:b/>
                <w:u w:val="single"/>
              </w:rPr>
              <w:t>별첨</w:t>
            </w:r>
            <w:r w:rsidR="00865E43" w:rsidRPr="00A62FE1">
              <w:rPr>
                <w:rFonts w:cs="Times New Roman"/>
                <w:b/>
                <w:u w:val="single"/>
              </w:rPr>
              <w:t xml:space="preserve"> </w:t>
            </w:r>
            <w:r w:rsidR="00801F4A">
              <w:rPr>
                <w:rFonts w:cs="Times New Roman"/>
                <w:b/>
                <w:u w:val="single"/>
              </w:rPr>
              <w:t>3</w:t>
            </w:r>
            <w:r w:rsidR="00865E43" w:rsidRPr="00A62FE1">
              <w:rPr>
                <w:rFonts w:cs="Times New Roman"/>
                <w:b/>
                <w:u w:val="single"/>
              </w:rPr>
              <w:t xml:space="preserve">. </w:t>
            </w:r>
            <w:r w:rsidR="00865E43" w:rsidRPr="00A62FE1">
              <w:rPr>
                <w:rFonts w:cs="Times New Roman"/>
                <w:b/>
                <w:u w:val="single"/>
              </w:rPr>
              <w:t>주요</w:t>
            </w:r>
            <w:r w:rsidR="00865E43" w:rsidRPr="00A62FE1">
              <w:rPr>
                <w:rFonts w:cs="Times New Roman"/>
                <w:b/>
                <w:u w:val="single"/>
              </w:rPr>
              <w:t xml:space="preserve"> </w:t>
            </w:r>
            <w:r w:rsidR="00865E43" w:rsidRPr="00A62FE1">
              <w:rPr>
                <w:rFonts w:cs="Times New Roman"/>
                <w:b/>
                <w:u w:val="single"/>
              </w:rPr>
              <w:t>영업계약</w:t>
            </w:r>
            <w:r w:rsidR="00865E43" w:rsidRPr="00A62FE1">
              <w:rPr>
                <w:rFonts w:cs="Times New Roman"/>
                <w:b/>
                <w:u w:val="single"/>
              </w:rPr>
              <w:t xml:space="preserve"> </w:t>
            </w:r>
            <w:r w:rsidR="00865E43" w:rsidRPr="00A62FE1">
              <w:rPr>
                <w:rFonts w:cs="Times New Roman"/>
                <w:b/>
                <w:u w:val="single"/>
              </w:rPr>
              <w:t>현황</w:t>
            </w:r>
            <w:r w:rsidR="00865E43" w:rsidRPr="00A62FE1">
              <w:rPr>
                <w:rFonts w:cs="Times New Roman"/>
              </w:rPr>
              <w:t xml:space="preserve"> </w:t>
            </w:r>
            <w:r w:rsidR="00865E43" w:rsidRPr="00A62FE1">
              <w:rPr>
                <w:rFonts w:cs="Times New Roman"/>
              </w:rPr>
              <w:t>참조</w:t>
            </w:r>
            <w:r w:rsidR="00865E43" w:rsidRPr="00A62FE1">
              <w:rPr>
                <w:rFonts w:cs="Times New Roman"/>
              </w:rPr>
              <w:t>.</w:t>
            </w:r>
          </w:p>
          <w:p w14:paraId="6E4DDBC8" w14:textId="7AD30065" w:rsidR="00865E43" w:rsidRPr="00A62FE1" w:rsidRDefault="00865E43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직매입계약이란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온라인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쇼핑플랫폼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업체가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직접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구매하여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계약으로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온라인쇼핑</w:t>
            </w:r>
            <w:r w:rsidR="00801F4A">
              <w:rPr>
                <w:rFonts w:cs="Times New Roman" w:hint="eastAsia"/>
              </w:rPr>
              <w:t xml:space="preserve"> </w:t>
            </w:r>
            <w:r w:rsidRPr="00A62FE1">
              <w:rPr>
                <w:rFonts w:cs="Times New Roman"/>
              </w:rPr>
              <w:t>플랫폼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업체가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재고위험을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직접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부담함</w:t>
            </w:r>
            <w:r w:rsidRPr="00A62FE1">
              <w:rPr>
                <w:rFonts w:cs="Times New Roman"/>
              </w:rPr>
              <w:t xml:space="preserve">. </w:t>
            </w:r>
            <w:r w:rsidR="00CD7A22" w:rsidRPr="00A62FE1">
              <w:rPr>
                <w:rFonts w:cs="Times New Roman"/>
              </w:rPr>
              <w:t>대표적으로</w:t>
            </w:r>
            <w:r w:rsidR="00CD7A22"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쿠팡</w:t>
            </w:r>
            <w:r w:rsidR="00CD7A22" w:rsidRPr="00A62FE1">
              <w:rPr>
                <w:rFonts w:cs="Times New Roman"/>
              </w:rPr>
              <w:t xml:space="preserve">, </w:t>
            </w:r>
            <w:r w:rsidR="00CD7A22" w:rsidRPr="00A62FE1">
              <w:rPr>
                <w:rFonts w:cs="Times New Roman"/>
              </w:rPr>
              <w:t>배민상회</w:t>
            </w:r>
            <w:r w:rsidR="00CD7A22"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등</w:t>
            </w:r>
            <w:r w:rsidR="00CD7A22" w:rsidRPr="00A62FE1">
              <w:rPr>
                <w:rFonts w:cs="Times New Roman"/>
              </w:rPr>
              <w:t>.</w:t>
            </w:r>
          </w:p>
          <w:p w14:paraId="149D3B4B" w14:textId="15CB12D5" w:rsidR="00E8603D" w:rsidRPr="00A62FE1" w:rsidRDefault="00865E43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위탁계약이란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온라인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쇼핑플랫폼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업체는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제품의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위한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플랫폼만을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제공하며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고객의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주문</w:t>
            </w:r>
            <w:r w:rsidR="00CD7A22" w:rsidRPr="00A62FE1">
              <w:rPr>
                <w:rFonts w:cs="Times New Roman"/>
              </w:rPr>
              <w:t>이</w:t>
            </w:r>
            <w:r w:rsidR="00CD7A22"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있을</w:t>
            </w:r>
            <w:r w:rsidR="00CD7A22"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경우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공급업체가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바로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고객에게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물품을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공급하는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시스템으로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온라인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쇼핑플랫폼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업체는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재고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관련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부담이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없음</w:t>
            </w:r>
            <w:r w:rsidRPr="00A62FE1">
              <w:rPr>
                <w:rFonts w:cs="Times New Roman"/>
              </w:rPr>
              <w:t xml:space="preserve">. </w:t>
            </w:r>
            <w:r w:rsidR="00CD7A22" w:rsidRPr="00A62FE1">
              <w:rPr>
                <w:rFonts w:cs="Times New Roman"/>
              </w:rPr>
              <w:t>대표적으로</w:t>
            </w:r>
            <w:r w:rsidR="00CD7A22" w:rsidRPr="00A62FE1">
              <w:rPr>
                <w:rFonts w:cs="Times New Roman"/>
              </w:rPr>
              <w:t xml:space="preserve"> SSG, CJ </w:t>
            </w:r>
            <w:r w:rsidR="00CD7A22" w:rsidRPr="00A62FE1">
              <w:rPr>
                <w:rFonts w:cs="Times New Roman"/>
              </w:rPr>
              <w:t>오쇼핑</w:t>
            </w:r>
            <w:r w:rsidR="00CD7A22"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등</w:t>
            </w:r>
            <w:r w:rsidR="00CD7A22" w:rsidRPr="00A62FE1">
              <w:rPr>
                <w:rFonts w:cs="Times New Roman"/>
              </w:rPr>
              <w:t>.</w:t>
            </w:r>
          </w:p>
          <w:p w14:paraId="4C1ACFBF" w14:textId="2A9E41BC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답변에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매출기준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업체는</w:t>
            </w:r>
            <w:r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㈜</w:t>
            </w:r>
            <w:r w:rsidRPr="00A62FE1">
              <w:rPr>
                <w:rFonts w:cs="Times New Roman"/>
              </w:rPr>
              <w:t>컬리</w:t>
            </w:r>
            <w:r w:rsidR="00CD7A22" w:rsidRPr="00A62FE1">
              <w:rPr>
                <w:rFonts w:cs="Times New Roman"/>
              </w:rPr>
              <w:t>(</w:t>
            </w:r>
            <w:r w:rsidR="00CD7A22" w:rsidRPr="00A62FE1">
              <w:rPr>
                <w:rFonts w:cs="Times New Roman"/>
              </w:rPr>
              <w:t>마켓컬리</w:t>
            </w:r>
            <w:r w:rsidR="00CD7A22" w:rsidRPr="00A62FE1">
              <w:rPr>
                <w:rFonts w:cs="Times New Roman"/>
              </w:rPr>
              <w:t>)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및</w:t>
            </w:r>
            <w:r w:rsidRPr="00A62FE1">
              <w:rPr>
                <w:rFonts w:cs="Times New Roman"/>
              </w:rPr>
              <w:t xml:space="preserve"> </w:t>
            </w:r>
            <w:r w:rsidR="00CD7A22" w:rsidRPr="00A62FE1">
              <w:rPr>
                <w:rFonts w:cs="Times New Roman"/>
              </w:rPr>
              <w:t>㈜</w:t>
            </w:r>
            <w:r w:rsidRPr="00A62FE1">
              <w:rPr>
                <w:rFonts w:cs="Times New Roman"/>
              </w:rPr>
              <w:t>골드플레이트이며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주요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내용은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아래와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같음</w:t>
            </w:r>
            <w:r w:rsidRPr="00A62FE1">
              <w:rPr>
                <w:rFonts w:cs="Times New Roman"/>
              </w:rPr>
              <w:t>.</w:t>
            </w:r>
          </w:p>
          <w:p w14:paraId="3BA0AABA" w14:textId="09CFC4BF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골드플레이트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확보하지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못한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판매채널</w:t>
            </w:r>
            <w:r w:rsidRPr="00A62FE1">
              <w:rPr>
                <w:rFonts w:cs="Times New Roman"/>
              </w:rPr>
              <w:t>(GS</w:t>
            </w:r>
            <w:r w:rsidRPr="00A62FE1">
              <w:rPr>
                <w:rFonts w:cs="Times New Roman"/>
              </w:rPr>
              <w:t>프레시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오아시스</w:t>
            </w:r>
            <w:r w:rsidRPr="00A62FE1">
              <w:rPr>
                <w:rFonts w:cs="Times New Roman"/>
              </w:rPr>
              <w:t>)</w:t>
            </w:r>
            <w:r w:rsidRPr="00A62FE1">
              <w:rPr>
                <w:rFonts w:cs="Times New Roman"/>
              </w:rPr>
              <w:t>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가지고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골드플레이트를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통해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HM</w:t>
            </w:r>
            <w:r w:rsidR="00CD7A22" w:rsidRPr="00A62FE1">
              <w:rPr>
                <w:rFonts w:cs="Times New Roman"/>
              </w:rPr>
              <w:t>R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이에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따른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수익을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분배하는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계약으로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골드플레이트에게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판매채널에서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독점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권한을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부여하고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있음</w:t>
            </w:r>
            <w:r w:rsidRPr="00A62FE1">
              <w:rPr>
                <w:rFonts w:cs="Times New Roman"/>
              </w:rPr>
              <w:t>.</w:t>
            </w:r>
          </w:p>
          <w:p w14:paraId="1DC28155" w14:textId="55E2A386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마켓컬리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대상회사가</w:t>
            </w:r>
            <w:r w:rsidRPr="00A62FE1">
              <w:rPr>
                <w:rFonts w:cs="Times New Roman"/>
              </w:rPr>
              <w:t xml:space="preserve"> HM</w:t>
            </w:r>
            <w:r w:rsidR="00CD7A22" w:rsidRPr="00A62FE1">
              <w:rPr>
                <w:rFonts w:cs="Times New Roman"/>
              </w:rPr>
              <w:t>R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위탁하여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판매하는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계약으로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마켓컬리는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대상회사에게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납품일이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속한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익월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말일까지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현금성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결제수단으로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물품대금을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지급하여야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하며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납품된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상품이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주문한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상품과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다른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경우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납품된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상품에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하자가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경우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책임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사유로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훼손된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lastRenderedPageBreak/>
              <w:t>경우를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제외하고는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부당하게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감액할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없음</w:t>
            </w:r>
            <w:r w:rsidRPr="00A62FE1">
              <w:rPr>
                <w:rFonts w:cs="Times New Roman"/>
              </w:rPr>
              <w:t>.</w:t>
            </w:r>
          </w:p>
          <w:p w14:paraId="3B8AD5EF" w14:textId="6102BE92" w:rsidR="00E8603D" w:rsidRPr="00A62FE1" w:rsidRDefault="00E8603D" w:rsidP="00801F4A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답변에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온라인플랫폼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공급계약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관련하여</w:t>
            </w:r>
            <w:r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현재까지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특별히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분쟁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등이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발생한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바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없으며</w:t>
            </w:r>
            <w:r w:rsidR="00B8732E" w:rsidRPr="00A62FE1">
              <w:rPr>
                <w:rFonts w:cs="Times New Roman"/>
              </w:rPr>
              <w:t xml:space="preserve">, </w:t>
            </w:r>
            <w:r w:rsidR="00B8732E" w:rsidRPr="00A62FE1">
              <w:rPr>
                <w:rFonts w:cs="Times New Roman"/>
              </w:rPr>
              <w:t>대부분</w:t>
            </w:r>
            <w:r w:rsidR="00B8732E" w:rsidRPr="00A62FE1">
              <w:rPr>
                <w:rFonts w:cs="Times New Roman"/>
              </w:rPr>
              <w:t xml:space="preserve"> 1</w:t>
            </w:r>
            <w:r w:rsidR="00B8732E" w:rsidRPr="00A62FE1">
              <w:rPr>
                <w:rFonts w:cs="Times New Roman"/>
              </w:rPr>
              <w:t>년의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계약기간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외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자동연장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규정을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두고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있으며</w:t>
            </w:r>
            <w:r w:rsidR="00B8732E" w:rsidRPr="00A62FE1">
              <w:rPr>
                <w:rFonts w:cs="Times New Roman"/>
              </w:rPr>
              <w:t xml:space="preserve">, </w:t>
            </w:r>
            <w:r w:rsidR="00B8732E" w:rsidRPr="00A62FE1">
              <w:rPr>
                <w:rFonts w:cs="Times New Roman"/>
              </w:rPr>
              <w:t>특별한</w:t>
            </w:r>
            <w:r w:rsidR="00B8732E" w:rsidRPr="00A62FE1">
              <w:rPr>
                <w:rFonts w:cs="Times New Roman"/>
              </w:rPr>
              <w:t xml:space="preserve"> </w:t>
            </w:r>
            <w:r w:rsidR="00801F4A">
              <w:rPr>
                <w:rFonts w:cs="Times New Roman" w:hint="eastAsia"/>
              </w:rPr>
              <w:t>문제</w:t>
            </w:r>
            <w:r w:rsidR="00801F4A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없이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자동연장되고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있</w:t>
            </w:r>
            <w:r w:rsidR="00801F4A">
              <w:rPr>
                <w:rFonts w:cs="Times New Roman" w:hint="eastAsia"/>
              </w:rPr>
              <w:t>음</w:t>
            </w:r>
            <w:r w:rsidR="00801F4A">
              <w:rPr>
                <w:rFonts w:cs="Times New Roman" w:hint="eastAsia"/>
              </w:rPr>
              <w:t>.</w:t>
            </w:r>
          </w:p>
        </w:tc>
      </w:tr>
      <w:tr w:rsidR="00E8603D" w:rsidRPr="002356FC" w14:paraId="52E531D1" w14:textId="77777777" w:rsidTr="00433ECD">
        <w:trPr>
          <w:trHeight w:val="47"/>
        </w:trPr>
        <w:tc>
          <w:tcPr>
            <w:tcW w:w="2410" w:type="dxa"/>
          </w:tcPr>
          <w:p w14:paraId="7D1F2160" w14:textId="019C6127" w:rsidR="00E8603D" w:rsidRPr="002356FC" w:rsidRDefault="00E8603D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구매계약</w:t>
            </w:r>
          </w:p>
        </w:tc>
        <w:tc>
          <w:tcPr>
            <w:tcW w:w="425" w:type="dxa"/>
          </w:tcPr>
          <w:p w14:paraId="2E5067B9" w14:textId="77777777" w:rsidR="00E8603D" w:rsidRPr="002356FC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747BADB" w14:textId="7860F5D7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제공된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자료에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대상회사는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동원홈푸드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영광굴비센터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농가에프엔씨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삼성웰스토리</w:t>
            </w:r>
            <w:r w:rsidRPr="00A62FE1">
              <w:rPr>
                <w:rFonts w:cs="Times New Roman"/>
              </w:rPr>
              <w:t>, CJ</w:t>
            </w:r>
            <w:r w:rsidRPr="00A62FE1">
              <w:rPr>
                <w:rFonts w:cs="Times New Roman"/>
              </w:rPr>
              <w:t>제일제당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정원프로비전스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푸드머스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등을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통하여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식재료를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구매하고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있으며</w:t>
            </w:r>
            <w:r w:rsidRPr="00A62FE1">
              <w:rPr>
                <w:rFonts w:cs="Times New Roman"/>
              </w:rPr>
              <w:t xml:space="preserve">, </w:t>
            </w:r>
            <w:r w:rsidR="00B8732E" w:rsidRPr="00A62FE1">
              <w:rPr>
                <w:rFonts w:cs="Times New Roman"/>
              </w:rPr>
              <w:t>대부분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거래기본계약서를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체결하고</w:t>
            </w:r>
            <w:r w:rsidR="00B8732E" w:rsidRPr="00A62FE1">
              <w:rPr>
                <w:rFonts w:cs="Times New Roman"/>
              </w:rPr>
              <w:t xml:space="preserve">, </w:t>
            </w:r>
            <w:r w:rsidR="00B8732E" w:rsidRPr="00A62FE1">
              <w:rPr>
                <w:rFonts w:cs="Times New Roman"/>
              </w:rPr>
              <w:t>개별</w:t>
            </w:r>
            <w:r w:rsidR="00B8732E" w:rsidRPr="00A62FE1">
              <w:rPr>
                <w:rFonts w:cs="Times New Roman"/>
              </w:rPr>
              <w:t xml:space="preserve"> PO</w:t>
            </w:r>
            <w:r w:rsidR="00357CB9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(Purchase order)</w:t>
            </w:r>
            <w:r w:rsidR="00B8732E" w:rsidRPr="00A62FE1">
              <w:rPr>
                <w:rFonts w:cs="Times New Roman"/>
              </w:rPr>
              <w:t>를</w:t>
            </w:r>
            <w:r w:rsidR="00B8732E"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발주</w:t>
            </w:r>
            <w:r w:rsidR="00B8732E" w:rsidRPr="00A62FE1">
              <w:rPr>
                <w:rFonts w:cs="Times New Roman"/>
              </w:rPr>
              <w:t>하는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형태임</w:t>
            </w:r>
            <w:r w:rsidR="00B8732E" w:rsidRPr="00A62FE1">
              <w:rPr>
                <w:rFonts w:cs="Times New Roman"/>
              </w:rPr>
              <w:t>.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상세한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내용은</w:t>
            </w:r>
            <w:r w:rsidRPr="00A62FE1">
              <w:rPr>
                <w:rFonts w:cs="Times New Roman"/>
              </w:rPr>
              <w:t xml:space="preserve"> </w:t>
            </w:r>
            <w:r w:rsidRPr="00801F4A">
              <w:rPr>
                <w:rFonts w:cs="Times New Roman"/>
                <w:b/>
                <w:u w:val="single"/>
              </w:rPr>
              <w:t>별첨</w:t>
            </w:r>
            <w:r w:rsidR="00801F4A" w:rsidRPr="00801F4A">
              <w:rPr>
                <w:rFonts w:cs="Times New Roman"/>
                <w:b/>
                <w:u w:val="single"/>
              </w:rPr>
              <w:t>3</w:t>
            </w:r>
            <w:r w:rsidRPr="00801F4A">
              <w:rPr>
                <w:rFonts w:cs="Times New Roman"/>
                <w:b/>
                <w:u w:val="single"/>
              </w:rPr>
              <w:t xml:space="preserve">. </w:t>
            </w:r>
            <w:r w:rsidRPr="00801F4A">
              <w:rPr>
                <w:rFonts w:cs="Times New Roman"/>
                <w:b/>
                <w:u w:val="single"/>
              </w:rPr>
              <w:t>주요</w:t>
            </w:r>
            <w:r w:rsidRPr="00801F4A">
              <w:rPr>
                <w:rFonts w:cs="Times New Roman"/>
                <w:b/>
                <w:u w:val="single"/>
              </w:rPr>
              <w:t xml:space="preserve"> </w:t>
            </w:r>
            <w:r w:rsidRPr="00801F4A">
              <w:rPr>
                <w:rFonts w:cs="Times New Roman"/>
                <w:b/>
                <w:u w:val="single"/>
              </w:rPr>
              <w:t>영업계약</w:t>
            </w:r>
            <w:r w:rsidRPr="00801F4A">
              <w:rPr>
                <w:rFonts w:cs="Times New Roman"/>
                <w:b/>
                <w:u w:val="single"/>
              </w:rPr>
              <w:t xml:space="preserve"> </w:t>
            </w:r>
            <w:r w:rsidRPr="00801F4A">
              <w:rPr>
                <w:rFonts w:cs="Times New Roman"/>
                <w:b/>
                <w:u w:val="single"/>
              </w:rPr>
              <w:t>현황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참조</w:t>
            </w:r>
            <w:r w:rsidRPr="00A62FE1">
              <w:rPr>
                <w:rFonts w:cs="Times New Roman"/>
              </w:rPr>
              <w:t>.</w:t>
            </w:r>
          </w:p>
          <w:p w14:paraId="15D1D702" w14:textId="3362CE0F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제공된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자료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및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설명에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따르면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식재료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구매계약과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관련하여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아래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계약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외에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최소구매수량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및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재고인수의무</w:t>
            </w:r>
            <w:r w:rsidR="00CC6460">
              <w:rPr>
                <w:rFonts w:cs="Times New Roman" w:hint="eastAsia"/>
              </w:rPr>
              <w:t>가</w:t>
            </w:r>
            <w:r w:rsidR="00CC6460">
              <w:rPr>
                <w:rFonts w:cs="Times New Roman" w:hint="eastAsia"/>
              </w:rPr>
              <w:t xml:space="preserve"> </w:t>
            </w:r>
            <w:r w:rsidR="00B8732E" w:rsidRPr="00A62FE1">
              <w:rPr>
                <w:rFonts w:cs="Times New Roman"/>
              </w:rPr>
              <w:t>있는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계약은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없다고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함</w:t>
            </w:r>
            <w:r w:rsidR="00B8732E" w:rsidRPr="00A62FE1">
              <w:rPr>
                <w:rFonts w:cs="Times New Roman"/>
              </w:rPr>
              <w:t xml:space="preserve">. </w:t>
            </w:r>
            <w:r w:rsidR="00B8732E" w:rsidRPr="00A62FE1">
              <w:rPr>
                <w:rFonts w:cs="Times New Roman"/>
              </w:rPr>
              <w:t>다만</w:t>
            </w:r>
            <w:r w:rsidR="00B8732E" w:rsidRPr="00A62FE1">
              <w:rPr>
                <w:rFonts w:cs="Times New Roman"/>
              </w:rPr>
              <w:t xml:space="preserve">, </w:t>
            </w:r>
            <w:r w:rsidR="00B8732E" w:rsidRPr="00A62FE1">
              <w:rPr>
                <w:rFonts w:cs="Times New Roman"/>
              </w:rPr>
              <w:t>아래의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계약의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경우에도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계약상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예정된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재고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소진은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특별한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문제없이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가능할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것으로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예상된다고</w:t>
            </w:r>
            <w:r w:rsidR="00B8732E" w:rsidRPr="00A62FE1">
              <w:rPr>
                <w:rFonts w:cs="Times New Roman"/>
              </w:rPr>
              <w:t xml:space="preserve"> </w:t>
            </w:r>
            <w:r w:rsidR="00B8732E" w:rsidRPr="00A62FE1">
              <w:rPr>
                <w:rFonts w:cs="Times New Roman"/>
              </w:rPr>
              <w:t>함</w:t>
            </w:r>
            <w:r w:rsidR="00B8732E" w:rsidRPr="00A62FE1">
              <w:rPr>
                <w:rFonts w:cs="Times New Roman"/>
              </w:rPr>
              <w:t>.</w:t>
            </w:r>
          </w:p>
          <w:tbl>
            <w:tblPr>
              <w:tblW w:w="10470" w:type="dxa"/>
              <w:tblInd w:w="44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69"/>
              <w:gridCol w:w="1269"/>
              <w:gridCol w:w="3966"/>
              <w:gridCol w:w="3966"/>
            </w:tblGrid>
            <w:tr w:rsidR="00A62FE1" w:rsidRPr="00A62FE1" w14:paraId="0B1840C7" w14:textId="77777777" w:rsidTr="00801F4A">
              <w:trPr>
                <w:trHeight w:val="533"/>
              </w:trPr>
              <w:tc>
                <w:tcPr>
                  <w:tcW w:w="606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2E3235BA" w14:textId="77777777" w:rsidR="00E8603D" w:rsidRPr="007D1220" w:rsidRDefault="00E8603D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계약명</w:t>
                  </w:r>
                </w:p>
              </w:tc>
              <w:tc>
                <w:tcPr>
                  <w:tcW w:w="606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5743FDC8" w14:textId="77777777" w:rsidR="00E8603D" w:rsidRPr="007D1220" w:rsidRDefault="00E8603D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계약상대방</w:t>
                  </w:r>
                </w:p>
              </w:tc>
              <w:tc>
                <w:tcPr>
                  <w:tcW w:w="1894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666BB9FF" w14:textId="77777777" w:rsidR="00E8603D" w:rsidRPr="007D1220" w:rsidRDefault="00E8603D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최소구매수량</w:t>
                  </w:r>
                  <w:r w:rsidRPr="007D1220">
                    <w:rPr>
                      <w:b/>
                      <w:sz w:val="20"/>
                      <w:szCs w:val="20"/>
                    </w:rPr>
                    <w:t>/</w:t>
                  </w:r>
                  <w:r w:rsidRPr="007D1220">
                    <w:rPr>
                      <w:b/>
                      <w:sz w:val="20"/>
                      <w:szCs w:val="20"/>
                    </w:rPr>
                    <w:t>재고인수의무</w:t>
                  </w:r>
                </w:p>
              </w:tc>
              <w:tc>
                <w:tcPr>
                  <w:tcW w:w="1894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4DCB4B65" w14:textId="77777777" w:rsidR="00E8603D" w:rsidRPr="007D1220" w:rsidRDefault="00E8603D" w:rsidP="007D1220">
                  <w:pPr>
                    <w:wordWrap/>
                    <w:spacing w:line="276" w:lineRule="auto"/>
                    <w:ind w:leftChars="-47" w:left="-103" w:firstLineChars="52" w:firstLine="104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대상회사의</w:t>
                  </w:r>
                  <w:r w:rsidRPr="007D1220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7D1220">
                    <w:rPr>
                      <w:b/>
                      <w:sz w:val="20"/>
                      <w:szCs w:val="20"/>
                    </w:rPr>
                    <w:t>답변</w:t>
                  </w:r>
                </w:p>
              </w:tc>
            </w:tr>
            <w:tr w:rsidR="00A62FE1" w:rsidRPr="00A62FE1" w14:paraId="38E93D5D" w14:textId="77777777" w:rsidTr="007D1220">
              <w:trPr>
                <w:trHeight w:val="88"/>
              </w:trPr>
              <w:tc>
                <w:tcPr>
                  <w:tcW w:w="606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3C79D907" w14:textId="77777777" w:rsidR="00E8603D" w:rsidRPr="007D1220" w:rsidRDefault="00E8603D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물품구매협약서</w:t>
                  </w:r>
                </w:p>
              </w:tc>
              <w:tc>
                <w:tcPr>
                  <w:tcW w:w="606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2987A701" w14:textId="77777777" w:rsidR="00E8603D" w:rsidRPr="007D1220" w:rsidRDefault="00E8603D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영광굴비센터</w:t>
                  </w:r>
                </w:p>
              </w:tc>
              <w:tc>
                <w:tcPr>
                  <w:tcW w:w="189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541E9373" w14:textId="4CEEA3D9" w:rsidR="00E8603D" w:rsidRPr="007D1220" w:rsidRDefault="00E8603D" w:rsidP="00801F4A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영광굴비센터가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801F4A" w:rsidRPr="007D1220">
                    <w:rPr>
                      <w:rFonts w:cs="Times New Roman" w:hint="eastAsia"/>
                      <w:sz w:val="20"/>
                    </w:rPr>
                    <w:t>공급</w:t>
                  </w:r>
                  <w:r w:rsidRPr="007D1220">
                    <w:rPr>
                      <w:rFonts w:cs="Times New Roman"/>
                      <w:sz w:val="20"/>
                    </w:rPr>
                    <w:t>하는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보리굴비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7</w:t>
                  </w:r>
                  <w:r w:rsidRPr="007D1220">
                    <w:rPr>
                      <w:rFonts w:cs="Times New Roman"/>
                      <w:sz w:val="20"/>
                    </w:rPr>
                    <w:t>만미</w:t>
                  </w:r>
                  <w:r w:rsidR="00ED2D8C">
                    <w:rPr>
                      <w:rFonts w:cs="Times New Roman" w:hint="eastAsia"/>
                      <w:sz w:val="20"/>
                    </w:rPr>
                    <w:t>(</w:t>
                  </w:r>
                  <w:r w:rsidR="00ED2D8C">
                    <w:rPr>
                      <w:rFonts w:cs="Times New Roman" w:hint="eastAsia"/>
                      <w:sz w:val="20"/>
                    </w:rPr>
                    <w:t>미당</w:t>
                  </w:r>
                  <w:r w:rsidR="00ED2D8C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="00ED2D8C">
                    <w:rPr>
                      <w:rFonts w:cs="Times New Roman"/>
                      <w:sz w:val="20"/>
                    </w:rPr>
                    <w:t>3,900</w:t>
                  </w:r>
                  <w:r w:rsidR="00ED2D8C">
                    <w:rPr>
                      <w:rFonts w:cs="Times New Roman" w:hint="eastAsia"/>
                      <w:sz w:val="20"/>
                    </w:rPr>
                    <w:t>원</w:t>
                  </w:r>
                  <w:r w:rsidR="00ED2D8C">
                    <w:rPr>
                      <w:rFonts w:cs="Times New Roman" w:hint="eastAsia"/>
                      <w:sz w:val="20"/>
                    </w:rPr>
                    <w:t>,</w:t>
                  </w:r>
                  <w:r w:rsidR="00ED2D8C">
                    <w:rPr>
                      <w:rFonts w:cs="Times New Roman"/>
                      <w:sz w:val="20"/>
                    </w:rPr>
                    <w:t xml:space="preserve"> </w:t>
                  </w:r>
                  <w:r w:rsidR="00ED2D8C">
                    <w:rPr>
                      <w:rFonts w:cs="Times New Roman" w:hint="eastAsia"/>
                      <w:sz w:val="20"/>
                    </w:rPr>
                    <w:t>총</w:t>
                  </w:r>
                  <w:r w:rsidR="00ED2D8C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="00ED2D8C">
                    <w:rPr>
                      <w:rFonts w:cs="Times New Roman"/>
                      <w:sz w:val="20"/>
                    </w:rPr>
                    <w:t>2.7</w:t>
                  </w:r>
                  <w:r w:rsidR="00ED2D8C">
                    <w:rPr>
                      <w:rFonts w:cs="Times New Roman" w:hint="eastAsia"/>
                      <w:sz w:val="20"/>
                    </w:rPr>
                    <w:t>억원</w:t>
                  </w:r>
                  <w:r w:rsidR="00ED2D8C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="00ED2D8C">
                    <w:rPr>
                      <w:rFonts w:cs="Times New Roman" w:hint="eastAsia"/>
                      <w:sz w:val="20"/>
                    </w:rPr>
                    <w:t>규모</w:t>
                  </w:r>
                  <w:r w:rsidR="00ED2D8C">
                    <w:rPr>
                      <w:rFonts w:cs="Times New Roman" w:hint="eastAsia"/>
                      <w:sz w:val="20"/>
                    </w:rPr>
                    <w:t>)</w:t>
                  </w:r>
                  <w:r w:rsidRPr="007D1220">
                    <w:rPr>
                      <w:rFonts w:cs="Times New Roman"/>
                      <w:sz w:val="20"/>
                    </w:rPr>
                    <w:t>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24</w:t>
                  </w:r>
                  <w:r w:rsidRPr="007D1220">
                    <w:rPr>
                      <w:rFonts w:cs="Times New Roman"/>
                      <w:sz w:val="20"/>
                    </w:rPr>
                    <w:t>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3</w:t>
                  </w:r>
                  <w:r w:rsidRPr="007D1220">
                    <w:rPr>
                      <w:rFonts w:cs="Times New Roman"/>
                      <w:sz w:val="20"/>
                    </w:rPr>
                    <w:t>월말까지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소진하여야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하고</w:t>
                  </w:r>
                  <w:r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Pr="007D1220">
                    <w:rPr>
                      <w:rFonts w:cs="Times New Roman"/>
                      <w:sz w:val="20"/>
                    </w:rPr>
                    <w:t>소진하지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못할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경우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재고를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전량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인수하여야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함</w:t>
                  </w:r>
                  <w:r w:rsidRPr="007D1220">
                    <w:rPr>
                      <w:rFonts w:cs="Times New Roman"/>
                      <w:sz w:val="20"/>
                    </w:rPr>
                    <w:t>.</w:t>
                  </w:r>
                  <w:r w:rsidR="00433ECD">
                    <w:rPr>
                      <w:rFonts w:cs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189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340B848F" w14:textId="1234A60B" w:rsidR="00E8603D" w:rsidRPr="007D1220" w:rsidRDefault="00A62FE1" w:rsidP="00A62FE1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보리굴비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특성상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제품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준비에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장기간이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소요되</w:t>
                  </w:r>
                  <w:r w:rsidR="00801F4A" w:rsidRPr="007D1220">
                    <w:rPr>
                      <w:rFonts w:cs="Times New Roman" w:hint="eastAsia"/>
                      <w:sz w:val="20"/>
                    </w:rPr>
                    <w:t>어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물량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확보를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위해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계약하였으며</w:t>
                  </w:r>
                  <w:r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="00E8603D" w:rsidRPr="007D1220">
                    <w:rPr>
                      <w:rFonts w:cs="Times New Roman"/>
                      <w:sz w:val="20"/>
                    </w:rPr>
                    <w:t>계속적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계약이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아닌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1</w:t>
                  </w:r>
                  <w:r w:rsidR="00E8603D" w:rsidRPr="007D1220">
                    <w:rPr>
                      <w:rFonts w:cs="Times New Roman"/>
                      <w:sz w:val="20"/>
                    </w:rPr>
                    <w:t>회성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계약이고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="00E8603D" w:rsidRPr="007D1220">
                    <w:rPr>
                      <w:rFonts w:cs="Times New Roman"/>
                      <w:sz w:val="20"/>
                    </w:rPr>
                    <w:t>현재까지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소진되는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비율상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무리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없이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1~2</w:t>
                  </w:r>
                  <w:r w:rsidRPr="007D1220">
                    <w:rPr>
                      <w:rFonts w:cs="Times New Roman"/>
                      <w:sz w:val="20"/>
                    </w:rPr>
                    <w:t>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내에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해당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물량을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모두</w:t>
                  </w:r>
                  <w:r w:rsidR="00E8603D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E8603D" w:rsidRPr="007D1220">
                    <w:rPr>
                      <w:rFonts w:cs="Times New Roman"/>
                      <w:sz w:val="20"/>
                    </w:rPr>
                    <w:t>소진</w:t>
                  </w:r>
                  <w:r w:rsidRPr="007D1220">
                    <w:rPr>
                      <w:rFonts w:cs="Times New Roman"/>
                      <w:sz w:val="20"/>
                    </w:rPr>
                    <w:t>할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수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있을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것으로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예</w:t>
                  </w:r>
                  <w:r w:rsidR="00801F4A" w:rsidRPr="007D1220">
                    <w:rPr>
                      <w:rFonts w:cs="Times New Roman" w:hint="eastAsia"/>
                      <w:sz w:val="20"/>
                    </w:rPr>
                    <w:t>상</w:t>
                  </w:r>
                  <w:r w:rsidRPr="007D1220">
                    <w:rPr>
                      <w:rFonts w:cs="Times New Roman"/>
                      <w:sz w:val="20"/>
                    </w:rPr>
                    <w:t>됨</w:t>
                  </w:r>
                  <w:r w:rsidR="00801F4A" w:rsidRPr="007D1220">
                    <w:rPr>
                      <w:rFonts w:cs="Times New Roman" w:hint="eastAsia"/>
                      <w:sz w:val="20"/>
                    </w:rPr>
                    <w:t>.</w:t>
                  </w:r>
                </w:p>
              </w:tc>
            </w:tr>
            <w:tr w:rsidR="00A62FE1" w:rsidRPr="00A62FE1" w14:paraId="32E0240C" w14:textId="77777777" w:rsidTr="007D1220">
              <w:trPr>
                <w:trHeight w:val="88"/>
              </w:trPr>
              <w:tc>
                <w:tcPr>
                  <w:tcW w:w="606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66E3E356" w14:textId="77777777" w:rsidR="00E8603D" w:rsidRPr="007D1220" w:rsidRDefault="00E8603D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물품공급계약서</w:t>
                  </w:r>
                </w:p>
              </w:tc>
              <w:tc>
                <w:tcPr>
                  <w:tcW w:w="606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4F95502E" w14:textId="77777777" w:rsidR="00E8603D" w:rsidRPr="007D1220" w:rsidRDefault="00E8603D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정원프로비전스</w:t>
                  </w:r>
                </w:p>
              </w:tc>
              <w:tc>
                <w:tcPr>
                  <w:tcW w:w="189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2E31CACE" w14:textId="45C5AB0F" w:rsidR="00E8603D" w:rsidRPr="007D1220" w:rsidRDefault="00E8603D" w:rsidP="00A62FE1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정원프로비전스가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공급하는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</w:t>
                  </w:r>
                  <w:r w:rsidR="00A62FE1" w:rsidRPr="007D1220">
                    <w:rPr>
                      <w:rFonts w:cs="Times New Roman"/>
                      <w:sz w:val="20"/>
                    </w:rPr>
                    <w:t>품</w:t>
                  </w:r>
                  <w:r w:rsidRPr="007D1220">
                    <w:rPr>
                      <w:rFonts w:cs="Times New Roman"/>
                      <w:sz w:val="20"/>
                    </w:rPr>
                    <w:t>(</w:t>
                  </w:r>
                  <w:r w:rsidRPr="007D1220">
                    <w:rPr>
                      <w:rFonts w:cs="Times New Roman"/>
                      <w:sz w:val="20"/>
                    </w:rPr>
                    <w:t>스페인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801F4A" w:rsidRPr="007D1220">
                    <w:rPr>
                      <w:rFonts w:cs="Times New Roman" w:hint="eastAsia"/>
                      <w:sz w:val="20"/>
                    </w:rPr>
                    <w:t>수입</w:t>
                  </w:r>
                  <w:r w:rsidR="00801F4A" w:rsidRPr="007D1220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돈육</w:t>
                  </w:r>
                  <w:r w:rsidRPr="007D1220">
                    <w:rPr>
                      <w:rFonts w:cs="Times New Roman"/>
                      <w:sz w:val="20"/>
                    </w:rPr>
                    <w:t>)</w:t>
                  </w:r>
                  <w:r w:rsidRPr="007D1220">
                    <w:rPr>
                      <w:rFonts w:cs="Times New Roman"/>
                      <w:sz w:val="20"/>
                    </w:rPr>
                    <w:t>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전량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인수하여야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함</w:t>
                  </w:r>
                  <w:r w:rsidRPr="007D1220">
                    <w:rPr>
                      <w:rFonts w:cs="Times New Roman"/>
                      <w:sz w:val="20"/>
                    </w:rPr>
                    <w:t>.</w:t>
                  </w:r>
                </w:p>
              </w:tc>
              <w:tc>
                <w:tcPr>
                  <w:tcW w:w="189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473E0F5C" w14:textId="71BA9534" w:rsidR="00E8603D" w:rsidRPr="007D1220" w:rsidRDefault="00E8603D" w:rsidP="00A62FE1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스페인으로부터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갈매기살을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수입하는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계약</w:t>
                  </w:r>
                  <w:r w:rsidR="00A62FE1" w:rsidRPr="007D1220">
                    <w:rPr>
                      <w:rFonts w:cs="Times New Roman"/>
                      <w:sz w:val="20"/>
                    </w:rPr>
                    <w:t>으로</w:t>
                  </w:r>
                  <w:r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Pr="007D1220">
                    <w:rPr>
                      <w:rFonts w:cs="Times New Roman"/>
                      <w:sz w:val="20"/>
                    </w:rPr>
                    <w:t>수입하는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컨테이너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별로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재고를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전량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인수하여야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하나</w:t>
                  </w:r>
                  <w:r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Pr="007D1220">
                    <w:rPr>
                      <w:rFonts w:cs="Times New Roman"/>
                      <w:sz w:val="20"/>
                    </w:rPr>
                    <w:t>통상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한달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반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안에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모두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소진되므로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 w:hint="eastAsia"/>
                      <w:sz w:val="20"/>
                    </w:rPr>
                    <w:t>현재까지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재고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소진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여부가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문제된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없음</w:t>
                  </w:r>
                  <w:r w:rsidRPr="007D1220">
                    <w:rPr>
                      <w:rFonts w:cs="Times New Roman"/>
                      <w:sz w:val="20"/>
                    </w:rPr>
                    <w:t>.</w:t>
                  </w:r>
                </w:p>
              </w:tc>
            </w:tr>
            <w:tr w:rsidR="00A62FE1" w:rsidRPr="00A62FE1" w14:paraId="3533DBD1" w14:textId="77777777" w:rsidTr="00801F4A">
              <w:trPr>
                <w:trHeight w:val="88"/>
              </w:trPr>
              <w:tc>
                <w:tcPr>
                  <w:tcW w:w="606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5BD3C237" w14:textId="77777777" w:rsidR="00E8603D" w:rsidRPr="007D1220" w:rsidRDefault="00E8603D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물품공급계약서</w:t>
                  </w:r>
                </w:p>
              </w:tc>
              <w:tc>
                <w:tcPr>
                  <w:tcW w:w="606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65CE9A5C" w14:textId="77777777" w:rsidR="00E8603D" w:rsidRPr="007D1220" w:rsidRDefault="00E8603D" w:rsidP="00A62FE1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동원홈푸드</w:t>
                  </w:r>
                </w:p>
              </w:tc>
              <w:tc>
                <w:tcPr>
                  <w:tcW w:w="189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</w:tcPr>
                <w:p w14:paraId="4204A838" w14:textId="00846150" w:rsidR="00E8603D" w:rsidRPr="007D1220" w:rsidRDefault="00E8603D" w:rsidP="00A62FE1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동원홈푸드가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보유하고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있는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재고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중</w:t>
                  </w:r>
                  <w:r w:rsidRPr="007D1220">
                    <w:rPr>
                      <w:rFonts w:cs="Times New Roman"/>
                      <w:sz w:val="20"/>
                    </w:rPr>
                    <w:t xml:space="preserve"> ‘</w:t>
                  </w:r>
                  <w:r w:rsidRPr="007D1220">
                    <w:rPr>
                      <w:rFonts w:cs="Times New Roman"/>
                      <w:sz w:val="20"/>
                    </w:rPr>
                    <w:t>부진재고</w:t>
                  </w:r>
                  <w:r w:rsidRPr="007D1220">
                    <w:rPr>
                      <w:rFonts w:cs="Times New Roman"/>
                      <w:sz w:val="20"/>
                    </w:rPr>
                    <w:t>(</w:t>
                  </w:r>
                  <w:r w:rsidRPr="007D1220">
                    <w:rPr>
                      <w:rFonts w:cs="Times New Roman"/>
                      <w:sz w:val="20"/>
                    </w:rPr>
                    <w:t>저회전재고</w:t>
                  </w:r>
                  <w:r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Pr="007D1220">
                    <w:rPr>
                      <w:rFonts w:cs="Times New Roman"/>
                      <w:sz w:val="20"/>
                    </w:rPr>
                    <w:t>임박재고</w:t>
                  </w:r>
                  <w:r w:rsidRPr="007D1220">
                    <w:rPr>
                      <w:rFonts w:cs="Times New Roman"/>
                      <w:sz w:val="20"/>
                    </w:rPr>
                    <w:t xml:space="preserve">, </w:t>
                  </w:r>
                  <w:r w:rsidRPr="007D1220">
                    <w:rPr>
                      <w:rFonts w:cs="Times New Roman"/>
                      <w:sz w:val="20"/>
                    </w:rPr>
                    <w:t>경과재고</w:t>
                  </w:r>
                  <w:r w:rsidRPr="007D1220">
                    <w:rPr>
                      <w:rFonts w:cs="Times New Roman"/>
                      <w:sz w:val="20"/>
                    </w:rPr>
                    <w:t>)</w:t>
                  </w:r>
                  <w:r w:rsidR="007D1220">
                    <w:rPr>
                      <w:rFonts w:cs="Times New Roman"/>
                      <w:sz w:val="20"/>
                    </w:rPr>
                    <w:t>’</w:t>
                  </w:r>
                  <w:r w:rsidRPr="007D1220">
                    <w:rPr>
                      <w:rFonts w:cs="Times New Roman"/>
                      <w:sz w:val="20"/>
                    </w:rPr>
                    <w:t>는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대상회사가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모두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소진하여야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함</w:t>
                  </w:r>
                  <w:r w:rsidRPr="007D1220">
                    <w:rPr>
                      <w:rFonts w:cs="Times New Roman"/>
                      <w:sz w:val="20"/>
                    </w:rPr>
                    <w:t>.</w:t>
                  </w:r>
                </w:p>
              </w:tc>
              <w:tc>
                <w:tcPr>
                  <w:tcW w:w="189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47B63C4B" w14:textId="1FF19D46" w:rsidR="00E8603D" w:rsidRPr="007D1220" w:rsidRDefault="00E8603D" w:rsidP="00A62FE1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전국적인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물류업체와의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표준계약서</w:t>
                  </w:r>
                  <w:r w:rsidR="00A62FE1" w:rsidRPr="007D1220">
                    <w:rPr>
                      <w:rFonts w:cs="Times New Roman"/>
                      <w:sz w:val="20"/>
                    </w:rPr>
                    <w:t>상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포함된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규정으로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대상회사의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경우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="00A62FE1" w:rsidRPr="007D1220">
                    <w:rPr>
                      <w:rFonts w:cs="Times New Roman"/>
                      <w:sz w:val="20"/>
                    </w:rPr>
                    <w:t>부진재고가</w:t>
                  </w:r>
                  <w:r w:rsidR="00A62FE1"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특별히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문제된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없음</w:t>
                  </w:r>
                  <w:r w:rsidRPr="007D1220">
                    <w:rPr>
                      <w:rFonts w:cs="Times New Roman"/>
                      <w:sz w:val="20"/>
                    </w:rPr>
                    <w:t>.</w:t>
                  </w:r>
                </w:p>
              </w:tc>
            </w:tr>
          </w:tbl>
          <w:p w14:paraId="6C534E06" w14:textId="0DA09115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답변에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구매계약은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특별한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이슈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자동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연장되고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있으며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특히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동원홈푸드와의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계약이</w:t>
            </w:r>
            <w:r w:rsidR="00A62FE1" w:rsidRPr="00A62FE1">
              <w:rPr>
                <w:rFonts w:cs="Times New Roman"/>
              </w:rPr>
              <w:t xml:space="preserve"> </w:t>
            </w:r>
            <w:r w:rsidR="00A62FE1" w:rsidRPr="00A62FE1">
              <w:rPr>
                <w:rFonts w:cs="Times New Roman"/>
              </w:rPr>
              <w:t>전체</w:t>
            </w:r>
            <w:r w:rsidR="00A62FE1" w:rsidRPr="00A62FE1">
              <w:rPr>
                <w:rFonts w:cs="Times New Roman"/>
              </w:rPr>
              <w:t xml:space="preserve"> </w:t>
            </w:r>
            <w:r w:rsidR="00A62FE1" w:rsidRPr="00A62FE1">
              <w:rPr>
                <w:rFonts w:cs="Times New Roman"/>
              </w:rPr>
              <w:t>금액</w:t>
            </w:r>
            <w:r w:rsidR="00A62FE1" w:rsidRPr="00A62FE1">
              <w:rPr>
                <w:rFonts w:cs="Times New Roman"/>
              </w:rPr>
              <w:t xml:space="preserve"> </w:t>
            </w:r>
            <w:r w:rsidR="00A62FE1" w:rsidRPr="00A62FE1">
              <w:rPr>
                <w:rFonts w:cs="Times New Roman"/>
              </w:rPr>
              <w:t>기준</w:t>
            </w:r>
            <w:r w:rsidR="00A62FE1"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가장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비중이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높으나</w:t>
            </w:r>
            <w:r w:rsidRPr="00A62FE1">
              <w:rPr>
                <w:rFonts w:cs="Times New Roman"/>
              </w:rPr>
              <w:t xml:space="preserve"> </w:t>
            </w:r>
            <w:r w:rsidR="00A62FE1" w:rsidRPr="00A62FE1">
              <w:rPr>
                <w:rFonts w:cs="Times New Roman"/>
              </w:rPr>
              <w:t>특별한</w:t>
            </w:r>
            <w:r w:rsidR="00A62FE1"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리스크는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</w:t>
            </w:r>
            <w:r w:rsidR="00A62FE1" w:rsidRPr="00A62FE1">
              <w:rPr>
                <w:rFonts w:cs="Times New Roman"/>
              </w:rPr>
              <w:t>다고</w:t>
            </w:r>
            <w:r w:rsidR="00A62FE1" w:rsidRPr="00A62FE1">
              <w:rPr>
                <w:rFonts w:cs="Times New Roman"/>
              </w:rPr>
              <w:t xml:space="preserve"> </w:t>
            </w:r>
            <w:r w:rsidR="00A62FE1" w:rsidRPr="00A62FE1">
              <w:rPr>
                <w:rFonts w:cs="Times New Roman"/>
              </w:rPr>
              <w:t>함</w:t>
            </w:r>
            <w:r w:rsidRPr="00A62FE1">
              <w:rPr>
                <w:rFonts w:cs="Times New Roman"/>
              </w:rPr>
              <w:t>.</w:t>
            </w:r>
          </w:p>
        </w:tc>
      </w:tr>
      <w:tr w:rsidR="00E8603D" w:rsidRPr="002356FC" w14:paraId="56080A15" w14:textId="77777777" w:rsidTr="00323B8C">
        <w:trPr>
          <w:trHeight w:val="752"/>
        </w:trPr>
        <w:tc>
          <w:tcPr>
            <w:tcW w:w="2410" w:type="dxa"/>
          </w:tcPr>
          <w:p w14:paraId="6ADCF2F0" w14:textId="77777777" w:rsidR="00E8603D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lastRenderedPageBreak/>
              <w:t>소송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및</w:t>
            </w:r>
            <w:r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2356FC">
              <w:rPr>
                <w:rFonts w:ascii="Times New Roman" w:cs="Times New Roman"/>
                <w:color w:val="9D0001" w:themeColor="background2"/>
              </w:rPr>
              <w:t>분쟁</w:t>
            </w:r>
          </w:p>
          <w:p w14:paraId="3DB4FFA9" w14:textId="5CD1775C" w:rsidR="00E8603D" w:rsidRPr="002356FC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</w:p>
        </w:tc>
        <w:tc>
          <w:tcPr>
            <w:tcW w:w="425" w:type="dxa"/>
          </w:tcPr>
          <w:p w14:paraId="63C0BCFA" w14:textId="77777777" w:rsidR="00E8603D" w:rsidRPr="002356FC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43DB074" w14:textId="77777777" w:rsidR="00E8603D" w:rsidRPr="00A62FE1" w:rsidRDefault="00E8603D" w:rsidP="00A62FE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31" w:hanging="403"/>
              <w:rPr>
                <w:rFonts w:cs="Times New Roman"/>
              </w:rPr>
            </w:pPr>
            <w:r w:rsidRPr="00A62FE1">
              <w:rPr>
                <w:rFonts w:cs="Times New Roman"/>
              </w:rPr>
              <w:t>대상회사의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답변에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의하면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영업계약과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관련하여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현재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진행중인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소송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및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분쟁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내역은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없으며</w:t>
            </w:r>
            <w:r w:rsidRPr="00A62FE1">
              <w:rPr>
                <w:rFonts w:cs="Times New Roman"/>
              </w:rPr>
              <w:t xml:space="preserve">, </w:t>
            </w:r>
            <w:r w:rsidRPr="00A62FE1">
              <w:rPr>
                <w:rFonts w:cs="Times New Roman"/>
              </w:rPr>
              <w:t>최근</w:t>
            </w:r>
            <w:r w:rsidRPr="00A62FE1">
              <w:rPr>
                <w:rFonts w:cs="Times New Roman"/>
              </w:rPr>
              <w:t xml:space="preserve"> 3</w:t>
            </w:r>
            <w:r w:rsidRPr="00A62FE1">
              <w:rPr>
                <w:rFonts w:cs="Times New Roman"/>
              </w:rPr>
              <w:t>년간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사업부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모두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특별한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분쟁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내역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없음</w:t>
            </w:r>
            <w:r w:rsidRPr="00A62FE1">
              <w:rPr>
                <w:rFonts w:cs="Times New Roman"/>
              </w:rPr>
              <w:t>.</w:t>
            </w:r>
          </w:p>
          <w:p w14:paraId="6FE7BE05" w14:textId="7CAE6170" w:rsidR="00E8603D" w:rsidRPr="00A62FE1" w:rsidRDefault="00E8603D" w:rsidP="00A62FE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A62FE1">
              <w:rPr>
                <w:rFonts w:cs="Times New Roman"/>
              </w:rPr>
              <w:t>가맹계약의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경우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아래와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같이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일부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가맹사업자와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사이에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물품대금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미수금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문제로</w:t>
            </w:r>
            <w:r w:rsidRPr="00A62FE1">
              <w:rPr>
                <w:rFonts w:cs="Times New Roman"/>
              </w:rPr>
              <w:t xml:space="preserve"> 2022</w:t>
            </w:r>
            <w:r w:rsidRPr="00A62FE1">
              <w:rPr>
                <w:rFonts w:cs="Times New Roman"/>
              </w:rPr>
              <w:t>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총</w:t>
            </w:r>
            <w:r w:rsidRPr="00A62FE1">
              <w:rPr>
                <w:rFonts w:cs="Times New Roman"/>
              </w:rPr>
              <w:t xml:space="preserve"> 3</w:t>
            </w:r>
            <w:r w:rsidRPr="00A62FE1">
              <w:rPr>
                <w:rFonts w:cs="Times New Roman"/>
              </w:rPr>
              <w:t>차례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내용증명을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발송한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있으나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소송</w:t>
            </w:r>
            <w:r w:rsidR="008708AF">
              <w:rPr>
                <w:rFonts w:cs="Times New Roman" w:hint="eastAsia"/>
              </w:rPr>
              <w:t>절차가</w:t>
            </w:r>
            <w:r w:rsidR="008708AF">
              <w:rPr>
                <w:rFonts w:cs="Times New Roman" w:hint="eastAsia"/>
              </w:rPr>
              <w:t xml:space="preserve"> </w:t>
            </w:r>
            <w:r w:rsidR="008708AF">
              <w:rPr>
                <w:rFonts w:cs="Times New Roman" w:hint="eastAsia"/>
              </w:rPr>
              <w:t>개시</w:t>
            </w:r>
            <w:r w:rsidRPr="00A62FE1">
              <w:rPr>
                <w:rFonts w:cs="Times New Roman"/>
              </w:rPr>
              <w:t>된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사례는</w:t>
            </w:r>
            <w:r w:rsidRPr="00A62FE1">
              <w:rPr>
                <w:rFonts w:cs="Times New Roman"/>
              </w:rPr>
              <w:t xml:space="preserve"> </w:t>
            </w:r>
            <w:r w:rsidRPr="00A62FE1">
              <w:rPr>
                <w:rFonts w:cs="Times New Roman"/>
              </w:rPr>
              <w:t>없음</w:t>
            </w:r>
            <w:r w:rsidRPr="00A62FE1">
              <w:rPr>
                <w:rFonts w:cs="Times New Roman"/>
              </w:rPr>
              <w:t>.</w:t>
            </w:r>
          </w:p>
          <w:tbl>
            <w:tblPr>
              <w:tblW w:w="9923" w:type="dxa"/>
              <w:tblInd w:w="88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834"/>
              <w:gridCol w:w="1703"/>
              <w:gridCol w:w="5386"/>
            </w:tblGrid>
            <w:tr w:rsidR="00E8603D" w:rsidRPr="002D7B9E" w14:paraId="1B175513" w14:textId="77777777" w:rsidTr="00A62FE1">
              <w:trPr>
                <w:trHeight w:val="533"/>
              </w:trPr>
              <w:tc>
                <w:tcPr>
                  <w:tcW w:w="142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2871AF9E" w14:textId="77777777" w:rsidR="00E8603D" w:rsidRPr="007D1220" w:rsidRDefault="00E8603D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가맹점</w:t>
                  </w:r>
                </w:p>
              </w:tc>
              <w:tc>
                <w:tcPr>
                  <w:tcW w:w="85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2C6B0628" w14:textId="77777777" w:rsidR="00E8603D" w:rsidRPr="007D1220" w:rsidRDefault="00E8603D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발송일자</w:t>
                  </w:r>
                </w:p>
              </w:tc>
              <w:tc>
                <w:tcPr>
                  <w:tcW w:w="2714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20D80A7E" w14:textId="77777777" w:rsidR="00E8603D" w:rsidRPr="007D1220" w:rsidRDefault="00E8603D" w:rsidP="007D1220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7D1220">
                    <w:rPr>
                      <w:b/>
                      <w:sz w:val="20"/>
                      <w:szCs w:val="20"/>
                    </w:rPr>
                    <w:t>내용증명</w:t>
                  </w:r>
                  <w:r w:rsidRPr="007D1220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7D1220">
                    <w:rPr>
                      <w:b/>
                      <w:sz w:val="20"/>
                      <w:szCs w:val="20"/>
                    </w:rPr>
                    <w:t>내용</w:t>
                  </w:r>
                </w:p>
              </w:tc>
            </w:tr>
            <w:tr w:rsidR="00E8603D" w:rsidRPr="002D7B9E" w14:paraId="5AE92004" w14:textId="77777777" w:rsidTr="00A62FE1">
              <w:trPr>
                <w:trHeight w:val="88"/>
              </w:trPr>
              <w:tc>
                <w:tcPr>
                  <w:tcW w:w="1428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69277073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마포갈매기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평택고덕점</w:t>
                  </w:r>
                </w:p>
              </w:tc>
              <w:tc>
                <w:tcPr>
                  <w:tcW w:w="858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2911CE9C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2022. 9. 15.</w:t>
                  </w:r>
                </w:p>
              </w:tc>
              <w:tc>
                <w:tcPr>
                  <w:tcW w:w="271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2B30008E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로열티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및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본사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물품대금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입금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요청의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건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</w:p>
                <w:p w14:paraId="6B91FECE" w14:textId="7A10A9E6" w:rsidR="00E8603D" w:rsidRPr="007D1220" w:rsidRDefault="00E8603D" w:rsidP="00B067D4">
                  <w:pPr>
                    <w:pStyle w:val="a8"/>
                    <w:numPr>
                      <w:ilvl w:val="0"/>
                      <w:numId w:val="17"/>
                    </w:num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누적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로열티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미수금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1,670,158</w:t>
                  </w:r>
                  <w:r w:rsidRPr="007D1220">
                    <w:rPr>
                      <w:rFonts w:cs="Times New Roman"/>
                      <w:sz w:val="20"/>
                    </w:rPr>
                    <w:t>원</w:t>
                  </w:r>
                </w:p>
              </w:tc>
            </w:tr>
            <w:tr w:rsidR="00E8603D" w:rsidRPr="002D7B9E" w14:paraId="026F1489" w14:textId="77777777" w:rsidTr="00A62FE1">
              <w:trPr>
                <w:trHeight w:val="88"/>
              </w:trPr>
              <w:tc>
                <w:tcPr>
                  <w:tcW w:w="1428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3C7E2AF8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연안식당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영종하늘도시점</w:t>
                  </w:r>
                </w:p>
              </w:tc>
              <w:tc>
                <w:tcPr>
                  <w:tcW w:w="858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4F434D0D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2022. 10. 12.</w:t>
                  </w:r>
                </w:p>
              </w:tc>
              <w:tc>
                <w:tcPr>
                  <w:tcW w:w="271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63EFC735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로열티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및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본사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물품대금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입금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요청의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건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</w:p>
                <w:p w14:paraId="00BA3425" w14:textId="6C52D63C" w:rsidR="00E8603D" w:rsidRPr="007D1220" w:rsidRDefault="00E8603D" w:rsidP="00B067D4">
                  <w:pPr>
                    <w:pStyle w:val="a8"/>
                    <w:numPr>
                      <w:ilvl w:val="0"/>
                      <w:numId w:val="17"/>
                    </w:num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누적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로열티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미수금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1,049,150</w:t>
                  </w:r>
                  <w:r w:rsidRPr="007D1220">
                    <w:rPr>
                      <w:rFonts w:cs="Times New Roman"/>
                      <w:sz w:val="20"/>
                    </w:rPr>
                    <w:t>원</w:t>
                  </w:r>
                </w:p>
              </w:tc>
            </w:tr>
            <w:tr w:rsidR="00E8603D" w:rsidRPr="002D7B9E" w14:paraId="08DFFE2B" w14:textId="77777777" w:rsidTr="00A62FE1">
              <w:trPr>
                <w:trHeight w:val="88"/>
              </w:trPr>
              <w:tc>
                <w:tcPr>
                  <w:tcW w:w="1428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7A737BDF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마포갈매기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마산합성점</w:t>
                  </w:r>
                </w:p>
              </w:tc>
              <w:tc>
                <w:tcPr>
                  <w:tcW w:w="858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3B6416E1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2022. 10. 19.</w:t>
                  </w:r>
                </w:p>
              </w:tc>
              <w:tc>
                <w:tcPr>
                  <w:tcW w:w="2714" w:type="pct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09CE8072" w14:textId="77777777" w:rsidR="00E8603D" w:rsidRPr="007D1220" w:rsidRDefault="00E8603D" w:rsidP="002D7B9E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로열티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및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본사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물품대금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입금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요청의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건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</w:p>
                <w:p w14:paraId="52224C8F" w14:textId="77777777" w:rsidR="00E8603D" w:rsidRPr="007D1220" w:rsidRDefault="00E8603D" w:rsidP="002D7B9E">
                  <w:pPr>
                    <w:pStyle w:val="a8"/>
                    <w:numPr>
                      <w:ilvl w:val="0"/>
                      <w:numId w:val="17"/>
                    </w:num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7D1220">
                    <w:rPr>
                      <w:rFonts w:cs="Times New Roman"/>
                      <w:sz w:val="20"/>
                    </w:rPr>
                    <w:t>누적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물품대금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</w:t>
                  </w:r>
                  <w:r w:rsidRPr="007D1220">
                    <w:rPr>
                      <w:rFonts w:cs="Times New Roman"/>
                      <w:sz w:val="20"/>
                    </w:rPr>
                    <w:t>미수금</w:t>
                  </w:r>
                  <w:r w:rsidRPr="007D1220">
                    <w:rPr>
                      <w:rFonts w:cs="Times New Roman"/>
                      <w:sz w:val="20"/>
                    </w:rPr>
                    <w:t xml:space="preserve"> 213,055</w:t>
                  </w:r>
                  <w:r w:rsidRPr="007D1220">
                    <w:rPr>
                      <w:rFonts w:cs="Times New Roman"/>
                      <w:sz w:val="20"/>
                    </w:rPr>
                    <w:t>원</w:t>
                  </w:r>
                </w:p>
              </w:tc>
            </w:tr>
          </w:tbl>
          <w:p w14:paraId="741EA0B4" w14:textId="3960DE52" w:rsidR="00E8603D" w:rsidRPr="00A62FE1" w:rsidRDefault="00E8603D" w:rsidP="00A62FE1">
            <w:pPr>
              <w:wordWrap/>
              <w:snapToGrid/>
              <w:spacing w:before="120" w:after="120" w:line="360" w:lineRule="exact"/>
              <w:rPr>
                <w:rFonts w:cs="Times New Roman"/>
              </w:rPr>
            </w:pPr>
          </w:p>
        </w:tc>
      </w:tr>
    </w:tbl>
    <w:p w14:paraId="0D77A8AA" w14:textId="77777777" w:rsidR="007A3C4A" w:rsidRPr="002356FC" w:rsidRDefault="007A3C4A" w:rsidP="007B127B">
      <w:pPr>
        <w:widowControl/>
        <w:wordWrap/>
        <w:autoSpaceDN/>
        <w:adjustRightInd/>
        <w:snapToGrid/>
        <w:spacing w:line="240" w:lineRule="auto"/>
        <w:rPr>
          <w:rFonts w:cs="Times New Roman"/>
        </w:rPr>
      </w:pPr>
      <w:r w:rsidRPr="002356FC">
        <w:rPr>
          <w:rFonts w:cs="Times New Roman"/>
        </w:rPr>
        <w:br w:type="page"/>
      </w:r>
    </w:p>
    <w:p w14:paraId="23CD4F48" w14:textId="5F16A4AA" w:rsidR="00A84ED4" w:rsidRDefault="00A72415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cs="Times New Roman"/>
        </w:rPr>
      </w:pPr>
      <w:bookmarkStart w:id="27" w:name="_Toc129603768"/>
      <w:r>
        <w:rPr>
          <w:rFonts w:cs="Times New Roman" w:hint="eastAsia"/>
        </w:rPr>
        <w:lastRenderedPageBreak/>
        <w:t>금융계약</w:t>
      </w:r>
      <w:bookmarkEnd w:id="27"/>
    </w:p>
    <w:tbl>
      <w:tblPr>
        <w:tblW w:w="14060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709"/>
        <w:gridCol w:w="10941"/>
      </w:tblGrid>
      <w:tr w:rsidR="00A72415" w:rsidRPr="002356FC" w14:paraId="200E7E1D" w14:textId="77777777" w:rsidTr="002D7B9E">
        <w:trPr>
          <w:trHeight w:val="559"/>
        </w:trPr>
        <w:tc>
          <w:tcPr>
            <w:tcW w:w="2410" w:type="dxa"/>
            <w:shd w:val="clear" w:color="auto" w:fill="auto"/>
            <w:tcMar>
              <w:top w:w="85" w:type="dxa"/>
              <w:bottom w:w="85" w:type="dxa"/>
            </w:tcMar>
          </w:tcPr>
          <w:p w14:paraId="29751AB7" w14:textId="5DD63E54" w:rsidR="00A72415" w:rsidRPr="002356FC" w:rsidRDefault="00A72415" w:rsidP="007B127B">
            <w:pPr>
              <w:pStyle w:val="a6"/>
              <w:wordWrap/>
              <w:snapToGrid/>
              <w:spacing w:line="240" w:lineRule="auto"/>
              <w:ind w:rightChars="125" w:right="275"/>
              <w:jc w:val="left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차입금</w:t>
            </w:r>
            <w:r>
              <w:rPr>
                <w:rFonts w:ascii="Times New Roman" w:cs="Times New Roman" w:hint="eastAsia"/>
              </w:rPr>
              <w:t xml:space="preserve"> </w:t>
            </w:r>
            <w:r>
              <w:rPr>
                <w:rFonts w:ascii="Times New Roman" w:cs="Times New Roman" w:hint="eastAsia"/>
              </w:rPr>
              <w:t>현황</w:t>
            </w:r>
          </w:p>
        </w:tc>
        <w:tc>
          <w:tcPr>
            <w:tcW w:w="709" w:type="dxa"/>
            <w:shd w:val="clear" w:color="auto" w:fill="auto"/>
            <w:tcMar>
              <w:top w:w="85" w:type="dxa"/>
              <w:bottom w:w="85" w:type="dxa"/>
            </w:tcMar>
          </w:tcPr>
          <w:p w14:paraId="0C8EB0E8" w14:textId="77777777" w:rsidR="00A72415" w:rsidRPr="002356FC" w:rsidRDefault="00A72415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0941" w:type="dxa"/>
            <w:shd w:val="clear" w:color="auto" w:fill="auto"/>
            <w:tcMar>
              <w:top w:w="85" w:type="dxa"/>
              <w:bottom w:w="85" w:type="dxa"/>
            </w:tcMar>
          </w:tcPr>
          <w:p w14:paraId="18C527A2" w14:textId="0EA4DE63" w:rsidR="00A72415" w:rsidRPr="002D7B9E" w:rsidRDefault="00A72415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240" w:lineRule="auto"/>
              <w:ind w:left="427"/>
              <w:contextualSpacing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제공된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자료</w:t>
            </w:r>
            <w:r w:rsidR="002C42EC" w:rsidRPr="002D7B9E">
              <w:rPr>
                <w:rFonts w:cs="Times New Roman" w:hint="eastAsia"/>
              </w:rPr>
              <w:t xml:space="preserve"> </w:t>
            </w:r>
            <w:r w:rsidR="002C42EC" w:rsidRPr="002D7B9E">
              <w:rPr>
                <w:rFonts w:cs="Times New Roman" w:hint="eastAsia"/>
              </w:rPr>
              <w:t>및</w:t>
            </w:r>
            <w:r w:rsidR="002C42EC" w:rsidRPr="002D7B9E">
              <w:rPr>
                <w:rFonts w:cs="Times New Roman" w:hint="eastAsia"/>
              </w:rPr>
              <w:t xml:space="preserve"> </w:t>
            </w:r>
            <w:r w:rsidR="007D1220">
              <w:rPr>
                <w:rFonts w:cs="Times New Roman" w:hint="eastAsia"/>
              </w:rPr>
              <w:t>대상회사의</w:t>
            </w:r>
            <w:r w:rsidR="007D1220">
              <w:rPr>
                <w:rFonts w:cs="Times New Roman" w:hint="eastAsia"/>
              </w:rPr>
              <w:t xml:space="preserve"> </w:t>
            </w:r>
            <w:r w:rsidR="002C42EC" w:rsidRPr="002D7B9E">
              <w:rPr>
                <w:rFonts w:cs="Times New Roman" w:hint="eastAsia"/>
              </w:rPr>
              <w:t>설명</w:t>
            </w:r>
            <w:r w:rsidRPr="002D7B9E">
              <w:rPr>
                <w:rFonts w:cs="Times New Roman" w:hint="eastAsia"/>
              </w:rPr>
              <w:t>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따르면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회사는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다음과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같은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차입금</w:t>
            </w:r>
            <w:r w:rsidR="002C42EC" w:rsidRPr="002D7B9E">
              <w:rPr>
                <w:rFonts w:cs="Times New Roman" w:hint="eastAsia"/>
              </w:rPr>
              <w:t xml:space="preserve"> </w:t>
            </w:r>
            <w:r w:rsidR="00A4254B" w:rsidRPr="002D7B9E">
              <w:rPr>
                <w:rFonts w:cs="Times New Roman" w:hint="eastAsia"/>
              </w:rPr>
              <w:t>총</w:t>
            </w:r>
            <w:r w:rsidR="00A4254B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/>
              </w:rPr>
              <w:t>3</w:t>
            </w:r>
            <w:r w:rsidR="002C42EC" w:rsidRPr="002D7B9E">
              <w:rPr>
                <w:rFonts w:cs="Times New Roman" w:hint="eastAsia"/>
              </w:rPr>
              <w:t>건을</w:t>
            </w:r>
            <w:r w:rsidR="002C42EC" w:rsidRPr="002D7B9E">
              <w:rPr>
                <w:rFonts w:cs="Times New Roman" w:hint="eastAsia"/>
              </w:rPr>
              <w:t xml:space="preserve"> </w:t>
            </w:r>
            <w:r w:rsidR="002C42EC" w:rsidRPr="002D7B9E">
              <w:rPr>
                <w:rFonts w:cs="Times New Roman" w:hint="eastAsia"/>
              </w:rPr>
              <w:t>보유하고</w:t>
            </w:r>
            <w:r w:rsidR="002C42EC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있으며</w:t>
            </w:r>
            <w:r w:rsidR="00A27EF5" w:rsidRPr="002D7B9E">
              <w:rPr>
                <w:rFonts w:cs="Times New Roman" w:hint="eastAsia"/>
              </w:rPr>
              <w:t>,</w:t>
            </w:r>
            <w:r w:rsidR="00A27EF5" w:rsidRPr="002D7B9E">
              <w:rPr>
                <w:rFonts w:cs="Times New Roman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이는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모두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대상회사가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기존에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임차로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이용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중이었던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디딤타운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송도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관련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부지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및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건물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매입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목적이라고</w:t>
            </w:r>
            <w:r w:rsidR="00A27EF5" w:rsidRPr="002D7B9E">
              <w:rPr>
                <w:rFonts w:cs="Times New Roman" w:hint="eastAsia"/>
              </w:rPr>
              <w:t xml:space="preserve"> </w:t>
            </w:r>
            <w:r w:rsidR="00A27EF5" w:rsidRPr="002D7B9E">
              <w:rPr>
                <w:rFonts w:cs="Times New Roman" w:hint="eastAsia"/>
              </w:rPr>
              <w:t>함</w:t>
            </w:r>
            <w:r w:rsidR="00A27EF5" w:rsidRPr="002D7B9E">
              <w:rPr>
                <w:rFonts w:cs="Times New Roman" w:hint="eastAsia"/>
              </w:rPr>
              <w:t>.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현재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해당토지는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대상회사가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보유하고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있으며</w:t>
            </w:r>
            <w:r w:rsidR="00153227">
              <w:rPr>
                <w:rFonts w:cs="Times New Roman" w:hint="eastAsia"/>
              </w:rPr>
              <w:t>,</w:t>
            </w:r>
            <w:r w:rsidR="00153227">
              <w:rPr>
                <w:rFonts w:cs="Times New Roman"/>
              </w:rPr>
              <w:t xml:space="preserve"> </w:t>
            </w:r>
            <w:r w:rsidR="00153227">
              <w:rPr>
                <w:rFonts w:cs="Times New Roman" w:hint="eastAsia"/>
              </w:rPr>
              <w:t>디딤타운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송도로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계속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영업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중임</w:t>
            </w:r>
            <w:r w:rsidR="00153227">
              <w:rPr>
                <w:rFonts w:cs="Times New Roman" w:hint="eastAsia"/>
              </w:rPr>
              <w:t>.</w:t>
            </w:r>
            <w:r w:rsidR="003E586C">
              <w:rPr>
                <w:rFonts w:cs="Times New Roman"/>
              </w:rPr>
              <w:t xml:space="preserve"> </w:t>
            </w:r>
            <w:r w:rsidR="003E586C">
              <w:rPr>
                <w:rFonts w:cs="Times New Roman" w:hint="eastAsia"/>
              </w:rPr>
              <w:t>계약서에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따른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상환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개시일은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/>
              </w:rPr>
              <w:t>2027. 8. 21.</w:t>
            </w:r>
            <w:r w:rsidR="003E586C">
              <w:rPr>
                <w:rFonts w:cs="Times New Roman" w:hint="eastAsia"/>
              </w:rPr>
              <w:t>으로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현재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전체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차입금이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남아있는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것으로</w:t>
            </w:r>
            <w:r w:rsidR="003E586C">
              <w:rPr>
                <w:rFonts w:cs="Times New Roman" w:hint="eastAsia"/>
              </w:rPr>
              <w:t xml:space="preserve"> </w:t>
            </w:r>
            <w:r w:rsidR="003E586C">
              <w:rPr>
                <w:rFonts w:cs="Times New Roman" w:hint="eastAsia"/>
              </w:rPr>
              <w:t>보임</w:t>
            </w:r>
            <w:r w:rsidR="003E586C">
              <w:rPr>
                <w:rFonts w:cs="Times New Roman" w:hint="eastAsia"/>
              </w:rPr>
              <w:t>.</w:t>
            </w:r>
          </w:p>
          <w:tbl>
            <w:tblPr>
              <w:tblW w:w="10418" w:type="dxa"/>
              <w:tblInd w:w="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686"/>
              <w:gridCol w:w="1276"/>
              <w:gridCol w:w="1276"/>
              <w:gridCol w:w="1275"/>
              <w:gridCol w:w="2127"/>
              <w:gridCol w:w="1644"/>
            </w:tblGrid>
            <w:tr w:rsidR="002D7B9E" w14:paraId="7D764AC5" w14:textId="77777777" w:rsidTr="002D7B9E">
              <w:tc>
                <w:tcPr>
                  <w:tcW w:w="1134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5E8E2553" w14:textId="77777777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차입처</w:t>
                  </w:r>
                </w:p>
              </w:tc>
              <w:tc>
                <w:tcPr>
                  <w:tcW w:w="1686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</w:tcPr>
                <w:p w14:paraId="6B95790C" w14:textId="643E4C7F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대출금액</w:t>
                  </w:r>
                  <w:r w:rsidR="002D7B9E" w:rsidRPr="00167C0E">
                    <w:rPr>
                      <w:rFonts w:hint="eastAsia"/>
                      <w:b/>
                      <w:sz w:val="20"/>
                      <w:szCs w:val="20"/>
                    </w:rPr>
                    <w:t>(</w:t>
                  </w:r>
                  <w:r w:rsidR="002D7B9E" w:rsidRPr="00167C0E">
                    <w:rPr>
                      <w:rFonts w:hint="eastAsia"/>
                      <w:b/>
                      <w:sz w:val="20"/>
                      <w:szCs w:val="20"/>
                    </w:rPr>
                    <w:t>원</w:t>
                  </w:r>
                  <w:r w:rsidR="002D7B9E" w:rsidRPr="00167C0E">
                    <w:rPr>
                      <w:rFonts w:hint="eastAsia"/>
                      <w:b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76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</w:tcPr>
                <w:p w14:paraId="5A434101" w14:textId="7E93CEFD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차입일</w:t>
                  </w:r>
                </w:p>
              </w:tc>
              <w:tc>
                <w:tcPr>
                  <w:tcW w:w="1276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60519FB1" w14:textId="251964F8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1275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36683D84" w14:textId="439D5E61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연이자율</w:t>
                  </w:r>
                </w:p>
              </w:tc>
              <w:tc>
                <w:tcPr>
                  <w:tcW w:w="2127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580CC03A" w14:textId="57D80C69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상환</w:t>
                  </w:r>
                </w:p>
              </w:tc>
              <w:tc>
                <w:tcPr>
                  <w:tcW w:w="1644" w:type="dxa"/>
                  <w:tcBorders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0E3AD931" w14:textId="72692511" w:rsidR="00A4254B" w:rsidRPr="00167C0E" w:rsidRDefault="00A4254B" w:rsidP="00167C0E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167C0E">
                    <w:rPr>
                      <w:rFonts w:hint="eastAsia"/>
                      <w:b/>
                      <w:sz w:val="20"/>
                      <w:szCs w:val="20"/>
                    </w:rPr>
                    <w:t>담보</w:t>
                  </w:r>
                </w:p>
              </w:tc>
            </w:tr>
            <w:tr w:rsidR="002D7B9E" w14:paraId="5AC383C8" w14:textId="77777777" w:rsidTr="002D7B9E">
              <w:tc>
                <w:tcPr>
                  <w:tcW w:w="1134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3E1F65BF" w14:textId="7C6B9318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농협은행</w:t>
                  </w:r>
                </w:p>
              </w:tc>
              <w:tc>
                <w:tcPr>
                  <w:tcW w:w="1686" w:type="dxa"/>
                  <w:tcBorders>
                    <w:top w:val="double" w:sz="4" w:space="0" w:color="auto"/>
                  </w:tcBorders>
                </w:tcPr>
                <w:p w14:paraId="714452AD" w14:textId="7195F6FA" w:rsidR="00A4254B" w:rsidRPr="00081D12" w:rsidRDefault="002D7B9E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t>50</w:t>
                  </w:r>
                  <w:r w:rsidRPr="00081D12">
                    <w:rPr>
                      <w:rFonts w:cs="Times New Roman" w:hint="eastAsia"/>
                      <w:sz w:val="20"/>
                    </w:rPr>
                    <w:t>억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62C677FB" w14:textId="09CD6A64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2</w:t>
                  </w:r>
                  <w:r w:rsidRPr="00081D12">
                    <w:rPr>
                      <w:rFonts w:cs="Times New Roman"/>
                      <w:sz w:val="20"/>
                    </w:rPr>
                    <w:t>022. 7. 21.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65249CF9" w14:textId="6121A511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 xml:space="preserve">2037. </w:t>
                  </w:r>
                  <w:r w:rsidRPr="00081D12">
                    <w:rPr>
                      <w:rFonts w:cs="Times New Roman"/>
                      <w:sz w:val="20"/>
                    </w:rPr>
                    <w:t>7. 21.</w:t>
                  </w:r>
                </w:p>
              </w:tc>
              <w:tc>
                <w:tcPr>
                  <w:tcW w:w="1275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48A6EC7A" w14:textId="5B3E9BF0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4.5%</w:t>
                  </w:r>
                  <w:r w:rsidRPr="00081D12">
                    <w:rPr>
                      <w:rFonts w:cs="Times New Roman"/>
                      <w:sz w:val="20"/>
                    </w:rPr>
                    <w:t xml:space="preserve"> (</w:t>
                  </w:r>
                  <w:r w:rsidRPr="00081D12">
                    <w:rPr>
                      <w:rFonts w:cs="Times New Roman" w:hint="eastAsia"/>
                      <w:sz w:val="20"/>
                    </w:rPr>
                    <w:t>변동금리</w:t>
                  </w:r>
                  <w:r w:rsidRPr="00081D12">
                    <w:rPr>
                      <w:rFonts w:cs="Times New Roman" w:hint="eastAsia"/>
                      <w:sz w:val="20"/>
                    </w:rPr>
                    <w:t>)</w:t>
                  </w:r>
                </w:p>
              </w:tc>
              <w:tc>
                <w:tcPr>
                  <w:tcW w:w="2127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46CACD00" w14:textId="11B6D4EE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 xml:space="preserve">2022. 7. </w:t>
                  </w:r>
                  <w:r w:rsidRPr="00081D12">
                    <w:rPr>
                      <w:rFonts w:cs="Times New Roman"/>
                      <w:sz w:val="20"/>
                    </w:rPr>
                    <w:t>21.</w:t>
                  </w:r>
                  <w:r w:rsidRPr="00081D12">
                    <w:rPr>
                      <w:rFonts w:cs="Times New Roman" w:hint="eastAsia"/>
                      <w:sz w:val="20"/>
                    </w:rPr>
                    <w:t>부터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5</w:t>
                  </w:r>
                  <w:r w:rsidRPr="00081D12">
                    <w:rPr>
                      <w:rFonts w:cs="Times New Roman" w:hint="eastAsia"/>
                      <w:sz w:val="20"/>
                    </w:rPr>
                    <w:t>년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거치</w:t>
                  </w:r>
                  <w:r w:rsidR="00081D12">
                    <w:rPr>
                      <w:rFonts w:cs="Times New Roman" w:hint="eastAsia"/>
                      <w:sz w:val="20"/>
                    </w:rPr>
                    <w:t>,</w:t>
                  </w:r>
                  <w:r w:rsid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2027. 8. 21.</w:t>
                  </w:r>
                  <w:r w:rsidRPr="00081D12">
                    <w:rPr>
                      <w:rFonts w:cs="Times New Roman" w:hint="eastAsia"/>
                      <w:sz w:val="20"/>
                    </w:rPr>
                    <w:t>부터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매월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분할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상환</w:t>
                  </w:r>
                </w:p>
              </w:tc>
              <w:tc>
                <w:tcPr>
                  <w:tcW w:w="1644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558F25BB" w14:textId="1C7CC00F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인천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연수구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송도동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22-8</w:t>
                  </w:r>
                </w:p>
              </w:tc>
            </w:tr>
            <w:tr w:rsidR="002D7B9E" w14:paraId="593B9506" w14:textId="77777777" w:rsidTr="002D7B9E">
              <w:tc>
                <w:tcPr>
                  <w:tcW w:w="1134" w:type="dxa"/>
                  <w:vMerge/>
                  <w:vAlign w:val="center"/>
                </w:tcPr>
                <w:p w14:paraId="1F12C1BD" w14:textId="77777777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686" w:type="dxa"/>
                </w:tcPr>
                <w:p w14:paraId="2D9F4514" w14:textId="2E137605" w:rsidR="00A4254B" w:rsidRPr="00081D12" w:rsidRDefault="002D7B9E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40</w:t>
                  </w:r>
                  <w:r w:rsidRPr="00081D12">
                    <w:rPr>
                      <w:rFonts w:cs="Times New Roman" w:hint="eastAsia"/>
                      <w:sz w:val="20"/>
                    </w:rPr>
                    <w:t>억</w:t>
                  </w:r>
                </w:p>
              </w:tc>
              <w:tc>
                <w:tcPr>
                  <w:tcW w:w="1276" w:type="dxa"/>
                  <w:vMerge/>
                </w:tcPr>
                <w:p w14:paraId="5ACED2E8" w14:textId="77777777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276" w:type="dxa"/>
                  <w:vMerge/>
                </w:tcPr>
                <w:p w14:paraId="5229ECCD" w14:textId="72F5CD38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275" w:type="dxa"/>
                  <w:vMerge/>
                </w:tcPr>
                <w:p w14:paraId="2D6E5AD3" w14:textId="57051A4E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2127" w:type="dxa"/>
                  <w:vMerge/>
                </w:tcPr>
                <w:p w14:paraId="7D9F2F22" w14:textId="45225B78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644" w:type="dxa"/>
                  <w:vMerge/>
                  <w:vAlign w:val="center"/>
                </w:tcPr>
                <w:p w14:paraId="5EE02D6D" w14:textId="517742FC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</w:tr>
            <w:tr w:rsidR="002D7B9E" w14:paraId="637CD390" w14:textId="77777777" w:rsidTr="002D7B9E">
              <w:tc>
                <w:tcPr>
                  <w:tcW w:w="1134" w:type="dxa"/>
                  <w:vMerge/>
                  <w:vAlign w:val="center"/>
                </w:tcPr>
                <w:p w14:paraId="5DD0ECA2" w14:textId="77777777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686" w:type="dxa"/>
                </w:tcPr>
                <w:p w14:paraId="3312DA72" w14:textId="3BA36333" w:rsidR="00A4254B" w:rsidRPr="00081D12" w:rsidRDefault="002D7B9E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40</w:t>
                  </w:r>
                  <w:r w:rsidRPr="00081D12">
                    <w:rPr>
                      <w:rFonts w:cs="Times New Roman" w:hint="eastAsia"/>
                      <w:sz w:val="20"/>
                    </w:rPr>
                    <w:t>억</w:t>
                  </w:r>
                </w:p>
              </w:tc>
              <w:tc>
                <w:tcPr>
                  <w:tcW w:w="1276" w:type="dxa"/>
                  <w:vMerge/>
                </w:tcPr>
                <w:p w14:paraId="3838FF31" w14:textId="77777777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276" w:type="dxa"/>
                  <w:vMerge/>
                </w:tcPr>
                <w:p w14:paraId="755307D9" w14:textId="4B7DE7F8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275" w:type="dxa"/>
                  <w:vMerge/>
                </w:tcPr>
                <w:p w14:paraId="0D611821" w14:textId="33941BFF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2127" w:type="dxa"/>
                  <w:vMerge/>
                </w:tcPr>
                <w:p w14:paraId="60E76D0C" w14:textId="521BEFBF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  <w:tc>
                <w:tcPr>
                  <w:tcW w:w="1644" w:type="dxa"/>
                  <w:vMerge/>
                  <w:vAlign w:val="center"/>
                </w:tcPr>
                <w:p w14:paraId="294F5501" w14:textId="675194E9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</w:tr>
            <w:tr w:rsidR="002D7B9E" w14:paraId="17ED8082" w14:textId="77777777" w:rsidTr="002D7B9E">
              <w:tc>
                <w:tcPr>
                  <w:tcW w:w="1134" w:type="dxa"/>
                  <w:vAlign w:val="center"/>
                </w:tcPr>
                <w:p w14:paraId="424BF3A5" w14:textId="3083FFEB" w:rsidR="00A4254B" w:rsidRPr="00081D12" w:rsidRDefault="00A4254B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합계</w:t>
                  </w:r>
                </w:p>
              </w:tc>
              <w:tc>
                <w:tcPr>
                  <w:tcW w:w="1686" w:type="dxa"/>
                </w:tcPr>
                <w:p w14:paraId="76CECE90" w14:textId="06217D03" w:rsidR="00A4254B" w:rsidRPr="00167C0E" w:rsidRDefault="002D7B9E" w:rsidP="00167C0E">
                  <w:pPr>
                    <w:wordWrap/>
                    <w:spacing w:line="276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167C0E">
                    <w:rPr>
                      <w:sz w:val="20"/>
                      <w:szCs w:val="20"/>
                    </w:rPr>
                    <w:t>130</w:t>
                  </w:r>
                  <w:r w:rsidRPr="00167C0E">
                    <w:rPr>
                      <w:rFonts w:hint="eastAsia"/>
                      <w:sz w:val="20"/>
                      <w:szCs w:val="20"/>
                    </w:rPr>
                    <w:t>억</w:t>
                  </w:r>
                </w:p>
              </w:tc>
              <w:tc>
                <w:tcPr>
                  <w:tcW w:w="1276" w:type="dxa"/>
                </w:tcPr>
                <w:p w14:paraId="6BEF5BCC" w14:textId="65067136" w:rsidR="00A4254B" w:rsidRPr="00081D12" w:rsidRDefault="00081D12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>
                    <w:rPr>
                      <w:rFonts w:cs="Times New Roman" w:hint="eastAsia"/>
                      <w:sz w:val="20"/>
                    </w:rPr>
                    <w:t>-</w:t>
                  </w:r>
                </w:p>
              </w:tc>
              <w:tc>
                <w:tcPr>
                  <w:tcW w:w="1276" w:type="dxa"/>
                </w:tcPr>
                <w:p w14:paraId="76D77168" w14:textId="5D460FA4" w:rsidR="00A4254B" w:rsidRPr="00081D12" w:rsidRDefault="00081D12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>
                    <w:rPr>
                      <w:rFonts w:cs="Times New Roman" w:hint="eastAsia"/>
                      <w:sz w:val="20"/>
                    </w:rPr>
                    <w:t>-</w:t>
                  </w:r>
                </w:p>
              </w:tc>
              <w:tc>
                <w:tcPr>
                  <w:tcW w:w="1275" w:type="dxa"/>
                </w:tcPr>
                <w:p w14:paraId="42268FCD" w14:textId="1DD23D6E" w:rsidR="00A4254B" w:rsidRPr="00081D12" w:rsidRDefault="00081D12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>
                    <w:rPr>
                      <w:rFonts w:cs="Times New Roman" w:hint="eastAsia"/>
                      <w:sz w:val="20"/>
                    </w:rPr>
                    <w:t>-</w:t>
                  </w:r>
                </w:p>
              </w:tc>
              <w:tc>
                <w:tcPr>
                  <w:tcW w:w="2127" w:type="dxa"/>
                </w:tcPr>
                <w:p w14:paraId="5C679066" w14:textId="7E8105B0" w:rsidR="00A4254B" w:rsidRPr="00081D12" w:rsidRDefault="00081D12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>
                    <w:rPr>
                      <w:rFonts w:cs="Times New Roman" w:hint="eastAsia"/>
                      <w:sz w:val="20"/>
                    </w:rPr>
                    <w:t>-</w:t>
                  </w:r>
                </w:p>
              </w:tc>
              <w:tc>
                <w:tcPr>
                  <w:tcW w:w="1644" w:type="dxa"/>
                  <w:vAlign w:val="center"/>
                </w:tcPr>
                <w:p w14:paraId="0C1B8C99" w14:textId="74D1F3F8" w:rsidR="00A4254B" w:rsidRPr="00081D12" w:rsidRDefault="00081D12" w:rsidP="00081D12">
                  <w:pPr>
                    <w:wordWrap/>
                    <w:snapToGrid/>
                    <w:spacing w:after="120"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>
                    <w:rPr>
                      <w:rFonts w:cs="Times New Roman" w:hint="eastAsia"/>
                      <w:sz w:val="20"/>
                    </w:rPr>
                    <w:t>-</w:t>
                  </w:r>
                </w:p>
              </w:tc>
            </w:tr>
          </w:tbl>
          <w:p w14:paraId="1209E122" w14:textId="48DD0DE8" w:rsidR="00A72415" w:rsidRPr="002356FC" w:rsidRDefault="002C42EC" w:rsidP="00892CCA">
            <w:pPr>
              <w:pStyle w:val="a8"/>
              <w:numPr>
                <w:ilvl w:val="0"/>
                <w:numId w:val="19"/>
              </w:numPr>
              <w:snapToGrid/>
              <w:spacing w:before="120" w:after="120" w:line="240" w:lineRule="auto"/>
              <w:ind w:left="427"/>
              <w:contextualSpacing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여신거래약</w:t>
            </w:r>
            <w:r w:rsidR="00892CCA">
              <w:rPr>
                <w:rFonts w:cs="Times New Roman" w:hint="eastAsia"/>
              </w:rPr>
              <w:t>정</w:t>
            </w:r>
            <w:r>
              <w:rPr>
                <w:rFonts w:cs="Times New Roman" w:hint="eastAsia"/>
              </w:rPr>
              <w:t>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 w:hint="eastAsia"/>
              </w:rPr>
              <w:t>호에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 w:rsidR="00167C0E">
              <w:rPr>
                <w:rFonts w:cs="Times New Roman" w:hint="eastAsia"/>
              </w:rPr>
              <w:t>,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합병을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사전에</w:t>
            </w:r>
            <w:r>
              <w:rPr>
                <w:rFonts w:cs="Times New Roman" w:hint="eastAsia"/>
              </w:rPr>
              <w:t xml:space="preserve"> </w:t>
            </w:r>
            <w:r w:rsidR="00FE098F">
              <w:rPr>
                <w:rFonts w:cs="Times New Roman" w:hint="eastAsia"/>
              </w:rPr>
              <w:t>금융기관과</w:t>
            </w:r>
            <w:r w:rsidR="00FE098F">
              <w:rPr>
                <w:rFonts w:cs="Times New Roman" w:hint="eastAsia"/>
              </w:rPr>
              <w:t xml:space="preserve"> </w:t>
            </w:r>
            <w:r w:rsidR="00FE098F">
              <w:rPr>
                <w:rFonts w:cs="Times New Roman" w:hint="eastAsia"/>
              </w:rPr>
              <w:t>협의가</w:t>
            </w:r>
            <w:r w:rsidR="00FE098F">
              <w:rPr>
                <w:rFonts w:cs="Times New Roman" w:hint="eastAsia"/>
              </w:rPr>
              <w:t xml:space="preserve"> </w:t>
            </w:r>
            <w:r w:rsidR="00FE098F">
              <w:rPr>
                <w:rFonts w:cs="Times New Roman" w:hint="eastAsia"/>
              </w:rPr>
              <w:t>필요함</w:t>
            </w:r>
            <w:r w:rsidR="00FE098F">
              <w:rPr>
                <w:rFonts w:cs="Times New Roman" w:hint="eastAsia"/>
              </w:rPr>
              <w:t>.</w:t>
            </w:r>
          </w:p>
        </w:tc>
      </w:tr>
    </w:tbl>
    <w:p w14:paraId="02B7FB88" w14:textId="77777777" w:rsidR="00A72415" w:rsidRPr="00A72415" w:rsidRDefault="00A72415" w:rsidP="007B127B">
      <w:pPr>
        <w:wordWrap/>
      </w:pPr>
    </w:p>
    <w:p w14:paraId="39508C50" w14:textId="483F23E3" w:rsidR="00A72415" w:rsidRDefault="00A72415" w:rsidP="002D7B9E">
      <w:pPr>
        <w:pStyle w:val="10"/>
        <w:wordWrap/>
        <w:snapToGrid/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232FCF" w14:textId="0BE9F4B2" w:rsidR="00781F4B" w:rsidRPr="00202A88" w:rsidRDefault="00351330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cs="Times New Roman"/>
          <w:b w:val="0"/>
        </w:rPr>
      </w:pPr>
      <w:bookmarkStart w:id="28" w:name="_Toc129603769"/>
      <w:r>
        <w:rPr>
          <w:rFonts w:ascii="Times New Roman" w:hAnsi="Times New Roman" w:cs="Times New Roman" w:hint="eastAsia"/>
        </w:rPr>
        <w:lastRenderedPageBreak/>
        <w:t>지식재산권</w:t>
      </w:r>
      <w:bookmarkEnd w:id="28"/>
    </w:p>
    <w:p w14:paraId="4983FD53" w14:textId="69BAAFD1" w:rsidR="00781F4B" w:rsidRPr="002356FC" w:rsidRDefault="00781F4B" w:rsidP="007B127B">
      <w:pPr>
        <w:wordWrap/>
        <w:snapToGrid/>
        <w:spacing w:line="240" w:lineRule="auto"/>
        <w:rPr>
          <w:rFonts w:eastAsia="맑은 고딕" w:cs="Times New Roman"/>
          <w:b/>
          <w:color w:val="404040"/>
          <w:sz w:val="32"/>
          <w:szCs w:val="32"/>
        </w:rPr>
      </w:pPr>
    </w:p>
    <w:tbl>
      <w:tblPr>
        <w:tblW w:w="139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9"/>
        <w:gridCol w:w="11225"/>
      </w:tblGrid>
      <w:tr w:rsidR="00781F4B" w:rsidRPr="002356FC" w14:paraId="1AB21307" w14:textId="77777777" w:rsidTr="00591069">
        <w:trPr>
          <w:trHeight w:val="1231"/>
        </w:trPr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00D2BDDB" w14:textId="1E2C49A2" w:rsidR="00781F4B" w:rsidRPr="002356FC" w:rsidRDefault="000253E4" w:rsidP="007B127B">
            <w:pPr>
              <w:pStyle w:val="a6"/>
              <w:wordWrap/>
              <w:snapToGrid/>
              <w:spacing w:line="240" w:lineRule="auto"/>
              <w:ind w:rightChars="127" w:right="279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지식재산권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781F4B" w:rsidRPr="002356FC">
              <w:rPr>
                <w:rFonts w:ascii="Times New Roman" w:cs="Times New Roman"/>
                <w:color w:val="9D0001" w:themeColor="background2"/>
              </w:rPr>
              <w:t>보유</w:t>
            </w:r>
            <w:r w:rsidR="00781F4B" w:rsidRPr="002356FC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="00781F4B" w:rsidRPr="002356FC">
              <w:rPr>
                <w:rFonts w:ascii="Times New Roman" w:cs="Times New Roman"/>
                <w:color w:val="9D0001" w:themeColor="background2"/>
              </w:rPr>
              <w:t>현황</w:t>
            </w:r>
          </w:p>
        </w:tc>
        <w:tc>
          <w:tcPr>
            <w:tcW w:w="29" w:type="dxa"/>
            <w:tcBorders>
              <w:top w:val="dotted" w:sz="4" w:space="0" w:color="auto"/>
              <w:bottom w:val="dotted" w:sz="4" w:space="0" w:color="auto"/>
            </w:tcBorders>
          </w:tcPr>
          <w:p w14:paraId="2FCA2E1C" w14:textId="77777777" w:rsidR="00781F4B" w:rsidRPr="002356FC" w:rsidRDefault="00781F4B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dotted" w:sz="4" w:space="0" w:color="auto"/>
              <w:bottom w:val="dotted" w:sz="4" w:space="0" w:color="auto"/>
            </w:tcBorders>
          </w:tcPr>
          <w:p w14:paraId="6D8176A9" w14:textId="30F04A87" w:rsidR="00781F4B" w:rsidRPr="008E2FF0" w:rsidRDefault="000F2EB5" w:rsidP="00081D12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347251">
              <w:rPr>
                <w:rFonts w:cs="Times New Roman" w:hint="eastAsia"/>
              </w:rPr>
              <w:t>공개된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자료에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따르면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현재</w:t>
            </w:r>
            <w:r w:rsidRPr="00347251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 w:hint="eastAsia"/>
              </w:rPr>
              <w:t>국내에서</w:t>
            </w:r>
            <w:r w:rsidR="00526A93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대상회사의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명의로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등록</w:t>
            </w:r>
            <w:r w:rsidR="00347251" w:rsidRPr="00347251">
              <w:rPr>
                <w:rFonts w:cs="Times New Roman" w:hint="eastAsia"/>
              </w:rPr>
              <w:t xml:space="preserve">, </w:t>
            </w:r>
            <w:r w:rsidR="00347251" w:rsidRPr="00347251">
              <w:rPr>
                <w:rFonts w:cs="Times New Roman" w:hint="eastAsia"/>
              </w:rPr>
              <w:t>공고</w:t>
            </w:r>
            <w:r w:rsidR="00347251" w:rsidRPr="00347251">
              <w:rPr>
                <w:rFonts w:cs="Times New Roman" w:hint="eastAsia"/>
              </w:rPr>
              <w:t xml:space="preserve"> </w:t>
            </w:r>
            <w:r w:rsidR="00347251" w:rsidRPr="00347251">
              <w:rPr>
                <w:rFonts w:cs="Times New Roman" w:hint="eastAsia"/>
              </w:rPr>
              <w:t>및</w:t>
            </w:r>
            <w:r w:rsidR="00347251" w:rsidRPr="00347251">
              <w:rPr>
                <w:rFonts w:cs="Times New Roman" w:hint="eastAsia"/>
              </w:rPr>
              <w:t xml:space="preserve"> </w:t>
            </w:r>
            <w:r w:rsidR="00347251" w:rsidRPr="00347251">
              <w:rPr>
                <w:rFonts w:cs="Times New Roman" w:hint="eastAsia"/>
              </w:rPr>
              <w:t>출원</w:t>
            </w:r>
            <w:r w:rsidR="00347251" w:rsidRPr="00347251">
              <w:rPr>
                <w:rFonts w:cs="Times New Roman" w:hint="eastAsia"/>
              </w:rPr>
              <w:t xml:space="preserve"> </w:t>
            </w:r>
            <w:r w:rsidR="00347251" w:rsidRPr="00347251">
              <w:rPr>
                <w:rFonts w:cs="Times New Roman" w:hint="eastAsia"/>
              </w:rPr>
              <w:t>중인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지식재산권은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 w:hint="eastAsia"/>
              </w:rPr>
              <w:t>특허권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/>
              </w:rPr>
              <w:t>1</w:t>
            </w:r>
            <w:r w:rsidRPr="00347251">
              <w:rPr>
                <w:rFonts w:cs="Times New Roman" w:hint="eastAsia"/>
              </w:rPr>
              <w:t>건</w:t>
            </w:r>
            <w:r w:rsidRPr="00347251">
              <w:rPr>
                <w:rFonts w:cs="Times New Roman" w:hint="eastAsia"/>
              </w:rPr>
              <w:t xml:space="preserve">, </w:t>
            </w:r>
            <w:r w:rsidRPr="00347251">
              <w:rPr>
                <w:rFonts w:cs="Times New Roman" w:hint="eastAsia"/>
              </w:rPr>
              <w:t>디자인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/>
              </w:rPr>
              <w:t>5</w:t>
            </w:r>
            <w:r w:rsidRPr="00347251">
              <w:rPr>
                <w:rFonts w:cs="Times New Roman" w:hint="eastAsia"/>
              </w:rPr>
              <w:t>건</w:t>
            </w:r>
            <w:r w:rsidRPr="00347251">
              <w:rPr>
                <w:rFonts w:cs="Times New Roman" w:hint="eastAsia"/>
              </w:rPr>
              <w:t>,</w:t>
            </w:r>
            <w:r w:rsidRPr="00347251">
              <w:rPr>
                <w:rFonts w:cs="Times New Roman"/>
              </w:rPr>
              <w:t xml:space="preserve"> </w:t>
            </w:r>
            <w:r w:rsidRPr="00347251">
              <w:rPr>
                <w:rFonts w:cs="Times New Roman" w:hint="eastAsia"/>
              </w:rPr>
              <w:t>상표권</w:t>
            </w:r>
            <w:r w:rsidR="00347251" w:rsidRPr="00347251">
              <w:rPr>
                <w:rFonts w:cs="Times New Roman" w:hint="eastAsia"/>
              </w:rPr>
              <w:t xml:space="preserve"> </w:t>
            </w:r>
            <w:r w:rsidR="00347251" w:rsidRPr="00347251">
              <w:rPr>
                <w:rFonts w:cs="Times New Roman" w:hint="eastAsia"/>
              </w:rPr>
              <w:t>총</w:t>
            </w:r>
            <w:r w:rsidR="00347251" w:rsidRPr="00347251">
              <w:rPr>
                <w:rFonts w:cs="Times New Roman" w:hint="eastAsia"/>
              </w:rPr>
              <w:t xml:space="preserve"> </w:t>
            </w:r>
            <w:r w:rsidR="00347251" w:rsidRPr="00347251">
              <w:rPr>
                <w:rFonts w:cs="Times New Roman"/>
              </w:rPr>
              <w:t>82</w:t>
            </w:r>
            <w:r w:rsidR="00347251" w:rsidRPr="00347251">
              <w:rPr>
                <w:rFonts w:cs="Times New Roman" w:hint="eastAsia"/>
              </w:rPr>
              <w:t>건</w:t>
            </w:r>
            <w:r w:rsidRPr="00347251">
              <w:rPr>
                <w:rFonts w:cs="Times New Roman"/>
              </w:rPr>
              <w:t>(</w:t>
            </w:r>
            <w:r w:rsidRPr="00347251">
              <w:rPr>
                <w:rFonts w:cs="Times New Roman" w:hint="eastAsia"/>
              </w:rPr>
              <w:t>등록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/>
              </w:rPr>
              <w:t>71</w:t>
            </w:r>
            <w:r w:rsidRPr="00347251">
              <w:rPr>
                <w:rFonts w:cs="Times New Roman" w:hint="eastAsia"/>
              </w:rPr>
              <w:t>건</w:t>
            </w:r>
            <w:r w:rsidR="00347251">
              <w:rPr>
                <w:rStyle w:val="ad"/>
                <w:rFonts w:cs="Times New Roman"/>
              </w:rPr>
              <w:footnoteReference w:id="19"/>
            </w:r>
            <w:r w:rsidRPr="00347251">
              <w:rPr>
                <w:rFonts w:cs="Times New Roman" w:hint="eastAsia"/>
              </w:rPr>
              <w:t>,</w:t>
            </w:r>
            <w:r w:rsidRPr="00347251">
              <w:rPr>
                <w:rFonts w:cs="Times New Roman"/>
              </w:rPr>
              <w:t xml:space="preserve"> </w:t>
            </w:r>
            <w:r w:rsidRPr="00347251">
              <w:rPr>
                <w:rFonts w:cs="Times New Roman" w:hint="eastAsia"/>
              </w:rPr>
              <w:t>공고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/>
              </w:rPr>
              <w:t>4</w:t>
            </w:r>
            <w:r w:rsidRPr="00347251">
              <w:rPr>
                <w:rFonts w:cs="Times New Roman" w:hint="eastAsia"/>
              </w:rPr>
              <w:t>건</w:t>
            </w:r>
            <w:r w:rsidR="00347251" w:rsidRPr="00347251">
              <w:rPr>
                <w:rFonts w:cs="Times New Roman" w:hint="eastAsia"/>
              </w:rPr>
              <w:t xml:space="preserve"> </w:t>
            </w:r>
            <w:r w:rsidR="00347251" w:rsidRPr="00347251">
              <w:rPr>
                <w:rFonts w:cs="Times New Roman" w:hint="eastAsia"/>
              </w:rPr>
              <w:t>및</w:t>
            </w:r>
            <w:r w:rsidRPr="00347251">
              <w:rPr>
                <w:rFonts w:cs="Times New Roman"/>
              </w:rPr>
              <w:t xml:space="preserve"> </w:t>
            </w:r>
            <w:r w:rsidRPr="00347251">
              <w:rPr>
                <w:rFonts w:cs="Times New Roman" w:hint="eastAsia"/>
              </w:rPr>
              <w:t>출원</w:t>
            </w:r>
            <w:r w:rsidRPr="00347251">
              <w:rPr>
                <w:rFonts w:cs="Times New Roman" w:hint="eastAsia"/>
              </w:rPr>
              <w:t xml:space="preserve"> </w:t>
            </w:r>
            <w:r w:rsidRPr="00347251">
              <w:rPr>
                <w:rFonts w:cs="Times New Roman"/>
              </w:rPr>
              <w:t>7</w:t>
            </w:r>
            <w:r w:rsidRPr="00347251">
              <w:rPr>
                <w:rFonts w:cs="Times New Roman" w:hint="eastAsia"/>
              </w:rPr>
              <w:t>건</w:t>
            </w:r>
            <w:r w:rsidRPr="00347251">
              <w:rPr>
                <w:rFonts w:cs="Times New Roman" w:hint="eastAsia"/>
              </w:rPr>
              <w:t>)</w:t>
            </w:r>
            <w:r w:rsidR="00347251" w:rsidRPr="00347251">
              <w:rPr>
                <w:rFonts w:cs="Times New Roman" w:hint="eastAsia"/>
              </w:rPr>
              <w:t>임</w:t>
            </w:r>
            <w:r w:rsidR="00347251" w:rsidRPr="00347251">
              <w:rPr>
                <w:rFonts w:cs="Times New Roman" w:hint="eastAsia"/>
              </w:rPr>
              <w:t>.</w:t>
            </w:r>
            <w:r w:rsidR="008E2FF0">
              <w:rPr>
                <w:rFonts w:cs="Times New Roman"/>
              </w:rPr>
              <w:t xml:space="preserve"> </w:t>
            </w:r>
            <w:r w:rsidR="00526A93">
              <w:rPr>
                <w:rFonts w:cs="Times New Roman" w:hint="eastAsia"/>
              </w:rPr>
              <w:t>또한</w:t>
            </w:r>
            <w:r w:rsidR="00526A93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 w:hint="eastAsia"/>
              </w:rPr>
              <w:t>대상회사는</w:t>
            </w:r>
            <w:r w:rsidR="00526A93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 w:hint="eastAsia"/>
              </w:rPr>
              <w:t>미국에</w:t>
            </w:r>
            <w:r w:rsidR="00526A93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 w:hint="eastAsia"/>
              </w:rPr>
              <w:t>총</w:t>
            </w:r>
            <w:r w:rsidR="00526A93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/>
              </w:rPr>
              <w:t>7</w:t>
            </w:r>
            <w:r w:rsidR="00526A93">
              <w:rPr>
                <w:rFonts w:cs="Times New Roman" w:hint="eastAsia"/>
              </w:rPr>
              <w:t>개의</w:t>
            </w:r>
            <w:r w:rsidR="00526A93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 w:hint="eastAsia"/>
              </w:rPr>
              <w:t>상표권을</w:t>
            </w:r>
            <w:r w:rsidR="00526A93">
              <w:rPr>
                <w:rFonts w:cs="Times New Roman" w:hint="eastAsia"/>
              </w:rPr>
              <w:t xml:space="preserve"> </w:t>
            </w:r>
            <w:r w:rsidR="00526A93">
              <w:rPr>
                <w:rFonts w:cs="Times New Roman" w:hint="eastAsia"/>
              </w:rPr>
              <w:t>등록하였음</w:t>
            </w:r>
            <w:r w:rsidR="00526A93">
              <w:rPr>
                <w:rFonts w:cs="Times New Roman" w:hint="eastAsia"/>
              </w:rPr>
              <w:t>.</w:t>
            </w:r>
            <w:r w:rsidR="00526A93">
              <w:rPr>
                <w:rFonts w:cs="Times New Roman"/>
              </w:rPr>
              <w:t xml:space="preserve"> </w:t>
            </w:r>
            <w:r w:rsidR="008E2FF0">
              <w:rPr>
                <w:rFonts w:cs="Times New Roman" w:hint="eastAsia"/>
              </w:rPr>
              <w:t>대상회사</w:t>
            </w:r>
            <w:r w:rsidR="008E2FF0">
              <w:rPr>
                <w:rFonts w:cs="Times New Roman" w:hint="eastAsia"/>
              </w:rPr>
              <w:t xml:space="preserve"> </w:t>
            </w:r>
            <w:r w:rsidR="008E2FF0">
              <w:rPr>
                <w:rFonts w:cs="Times New Roman" w:hint="eastAsia"/>
              </w:rPr>
              <w:t>소유</w:t>
            </w:r>
            <w:r w:rsidR="008E2FF0">
              <w:rPr>
                <w:rFonts w:cs="Times New Roman" w:hint="eastAsia"/>
              </w:rPr>
              <w:t xml:space="preserve"> </w:t>
            </w:r>
            <w:r w:rsidR="008E2FF0">
              <w:rPr>
                <w:rFonts w:cs="Times New Roman" w:hint="eastAsia"/>
              </w:rPr>
              <w:t>지식재산권의</w:t>
            </w:r>
            <w:r w:rsidR="008E2FF0">
              <w:rPr>
                <w:rFonts w:cs="Times New Roman" w:hint="eastAsia"/>
              </w:rPr>
              <w:t xml:space="preserve"> </w:t>
            </w:r>
            <w:r w:rsidR="008E2FF0">
              <w:rPr>
                <w:rFonts w:cs="Times New Roman" w:hint="eastAsia"/>
              </w:rPr>
              <w:t>상세사항은</w:t>
            </w:r>
            <w:r w:rsidR="008E2FF0">
              <w:rPr>
                <w:rFonts w:cs="Times New Roman" w:hint="eastAsia"/>
              </w:rPr>
              <w:t xml:space="preserve"> </w:t>
            </w:r>
            <w:r w:rsidR="008E2FF0" w:rsidRPr="008E2FF0">
              <w:rPr>
                <w:rFonts w:cs="Times New Roman" w:hint="eastAsia"/>
                <w:b/>
                <w:u w:val="single"/>
              </w:rPr>
              <w:t>별첨</w:t>
            </w:r>
            <w:r w:rsidR="008E2FF0" w:rsidRPr="008E2FF0">
              <w:rPr>
                <w:rFonts w:cs="Times New Roman" w:hint="eastAsia"/>
                <w:b/>
                <w:u w:val="single"/>
              </w:rPr>
              <w:t xml:space="preserve"> </w:t>
            </w:r>
            <w:r w:rsidR="00081D12">
              <w:rPr>
                <w:rFonts w:cs="Times New Roman"/>
                <w:b/>
                <w:u w:val="single"/>
              </w:rPr>
              <w:t xml:space="preserve">4. </w:t>
            </w:r>
            <w:r w:rsidR="00081D12">
              <w:rPr>
                <w:rFonts w:cs="Times New Roman" w:hint="eastAsia"/>
                <w:b/>
                <w:u w:val="single"/>
              </w:rPr>
              <w:t>대상회사</w:t>
            </w:r>
            <w:r w:rsidR="00081D12">
              <w:rPr>
                <w:rFonts w:cs="Times New Roman" w:hint="eastAsia"/>
                <w:b/>
                <w:u w:val="single"/>
              </w:rPr>
              <w:t xml:space="preserve"> </w:t>
            </w:r>
            <w:r w:rsidR="00081D12">
              <w:rPr>
                <w:rFonts w:cs="Times New Roman" w:hint="eastAsia"/>
                <w:b/>
                <w:u w:val="single"/>
              </w:rPr>
              <w:t>지식재산권</w:t>
            </w:r>
            <w:r w:rsidR="00081D12">
              <w:rPr>
                <w:rFonts w:cs="Times New Roman" w:hint="eastAsia"/>
                <w:b/>
                <w:u w:val="single"/>
              </w:rPr>
              <w:t xml:space="preserve"> </w:t>
            </w:r>
            <w:r w:rsidR="00081D12">
              <w:rPr>
                <w:rFonts w:cs="Times New Roman" w:hint="eastAsia"/>
                <w:b/>
                <w:u w:val="single"/>
              </w:rPr>
              <w:t>보유</w:t>
            </w:r>
            <w:r w:rsidR="00081D12">
              <w:rPr>
                <w:rFonts w:cs="Times New Roman" w:hint="eastAsia"/>
                <w:b/>
                <w:u w:val="single"/>
              </w:rPr>
              <w:t xml:space="preserve"> </w:t>
            </w:r>
            <w:r w:rsidR="00081D12">
              <w:rPr>
                <w:rFonts w:cs="Times New Roman" w:hint="eastAsia"/>
                <w:b/>
                <w:u w:val="single"/>
              </w:rPr>
              <w:t>현황</w:t>
            </w:r>
            <w:r w:rsidR="00081D12">
              <w:rPr>
                <w:rFonts w:cs="Times New Roman"/>
              </w:rPr>
              <w:t xml:space="preserve"> </w:t>
            </w:r>
            <w:r w:rsidR="008E2FF0">
              <w:rPr>
                <w:rFonts w:cs="Times New Roman" w:hint="eastAsia"/>
              </w:rPr>
              <w:t>참조</w:t>
            </w:r>
            <w:r w:rsidR="008E2FF0">
              <w:rPr>
                <w:rFonts w:cs="Times New Roman" w:hint="eastAsia"/>
              </w:rPr>
              <w:t>.</w:t>
            </w:r>
          </w:p>
        </w:tc>
      </w:tr>
      <w:tr w:rsidR="00781F4B" w:rsidRPr="00BE3D55" w14:paraId="249A799B" w14:textId="77777777" w:rsidTr="00F250E0">
        <w:trPr>
          <w:trHeight w:val="617"/>
        </w:trPr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56CD8E92" w14:textId="661D1BE1" w:rsidR="00781F4B" w:rsidRPr="002356FC" w:rsidRDefault="005B697F" w:rsidP="007B127B">
            <w:pPr>
              <w:pStyle w:val="a6"/>
              <w:wordWrap/>
              <w:snapToGrid/>
              <w:spacing w:line="240" w:lineRule="auto"/>
              <w:ind w:rightChars="127" w:right="279"/>
              <w:rPr>
                <w:rFonts w:ascii="Times New Roman" w:cs="Times New Roman"/>
                <w:color w:val="9D0001" w:themeColor="background2"/>
              </w:rPr>
            </w:pPr>
            <w:r w:rsidRPr="002356FC">
              <w:rPr>
                <w:rFonts w:ascii="Times New Roman" w:cs="Times New Roman"/>
                <w:color w:val="9D0001" w:themeColor="background2"/>
              </w:rPr>
              <w:t>영업비밀</w:t>
            </w:r>
            <w:r w:rsidR="00591069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591069">
              <w:rPr>
                <w:rFonts w:ascii="Times New Roman" w:cs="Times New Roman" w:hint="eastAsia"/>
                <w:color w:val="9D0001" w:themeColor="background2"/>
              </w:rPr>
              <w:t>보호</w:t>
            </w:r>
          </w:p>
        </w:tc>
        <w:tc>
          <w:tcPr>
            <w:tcW w:w="29" w:type="dxa"/>
            <w:tcBorders>
              <w:top w:val="dotted" w:sz="4" w:space="0" w:color="auto"/>
              <w:bottom w:val="dotted" w:sz="4" w:space="0" w:color="auto"/>
            </w:tcBorders>
          </w:tcPr>
          <w:p w14:paraId="26E361F7" w14:textId="77777777" w:rsidR="00781F4B" w:rsidRPr="002356FC" w:rsidRDefault="00781F4B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C54CBCE" w14:textId="7A99E458" w:rsidR="008E2FF0" w:rsidRPr="008E2FF0" w:rsidRDefault="00781F4B" w:rsidP="008E2FF0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8E2FF0">
              <w:rPr>
                <w:rFonts w:cs="Times New Roman"/>
              </w:rPr>
              <w:t>부정경쟁방지법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제</w:t>
            </w:r>
            <w:r w:rsidRPr="008E2FF0">
              <w:rPr>
                <w:rFonts w:cs="Times New Roman"/>
              </w:rPr>
              <w:t>2</w:t>
            </w:r>
            <w:r w:rsidRPr="008E2FF0">
              <w:rPr>
                <w:rFonts w:cs="Times New Roman"/>
              </w:rPr>
              <w:t>조</w:t>
            </w:r>
            <w:r w:rsidRPr="008E2FF0">
              <w:rPr>
                <w:rFonts w:cs="Times New Roman"/>
              </w:rPr>
              <w:t xml:space="preserve"> </w:t>
            </w:r>
            <w:r w:rsidR="002C1310">
              <w:rPr>
                <w:rFonts w:cs="Times New Roman" w:hint="eastAsia"/>
              </w:rPr>
              <w:t>제</w:t>
            </w:r>
            <w:r w:rsidRPr="008E2FF0">
              <w:rPr>
                <w:rFonts w:cs="Times New Roman"/>
              </w:rPr>
              <w:t>2</w:t>
            </w:r>
            <w:r w:rsidRPr="008E2FF0">
              <w:rPr>
                <w:rFonts w:cs="Times New Roman"/>
              </w:rPr>
              <w:t>호에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따</w:t>
            </w:r>
            <w:r w:rsidR="008E2FF0" w:rsidRPr="008E2FF0">
              <w:rPr>
                <w:rFonts w:cs="Times New Roman"/>
              </w:rPr>
              <w:t>르면</w:t>
            </w:r>
            <w:r w:rsidRPr="008E2FF0">
              <w:rPr>
                <w:rFonts w:cs="Times New Roman"/>
              </w:rPr>
              <w:t xml:space="preserve">, </w:t>
            </w:r>
            <w:r w:rsidR="008E2FF0" w:rsidRPr="008E2FF0">
              <w:rPr>
                <w:rFonts w:cs="Times New Roman"/>
              </w:rPr>
              <w:t>“</w:t>
            </w:r>
            <w:r w:rsidR="008E2FF0" w:rsidRPr="008E2FF0">
              <w:rPr>
                <w:rFonts w:cs="Times New Roman"/>
              </w:rPr>
              <w:t>영업비밀</w:t>
            </w:r>
            <w:r w:rsidR="008E2FF0" w:rsidRPr="008E2FF0">
              <w:rPr>
                <w:rFonts w:cs="Times New Roman"/>
              </w:rPr>
              <w:t>”</w:t>
            </w:r>
            <w:r w:rsidR="008E2FF0" w:rsidRPr="008E2FF0">
              <w:rPr>
                <w:rFonts w:cs="Times New Roman"/>
              </w:rPr>
              <w:t>이란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공공연히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알려져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있지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아니하고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독립된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경제적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가치를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가지는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것으로서</w:t>
            </w:r>
            <w:r w:rsidR="008E2FF0" w:rsidRPr="008E2FF0">
              <w:rPr>
                <w:rFonts w:cs="Times New Roman"/>
              </w:rPr>
              <w:t xml:space="preserve">, </w:t>
            </w:r>
            <w:r w:rsidR="008E2FF0" w:rsidRPr="008E2FF0">
              <w:rPr>
                <w:rFonts w:cs="Times New Roman"/>
              </w:rPr>
              <w:t>비밀로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관리된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생산방법</w:t>
            </w:r>
            <w:r w:rsidR="008E2FF0" w:rsidRPr="008E2FF0">
              <w:rPr>
                <w:rFonts w:cs="Times New Roman"/>
              </w:rPr>
              <w:t xml:space="preserve">, </w:t>
            </w:r>
            <w:r w:rsidR="008E2FF0" w:rsidRPr="008E2FF0">
              <w:rPr>
                <w:rFonts w:cs="Times New Roman"/>
              </w:rPr>
              <w:t>판매방법</w:t>
            </w:r>
            <w:r w:rsidR="008E2FF0" w:rsidRPr="008E2FF0">
              <w:rPr>
                <w:rFonts w:cs="Times New Roman"/>
              </w:rPr>
              <w:t xml:space="preserve">, </w:t>
            </w:r>
            <w:r w:rsidR="008E2FF0" w:rsidRPr="008E2FF0">
              <w:rPr>
                <w:rFonts w:cs="Times New Roman"/>
              </w:rPr>
              <w:t>그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밖에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영업활동에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유용한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기술상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또는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경영상의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정보를</w:t>
            </w:r>
            <w:r w:rsidR="008E2FF0" w:rsidRPr="008E2FF0">
              <w:rPr>
                <w:rFonts w:cs="Times New Roman"/>
              </w:rPr>
              <w:t xml:space="preserve"> </w:t>
            </w:r>
            <w:r w:rsidR="008E2FF0" w:rsidRPr="008E2FF0">
              <w:rPr>
                <w:rFonts w:cs="Times New Roman"/>
              </w:rPr>
              <w:t>말함</w:t>
            </w:r>
            <w:r w:rsidR="008E2FF0" w:rsidRPr="008E2FF0">
              <w:rPr>
                <w:rFonts w:cs="Times New Roman"/>
              </w:rPr>
              <w:t xml:space="preserve">. </w:t>
            </w:r>
            <w:r w:rsidR="008E2FF0" w:rsidRPr="008E2FF0">
              <w:rPr>
                <w:rFonts w:cs="Times New Roman"/>
              </w:rPr>
              <w:t>따라서</w:t>
            </w:r>
            <w:r w:rsidR="008E2FF0"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회사의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자료가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영업비밀로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인정되기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위해서는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ascii="바탕" w:eastAsia="바탕" w:hAnsi="바탕" w:cs="바탕" w:hint="eastAsia"/>
              </w:rPr>
              <w:t>①</w:t>
            </w:r>
            <w:r w:rsidRPr="008E2FF0">
              <w:rPr>
                <w:rFonts w:cs="Times New Roman"/>
              </w:rPr>
              <w:t>경제적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유용성</w:t>
            </w:r>
            <w:r w:rsidRPr="008E2FF0">
              <w:rPr>
                <w:rFonts w:cs="Times New Roman"/>
              </w:rPr>
              <w:t xml:space="preserve">, </w:t>
            </w:r>
            <w:r w:rsidRPr="008E2FF0">
              <w:rPr>
                <w:rFonts w:ascii="바탕" w:eastAsia="바탕" w:hAnsi="바탕" w:cs="바탕" w:hint="eastAsia"/>
              </w:rPr>
              <w:t>②</w:t>
            </w:r>
            <w:r w:rsidRPr="008E2FF0">
              <w:rPr>
                <w:rFonts w:cs="Times New Roman"/>
              </w:rPr>
              <w:t>비공지성</w:t>
            </w:r>
            <w:r w:rsidRPr="008E2FF0">
              <w:rPr>
                <w:rFonts w:cs="Times New Roman"/>
              </w:rPr>
              <w:t>(</w:t>
            </w:r>
            <w:r w:rsidRPr="008E2FF0">
              <w:rPr>
                <w:rFonts w:cs="Times New Roman"/>
              </w:rPr>
              <w:t>공중에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공개되지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아니함</w:t>
            </w:r>
            <w:r w:rsidRPr="008E2FF0">
              <w:rPr>
                <w:rFonts w:cs="Times New Roman"/>
              </w:rPr>
              <w:t>)</w:t>
            </w:r>
            <w:r w:rsidRPr="008E2FF0">
              <w:rPr>
                <w:rFonts w:cs="Times New Roman"/>
              </w:rPr>
              <w:t>을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갖추어야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하며</w:t>
            </w:r>
            <w:r w:rsidRPr="008E2FF0">
              <w:rPr>
                <w:rFonts w:cs="Times New Roman"/>
              </w:rPr>
              <w:t xml:space="preserve">, </w:t>
            </w:r>
            <w:r w:rsidRPr="008E2FF0">
              <w:rPr>
                <w:rFonts w:cs="Times New Roman"/>
              </w:rPr>
              <w:t>또한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ascii="바탕" w:eastAsia="바탕" w:hAnsi="바탕" w:cs="바탕" w:hint="eastAsia"/>
              </w:rPr>
              <w:t>③</w:t>
            </w:r>
            <w:r w:rsidRPr="008E2FF0">
              <w:rPr>
                <w:rFonts w:cs="Times New Roman"/>
              </w:rPr>
              <w:t>비밀관리성</w:t>
            </w:r>
            <w:r w:rsidRPr="008E2FF0">
              <w:rPr>
                <w:rFonts w:cs="Times New Roman"/>
              </w:rPr>
              <w:t>(</w:t>
            </w:r>
            <w:r w:rsidRPr="008E2FF0">
              <w:rPr>
                <w:rFonts w:cs="Times New Roman"/>
              </w:rPr>
              <w:t>비밀로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유지</w:t>
            </w:r>
            <w:r w:rsidRPr="008E2FF0">
              <w:rPr>
                <w:rFonts w:cs="Times New Roman"/>
              </w:rPr>
              <w:t>)</w:t>
            </w:r>
            <w:r w:rsidRPr="008E2FF0">
              <w:rPr>
                <w:rFonts w:cs="Times New Roman"/>
              </w:rPr>
              <w:t>이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인정되어야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함</w:t>
            </w:r>
            <w:r w:rsidRPr="008E2FF0">
              <w:rPr>
                <w:rFonts w:cs="Times New Roman"/>
              </w:rPr>
              <w:t xml:space="preserve">. </w:t>
            </w:r>
            <w:r w:rsidRPr="008E2FF0">
              <w:rPr>
                <w:rFonts w:cs="Times New Roman"/>
              </w:rPr>
              <w:t>대상회사가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임직원들로부터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보안서약서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및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비밀유지서약서를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징구하는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것은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그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회사</w:t>
            </w:r>
            <w:r w:rsidR="00081D12">
              <w:rPr>
                <w:rFonts w:cs="Times New Roman" w:hint="eastAsia"/>
              </w:rPr>
              <w:t xml:space="preserve"> </w:t>
            </w:r>
            <w:r w:rsidRPr="008E2FF0">
              <w:rPr>
                <w:rFonts w:cs="Times New Roman"/>
              </w:rPr>
              <w:t>자료에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대한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비밀관리성을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인정할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근거가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될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수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있음</w:t>
            </w:r>
            <w:r w:rsidRPr="008E2FF0">
              <w:rPr>
                <w:rFonts w:cs="Times New Roman"/>
              </w:rPr>
              <w:t xml:space="preserve">. </w:t>
            </w:r>
            <w:r w:rsidRPr="008E2FF0">
              <w:rPr>
                <w:rFonts w:cs="Times New Roman"/>
              </w:rPr>
              <w:t>하지만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판례는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이러한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자료들이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중요도에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따라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분류되어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관리되었는지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여부</w:t>
            </w:r>
            <w:r w:rsidRPr="008E2FF0">
              <w:rPr>
                <w:rFonts w:cs="Times New Roman"/>
              </w:rPr>
              <w:t xml:space="preserve">, </w:t>
            </w:r>
            <w:r w:rsidRPr="008E2FF0">
              <w:rPr>
                <w:rFonts w:cs="Times New Roman"/>
              </w:rPr>
              <w:t>직급별</w:t>
            </w:r>
            <w:r w:rsidRPr="008E2FF0">
              <w:rPr>
                <w:rFonts w:cs="Times New Roman"/>
              </w:rPr>
              <w:t xml:space="preserve">, </w:t>
            </w:r>
            <w:r w:rsidRPr="008E2FF0">
              <w:rPr>
                <w:rFonts w:cs="Times New Roman"/>
              </w:rPr>
              <w:t>직책별로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각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자료에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대한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접근제한조치가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기술적</w:t>
            </w:r>
            <w:r w:rsidRPr="008E2FF0">
              <w:rPr>
                <w:rFonts w:cs="Times New Roman"/>
              </w:rPr>
              <w:t>·</w:t>
            </w:r>
            <w:r w:rsidRPr="008E2FF0">
              <w:rPr>
                <w:rFonts w:cs="Times New Roman"/>
              </w:rPr>
              <w:t>관리적으로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이루어졌는지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여부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등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기타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요소들도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중요하게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고려하며</w:t>
            </w:r>
            <w:r w:rsidRPr="008E2FF0">
              <w:rPr>
                <w:rFonts w:cs="Times New Roman"/>
              </w:rPr>
              <w:t xml:space="preserve">, </w:t>
            </w:r>
            <w:r w:rsidRPr="008E2FF0">
              <w:rPr>
                <w:rFonts w:cs="Times New Roman"/>
              </w:rPr>
              <w:t>이에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따라서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비밀관리성을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부정하기도</w:t>
            </w:r>
            <w:r w:rsidRPr="008E2FF0">
              <w:rPr>
                <w:rFonts w:cs="Times New Roman"/>
              </w:rPr>
              <w:t xml:space="preserve"> </w:t>
            </w:r>
            <w:r w:rsidRPr="008E2FF0">
              <w:rPr>
                <w:rFonts w:cs="Times New Roman"/>
              </w:rPr>
              <w:t>함</w:t>
            </w:r>
            <w:r w:rsidRPr="008E2FF0">
              <w:rPr>
                <w:rFonts w:cs="Times New Roman"/>
              </w:rPr>
              <w:t xml:space="preserve">. </w:t>
            </w:r>
          </w:p>
          <w:p w14:paraId="70C2D041" w14:textId="2D79C3F6" w:rsidR="00BE3D55" w:rsidRDefault="00781F4B" w:rsidP="008E2FF0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356FC">
              <w:rPr>
                <w:rFonts w:cs="Times New Roman"/>
              </w:rPr>
              <w:t>대상회사</w:t>
            </w:r>
            <w:r w:rsidR="00BE3D55">
              <w:rPr>
                <w:rFonts w:cs="Times New Roman" w:hint="eastAsia"/>
              </w:rPr>
              <w:t>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영위하고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있는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사업의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특성상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주요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메뉴의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제조법</w:t>
            </w:r>
            <w:r w:rsidR="00BE3D55">
              <w:rPr>
                <w:rFonts w:cs="Times New Roman" w:hint="eastAsia"/>
              </w:rPr>
              <w:t>(</w:t>
            </w:r>
            <w:r w:rsidR="00BE3D55">
              <w:rPr>
                <w:rFonts w:cs="Times New Roman"/>
              </w:rPr>
              <w:t>recipe)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등은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중요한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영업비밀에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해당할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것으로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보임</w:t>
            </w:r>
            <w:r w:rsidR="00BE3D55">
              <w:rPr>
                <w:rFonts w:cs="Times New Roman" w:hint="eastAsia"/>
              </w:rPr>
              <w:t>.</w:t>
            </w:r>
            <w:r w:rsidR="00BE3D55">
              <w:rPr>
                <w:rFonts w:cs="Times New Roman"/>
              </w:rPr>
              <w:t xml:space="preserve"> </w:t>
            </w:r>
            <w:r w:rsidR="00BE3D55">
              <w:rPr>
                <w:rFonts w:cs="Times New Roman" w:hint="eastAsia"/>
              </w:rPr>
              <w:t>그러나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인터뷰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등</w:t>
            </w:r>
            <w:r w:rsidRPr="002356FC">
              <w:rPr>
                <w:rFonts w:cs="Times New Roman"/>
              </w:rPr>
              <w:t>에</w:t>
            </w:r>
            <w:r w:rsidRPr="002356FC">
              <w:rPr>
                <w:rFonts w:cs="Times New Roman"/>
              </w:rPr>
              <w:t xml:space="preserve"> </w:t>
            </w:r>
            <w:r w:rsidR="005B697F" w:rsidRPr="002356FC">
              <w:rPr>
                <w:rFonts w:cs="Times New Roman"/>
              </w:rPr>
              <w:t>의하면</w:t>
            </w:r>
            <w:r w:rsidR="00BE3D55">
              <w:rPr>
                <w:rFonts w:cs="Times New Roman" w:hint="eastAsia"/>
              </w:rPr>
              <w:t xml:space="preserve">, </w:t>
            </w:r>
            <w:r w:rsidR="00BE3D55">
              <w:rPr>
                <w:rFonts w:cs="Times New Roman" w:hint="eastAsia"/>
              </w:rPr>
              <w:t>중요한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소스의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/>
              </w:rPr>
              <w:t>recipe</w:t>
            </w:r>
            <w:r w:rsidR="00BE3D55">
              <w:rPr>
                <w:rFonts w:cs="Times New Roman" w:hint="eastAsia"/>
              </w:rPr>
              <w:t>는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본사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생산팀의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소수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직원만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알고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있는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것으로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보이나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특별히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비밀표시가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되어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있는지</w:t>
            </w:r>
            <w:r w:rsidR="00BE3D55">
              <w:rPr>
                <w:rFonts w:cs="Times New Roman" w:hint="eastAsia"/>
              </w:rPr>
              <w:t>,</w:t>
            </w:r>
            <w:r w:rsidR="00BE3D55">
              <w:rPr>
                <w:rFonts w:cs="Times New Roman"/>
              </w:rPr>
              <w:t xml:space="preserve"> </w:t>
            </w:r>
            <w:r w:rsidR="00BE3D55">
              <w:rPr>
                <w:rFonts w:cs="Times New Roman" w:hint="eastAsia"/>
              </w:rPr>
              <w:t>비밀유지의무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계약이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존재하는지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확인되지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않았다고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함</w:t>
            </w:r>
            <w:r w:rsidR="00BE3D55">
              <w:rPr>
                <w:rFonts w:cs="Times New Roman" w:hint="eastAsia"/>
              </w:rPr>
              <w:t>.</w:t>
            </w:r>
            <w:r w:rsidR="00BE3D55">
              <w:rPr>
                <w:rFonts w:cs="Times New Roman"/>
              </w:rPr>
              <w:t xml:space="preserve"> </w:t>
            </w:r>
            <w:r w:rsidR="00BE3D55">
              <w:rPr>
                <w:rFonts w:cs="Times New Roman" w:hint="eastAsia"/>
              </w:rPr>
              <w:t>또한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매장에서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조리하여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나가는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메뉴의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경우</w:t>
            </w:r>
            <w:r w:rsidR="00BE3D55">
              <w:rPr>
                <w:rFonts w:cs="Times New Roman" w:hint="eastAsia"/>
              </w:rPr>
              <w:t>,</w:t>
            </w:r>
            <w:r w:rsidR="00BE3D55">
              <w:rPr>
                <w:rFonts w:cs="Times New Roman"/>
              </w:rPr>
              <w:t xml:space="preserve"> </w:t>
            </w:r>
            <w:r w:rsidR="00BE3D55">
              <w:rPr>
                <w:rFonts w:cs="Times New Roman" w:hint="eastAsia"/>
              </w:rPr>
              <w:t>recipe</w:t>
            </w:r>
            <w:r w:rsidR="00BE3D55">
              <w:rPr>
                <w:rFonts w:cs="Times New Roman" w:hint="eastAsia"/>
              </w:rPr>
              <w:t>에</w:t>
            </w:r>
            <w:r w:rsidR="00BE3D55">
              <w:rPr>
                <w:rFonts w:cs="Times New Roman"/>
              </w:rPr>
              <w:t xml:space="preserve"> </w:t>
            </w:r>
            <w:r w:rsidR="00BE3D55">
              <w:rPr>
                <w:rFonts w:cs="Times New Roman" w:hint="eastAsia"/>
              </w:rPr>
              <w:t>대하여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특별히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비밀유지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조치를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취</w:t>
            </w:r>
            <w:r w:rsidR="00081D12">
              <w:rPr>
                <w:rFonts w:cs="Times New Roman" w:hint="eastAsia"/>
              </w:rPr>
              <w:t>하</w:t>
            </w:r>
            <w:r w:rsidR="00BE3D55">
              <w:rPr>
                <w:rFonts w:cs="Times New Roman" w:hint="eastAsia"/>
              </w:rPr>
              <w:t>고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있지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않아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매장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직원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누구든지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이에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대한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접근이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가능하다고</w:t>
            </w:r>
            <w:r w:rsidR="00BE3D55">
              <w:rPr>
                <w:rFonts w:cs="Times New Roman" w:hint="eastAsia"/>
              </w:rPr>
              <w:t xml:space="preserve"> </w:t>
            </w:r>
            <w:r w:rsidR="00BE3D55">
              <w:rPr>
                <w:rFonts w:cs="Times New Roman" w:hint="eastAsia"/>
              </w:rPr>
              <w:t>함</w:t>
            </w:r>
            <w:r w:rsidR="00BE3D55">
              <w:rPr>
                <w:rFonts w:cs="Times New Roman" w:hint="eastAsia"/>
              </w:rPr>
              <w:t>.</w:t>
            </w:r>
          </w:p>
          <w:p w14:paraId="7C31FBEC" w14:textId="07C2AD95" w:rsidR="00591069" w:rsidRPr="002356FC" w:rsidRDefault="00BE3D55" w:rsidP="00A5149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대상회사</w:t>
            </w:r>
            <w:r>
              <w:rPr>
                <w:rFonts w:cs="Times New Roman" w:hint="eastAsia"/>
              </w:rPr>
              <w:t>가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회사의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주요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영업정보들에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대한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영업비밀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보호조치를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특별히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취하고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있지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않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보이는바</w:t>
            </w:r>
            <w:r>
              <w:rPr>
                <w:rFonts w:cs="Times New Roman" w:hint="eastAsia"/>
              </w:rPr>
              <w:t>,</w:t>
            </w:r>
            <w:r w:rsidR="00781F4B" w:rsidRPr="002356FC">
              <w:rPr>
                <w:rFonts w:cs="Times New Roman"/>
              </w:rPr>
              <w:t xml:space="preserve"> </w:t>
            </w:r>
            <w:r w:rsidR="00A5149B">
              <w:rPr>
                <w:rFonts w:cs="Times New Roman" w:hint="eastAsia"/>
              </w:rPr>
              <w:t>해당</w:t>
            </w:r>
            <w:r w:rsidR="00A5149B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정보들</w:t>
            </w:r>
            <w:r w:rsidR="008811D7">
              <w:rPr>
                <w:rFonts w:cs="Times New Roman" w:hint="eastAsia"/>
              </w:rPr>
              <w:t>의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영업비밀성이</w:t>
            </w:r>
            <w:r w:rsidR="00781F4B" w:rsidRPr="002356FC">
              <w:rPr>
                <w:rFonts w:cs="Times New Roman"/>
              </w:rPr>
              <w:t xml:space="preserve"> </w:t>
            </w:r>
            <w:r w:rsidR="00781F4B" w:rsidRPr="002356FC">
              <w:rPr>
                <w:rFonts w:cs="Times New Roman"/>
              </w:rPr>
              <w:t>부정될</w:t>
            </w:r>
            <w:r w:rsidR="00781F4B" w:rsidRPr="002356FC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</w:t>
            </w:r>
            <w:r w:rsidR="00781F4B" w:rsidRPr="002356FC">
              <w:rPr>
                <w:rFonts w:cs="Times New Roman"/>
              </w:rPr>
              <w:t>음</w:t>
            </w:r>
            <w:r w:rsidR="00781F4B" w:rsidRPr="002356FC">
              <w:rPr>
                <w:rFonts w:cs="Times New Roman"/>
              </w:rPr>
              <w:t>.</w:t>
            </w:r>
          </w:p>
        </w:tc>
      </w:tr>
      <w:tr w:rsidR="00B20BA7" w:rsidRPr="002356FC" w14:paraId="7CA8F35C" w14:textId="77777777" w:rsidTr="00F250E0">
        <w:trPr>
          <w:trHeight w:val="617"/>
        </w:trPr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5161892B" w14:textId="0D67EB1F" w:rsidR="00B20BA7" w:rsidRPr="002356FC" w:rsidRDefault="00B20BA7" w:rsidP="00880B65">
            <w:pPr>
              <w:pStyle w:val="a6"/>
              <w:wordWrap/>
              <w:snapToGrid/>
              <w:spacing w:line="240" w:lineRule="auto"/>
              <w:ind w:rightChars="127" w:right="279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본건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C4012">
              <w:rPr>
                <w:rFonts w:ascii="Times New Roman" w:cs="Times New Roman" w:hint="eastAsia"/>
                <w:color w:val="9D0001" w:themeColor="background2"/>
              </w:rPr>
              <w:t>합병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 w:rsidR="000253E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253E4">
              <w:rPr>
                <w:rFonts w:ascii="Times New Roman" w:cs="Times New Roman" w:hint="eastAsia"/>
                <w:color w:val="9D0001" w:themeColor="background2"/>
              </w:rPr>
              <w:t>필요조치</w:t>
            </w:r>
          </w:p>
        </w:tc>
        <w:tc>
          <w:tcPr>
            <w:tcW w:w="29" w:type="dxa"/>
            <w:tcBorders>
              <w:top w:val="dotted" w:sz="4" w:space="0" w:color="auto"/>
              <w:bottom w:val="dotted" w:sz="4" w:space="0" w:color="auto"/>
            </w:tcBorders>
          </w:tcPr>
          <w:p w14:paraId="25D82A9D" w14:textId="77777777" w:rsidR="00B20BA7" w:rsidRPr="002356FC" w:rsidRDefault="00B20BA7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C2C49CB" w14:textId="5289E10E" w:rsidR="00B20BA7" w:rsidRPr="00B20BA7" w:rsidRDefault="00B20BA7" w:rsidP="00BB75D4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B20BA7">
              <w:rPr>
                <w:rFonts w:cs="Times New Roman" w:hint="eastAsia"/>
              </w:rPr>
              <w:t>국내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지식재산권의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경우</w:t>
            </w:r>
            <w:r w:rsidRPr="00B20BA7">
              <w:rPr>
                <w:rFonts w:cs="Times New Roman" w:hint="eastAsia"/>
              </w:rPr>
              <w:t>(</w:t>
            </w:r>
            <w:r w:rsidRPr="00B20BA7">
              <w:rPr>
                <w:rFonts w:cs="Times New Roman" w:hint="eastAsia"/>
              </w:rPr>
              <w:t>해외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권리의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경우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각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국의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지식재산권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법률에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따름</w:t>
            </w:r>
            <w:r w:rsidRPr="00B20BA7">
              <w:rPr>
                <w:rFonts w:cs="Times New Roman" w:hint="eastAsia"/>
              </w:rPr>
              <w:t xml:space="preserve">), </w:t>
            </w:r>
            <w:r w:rsidRPr="00B20BA7">
              <w:rPr>
                <w:rFonts w:cs="Times New Roman" w:hint="eastAsia"/>
              </w:rPr>
              <w:t>법인의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합병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등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포괄승계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사유가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발생하면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이전등록을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하지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않더라도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법률상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당연히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지식재산권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이전의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효력이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발생함</w:t>
            </w:r>
            <w:r w:rsidR="00BB75D4" w:rsidRPr="00BB75D4">
              <w:rPr>
                <w:rFonts w:cs="Times New Roman" w:hint="eastAsia"/>
              </w:rPr>
              <w:t>(</w:t>
            </w:r>
            <w:r w:rsidR="00BB75D4" w:rsidRPr="00BB75D4">
              <w:rPr>
                <w:rFonts w:cs="Times New Roman" w:hint="eastAsia"/>
              </w:rPr>
              <w:t>특허법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 w:rsidRPr="00BB75D4">
              <w:rPr>
                <w:rFonts w:cs="Times New Roman" w:hint="eastAsia"/>
              </w:rPr>
              <w:t>101</w:t>
            </w:r>
            <w:r w:rsidR="00BB75D4" w:rsidRPr="00BB75D4">
              <w:rPr>
                <w:rFonts w:cs="Times New Roman" w:hint="eastAsia"/>
              </w:rPr>
              <w:t>조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 w:rsidRPr="00BB75D4">
              <w:rPr>
                <w:rFonts w:cs="Times New Roman" w:hint="eastAsia"/>
              </w:rPr>
              <w:t>1</w:t>
            </w:r>
            <w:r w:rsidR="00BB75D4" w:rsidRPr="00BB75D4">
              <w:rPr>
                <w:rFonts w:cs="Times New Roman" w:hint="eastAsia"/>
              </w:rPr>
              <w:t>항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 w:rsidRPr="00BB75D4">
              <w:rPr>
                <w:rFonts w:cs="Times New Roman" w:hint="eastAsia"/>
              </w:rPr>
              <w:t>1</w:t>
            </w:r>
            <w:r w:rsidR="00BB75D4" w:rsidRPr="00BB75D4">
              <w:rPr>
                <w:rFonts w:cs="Times New Roman" w:hint="eastAsia"/>
              </w:rPr>
              <w:t>호</w:t>
            </w:r>
            <w:r w:rsidR="00BB75D4" w:rsidRPr="00BB75D4">
              <w:rPr>
                <w:rFonts w:cs="Times New Roman" w:hint="eastAsia"/>
              </w:rPr>
              <w:t xml:space="preserve">; </w:t>
            </w:r>
            <w:r w:rsidR="00BB75D4" w:rsidRPr="00BB75D4">
              <w:rPr>
                <w:rFonts w:cs="Times New Roman" w:hint="eastAsia"/>
              </w:rPr>
              <w:t>상표법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>
              <w:rPr>
                <w:rFonts w:cs="Times New Roman" w:hint="eastAsia"/>
              </w:rPr>
              <w:t>48</w:t>
            </w:r>
            <w:r w:rsidR="00BB75D4" w:rsidRPr="00BB75D4">
              <w:rPr>
                <w:rFonts w:cs="Times New Roman" w:hint="eastAsia"/>
              </w:rPr>
              <w:t>조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 w:rsidRPr="00BB75D4">
              <w:rPr>
                <w:rFonts w:cs="Times New Roman" w:hint="eastAsia"/>
              </w:rPr>
              <w:t>1</w:t>
            </w:r>
            <w:r w:rsidR="00BB75D4" w:rsidRPr="00BB75D4">
              <w:rPr>
                <w:rFonts w:cs="Times New Roman" w:hint="eastAsia"/>
              </w:rPr>
              <w:t>항</w:t>
            </w:r>
            <w:r w:rsidR="00BB75D4" w:rsidRPr="00BB75D4">
              <w:rPr>
                <w:rFonts w:cs="Times New Roman" w:hint="eastAsia"/>
              </w:rPr>
              <w:t xml:space="preserve">; </w:t>
            </w:r>
            <w:r w:rsidR="00BB75D4" w:rsidRPr="00BB75D4">
              <w:rPr>
                <w:rFonts w:cs="Times New Roman" w:hint="eastAsia"/>
              </w:rPr>
              <w:t>디자인보호법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 w:rsidRPr="00BB75D4">
              <w:rPr>
                <w:rFonts w:cs="Times New Roman" w:hint="eastAsia"/>
              </w:rPr>
              <w:t>57</w:t>
            </w:r>
            <w:r w:rsidR="00BB75D4" w:rsidRPr="00BB75D4">
              <w:rPr>
                <w:rFonts w:cs="Times New Roman" w:hint="eastAsia"/>
              </w:rPr>
              <w:t>조</w:t>
            </w:r>
            <w:r w:rsidR="00BB75D4" w:rsidRPr="00BB75D4">
              <w:rPr>
                <w:rFonts w:cs="Times New Roman" w:hint="eastAsia"/>
              </w:rPr>
              <w:t xml:space="preserve"> </w:t>
            </w:r>
            <w:r w:rsidR="00BB75D4" w:rsidRPr="00BB75D4">
              <w:rPr>
                <w:rFonts w:cs="Times New Roman" w:hint="eastAsia"/>
              </w:rPr>
              <w:t>제</w:t>
            </w:r>
            <w:r w:rsidR="00BB75D4" w:rsidRPr="00BB75D4">
              <w:rPr>
                <w:rFonts w:cs="Times New Roman" w:hint="eastAsia"/>
              </w:rPr>
              <w:t>3</w:t>
            </w:r>
            <w:r w:rsidR="00BB75D4" w:rsidRPr="00BB75D4">
              <w:rPr>
                <w:rFonts w:cs="Times New Roman" w:hint="eastAsia"/>
              </w:rPr>
              <w:t>항</w:t>
            </w:r>
            <w:r w:rsidR="00BB75D4" w:rsidRPr="00BB75D4">
              <w:rPr>
                <w:rFonts w:cs="Times New Roman" w:hint="eastAsia"/>
              </w:rPr>
              <w:t>).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공유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특허</w:t>
            </w:r>
            <w:r w:rsidRPr="00B20BA7">
              <w:rPr>
                <w:rFonts w:cs="Times New Roman" w:hint="eastAsia"/>
              </w:rPr>
              <w:t>(</w:t>
            </w:r>
            <w:r w:rsidRPr="00B20BA7">
              <w:rPr>
                <w:rFonts w:cs="Times New Roman" w:hint="eastAsia"/>
              </w:rPr>
              <w:t>출원</w:t>
            </w:r>
            <w:r w:rsidRPr="00B20BA7">
              <w:rPr>
                <w:rFonts w:cs="Times New Roman" w:hint="eastAsia"/>
              </w:rPr>
              <w:t>)</w:t>
            </w:r>
            <w:r w:rsidRPr="00B20BA7">
              <w:rPr>
                <w:rFonts w:cs="Times New Roman" w:hint="eastAsia"/>
              </w:rPr>
              <w:t>에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대하여</w:t>
            </w:r>
            <w:r w:rsidRPr="00B20BA7">
              <w:rPr>
                <w:rFonts w:cs="Times New Roman" w:hint="eastAsia"/>
              </w:rPr>
              <w:t xml:space="preserve">, </w:t>
            </w:r>
            <w:r w:rsidRPr="00B20BA7">
              <w:rPr>
                <w:rFonts w:cs="Times New Roman" w:hint="eastAsia"/>
              </w:rPr>
              <w:t>자산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또는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영업양수도의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경우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특허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이전에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대한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공유자의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동의가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필요하나</w:t>
            </w:r>
            <w:r w:rsidRPr="00B20BA7">
              <w:rPr>
                <w:rFonts w:cs="Times New Roman" w:hint="eastAsia"/>
              </w:rPr>
              <w:t>(</w:t>
            </w:r>
            <w:r w:rsidRPr="00B20BA7">
              <w:rPr>
                <w:rFonts w:cs="Times New Roman" w:hint="eastAsia"/>
              </w:rPr>
              <w:t>특허법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제</w:t>
            </w:r>
            <w:r w:rsidRPr="00B20BA7">
              <w:rPr>
                <w:rFonts w:cs="Times New Roman" w:hint="eastAsia"/>
              </w:rPr>
              <w:t>37</w:t>
            </w:r>
            <w:r w:rsidRPr="00B20BA7">
              <w:rPr>
                <w:rFonts w:cs="Times New Roman" w:hint="eastAsia"/>
              </w:rPr>
              <w:t>조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제</w:t>
            </w:r>
            <w:r w:rsidRPr="00B20BA7">
              <w:rPr>
                <w:rFonts w:cs="Times New Roman" w:hint="eastAsia"/>
              </w:rPr>
              <w:t>3</w:t>
            </w:r>
            <w:r w:rsidRPr="00B20BA7">
              <w:rPr>
                <w:rFonts w:cs="Times New Roman" w:hint="eastAsia"/>
              </w:rPr>
              <w:t>항</w:t>
            </w:r>
            <w:r w:rsidRPr="00B20BA7">
              <w:rPr>
                <w:rFonts w:cs="Times New Roman" w:hint="eastAsia"/>
              </w:rPr>
              <w:t xml:space="preserve">, </w:t>
            </w:r>
            <w:r w:rsidRPr="00B20BA7">
              <w:rPr>
                <w:rFonts w:cs="Times New Roman" w:hint="eastAsia"/>
              </w:rPr>
              <w:t>제</w:t>
            </w:r>
            <w:r w:rsidRPr="00B20BA7">
              <w:rPr>
                <w:rFonts w:cs="Times New Roman" w:hint="eastAsia"/>
              </w:rPr>
              <w:t>99</w:t>
            </w:r>
            <w:r w:rsidRPr="00B20BA7">
              <w:rPr>
                <w:rFonts w:cs="Times New Roman" w:hint="eastAsia"/>
              </w:rPr>
              <w:t>조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제</w:t>
            </w:r>
            <w:r w:rsidRPr="00B20BA7">
              <w:rPr>
                <w:rFonts w:cs="Times New Roman" w:hint="eastAsia"/>
              </w:rPr>
              <w:t>2</w:t>
            </w:r>
            <w:r w:rsidRPr="00B20BA7">
              <w:rPr>
                <w:rFonts w:cs="Times New Roman" w:hint="eastAsia"/>
              </w:rPr>
              <w:t>항</w:t>
            </w:r>
            <w:r w:rsidRPr="00B20BA7">
              <w:rPr>
                <w:rFonts w:cs="Times New Roman" w:hint="eastAsia"/>
              </w:rPr>
              <w:t xml:space="preserve">), </w:t>
            </w:r>
            <w:r w:rsidRPr="00B20BA7">
              <w:rPr>
                <w:rFonts w:cs="Times New Roman" w:hint="eastAsia"/>
              </w:rPr>
              <w:t>합병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등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포괄승계의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경우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동의를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필요로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하지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않음</w:t>
            </w:r>
            <w:r w:rsidRPr="00B20BA7">
              <w:rPr>
                <w:rFonts w:cs="Times New Roman" w:hint="eastAsia"/>
              </w:rPr>
              <w:t>.</w:t>
            </w:r>
          </w:p>
          <w:p w14:paraId="403643C7" w14:textId="04F30A98" w:rsidR="00B20BA7" w:rsidRPr="00081D12" w:rsidRDefault="00B20BA7" w:rsidP="00830381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081D12">
              <w:rPr>
                <w:rFonts w:cs="Times New Roman" w:hint="eastAsia"/>
              </w:rPr>
              <w:t>다만</w:t>
            </w:r>
            <w:r w:rsidRPr="00081D12">
              <w:rPr>
                <w:rFonts w:cs="Times New Roman" w:hint="eastAsia"/>
              </w:rPr>
              <w:t xml:space="preserve">, </w:t>
            </w:r>
            <w:r w:rsidRPr="00081D12">
              <w:rPr>
                <w:rFonts w:cs="Times New Roman" w:hint="eastAsia"/>
              </w:rPr>
              <w:t>합병에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따른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포괄승계의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효과로서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이전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효력이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발생하는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것과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별개로</w:t>
            </w:r>
            <w:r w:rsidRPr="00081D12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소멸회사의</w:t>
            </w:r>
            <w:r w:rsidR="00153227">
              <w:rPr>
                <w:rFonts w:cs="Times New Roman" w:hint="eastAsia"/>
              </w:rPr>
              <w:t xml:space="preserve"> </w:t>
            </w:r>
            <w:r w:rsidR="00153227">
              <w:rPr>
                <w:rFonts w:cs="Times New Roman" w:hint="eastAsia"/>
              </w:rPr>
              <w:t>경우</w:t>
            </w:r>
            <w:r w:rsidR="00153227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각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지</w:t>
            </w:r>
            <w:r w:rsidR="004E3F97">
              <w:rPr>
                <w:rFonts w:cs="Times New Roman" w:hint="eastAsia"/>
              </w:rPr>
              <w:t>식</w:t>
            </w:r>
            <w:r w:rsidRPr="00081D12">
              <w:rPr>
                <w:rFonts w:cs="Times New Roman" w:hint="eastAsia"/>
              </w:rPr>
              <w:t>재산권이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합병으로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이전되었다는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취지를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특허청장에게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신고하여야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할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의무</w:t>
            </w:r>
            <w:r w:rsidRPr="00081D12">
              <w:rPr>
                <w:rFonts w:cs="Times New Roman" w:hint="eastAsia"/>
              </w:rPr>
              <w:t>(</w:t>
            </w:r>
            <w:r w:rsidRPr="00081D12">
              <w:rPr>
                <w:rFonts w:cs="Times New Roman" w:hint="eastAsia"/>
              </w:rPr>
              <w:t>특허법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제</w:t>
            </w:r>
            <w:r w:rsidRPr="00081D12">
              <w:rPr>
                <w:rFonts w:cs="Times New Roman" w:hint="eastAsia"/>
              </w:rPr>
              <w:t>101</w:t>
            </w:r>
            <w:r w:rsidRPr="00081D12">
              <w:rPr>
                <w:rFonts w:cs="Times New Roman" w:hint="eastAsia"/>
              </w:rPr>
              <w:t>조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제</w:t>
            </w:r>
            <w:r w:rsidRPr="00081D12">
              <w:rPr>
                <w:rFonts w:cs="Times New Roman" w:hint="eastAsia"/>
              </w:rPr>
              <w:t>2</w:t>
            </w:r>
            <w:r w:rsidRPr="00081D12">
              <w:rPr>
                <w:rFonts w:cs="Times New Roman" w:hint="eastAsia"/>
              </w:rPr>
              <w:t>항</w:t>
            </w:r>
            <w:r w:rsidRPr="00081D12">
              <w:rPr>
                <w:rFonts w:cs="Times New Roman" w:hint="eastAsia"/>
              </w:rPr>
              <w:t>)</w:t>
            </w:r>
            <w:r w:rsidRPr="00081D12">
              <w:rPr>
                <w:rFonts w:cs="Times New Roman" w:hint="eastAsia"/>
              </w:rPr>
              <w:t>가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있고</w:t>
            </w:r>
            <w:r w:rsidRPr="00081D12">
              <w:rPr>
                <w:rFonts w:cs="Times New Roman" w:hint="eastAsia"/>
              </w:rPr>
              <w:t xml:space="preserve">, </w:t>
            </w:r>
            <w:r w:rsidRPr="00081D12">
              <w:rPr>
                <w:rFonts w:cs="Times New Roman" w:hint="eastAsia"/>
              </w:rPr>
              <w:t>이후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제</w:t>
            </w:r>
            <w:r w:rsidRPr="00081D12">
              <w:rPr>
                <w:rFonts w:cs="Times New Roman" w:hint="eastAsia"/>
              </w:rPr>
              <w:t>3</w:t>
            </w:r>
            <w:r w:rsidRPr="00081D12">
              <w:rPr>
                <w:rFonts w:cs="Times New Roman" w:hint="eastAsia"/>
              </w:rPr>
              <w:t>자에게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해당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지식재산권을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양도하기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위하여는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특허청에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그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사유로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인한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권리이전등록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신청이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선행되어야</w:t>
            </w:r>
            <w:r w:rsidRPr="00081D12">
              <w:rPr>
                <w:rFonts w:cs="Times New Roman" w:hint="eastAsia"/>
              </w:rPr>
              <w:t xml:space="preserve"> </w:t>
            </w:r>
            <w:r w:rsidRPr="00081D12">
              <w:rPr>
                <w:rFonts w:cs="Times New Roman" w:hint="eastAsia"/>
              </w:rPr>
              <w:t>함</w:t>
            </w:r>
            <w:r w:rsidRPr="00081D12">
              <w:rPr>
                <w:rFonts w:cs="Times New Roman" w:hint="eastAsia"/>
              </w:rPr>
              <w:t>.</w:t>
            </w:r>
          </w:p>
          <w:p w14:paraId="70E78367" w14:textId="19294D7D" w:rsidR="00492AA4" w:rsidRPr="00492AA4" w:rsidRDefault="00B20BA7" w:rsidP="00081D12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B20BA7">
              <w:rPr>
                <w:rFonts w:cs="Times New Roman" w:hint="eastAsia"/>
              </w:rPr>
              <w:t>해외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상표의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경우</w:t>
            </w:r>
            <w:r w:rsidRPr="00B20BA7">
              <w:rPr>
                <w:rFonts w:cs="Times New Roman" w:hint="eastAsia"/>
              </w:rPr>
              <w:t xml:space="preserve">, </w:t>
            </w:r>
            <w:r w:rsidRPr="00B20BA7">
              <w:rPr>
                <w:rFonts w:cs="Times New Roman" w:hint="eastAsia"/>
              </w:rPr>
              <w:t>해외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국가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법률에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따라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포괄승계에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따른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상표권의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권리관계가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정해지므로</w:t>
            </w:r>
            <w:r w:rsidRPr="00B20BA7">
              <w:rPr>
                <w:rFonts w:cs="Times New Roman" w:hint="eastAsia"/>
              </w:rPr>
              <w:t xml:space="preserve">, </w:t>
            </w:r>
            <w:r w:rsidRPr="00B20BA7">
              <w:rPr>
                <w:rFonts w:cs="Times New Roman" w:hint="eastAsia"/>
              </w:rPr>
              <w:t>실무상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안전한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권리승계를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위하여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각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국의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특허청에서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상표권자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또는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출원인변경신고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절차를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진행하는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것이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일반적임</w:t>
            </w:r>
            <w:r w:rsidRPr="00B20BA7">
              <w:rPr>
                <w:rFonts w:cs="Times New Roman" w:hint="eastAsia"/>
              </w:rPr>
              <w:t xml:space="preserve">. </w:t>
            </w:r>
            <w:r w:rsidRPr="00B20BA7">
              <w:rPr>
                <w:rFonts w:cs="Times New Roman" w:hint="eastAsia"/>
              </w:rPr>
              <w:t>이와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관련한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상세한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사항은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각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국가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별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현지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자문사의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검토가</w:t>
            </w:r>
            <w:r w:rsidRPr="00B20BA7">
              <w:rPr>
                <w:rFonts w:cs="Times New Roman" w:hint="eastAsia"/>
              </w:rPr>
              <w:t xml:space="preserve"> </w:t>
            </w:r>
            <w:r w:rsidRPr="00B20BA7">
              <w:rPr>
                <w:rFonts w:cs="Times New Roman" w:hint="eastAsia"/>
              </w:rPr>
              <w:t>필요함</w:t>
            </w:r>
            <w:r w:rsidRPr="00B20BA7">
              <w:rPr>
                <w:rFonts w:cs="Times New Roman" w:hint="eastAsia"/>
              </w:rPr>
              <w:t>.</w:t>
            </w:r>
          </w:p>
        </w:tc>
      </w:tr>
    </w:tbl>
    <w:p w14:paraId="3755F4DA" w14:textId="315415F3" w:rsidR="00B20BA7" w:rsidRDefault="00B20BA7" w:rsidP="007B127B">
      <w:pPr>
        <w:wordWrap/>
        <w:snapToGrid/>
        <w:spacing w:line="240" w:lineRule="auto"/>
        <w:rPr>
          <w:rFonts w:eastAsia="맑은 고딕" w:cs="Times New Roman"/>
          <w:b/>
          <w:color w:val="404040"/>
          <w:sz w:val="32"/>
          <w:szCs w:val="32"/>
        </w:rPr>
      </w:pPr>
    </w:p>
    <w:p w14:paraId="01DACEF1" w14:textId="2EA35A66" w:rsidR="00B20BA7" w:rsidRDefault="00B20BA7" w:rsidP="007B127B">
      <w:pPr>
        <w:wordWrap/>
        <w:rPr>
          <w:rFonts w:eastAsia="맑은 고딕" w:cs="Times New Roman"/>
          <w:sz w:val="32"/>
          <w:szCs w:val="32"/>
        </w:rPr>
      </w:pPr>
    </w:p>
    <w:p w14:paraId="4BCFBBDE" w14:textId="67E6AA3D" w:rsidR="00B20BA7" w:rsidRDefault="00B20BA7" w:rsidP="007B127B">
      <w:pPr>
        <w:tabs>
          <w:tab w:val="left" w:pos="1440"/>
        </w:tabs>
        <w:wordWrap/>
        <w:rPr>
          <w:rFonts w:eastAsia="맑은 고딕" w:cs="Times New Roman"/>
          <w:sz w:val="32"/>
          <w:szCs w:val="32"/>
        </w:rPr>
      </w:pPr>
      <w:r>
        <w:rPr>
          <w:rFonts w:eastAsia="맑은 고딕" w:cs="Times New Roman"/>
          <w:sz w:val="32"/>
          <w:szCs w:val="32"/>
        </w:rPr>
        <w:tab/>
      </w:r>
      <w:r>
        <w:rPr>
          <w:rFonts w:eastAsia="맑은 고딕" w:cs="Times New Roman"/>
          <w:sz w:val="32"/>
          <w:szCs w:val="32"/>
        </w:rPr>
        <w:br w:type="page"/>
      </w:r>
    </w:p>
    <w:p w14:paraId="7D3A673E" w14:textId="57F897C3" w:rsidR="00781F4B" w:rsidRPr="00B20BA7" w:rsidRDefault="00781F4B" w:rsidP="007B127B">
      <w:pPr>
        <w:tabs>
          <w:tab w:val="left" w:pos="1440"/>
        </w:tabs>
        <w:wordWrap/>
        <w:rPr>
          <w:rFonts w:eastAsia="맑은 고딕" w:cs="Times New Roman"/>
          <w:sz w:val="32"/>
          <w:szCs w:val="32"/>
        </w:rPr>
        <w:sectPr w:rsidR="00781F4B" w:rsidRPr="00B20BA7" w:rsidSect="00D0175B">
          <w:pgSz w:w="16838" w:h="11906" w:orient="landscape" w:code="9"/>
          <w:pgMar w:top="0" w:right="1134" w:bottom="1134" w:left="1134" w:header="851" w:footer="567" w:gutter="0"/>
          <w:pgNumType w:start="1"/>
          <w:cols w:space="425"/>
          <w:docGrid w:linePitch="360"/>
        </w:sectPr>
      </w:pPr>
    </w:p>
    <w:p w14:paraId="7C7438C1" w14:textId="51F24280" w:rsidR="002F5924" w:rsidRPr="00202A88" w:rsidRDefault="006E6453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cs="Times New Roman"/>
          <w:b w:val="0"/>
        </w:rPr>
      </w:pPr>
      <w:bookmarkStart w:id="29" w:name="_Toc129603770"/>
      <w:r w:rsidRPr="00202A88">
        <w:rPr>
          <w:rFonts w:ascii="Times New Roman" w:hAnsi="Times New Roman" w:cs="Times New Roman" w:hint="eastAsia"/>
        </w:rPr>
        <w:lastRenderedPageBreak/>
        <w:t>인사</w:t>
      </w:r>
      <w:r w:rsidRPr="00202A88">
        <w:rPr>
          <w:rFonts w:ascii="Times New Roman" w:hAnsi="Times New Roman" w:cs="Times New Roman"/>
        </w:rPr>
        <w:t>∙</w:t>
      </w:r>
      <w:r w:rsidRPr="00202A88">
        <w:rPr>
          <w:rFonts w:ascii="Times New Roman" w:hAnsi="Times New Roman" w:cs="Times New Roman" w:hint="eastAsia"/>
        </w:rPr>
        <w:t>노무</w:t>
      </w:r>
      <w:bookmarkEnd w:id="29"/>
    </w:p>
    <w:p w14:paraId="240EE611" w14:textId="77777777" w:rsidR="002F5924" w:rsidRPr="002356FC" w:rsidRDefault="002F5924" w:rsidP="007B127B">
      <w:pPr>
        <w:pStyle w:val="a8"/>
        <w:wordWrap/>
        <w:snapToGrid/>
        <w:spacing w:line="240" w:lineRule="auto"/>
        <w:ind w:left="567"/>
        <w:rPr>
          <w:rFonts w:eastAsia="맑은 고딕" w:cs="Times New Roman"/>
          <w:b/>
          <w:color w:val="404040"/>
          <w:sz w:val="32"/>
          <w:szCs w:val="32"/>
        </w:rPr>
      </w:pPr>
    </w:p>
    <w:tbl>
      <w:tblPr>
        <w:tblW w:w="13928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259"/>
        <w:gridCol w:w="140"/>
        <w:gridCol w:w="11065"/>
      </w:tblGrid>
      <w:tr w:rsidR="00E8603D" w:rsidRPr="002356FC" w14:paraId="6815D1E8" w14:textId="77777777" w:rsidTr="004263BE">
        <w:trPr>
          <w:trHeight w:val="759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120ECE04" w14:textId="3E5E579C" w:rsidR="00E8603D" w:rsidRPr="002356FC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임직원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399" w:type="dxa"/>
            <w:gridSpan w:val="2"/>
            <w:tcMar>
              <w:top w:w="85" w:type="dxa"/>
              <w:bottom w:w="85" w:type="dxa"/>
            </w:tcMar>
          </w:tcPr>
          <w:p w14:paraId="5D0221A7" w14:textId="4794A3D2" w:rsidR="00E8603D" w:rsidRPr="002356FC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065" w:type="dxa"/>
            <w:tcMar>
              <w:top w:w="85" w:type="dxa"/>
              <w:bottom w:w="85" w:type="dxa"/>
            </w:tcMar>
          </w:tcPr>
          <w:p w14:paraId="5F2754C7" w14:textId="69124BB2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/>
              </w:rPr>
              <w:t>제공된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자료에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의하면</w:t>
            </w:r>
            <w:r w:rsidRPr="002D7B9E">
              <w:rPr>
                <w:rFonts w:cs="Times New Roman"/>
              </w:rPr>
              <w:t xml:space="preserve">, </w:t>
            </w:r>
            <w:r w:rsidRPr="00ED2D8C">
              <w:rPr>
                <w:rFonts w:cs="Times New Roman"/>
              </w:rPr>
              <w:t>대상회사에는</w:t>
            </w:r>
            <w:r w:rsidRPr="00ED2D8C">
              <w:rPr>
                <w:rFonts w:cs="Times New Roman"/>
              </w:rPr>
              <w:t xml:space="preserve"> 2023</w:t>
            </w:r>
            <w:r w:rsidR="00ED2D8C" w:rsidRPr="00ED2D8C">
              <w:rPr>
                <w:rFonts w:cs="Times New Roman"/>
              </w:rPr>
              <w:t>. 1. 31.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기준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총</w:t>
            </w:r>
            <w:r w:rsidR="008045C8">
              <w:rPr>
                <w:rFonts w:cs="Times New Roman" w:hint="eastAsia"/>
              </w:rPr>
              <w:t xml:space="preserve"> </w:t>
            </w:r>
            <w:del w:id="30" w:author="khkim1 (Kee-Hak Kim)" w:date="2023-03-17T13:33:00Z">
              <w:r w:rsidRPr="002D7B9E" w:rsidDel="00997E33">
                <w:rPr>
                  <w:rFonts w:cs="Times New Roman" w:hint="eastAsia"/>
                </w:rPr>
                <w:delText>46</w:delText>
              </w:r>
              <w:r w:rsidRPr="002D7B9E" w:rsidDel="00997E33">
                <w:rPr>
                  <w:rFonts w:cs="Times New Roman"/>
                </w:rPr>
                <w:delText>7</w:delText>
              </w:r>
            </w:del>
            <w:ins w:id="31" w:author="khkim1 (Kee-Hak Kim)" w:date="2023-03-17T13:33:00Z">
              <w:r w:rsidR="00997E33" w:rsidRPr="002D7B9E">
                <w:rPr>
                  <w:rFonts w:cs="Times New Roman" w:hint="eastAsia"/>
                </w:rPr>
                <w:t>4</w:t>
              </w:r>
              <w:r w:rsidR="00997E33">
                <w:rPr>
                  <w:rFonts w:cs="Times New Roman"/>
                </w:rPr>
                <w:t>70</w:t>
              </w:r>
            </w:ins>
            <w:r w:rsidRPr="002D7B9E">
              <w:rPr>
                <w:rFonts w:cs="Times New Roman" w:hint="eastAsia"/>
              </w:rPr>
              <w:t>명의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임직원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 w:hint="eastAsia"/>
              </w:rPr>
              <w:t>등기임원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5</w:t>
            </w:r>
            <w:r w:rsidRPr="002D7B9E">
              <w:rPr>
                <w:rFonts w:cs="Times New Roman" w:hint="eastAsia"/>
              </w:rPr>
              <w:t>명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미등기임원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4</w:t>
            </w:r>
            <w:r w:rsidRPr="002D7B9E">
              <w:rPr>
                <w:rFonts w:cs="Times New Roman" w:hint="eastAsia"/>
              </w:rPr>
              <w:t>명</w:t>
            </w:r>
            <w:r w:rsidRPr="002D7B9E">
              <w:rPr>
                <w:rFonts w:cs="Times New Roman"/>
              </w:rPr>
              <w:t>,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아르바이트</w:t>
            </w:r>
            <w:r w:rsidRPr="002D7B9E">
              <w:rPr>
                <w:rFonts w:cs="Times New Roman" w:hint="eastAsia"/>
              </w:rPr>
              <w:t xml:space="preserve"> </w:t>
            </w:r>
            <w:del w:id="32" w:author="khkim1 (Kee-Hak Kim)" w:date="2023-03-17T13:33:00Z">
              <w:r w:rsidRPr="002D7B9E" w:rsidDel="00997E33">
                <w:rPr>
                  <w:rFonts w:cs="Times New Roman"/>
                </w:rPr>
                <w:delText>34</w:delText>
              </w:r>
            </w:del>
            <w:ins w:id="33" w:author="khkim1 (Kee-Hak Kim)" w:date="2023-03-17T13:33:00Z">
              <w:r w:rsidR="00997E33">
                <w:rPr>
                  <w:rFonts w:cs="Times New Roman"/>
                </w:rPr>
                <w:t>19</w:t>
              </w:r>
            </w:ins>
            <w:r w:rsidRPr="002D7B9E">
              <w:rPr>
                <w:rFonts w:cs="Times New Roman" w:hint="eastAsia"/>
              </w:rPr>
              <w:t>명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포함</w:t>
            </w:r>
            <w:r w:rsidRPr="002D7B9E">
              <w:rPr>
                <w:rFonts w:cs="Times New Roman" w:hint="eastAsia"/>
              </w:rPr>
              <w:t>)</w:t>
            </w:r>
            <w:r w:rsidRPr="002D7B9E">
              <w:rPr>
                <w:rFonts w:cs="Times New Roman" w:hint="eastAsia"/>
              </w:rPr>
              <w:t>이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있음</w:t>
            </w:r>
            <w:r w:rsidRPr="002D7B9E">
              <w:rPr>
                <w:rFonts w:cs="Times New Roman" w:hint="eastAsia"/>
              </w:rPr>
              <w:t xml:space="preserve">. </w:t>
            </w:r>
            <w:r w:rsidRPr="002D7B9E">
              <w:rPr>
                <w:rFonts w:cs="Times New Roman" w:hint="eastAsia"/>
              </w:rPr>
              <w:t>세부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내역은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아래와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같음</w:t>
            </w:r>
            <w:r w:rsidRPr="002D7B9E">
              <w:rPr>
                <w:rFonts w:cs="Times New Roman" w:hint="eastAsia"/>
              </w:rPr>
              <w:t>.</w:t>
            </w:r>
            <w:r w:rsidRPr="002D7B9E">
              <w:rPr>
                <w:rFonts w:cs="Times New Roman"/>
              </w:rPr>
              <w:t xml:space="preserve"> </w:t>
            </w:r>
          </w:p>
          <w:tbl>
            <w:tblPr>
              <w:tblW w:w="11020" w:type="dxa"/>
              <w:tblInd w:w="442" w:type="dxa"/>
              <w:tblBorders>
                <w:top w:val="single" w:sz="4" w:space="0" w:color="auto"/>
                <w:bottom w:val="single" w:sz="4" w:space="0" w:color="auto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0"/>
              <w:gridCol w:w="2693"/>
              <w:gridCol w:w="5947"/>
            </w:tblGrid>
            <w:tr w:rsidR="00E8603D" w:rsidRPr="002D7B9E" w14:paraId="4309F62C" w14:textId="77777777" w:rsidTr="002D7B9E">
              <w:tc>
                <w:tcPr>
                  <w:tcW w:w="5073" w:type="dxa"/>
                  <w:gridSpan w:val="2"/>
                  <w:shd w:val="clear" w:color="auto" w:fill="D7F2F1" w:themeFill="accent5" w:themeFillTint="33"/>
                  <w:vAlign w:val="center"/>
                </w:tcPr>
                <w:p w14:paraId="02EC402C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5947" w:type="dxa"/>
                  <w:shd w:val="clear" w:color="auto" w:fill="D7F2F1" w:themeFill="accent5" w:themeFillTint="33"/>
                  <w:vAlign w:val="center"/>
                </w:tcPr>
                <w:p w14:paraId="3C667E59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b/>
                      <w:sz w:val="20"/>
                      <w:szCs w:val="20"/>
                    </w:rPr>
                    <w:t>인원</w:t>
                  </w:r>
                  <w:r w:rsidRPr="00081D1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081D12">
                    <w:rPr>
                      <w:b/>
                      <w:sz w:val="20"/>
                      <w:szCs w:val="20"/>
                    </w:rPr>
                    <w:t>수</w:t>
                  </w:r>
                </w:p>
              </w:tc>
            </w:tr>
            <w:tr w:rsidR="00E8603D" w:rsidRPr="002D7B9E" w14:paraId="2F277206" w14:textId="77777777" w:rsidTr="002D7B9E">
              <w:tc>
                <w:tcPr>
                  <w:tcW w:w="238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7035DEA8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b/>
                      <w:sz w:val="20"/>
                      <w:szCs w:val="20"/>
                    </w:rPr>
                    <w:t>임원</w:t>
                  </w:r>
                </w:p>
              </w:tc>
              <w:tc>
                <w:tcPr>
                  <w:tcW w:w="2693" w:type="dxa"/>
                  <w:shd w:val="clear" w:color="auto" w:fill="auto"/>
                  <w:vAlign w:val="center"/>
                </w:tcPr>
                <w:p w14:paraId="5DABC9B7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t>등기임원</w:t>
                  </w:r>
                </w:p>
              </w:tc>
              <w:tc>
                <w:tcPr>
                  <w:tcW w:w="5947" w:type="dxa"/>
                  <w:shd w:val="clear" w:color="auto" w:fill="FFFFFF" w:themeFill="background1"/>
                  <w:vAlign w:val="center"/>
                </w:tcPr>
                <w:p w14:paraId="4D862ADE" w14:textId="2B87C734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t>5</w:t>
                  </w:r>
                  <w:r w:rsidRPr="00081D12">
                    <w:rPr>
                      <w:rFonts w:cs="Times New Roman"/>
                      <w:sz w:val="20"/>
                    </w:rPr>
                    <w:t>명</w:t>
                  </w:r>
                  <w:r w:rsidR="002D7B9E"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(</w:t>
                  </w:r>
                  <w:r w:rsidRPr="00081D12">
                    <w:rPr>
                      <w:rFonts w:cs="Times New Roman" w:hint="eastAsia"/>
                      <w:sz w:val="20"/>
                    </w:rPr>
                    <w:t>사외이사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1</w:t>
                  </w:r>
                  <w:r w:rsidRPr="00081D12">
                    <w:rPr>
                      <w:rFonts w:cs="Times New Roman" w:hint="eastAsia"/>
                      <w:sz w:val="20"/>
                    </w:rPr>
                    <w:t>명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감사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1</w:t>
                  </w:r>
                  <w:r w:rsidRPr="00081D12">
                    <w:rPr>
                      <w:rFonts w:cs="Times New Roman" w:hint="eastAsia"/>
                      <w:sz w:val="20"/>
                    </w:rPr>
                    <w:t>명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포함</w:t>
                  </w:r>
                  <w:r w:rsidRPr="00081D12">
                    <w:rPr>
                      <w:rFonts w:cs="Times New Roman" w:hint="eastAsia"/>
                      <w:sz w:val="20"/>
                    </w:rPr>
                    <w:t>)</w:t>
                  </w:r>
                </w:p>
              </w:tc>
            </w:tr>
            <w:tr w:rsidR="00E8603D" w:rsidRPr="002D7B9E" w14:paraId="0C713C19" w14:textId="77777777" w:rsidTr="002D7B9E">
              <w:trPr>
                <w:trHeight w:val="248"/>
              </w:trPr>
              <w:tc>
                <w:tcPr>
                  <w:tcW w:w="2380" w:type="dxa"/>
                  <w:vMerge/>
                  <w:shd w:val="clear" w:color="auto" w:fill="F2F2F2" w:themeFill="background1" w:themeFillShade="F2"/>
                  <w:vAlign w:val="center"/>
                </w:tcPr>
                <w:p w14:paraId="174E0ED3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vAlign w:val="center"/>
                </w:tcPr>
                <w:p w14:paraId="289B626F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t>미등기임원</w:t>
                  </w:r>
                </w:p>
              </w:tc>
              <w:tc>
                <w:tcPr>
                  <w:tcW w:w="5947" w:type="dxa"/>
                  <w:shd w:val="clear" w:color="auto" w:fill="FFFFFF" w:themeFill="background1"/>
                  <w:vAlign w:val="center"/>
                </w:tcPr>
                <w:p w14:paraId="6C1C157D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t>4</w:t>
                  </w:r>
                  <w:r w:rsidRPr="00081D12">
                    <w:rPr>
                      <w:rFonts w:cs="Times New Roman"/>
                      <w:sz w:val="20"/>
                    </w:rPr>
                    <w:t>명</w:t>
                  </w:r>
                </w:p>
              </w:tc>
            </w:tr>
            <w:tr w:rsidR="00E8603D" w:rsidRPr="002D7B9E" w14:paraId="45E347EF" w14:textId="77777777" w:rsidTr="002D7B9E">
              <w:trPr>
                <w:trHeight w:val="237"/>
              </w:trPr>
              <w:tc>
                <w:tcPr>
                  <w:tcW w:w="238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6F1B3CE8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b/>
                      <w:sz w:val="20"/>
                      <w:szCs w:val="20"/>
                    </w:rPr>
                    <w:t>정규직</w:t>
                  </w:r>
                </w:p>
              </w:tc>
              <w:tc>
                <w:tcPr>
                  <w:tcW w:w="2693" w:type="dxa"/>
                  <w:shd w:val="clear" w:color="auto" w:fill="auto"/>
                  <w:vAlign w:val="center"/>
                </w:tcPr>
                <w:p w14:paraId="02FC8878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본사</w:t>
                  </w:r>
                </w:p>
              </w:tc>
              <w:tc>
                <w:tcPr>
                  <w:tcW w:w="5947" w:type="dxa"/>
                  <w:shd w:val="clear" w:color="auto" w:fill="FFFFFF" w:themeFill="background1"/>
                  <w:vAlign w:val="center"/>
                </w:tcPr>
                <w:p w14:paraId="2D0C248F" w14:textId="0B332A26" w:rsidR="00E8603D" w:rsidRPr="00081D12" w:rsidRDefault="00E8603D" w:rsidP="00242890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del w:id="34" w:author="khkim1 (Kee-Hak Kim)" w:date="2023-03-17T13:30:00Z">
                    <w:r w:rsidRPr="00081D12" w:rsidDel="00242890">
                      <w:rPr>
                        <w:rFonts w:cs="Times New Roman"/>
                        <w:sz w:val="20"/>
                      </w:rPr>
                      <w:delText>123</w:delText>
                    </w:r>
                  </w:del>
                  <w:ins w:id="35" w:author="khkim1 (Kee-Hak Kim)" w:date="2023-03-17T13:30:00Z">
                    <w:r w:rsidR="00242890" w:rsidRPr="00081D12">
                      <w:rPr>
                        <w:rFonts w:cs="Times New Roman"/>
                        <w:sz w:val="20"/>
                      </w:rPr>
                      <w:t>1</w:t>
                    </w:r>
                    <w:r w:rsidR="00242890">
                      <w:rPr>
                        <w:rFonts w:cs="Times New Roman"/>
                        <w:sz w:val="20"/>
                      </w:rPr>
                      <w:t>19</w:t>
                    </w:r>
                  </w:ins>
                  <w:r w:rsidRPr="00081D12">
                    <w:rPr>
                      <w:rFonts w:cs="Times New Roman" w:hint="eastAsia"/>
                      <w:sz w:val="20"/>
                    </w:rPr>
                    <w:t>명</w:t>
                  </w:r>
                </w:p>
              </w:tc>
            </w:tr>
            <w:tr w:rsidR="00E8603D" w:rsidRPr="002D7B9E" w14:paraId="36934B17" w14:textId="77777777" w:rsidTr="002D7B9E">
              <w:tc>
                <w:tcPr>
                  <w:tcW w:w="2380" w:type="dxa"/>
                  <w:vMerge/>
                  <w:shd w:val="clear" w:color="auto" w:fill="F2F2F2" w:themeFill="background1" w:themeFillShade="F2"/>
                  <w:vAlign w:val="center"/>
                </w:tcPr>
                <w:p w14:paraId="3B4B7F54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vAlign w:val="center"/>
                </w:tcPr>
                <w:p w14:paraId="5A609BBF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직영매장</w:t>
                  </w:r>
                </w:p>
              </w:tc>
              <w:tc>
                <w:tcPr>
                  <w:tcW w:w="5947" w:type="dxa"/>
                  <w:shd w:val="clear" w:color="auto" w:fill="FFFFFF" w:themeFill="background1"/>
                  <w:vAlign w:val="center"/>
                </w:tcPr>
                <w:p w14:paraId="0F25C215" w14:textId="31FE820C" w:rsidR="00E8603D" w:rsidRPr="00081D12" w:rsidRDefault="00E8603D" w:rsidP="00242890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del w:id="36" w:author="khkim1 (Kee-Hak Kim)" w:date="2023-03-17T13:31:00Z">
                    <w:r w:rsidRPr="00081D12" w:rsidDel="00242890">
                      <w:rPr>
                        <w:rFonts w:cs="Times New Roman"/>
                        <w:sz w:val="20"/>
                      </w:rPr>
                      <w:delText>301</w:delText>
                    </w:r>
                  </w:del>
                  <w:ins w:id="37" w:author="khkim1 (Kee-Hak Kim)" w:date="2023-03-17T13:31:00Z">
                    <w:r w:rsidR="00242890" w:rsidRPr="00081D12">
                      <w:rPr>
                        <w:rFonts w:cs="Times New Roman"/>
                        <w:sz w:val="20"/>
                      </w:rPr>
                      <w:t>3</w:t>
                    </w:r>
                    <w:r w:rsidR="00242890">
                      <w:rPr>
                        <w:rFonts w:cs="Times New Roman"/>
                        <w:sz w:val="20"/>
                      </w:rPr>
                      <w:t>23</w:t>
                    </w:r>
                  </w:ins>
                  <w:r w:rsidRPr="00081D12">
                    <w:rPr>
                      <w:rFonts w:cs="Times New Roman"/>
                      <w:sz w:val="20"/>
                    </w:rPr>
                    <w:t>명</w:t>
                  </w:r>
                  <w:r w:rsidR="002D7B9E"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(</w:t>
                  </w:r>
                  <w:r w:rsidRPr="00081D12">
                    <w:rPr>
                      <w:rFonts w:cs="Times New Roman" w:hint="eastAsia"/>
                      <w:sz w:val="20"/>
                    </w:rPr>
                    <w:t>중국계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외국인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del w:id="38" w:author="khkim1 (Kee-Hak Kim)" w:date="2023-03-17T13:31:00Z">
                    <w:r w:rsidRPr="00081D12" w:rsidDel="00242890">
                      <w:rPr>
                        <w:rFonts w:cs="Times New Roman"/>
                        <w:sz w:val="20"/>
                      </w:rPr>
                      <w:delText>32</w:delText>
                    </w:r>
                  </w:del>
                  <w:ins w:id="39" w:author="khkim1 (Kee-Hak Kim)" w:date="2023-03-17T13:31:00Z">
                    <w:r w:rsidR="00242890" w:rsidRPr="00081D12">
                      <w:rPr>
                        <w:rFonts w:cs="Times New Roman"/>
                        <w:sz w:val="20"/>
                      </w:rPr>
                      <w:t>3</w:t>
                    </w:r>
                    <w:r w:rsidR="00242890">
                      <w:rPr>
                        <w:rFonts w:cs="Times New Roman"/>
                        <w:sz w:val="20"/>
                      </w:rPr>
                      <w:t>4</w:t>
                    </w:r>
                  </w:ins>
                  <w:r w:rsidRPr="00081D12">
                    <w:rPr>
                      <w:rFonts w:cs="Times New Roman" w:hint="eastAsia"/>
                      <w:sz w:val="20"/>
                    </w:rPr>
                    <w:t>명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포함</w:t>
                  </w:r>
                  <w:r w:rsidRPr="00081D12">
                    <w:rPr>
                      <w:rFonts w:cs="Times New Roman" w:hint="eastAsia"/>
                      <w:sz w:val="20"/>
                    </w:rPr>
                    <w:t>)</w:t>
                  </w:r>
                </w:p>
              </w:tc>
            </w:tr>
            <w:tr w:rsidR="00E8603D" w:rsidRPr="002D7B9E" w14:paraId="28B10043" w14:textId="77777777" w:rsidTr="002D7B9E">
              <w:trPr>
                <w:trHeight w:val="248"/>
              </w:trPr>
              <w:tc>
                <w:tcPr>
                  <w:tcW w:w="238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4BB47251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b/>
                      <w:sz w:val="20"/>
                      <w:szCs w:val="20"/>
                    </w:rPr>
                    <w:t>비정규직</w:t>
                  </w:r>
                </w:p>
              </w:tc>
              <w:tc>
                <w:tcPr>
                  <w:tcW w:w="2693" w:type="dxa"/>
                  <w:shd w:val="clear" w:color="auto" w:fill="auto"/>
                  <w:vAlign w:val="center"/>
                </w:tcPr>
                <w:p w14:paraId="649279C5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본사</w:t>
                  </w:r>
                </w:p>
              </w:tc>
              <w:tc>
                <w:tcPr>
                  <w:tcW w:w="5947" w:type="dxa"/>
                  <w:shd w:val="clear" w:color="auto" w:fill="FFFFFF" w:themeFill="background1"/>
                  <w:vAlign w:val="center"/>
                </w:tcPr>
                <w:p w14:paraId="62566D6E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없음</w:t>
                  </w:r>
                </w:p>
              </w:tc>
            </w:tr>
            <w:tr w:rsidR="00E8603D" w:rsidRPr="002D7B9E" w14:paraId="39F359DD" w14:textId="77777777" w:rsidTr="002D7B9E">
              <w:trPr>
                <w:trHeight w:val="64"/>
              </w:trPr>
              <w:tc>
                <w:tcPr>
                  <w:tcW w:w="2380" w:type="dxa"/>
                  <w:vMerge/>
                  <w:shd w:val="clear" w:color="auto" w:fill="F2F2F2" w:themeFill="background1" w:themeFillShade="F2"/>
                  <w:vAlign w:val="center"/>
                </w:tcPr>
                <w:p w14:paraId="2963C20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vAlign w:val="center"/>
                </w:tcPr>
                <w:p w14:paraId="7316C55A" w14:textId="77777777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직영매장</w:t>
                  </w:r>
                </w:p>
              </w:tc>
              <w:tc>
                <w:tcPr>
                  <w:tcW w:w="5947" w:type="dxa"/>
                  <w:shd w:val="clear" w:color="auto" w:fill="FFFFFF" w:themeFill="background1"/>
                  <w:vAlign w:val="center"/>
                </w:tcPr>
                <w:p w14:paraId="095FC41E" w14:textId="3589AD2C" w:rsidR="00E8603D" w:rsidRPr="00081D12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del w:id="40" w:author="khkim1 (Kee-Hak Kim)" w:date="2023-03-17T13:31:00Z">
                    <w:r w:rsidRPr="00081D12" w:rsidDel="00242890">
                      <w:rPr>
                        <w:rFonts w:cs="Times New Roman" w:hint="eastAsia"/>
                        <w:sz w:val="20"/>
                      </w:rPr>
                      <w:delText>34</w:delText>
                    </w:r>
                  </w:del>
                  <w:ins w:id="41" w:author="khkim1 (Kee-Hak Kim)" w:date="2023-03-17T13:31:00Z">
                    <w:r w:rsidR="00242890">
                      <w:rPr>
                        <w:rFonts w:cs="Times New Roman"/>
                        <w:sz w:val="20"/>
                      </w:rPr>
                      <w:t>19</w:t>
                    </w:r>
                  </w:ins>
                  <w:r w:rsidRPr="00081D12">
                    <w:rPr>
                      <w:rFonts w:cs="Times New Roman" w:hint="eastAsia"/>
                      <w:sz w:val="20"/>
                    </w:rPr>
                    <w:t>명</w:t>
                  </w:r>
                  <w:r w:rsidR="002D7B9E"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(</w:t>
                  </w:r>
                  <w:r w:rsidRPr="00081D12">
                    <w:rPr>
                      <w:rFonts w:cs="Times New Roman" w:hint="eastAsia"/>
                      <w:sz w:val="20"/>
                    </w:rPr>
                    <w:t>일용직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아르바이트</w:t>
                  </w:r>
                  <w:r w:rsidRPr="00081D12">
                    <w:rPr>
                      <w:rFonts w:cs="Times New Roman" w:hint="eastAsia"/>
                      <w:sz w:val="20"/>
                    </w:rPr>
                    <w:t>)</w:t>
                  </w:r>
                </w:p>
              </w:tc>
            </w:tr>
            <w:tr w:rsidR="00E8603D" w:rsidRPr="002D7B9E" w14:paraId="5A40E99D" w14:textId="77777777" w:rsidTr="002D7B9E">
              <w:trPr>
                <w:trHeight w:val="311"/>
              </w:trPr>
              <w:tc>
                <w:tcPr>
                  <w:tcW w:w="507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7CB3825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</w:rPr>
                  </w:pPr>
                  <w:r w:rsidRPr="00081D12">
                    <w:rPr>
                      <w:b/>
                      <w:sz w:val="20"/>
                    </w:rPr>
                    <w:t>합계</w:t>
                  </w:r>
                </w:p>
              </w:tc>
              <w:tc>
                <w:tcPr>
                  <w:tcW w:w="5947" w:type="dxa"/>
                  <w:shd w:val="clear" w:color="auto" w:fill="F2F2F2" w:themeFill="background1" w:themeFillShade="F2"/>
                  <w:vAlign w:val="center"/>
                </w:tcPr>
                <w:p w14:paraId="5A35BA82" w14:textId="35480F90" w:rsidR="00E8603D" w:rsidRPr="00081D12" w:rsidRDefault="00E8603D" w:rsidP="00242890">
                  <w:pPr>
                    <w:wordWrap/>
                    <w:spacing w:line="276" w:lineRule="auto"/>
                    <w:jc w:val="center"/>
                    <w:rPr>
                      <w:sz w:val="20"/>
                    </w:rPr>
                  </w:pPr>
                  <w:del w:id="42" w:author="khkim1 (Kee-Hak Kim)" w:date="2023-03-17T13:31:00Z">
                    <w:r w:rsidRPr="00081D12" w:rsidDel="00242890">
                      <w:rPr>
                        <w:sz w:val="20"/>
                      </w:rPr>
                      <w:delText>467</w:delText>
                    </w:r>
                  </w:del>
                  <w:ins w:id="43" w:author="khkim1 (Kee-Hak Kim)" w:date="2023-03-17T13:31:00Z">
                    <w:r w:rsidR="00242890" w:rsidRPr="00081D12">
                      <w:rPr>
                        <w:sz w:val="20"/>
                      </w:rPr>
                      <w:t>4</w:t>
                    </w:r>
                    <w:r w:rsidR="00242890">
                      <w:rPr>
                        <w:sz w:val="20"/>
                      </w:rPr>
                      <w:t>70</w:t>
                    </w:r>
                  </w:ins>
                  <w:r w:rsidRPr="00081D12">
                    <w:rPr>
                      <w:sz w:val="20"/>
                    </w:rPr>
                    <w:t>명</w:t>
                  </w:r>
                </w:p>
              </w:tc>
            </w:tr>
          </w:tbl>
          <w:p w14:paraId="7D6A9680" w14:textId="0E6D7CAA" w:rsidR="00E8603D" w:rsidRPr="002D7B9E" w:rsidRDefault="002D7B9E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인터뷰에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/>
              </w:rPr>
              <w:t>의하면</w:t>
            </w:r>
            <w:r w:rsidR="00E8603D" w:rsidRPr="002D7B9E">
              <w:rPr>
                <w:rFonts w:cs="Times New Roman" w:hint="eastAsia"/>
              </w:rPr>
              <w:t>,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/>
              </w:rPr>
              <w:t>대상회사</w:t>
            </w:r>
            <w:r w:rsidR="00E8603D" w:rsidRPr="002D7B9E">
              <w:rPr>
                <w:rFonts w:cs="Times New Roman" w:hint="eastAsia"/>
              </w:rPr>
              <w:t>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계약직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및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파견법상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파견근로자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그리고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사내하도급체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소속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근로자는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없</w:t>
            </w:r>
            <w:r>
              <w:rPr>
                <w:rFonts w:cs="Times New Roman" w:hint="eastAsia"/>
              </w:rPr>
              <w:t>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 w:rsidR="00E8603D" w:rsidRPr="002D7B9E">
              <w:rPr>
                <w:rFonts w:cs="Times New Roman" w:hint="eastAsia"/>
              </w:rPr>
              <w:t>.</w:t>
            </w:r>
          </w:p>
          <w:p w14:paraId="50456546" w14:textId="1DE7E579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/>
              </w:rPr>
              <w:t>제공된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자료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및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인터뷰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답변</w:t>
            </w:r>
            <w:r w:rsidRPr="002D7B9E">
              <w:rPr>
                <w:rFonts w:cs="Times New Roman"/>
              </w:rPr>
              <w:t>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의하면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직영매장에서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조리</w:t>
            </w:r>
            <w:r w:rsidRPr="002D7B9E">
              <w:rPr>
                <w:rFonts w:cs="Times New Roman" w:hint="eastAsia"/>
              </w:rPr>
              <w:sym w:font="Wingdings" w:char="F09E"/>
            </w:r>
            <w:r w:rsidRPr="002D7B9E">
              <w:rPr>
                <w:rFonts w:cs="Times New Roman" w:hint="eastAsia"/>
              </w:rPr>
              <w:t>영업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수행하는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중국계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외국인이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총</w:t>
            </w:r>
            <w:r w:rsidR="00473CBB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3</w:t>
            </w:r>
            <w:ins w:id="44" w:author="khkim1 (Kee-Hak Kim)" w:date="2023-03-17T13:32:00Z">
              <w:r w:rsidR="00242890">
                <w:rPr>
                  <w:rFonts w:cs="Times New Roman"/>
                </w:rPr>
                <w:t>4</w:t>
              </w:r>
            </w:ins>
            <w:del w:id="45" w:author="khkim1 (Kee-Hak Kim)" w:date="2023-03-17T13:32:00Z">
              <w:r w:rsidRPr="002D7B9E" w:rsidDel="00242890">
                <w:rPr>
                  <w:rFonts w:cs="Times New Roman"/>
                </w:rPr>
                <w:delText>2</w:delText>
              </w:r>
            </w:del>
            <w:r w:rsidRPr="002D7B9E">
              <w:rPr>
                <w:rFonts w:cs="Times New Roman" w:hint="eastAsia"/>
              </w:rPr>
              <w:t>명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있고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중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18</w:t>
            </w:r>
            <w:r w:rsidRPr="002D7B9E">
              <w:rPr>
                <w:rFonts w:cs="Times New Roman" w:hint="eastAsia"/>
              </w:rPr>
              <w:t>명이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재외동포비자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/>
              </w:rPr>
              <w:t>F4), 9</w:t>
            </w:r>
            <w:r w:rsidRPr="002D7B9E">
              <w:rPr>
                <w:rFonts w:cs="Times New Roman" w:hint="eastAsia"/>
              </w:rPr>
              <w:t>명이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영주비자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/>
              </w:rPr>
              <w:t>F5), 2</w:t>
            </w:r>
            <w:r w:rsidRPr="002D7B9E">
              <w:rPr>
                <w:rFonts w:cs="Times New Roman" w:hint="eastAsia"/>
              </w:rPr>
              <w:t>명이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결혼이민비자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/>
              </w:rPr>
              <w:t xml:space="preserve">F6) </w:t>
            </w:r>
            <w:r w:rsidRPr="002D7B9E">
              <w:rPr>
                <w:rFonts w:cs="Times New Roman" w:hint="eastAsia"/>
              </w:rPr>
              <w:t>등을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발급받아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취업하고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있는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적법한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절차에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의거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취업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비자를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발급받아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고용하고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있다고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함</w:t>
            </w:r>
            <w:r w:rsidRPr="002D7B9E">
              <w:rPr>
                <w:rFonts w:cs="Times New Roman" w:hint="eastAsia"/>
              </w:rPr>
              <w:t>.</w:t>
            </w:r>
          </w:p>
          <w:p w14:paraId="7CE13E09" w14:textId="050DA1D0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/>
              </w:rPr>
              <w:t>대상회사에</w:t>
            </w:r>
            <w:r w:rsidRPr="002D7B9E">
              <w:rPr>
                <w:rFonts w:cs="Times New Roman" w:hint="eastAsia"/>
              </w:rPr>
              <w:t>는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현재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/>
              </w:rPr>
              <w:t>노동조합이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없음</w:t>
            </w:r>
            <w:r w:rsidRPr="002D7B9E">
              <w:rPr>
                <w:rFonts w:cs="Times New Roman"/>
              </w:rPr>
              <w:t>.</w:t>
            </w:r>
          </w:p>
        </w:tc>
      </w:tr>
      <w:tr w:rsidR="00E8603D" w:rsidRPr="002356FC" w14:paraId="53567DEB" w14:textId="77777777" w:rsidTr="004263BE">
        <w:trPr>
          <w:trHeight w:val="759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1275EE88" w14:textId="7705627B" w:rsidR="00E8603D" w:rsidRPr="002356FC" w:rsidDel="00557432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포괄임금제</w:t>
            </w:r>
          </w:p>
        </w:tc>
        <w:tc>
          <w:tcPr>
            <w:tcW w:w="399" w:type="dxa"/>
            <w:gridSpan w:val="2"/>
            <w:tcMar>
              <w:top w:w="85" w:type="dxa"/>
              <w:bottom w:w="85" w:type="dxa"/>
            </w:tcMar>
          </w:tcPr>
          <w:p w14:paraId="514C961F" w14:textId="77777777" w:rsidR="00E8603D" w:rsidRPr="002356FC" w:rsidRDefault="00E8603D" w:rsidP="007B127B">
            <w:pPr>
              <w:wordWrap/>
              <w:snapToGrid/>
              <w:spacing w:after="120" w:line="240" w:lineRule="auto"/>
              <w:ind w:left="2" w:hanging="2"/>
              <w:rPr>
                <w:rFonts w:cs="Times New Roman"/>
              </w:rPr>
            </w:pPr>
          </w:p>
        </w:tc>
        <w:tc>
          <w:tcPr>
            <w:tcW w:w="11065" w:type="dxa"/>
            <w:tcMar>
              <w:top w:w="85" w:type="dxa"/>
              <w:bottom w:w="85" w:type="dxa"/>
            </w:tcMar>
          </w:tcPr>
          <w:p w14:paraId="249FF22F" w14:textId="7AC58C10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제공된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근로계약서</w:t>
            </w:r>
            <w:r w:rsidRPr="002D7B9E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등</w:t>
            </w:r>
            <w:r w:rsidR="00473CBB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자료</w:t>
            </w:r>
            <w:r w:rsidR="00473CBB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및</w:t>
            </w:r>
            <w:r w:rsidR="00473CBB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설명</w:t>
            </w:r>
            <w:r w:rsidRPr="002D7B9E">
              <w:rPr>
                <w:rFonts w:cs="Times New Roman" w:hint="eastAsia"/>
              </w:rPr>
              <w:t>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의하면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대상회사는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임금지급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매월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기본급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이외에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고정연장근로수당으로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본사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근무직원에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대해서는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월</w:t>
            </w:r>
            <w:r w:rsidR="00473CBB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22</w:t>
            </w:r>
            <w:r w:rsidRPr="002D7B9E">
              <w:rPr>
                <w:rFonts w:cs="Times New Roman" w:hint="eastAsia"/>
              </w:rPr>
              <w:t>시간</w:t>
            </w:r>
            <w:r w:rsidRPr="002D7B9E">
              <w:rPr>
                <w:rFonts w:cs="Times New Roman" w:hint="eastAsia"/>
              </w:rPr>
              <w:t>(1</w:t>
            </w:r>
            <w:r w:rsidRPr="002D7B9E">
              <w:rPr>
                <w:rFonts w:cs="Times New Roman" w:hint="eastAsia"/>
              </w:rPr>
              <w:t>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1</w:t>
            </w:r>
            <w:r w:rsidRPr="002D7B9E">
              <w:rPr>
                <w:rFonts w:cs="Times New Roman" w:hint="eastAsia"/>
              </w:rPr>
              <w:t>시간</w:t>
            </w:r>
            <w:r w:rsidRPr="002D7B9E">
              <w:rPr>
                <w:rFonts w:cs="Times New Roman" w:hint="eastAsia"/>
              </w:rPr>
              <w:t>)</w:t>
            </w:r>
            <w:r w:rsidRPr="002D7B9E">
              <w:rPr>
                <w:rFonts w:cs="Times New Roman" w:hint="eastAsia"/>
              </w:rPr>
              <w:t>을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직영매장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근무직원에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대해서는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월</w:t>
            </w:r>
            <w:r w:rsidR="00473CBB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44</w:t>
            </w:r>
            <w:r w:rsidRPr="002D7B9E">
              <w:rPr>
                <w:rFonts w:cs="Times New Roman" w:hint="eastAsia"/>
              </w:rPr>
              <w:t>시간</w:t>
            </w:r>
            <w:r w:rsidRPr="002D7B9E">
              <w:rPr>
                <w:rFonts w:cs="Times New Roman" w:hint="eastAsia"/>
              </w:rPr>
              <w:t>(1</w:t>
            </w:r>
            <w:r w:rsidRPr="002D7B9E">
              <w:rPr>
                <w:rFonts w:cs="Times New Roman" w:hint="eastAsia"/>
              </w:rPr>
              <w:t>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>2</w:t>
            </w:r>
            <w:r w:rsidRPr="002D7B9E">
              <w:rPr>
                <w:rFonts w:cs="Times New Roman" w:hint="eastAsia"/>
              </w:rPr>
              <w:t>시간</w:t>
            </w:r>
            <w:r w:rsidRPr="002D7B9E">
              <w:rPr>
                <w:rFonts w:cs="Times New Roman" w:hint="eastAsia"/>
              </w:rPr>
              <w:t>)</w:t>
            </w:r>
            <w:r w:rsidRPr="002D7B9E">
              <w:rPr>
                <w:rFonts w:cs="Times New Roman" w:hint="eastAsia"/>
              </w:rPr>
              <w:t>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미리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산정하여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지급하는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이른바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포괄임금제를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시행하고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있음</w:t>
            </w:r>
            <w:r w:rsidRPr="002D7B9E">
              <w:rPr>
                <w:rFonts w:cs="Times New Roman" w:hint="eastAsia"/>
              </w:rPr>
              <w:t>.</w:t>
            </w:r>
          </w:p>
          <w:p w14:paraId="2404D299" w14:textId="5CD9B6FA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연장근로수당은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실제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연장근로시간에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통상임금을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t xml:space="preserve">50% </w:t>
            </w:r>
            <w:r w:rsidRPr="002D7B9E">
              <w:rPr>
                <w:rFonts w:cs="Times New Roman" w:hint="eastAsia"/>
              </w:rPr>
              <w:t>가산하여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지급하는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원칙인데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대법원은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/>
              </w:rPr>
              <w:lastRenderedPageBreak/>
              <w:t>‘</w:t>
            </w:r>
            <w:r w:rsidRPr="002D7B9E">
              <w:rPr>
                <w:rFonts w:cs="Times New Roman" w:hint="eastAsia"/>
              </w:rPr>
              <w:t>포괄임금제</w:t>
            </w:r>
            <w:r w:rsidRPr="002D7B9E">
              <w:rPr>
                <w:rFonts w:cs="Times New Roman"/>
              </w:rPr>
              <w:t>’</w:t>
            </w:r>
            <w:r w:rsidRPr="002D7B9E">
              <w:rPr>
                <w:rFonts w:cs="Times New Roman" w:hint="eastAsia"/>
              </w:rPr>
              <w:t>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유효성이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인정되기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위해서는</w:t>
            </w:r>
            <w:r w:rsidRPr="002D7B9E">
              <w:rPr>
                <w:rFonts w:cs="Times New Roman" w:hint="eastAsia"/>
              </w:rPr>
              <w:t xml:space="preserve"> (i) </w:t>
            </w:r>
            <w:r w:rsidRPr="002D7B9E">
              <w:rPr>
                <w:rFonts w:cs="Times New Roman" w:hint="eastAsia"/>
              </w:rPr>
              <w:t>업무의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성질상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근로시간이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불규칙하거나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근로형태의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특수성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때문에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실제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근로시간을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정확하게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산정하는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곤란할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</w:t>
            </w:r>
            <w:r w:rsidRPr="002D7B9E">
              <w:rPr>
                <w:rFonts w:cs="Times New Roman" w:hint="eastAsia"/>
              </w:rPr>
              <w:t xml:space="preserve">, (ii) </w:t>
            </w:r>
            <w:r w:rsidRPr="002D7B9E">
              <w:rPr>
                <w:rFonts w:cs="Times New Roman" w:hint="eastAsia"/>
              </w:rPr>
              <w:t>고정수당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지급에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근로자의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동의가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있고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포괄임금제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시행으로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인하여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근로자에게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불이익이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없을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</w:t>
            </w:r>
            <w:r w:rsidRPr="002D7B9E">
              <w:rPr>
                <w:rFonts w:cs="Times New Roman" w:hint="eastAsia"/>
              </w:rPr>
              <w:t xml:space="preserve">, (iii) </w:t>
            </w:r>
            <w:r w:rsidRPr="002D7B9E">
              <w:rPr>
                <w:rFonts w:cs="Times New Roman" w:hint="eastAsia"/>
              </w:rPr>
              <w:t>기타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제반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사정에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비추어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보아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포괄임금제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시행이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정당한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인정될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요건이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충족되어야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한다고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판시함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 w:hint="eastAsia"/>
              </w:rPr>
              <w:t>대법원</w:t>
            </w:r>
            <w:r w:rsidRPr="002D7B9E">
              <w:rPr>
                <w:rFonts w:cs="Times New Roman" w:hint="eastAsia"/>
              </w:rPr>
              <w:t xml:space="preserve"> 2010. 5. 13. </w:t>
            </w:r>
            <w:r w:rsidRPr="002D7B9E">
              <w:rPr>
                <w:rFonts w:cs="Times New Roman" w:hint="eastAsia"/>
              </w:rPr>
              <w:t>선고</w:t>
            </w:r>
            <w:r w:rsidRPr="002D7B9E">
              <w:rPr>
                <w:rFonts w:cs="Times New Roman" w:hint="eastAsia"/>
              </w:rPr>
              <w:t xml:space="preserve"> 2008</w:t>
            </w:r>
            <w:r w:rsidRPr="002D7B9E">
              <w:rPr>
                <w:rFonts w:cs="Times New Roman" w:hint="eastAsia"/>
              </w:rPr>
              <w:t>다</w:t>
            </w:r>
            <w:r w:rsidRPr="002D7B9E">
              <w:rPr>
                <w:rFonts w:cs="Times New Roman" w:hint="eastAsia"/>
              </w:rPr>
              <w:t xml:space="preserve">6052 </w:t>
            </w:r>
            <w:r w:rsidRPr="002D7B9E">
              <w:rPr>
                <w:rFonts w:cs="Times New Roman" w:hint="eastAsia"/>
              </w:rPr>
              <w:t>판결</w:t>
            </w:r>
            <w:r w:rsidRPr="002D7B9E">
              <w:rPr>
                <w:rFonts w:cs="Times New Roman" w:hint="eastAsia"/>
              </w:rPr>
              <w:t>).</w:t>
            </w:r>
          </w:p>
          <w:p w14:paraId="680FFC37" w14:textId="77777777" w:rsidR="00E8603D" w:rsidRPr="002D7B9E" w:rsidRDefault="00E8603D" w:rsidP="00A401D1">
            <w:pPr>
              <w:pStyle w:val="a8"/>
              <w:numPr>
                <w:ilvl w:val="0"/>
                <w:numId w:val="17"/>
              </w:numPr>
              <w:wordWrap/>
              <w:snapToGrid/>
              <w:spacing w:before="120" w:after="120" w:line="360" w:lineRule="exact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포괄임금제가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무효로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판단되는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경우</w:t>
            </w:r>
            <w:r w:rsidRPr="002D7B9E">
              <w:rPr>
                <w:rFonts w:cs="Times New Roman"/>
              </w:rPr>
              <w:t xml:space="preserve">, </w:t>
            </w:r>
            <w:r w:rsidRPr="002D7B9E">
              <w:rPr>
                <w:rFonts w:cs="Times New Roman" w:hint="eastAsia"/>
              </w:rPr>
              <w:t>실제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발생한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연장근로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등을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기준으로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산정한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연장근로수당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금액과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포괄임금제에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따라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지급한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고정연장근로수당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금액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간의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차액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과거</w:t>
            </w:r>
            <w:r w:rsidRPr="002D7B9E">
              <w:rPr>
                <w:rFonts w:cs="Times New Roman"/>
              </w:rPr>
              <w:t xml:space="preserve"> 3</w:t>
            </w:r>
            <w:r w:rsidRPr="002D7B9E">
              <w:rPr>
                <w:rFonts w:cs="Times New Roman" w:hint="eastAsia"/>
              </w:rPr>
              <w:t>년분</w:t>
            </w:r>
            <w:r w:rsidRPr="002D7B9E">
              <w:rPr>
                <w:rFonts w:cs="Times New Roman"/>
              </w:rPr>
              <w:t>(</w:t>
            </w:r>
            <w:r w:rsidRPr="002D7B9E">
              <w:rPr>
                <w:rFonts w:cs="Times New Roman" w:hint="eastAsia"/>
              </w:rPr>
              <w:t>임금채권의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소멸시효</w:t>
            </w:r>
            <w:r w:rsidRPr="002D7B9E">
              <w:rPr>
                <w:rFonts w:cs="Times New Roman"/>
              </w:rPr>
              <w:t>)</w:t>
            </w:r>
            <w:r w:rsidRPr="002D7B9E">
              <w:rPr>
                <w:rFonts w:cs="Times New Roman" w:hint="eastAsia"/>
              </w:rPr>
              <w:t>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대하여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추가적인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지급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의무를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부담하게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됨</w:t>
            </w:r>
            <w:r w:rsidRPr="002D7B9E">
              <w:rPr>
                <w:rFonts w:cs="Times New Roman"/>
              </w:rPr>
              <w:t xml:space="preserve">. </w:t>
            </w:r>
            <w:r w:rsidRPr="002D7B9E">
              <w:rPr>
                <w:rFonts w:cs="Times New Roman" w:hint="eastAsia"/>
              </w:rPr>
              <w:t>또한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연장</w:t>
            </w:r>
            <w:r w:rsidRPr="002D7B9E">
              <w:rPr>
                <w:rFonts w:cs="Times New Roman"/>
              </w:rPr>
              <w:t>∙</w:t>
            </w:r>
            <w:r w:rsidRPr="002D7B9E">
              <w:rPr>
                <w:rFonts w:cs="Times New Roman" w:hint="eastAsia"/>
              </w:rPr>
              <w:t>야간</w:t>
            </w:r>
            <w:r w:rsidRPr="002D7B9E">
              <w:rPr>
                <w:rFonts w:cs="Times New Roman"/>
              </w:rPr>
              <w:t>∙</w:t>
            </w:r>
            <w:r w:rsidRPr="002D7B9E">
              <w:rPr>
                <w:rFonts w:cs="Times New Roman" w:hint="eastAsia"/>
              </w:rPr>
              <w:t>휴일근로에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수당을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미지급한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경우</w:t>
            </w:r>
            <w:r w:rsidRPr="002D7B9E">
              <w:rPr>
                <w:rFonts w:cs="Times New Roman"/>
              </w:rPr>
              <w:t xml:space="preserve">, </w:t>
            </w:r>
            <w:r w:rsidRPr="002D7B9E">
              <w:rPr>
                <w:rFonts w:cs="Times New Roman" w:hint="eastAsia"/>
              </w:rPr>
              <w:t>회사의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대표는</w:t>
            </w:r>
            <w:r w:rsidRPr="002D7B9E">
              <w:rPr>
                <w:rFonts w:cs="Times New Roman"/>
              </w:rPr>
              <w:t xml:space="preserve"> 3</w:t>
            </w:r>
            <w:r w:rsidRPr="002D7B9E">
              <w:rPr>
                <w:rFonts w:cs="Times New Roman" w:hint="eastAsia"/>
              </w:rPr>
              <w:t>년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이하의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징역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또는</w:t>
            </w:r>
            <w:r w:rsidRPr="002D7B9E">
              <w:rPr>
                <w:rFonts w:cs="Times New Roman"/>
              </w:rPr>
              <w:t xml:space="preserve"> 3</w:t>
            </w:r>
            <w:r w:rsidRPr="002D7B9E">
              <w:rPr>
                <w:rFonts w:cs="Times New Roman" w:hint="eastAsia"/>
              </w:rPr>
              <w:t>천만원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이하의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벌금에</w:t>
            </w:r>
            <w:r w:rsidRPr="002D7B9E">
              <w:rPr>
                <w:rFonts w:cs="Times New Roman"/>
              </w:rPr>
              <w:t xml:space="preserve">, </w:t>
            </w:r>
            <w:r w:rsidRPr="002D7B9E">
              <w:rPr>
                <w:rFonts w:cs="Times New Roman" w:hint="eastAsia"/>
              </w:rPr>
              <w:t>회사는</w:t>
            </w:r>
            <w:r w:rsidRPr="002D7B9E">
              <w:rPr>
                <w:rFonts w:cs="Times New Roman"/>
              </w:rPr>
              <w:t xml:space="preserve"> 3</w:t>
            </w:r>
            <w:r w:rsidRPr="002D7B9E">
              <w:rPr>
                <w:rFonts w:cs="Times New Roman" w:hint="eastAsia"/>
              </w:rPr>
              <w:t>천만원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이하의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벌금에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각각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처해질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수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있음</w:t>
            </w:r>
            <w:r w:rsidRPr="002D7B9E">
              <w:rPr>
                <w:rFonts w:cs="Times New Roman"/>
              </w:rPr>
              <w:t>(</w:t>
            </w:r>
            <w:r w:rsidRPr="002D7B9E">
              <w:rPr>
                <w:rFonts w:cs="Times New Roman" w:hint="eastAsia"/>
              </w:rPr>
              <w:t>근로기준법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제</w:t>
            </w:r>
            <w:r w:rsidRPr="002D7B9E">
              <w:rPr>
                <w:rFonts w:cs="Times New Roman"/>
              </w:rPr>
              <w:t>109</w:t>
            </w:r>
            <w:r w:rsidRPr="002D7B9E">
              <w:rPr>
                <w:rFonts w:cs="Times New Roman" w:hint="eastAsia"/>
              </w:rPr>
              <w:t>조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제</w:t>
            </w:r>
            <w:r w:rsidRPr="002D7B9E">
              <w:rPr>
                <w:rFonts w:cs="Times New Roman"/>
              </w:rPr>
              <w:t>1</w:t>
            </w:r>
            <w:r w:rsidRPr="002D7B9E">
              <w:rPr>
                <w:rFonts w:cs="Times New Roman" w:hint="eastAsia"/>
              </w:rPr>
              <w:t>항</w:t>
            </w:r>
            <w:r w:rsidRPr="002D7B9E">
              <w:rPr>
                <w:rFonts w:cs="Times New Roman"/>
              </w:rPr>
              <w:t xml:space="preserve">, </w:t>
            </w:r>
            <w:r w:rsidRPr="002D7B9E">
              <w:rPr>
                <w:rFonts w:cs="Times New Roman" w:hint="eastAsia"/>
              </w:rPr>
              <w:t>제</w:t>
            </w:r>
            <w:r w:rsidRPr="002D7B9E">
              <w:rPr>
                <w:rFonts w:cs="Times New Roman"/>
              </w:rPr>
              <w:t>56</w:t>
            </w:r>
            <w:r w:rsidRPr="002D7B9E">
              <w:rPr>
                <w:rFonts w:cs="Times New Roman" w:hint="eastAsia"/>
              </w:rPr>
              <w:t>조</w:t>
            </w:r>
            <w:r w:rsidRPr="002D7B9E">
              <w:rPr>
                <w:rFonts w:cs="Times New Roman"/>
              </w:rPr>
              <w:t xml:space="preserve">, </w:t>
            </w:r>
            <w:r w:rsidRPr="002D7B9E">
              <w:rPr>
                <w:rFonts w:cs="Times New Roman" w:hint="eastAsia"/>
              </w:rPr>
              <w:t>제</w:t>
            </w:r>
            <w:r w:rsidRPr="002D7B9E">
              <w:rPr>
                <w:rFonts w:cs="Times New Roman"/>
              </w:rPr>
              <w:t>115</w:t>
            </w:r>
            <w:r w:rsidRPr="002D7B9E">
              <w:rPr>
                <w:rFonts w:cs="Times New Roman" w:hint="eastAsia"/>
              </w:rPr>
              <w:t>조</w:t>
            </w:r>
            <w:r w:rsidRPr="002D7B9E">
              <w:rPr>
                <w:rFonts w:cs="Times New Roman"/>
              </w:rPr>
              <w:t>).</w:t>
            </w:r>
          </w:p>
          <w:p w14:paraId="5D20AD01" w14:textId="079B29AB" w:rsidR="00473CBB" w:rsidRDefault="00473CBB" w:rsidP="00473CB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답변과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인터뷰에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의하면</w:t>
            </w:r>
            <w:r w:rsidR="00E8603D" w:rsidRPr="002D7B9E">
              <w:rPr>
                <w:rFonts w:cs="Times New Roman" w:hint="eastAsia"/>
              </w:rPr>
              <w:t xml:space="preserve">, </w:t>
            </w:r>
            <w:r w:rsidR="00E8603D" w:rsidRPr="002D7B9E">
              <w:rPr>
                <w:rFonts w:cs="Times New Roman" w:hint="eastAsia"/>
              </w:rPr>
              <w:t>대상회사는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본사의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경우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무분별한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야근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방지와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근태관리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용이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차원에서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미리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고정연장수당을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산정하여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지급하고</w:t>
            </w:r>
            <w:r w:rsidR="00E8603D" w:rsidRPr="002D7B9E">
              <w:rPr>
                <w:rFonts w:cs="Times New Roman" w:hint="eastAsia"/>
              </w:rPr>
              <w:t>,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직영매장의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경우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실제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매장근무시간이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/>
              </w:rPr>
              <w:t>1</w:t>
            </w:r>
            <w:r w:rsidR="00E8603D" w:rsidRPr="002D7B9E">
              <w:rPr>
                <w:rFonts w:cs="Times New Roman" w:hint="eastAsia"/>
              </w:rPr>
              <w:t>일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/>
              </w:rPr>
              <w:t>10</w:t>
            </w:r>
            <w:r w:rsidR="00E8603D" w:rsidRPr="002D7B9E">
              <w:rPr>
                <w:rFonts w:cs="Times New Roman" w:hint="eastAsia"/>
              </w:rPr>
              <w:t>시간이므로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소정근로시간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/>
              </w:rPr>
              <w:t>8</w:t>
            </w:r>
            <w:r w:rsidR="00E8603D" w:rsidRPr="002D7B9E">
              <w:rPr>
                <w:rFonts w:cs="Times New Roman" w:hint="eastAsia"/>
              </w:rPr>
              <w:t>시간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및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연장근로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/>
              </w:rPr>
              <w:t>2</w:t>
            </w:r>
            <w:r w:rsidR="00E8603D" w:rsidRPr="002D7B9E">
              <w:rPr>
                <w:rFonts w:cs="Times New Roman" w:hint="eastAsia"/>
              </w:rPr>
              <w:t>시간으로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미리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책정한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것이라고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하며</w:t>
            </w:r>
            <w:r w:rsidR="00E8603D" w:rsidRPr="002D7B9E">
              <w:rPr>
                <w:rFonts w:cs="Times New Roman" w:hint="eastAsia"/>
              </w:rPr>
              <w:t>,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근로계약시에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고정연장시간에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대해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설명하고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동의를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받으며</w:t>
            </w:r>
            <w:r w:rsidR="00E8603D" w:rsidRPr="002D7B9E">
              <w:rPr>
                <w:rFonts w:cs="Times New Roman" w:hint="eastAsia"/>
              </w:rPr>
              <w:t>,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실제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본사와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직영매장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모두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추가적인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연장근로가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거의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발생되지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않으나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간혹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회계결산</w:t>
            </w:r>
            <w:r w:rsidR="00E8603D" w:rsidRPr="002D7B9E">
              <w:rPr>
                <w:rFonts w:cs="Times New Roman" w:hint="eastAsia"/>
              </w:rPr>
              <w:t>,</w:t>
            </w:r>
            <w:r w:rsidR="00E8603D" w:rsidRPr="002D7B9E">
              <w:rPr>
                <w:rFonts w:cs="Times New Roman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공시업무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매장신규오픈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등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특수한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상황에서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추가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연장근로가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발생하는데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경우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추가시간에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대해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수당을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지급하고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있다고</w:t>
            </w:r>
            <w:r w:rsidR="00E8603D" w:rsidRPr="002D7B9E">
              <w:rPr>
                <w:rFonts w:cs="Times New Roman" w:hint="eastAsia"/>
              </w:rPr>
              <w:t xml:space="preserve"> </w:t>
            </w:r>
            <w:r w:rsidR="00E8603D" w:rsidRPr="002D7B9E">
              <w:rPr>
                <w:rFonts w:cs="Times New Roman" w:hint="eastAsia"/>
              </w:rPr>
              <w:t>함</w:t>
            </w:r>
            <w:r w:rsidR="00E8603D" w:rsidRPr="002D7B9E">
              <w:rPr>
                <w:rFonts w:cs="Times New Roman" w:hint="eastAsia"/>
              </w:rPr>
              <w:t>.</w:t>
            </w:r>
            <w:r w:rsidR="00E8603D" w:rsidRPr="002D7B9E">
              <w:rPr>
                <w:rFonts w:cs="Times New Roman"/>
              </w:rPr>
              <w:t xml:space="preserve"> </w:t>
            </w:r>
          </w:p>
          <w:p w14:paraId="0227FE61" w14:textId="5A35CDB0" w:rsidR="00E8603D" w:rsidRPr="002D7B9E" w:rsidRDefault="00E8603D" w:rsidP="00473CBB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이와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같은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사정에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비추어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보면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대상회사의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포괄임금제가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무효가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가능성은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낮은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보이고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가사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무효가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되더라도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대상회사의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포괄임금제는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기본급에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고정연장수당이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포함된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아니라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기본급과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별도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항목으로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고정연장수당을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지급하고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있으므로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추가적으로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부담해야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금전적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리스크는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제한적이고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낮을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것으로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판단됨</w:t>
            </w:r>
            <w:r w:rsidRPr="002D7B9E">
              <w:rPr>
                <w:rFonts w:cs="Times New Roman" w:hint="eastAsia"/>
              </w:rPr>
              <w:t>.</w:t>
            </w:r>
          </w:p>
        </w:tc>
      </w:tr>
      <w:tr w:rsidR="00E8603D" w:rsidRPr="002356FC" w14:paraId="21120D79" w14:textId="77777777" w:rsidTr="004263BE">
        <w:trPr>
          <w:trHeight w:val="204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32C14954" w14:textId="77777777" w:rsidR="00E8603D" w:rsidRDefault="00E8603D" w:rsidP="007B127B">
            <w:pPr>
              <w:pStyle w:val="a6"/>
              <w:wordWrap/>
              <w:snapToGrid/>
              <w:spacing w:line="240" w:lineRule="auto"/>
              <w:ind w:rightChars="309" w:right="680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임금체계</w:t>
            </w:r>
          </w:p>
          <w:p w14:paraId="3C26E672" w14:textId="77777777" w:rsidR="00E8603D" w:rsidRDefault="00E8603D" w:rsidP="007B127B">
            <w:pPr>
              <w:pStyle w:val="a6"/>
              <w:wordWrap/>
              <w:snapToGrid/>
              <w:spacing w:line="240" w:lineRule="auto"/>
              <w:ind w:rightChars="309" w:right="680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통상임금</w:t>
            </w:r>
          </w:p>
          <w:p w14:paraId="55813968" w14:textId="3B636F78" w:rsidR="00E8603D" w:rsidRPr="002356FC" w:rsidRDefault="00E8603D" w:rsidP="007B127B">
            <w:pPr>
              <w:pStyle w:val="a6"/>
              <w:wordWrap/>
              <w:snapToGrid/>
              <w:spacing w:line="240" w:lineRule="auto"/>
              <w:ind w:rightChars="309" w:right="680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평균임금</w:t>
            </w:r>
          </w:p>
        </w:tc>
        <w:tc>
          <w:tcPr>
            <w:tcW w:w="259" w:type="dxa"/>
            <w:tcMar>
              <w:top w:w="85" w:type="dxa"/>
              <w:bottom w:w="85" w:type="dxa"/>
            </w:tcMar>
          </w:tcPr>
          <w:p w14:paraId="5984400B" w14:textId="77777777" w:rsidR="00E8603D" w:rsidRPr="002356FC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205" w:type="dxa"/>
            <w:gridSpan w:val="2"/>
            <w:tcMar>
              <w:top w:w="85" w:type="dxa"/>
              <w:bottom w:w="85" w:type="dxa"/>
            </w:tcMar>
          </w:tcPr>
          <w:p w14:paraId="4E5DCEDC" w14:textId="4415A74A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제공된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취업규칙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근로계약서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급여대장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자료에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의하면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대상회사의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임금체계는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기본급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고정연장근로수당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직급수당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기술수당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비교적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단순함</w:t>
            </w:r>
            <w:r w:rsidRPr="002D7B9E">
              <w:rPr>
                <w:rFonts w:cs="Times New Roman" w:hint="eastAsia"/>
              </w:rPr>
              <w:t xml:space="preserve">. </w:t>
            </w:r>
            <w:r w:rsidRPr="002D7B9E">
              <w:rPr>
                <w:rFonts w:cs="Times New Roman" w:hint="eastAsia"/>
              </w:rPr>
              <w:t>인터뷰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및</w:t>
            </w:r>
            <w:r w:rsidRPr="002D7B9E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제공된</w:t>
            </w:r>
            <w:r w:rsidR="00473CBB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답변에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따르면</w:t>
            </w:r>
            <w:r w:rsidRPr="002D7B9E">
              <w:rPr>
                <w:rFonts w:cs="Times New Roman" w:hint="eastAsia"/>
              </w:rPr>
              <w:t xml:space="preserve">, </w:t>
            </w:r>
            <w:r w:rsidRPr="002D7B9E">
              <w:rPr>
                <w:rFonts w:cs="Times New Roman" w:hint="eastAsia"/>
              </w:rPr>
              <w:t>기본급과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lastRenderedPageBreak/>
              <w:t>수당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대해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통상임금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 w:hint="eastAsia"/>
              </w:rPr>
              <w:t>연장수당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산정</w:t>
            </w:r>
            <w:r w:rsidRPr="002D7B9E">
              <w:rPr>
                <w:rFonts w:cs="Times New Roman" w:hint="eastAsia"/>
              </w:rPr>
              <w:t>)</w:t>
            </w:r>
            <w:r w:rsidRPr="002D7B9E">
              <w:rPr>
                <w:rFonts w:cs="Times New Roman" w:hint="eastAsia"/>
              </w:rPr>
              <w:t>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평균임금</w:t>
            </w:r>
            <w:r w:rsidRPr="002D7B9E">
              <w:rPr>
                <w:rFonts w:cs="Times New Roman" w:hint="eastAsia"/>
              </w:rPr>
              <w:t>(</w:t>
            </w:r>
            <w:r w:rsidRPr="002D7B9E">
              <w:rPr>
                <w:rFonts w:cs="Times New Roman" w:hint="eastAsia"/>
              </w:rPr>
              <w:t>퇴직금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산정</w:t>
            </w:r>
            <w:r w:rsidRPr="002D7B9E">
              <w:rPr>
                <w:rStyle w:val="ad"/>
                <w:rFonts w:cs="Times New Roman"/>
              </w:rPr>
              <w:footnoteReference w:id="20"/>
            </w:r>
            <w:r w:rsidRPr="002D7B9E">
              <w:rPr>
                <w:rFonts w:cs="Times New Roman" w:hint="eastAsia"/>
              </w:rPr>
              <w:t>)</w:t>
            </w:r>
            <w:r w:rsidRPr="002D7B9E">
              <w:rPr>
                <w:rFonts w:cs="Times New Roman" w:hint="eastAsia"/>
              </w:rPr>
              <w:t>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포함하는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항목은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아래와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같고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관련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임직원과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법적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분쟁은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없</w:t>
            </w:r>
            <w:r w:rsidR="00473CBB">
              <w:rPr>
                <w:rFonts w:cs="Times New Roman" w:hint="eastAsia"/>
              </w:rPr>
              <w:t>다고</w:t>
            </w:r>
            <w:r w:rsidR="00473CBB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함</w:t>
            </w:r>
            <w:r w:rsidRPr="002D7B9E">
              <w:rPr>
                <w:rFonts w:cs="Times New Roman" w:hint="eastAsia"/>
              </w:rPr>
              <w:t>.</w:t>
            </w:r>
          </w:p>
          <w:tbl>
            <w:tblPr>
              <w:tblW w:w="10761" w:type="dxa"/>
              <w:tblInd w:w="44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256"/>
              <w:gridCol w:w="1586"/>
              <w:gridCol w:w="1532"/>
              <w:gridCol w:w="5387"/>
            </w:tblGrid>
            <w:tr w:rsidR="002D7B9E" w:rsidRPr="002D7B9E" w14:paraId="50CCB70D" w14:textId="77777777" w:rsidTr="002D7B9E">
              <w:trPr>
                <w:trHeight w:val="274"/>
              </w:trPr>
              <w:tc>
                <w:tcPr>
                  <w:tcW w:w="104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7FD5B5D8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rFonts w:hint="eastAsia"/>
                      <w:b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737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44AE1D33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rFonts w:hint="eastAsia"/>
                      <w:b/>
                      <w:sz w:val="20"/>
                      <w:szCs w:val="20"/>
                    </w:rPr>
                    <w:t>통상임금</w:t>
                  </w:r>
                </w:p>
              </w:tc>
              <w:tc>
                <w:tcPr>
                  <w:tcW w:w="712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66A2FF92" w14:textId="77777777" w:rsidR="00E8603D" w:rsidRPr="00081D12" w:rsidRDefault="00E8603D" w:rsidP="00081D12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rFonts w:hint="eastAsia"/>
                      <w:b/>
                      <w:sz w:val="20"/>
                      <w:szCs w:val="20"/>
                    </w:rPr>
                    <w:t>평균임금</w:t>
                  </w:r>
                </w:p>
              </w:tc>
              <w:tc>
                <w:tcPr>
                  <w:tcW w:w="2503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16338046" w14:textId="77777777" w:rsidR="00E8603D" w:rsidRPr="00081D12" w:rsidRDefault="00E8603D" w:rsidP="00081D12">
                  <w:pPr>
                    <w:wordWrap/>
                    <w:spacing w:line="276" w:lineRule="auto"/>
                    <w:ind w:leftChars="-47" w:left="-103" w:firstLineChars="52" w:firstLine="104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81D12">
                    <w:rPr>
                      <w:rFonts w:hint="eastAsia"/>
                      <w:b/>
                      <w:sz w:val="20"/>
                      <w:szCs w:val="20"/>
                    </w:rPr>
                    <w:t>비고</w:t>
                  </w:r>
                </w:p>
              </w:tc>
            </w:tr>
            <w:tr w:rsidR="002D7B9E" w:rsidRPr="002D7B9E" w14:paraId="53378A1D" w14:textId="77777777" w:rsidTr="002D7B9E">
              <w:trPr>
                <w:trHeight w:val="88"/>
              </w:trPr>
              <w:tc>
                <w:tcPr>
                  <w:tcW w:w="1048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58973B59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기본급</w:t>
                  </w:r>
                </w:p>
              </w:tc>
              <w:tc>
                <w:tcPr>
                  <w:tcW w:w="737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3CCCA611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712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</w:tcPr>
                <w:p w14:paraId="120BA0C3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6323105C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</w:p>
              </w:tc>
            </w:tr>
            <w:tr w:rsidR="002D7B9E" w:rsidRPr="002D7B9E" w14:paraId="3CB6947F" w14:textId="77777777" w:rsidTr="002D7B9E">
              <w:trPr>
                <w:trHeight w:val="69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14BA5B92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직급수당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4C57AC22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5A7361C0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1779F4F2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본사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부장</w:t>
                  </w:r>
                  <w:r w:rsidRPr="00081D12">
                    <w:rPr>
                      <w:rFonts w:cs="Times New Roman" w:hint="eastAsia"/>
                      <w:sz w:val="20"/>
                    </w:rPr>
                    <w:t>3</w:t>
                  </w:r>
                  <w:r w:rsidRPr="00081D12">
                    <w:rPr>
                      <w:rFonts w:cs="Times New Roman"/>
                      <w:sz w:val="20"/>
                    </w:rPr>
                    <w:t>0</w:t>
                  </w:r>
                  <w:r w:rsidRPr="00081D12">
                    <w:rPr>
                      <w:rFonts w:cs="Times New Roman" w:hint="eastAsia"/>
                      <w:sz w:val="20"/>
                    </w:rPr>
                    <w:t>만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차장</w:t>
                  </w:r>
                  <w:r w:rsidRPr="00081D12">
                    <w:rPr>
                      <w:rFonts w:cs="Times New Roman" w:hint="eastAsia"/>
                      <w:sz w:val="20"/>
                    </w:rPr>
                    <w:t>2</w:t>
                  </w:r>
                  <w:r w:rsidRPr="00081D12">
                    <w:rPr>
                      <w:rFonts w:cs="Times New Roman"/>
                      <w:sz w:val="20"/>
                    </w:rPr>
                    <w:t>0</w:t>
                  </w:r>
                  <w:r w:rsidRPr="00081D12">
                    <w:rPr>
                      <w:rFonts w:cs="Times New Roman" w:hint="eastAsia"/>
                      <w:sz w:val="20"/>
                    </w:rPr>
                    <w:t>만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과장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15</w:t>
                  </w:r>
                  <w:r w:rsidRPr="00081D12">
                    <w:rPr>
                      <w:rFonts w:cs="Times New Roman" w:hint="eastAsia"/>
                      <w:sz w:val="20"/>
                    </w:rPr>
                    <w:t>만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대리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10</w:t>
                  </w:r>
                  <w:r w:rsidRPr="00081D12">
                    <w:rPr>
                      <w:rFonts w:cs="Times New Roman" w:hint="eastAsia"/>
                      <w:sz w:val="20"/>
                    </w:rPr>
                    <w:t>만</w:t>
                  </w:r>
                </w:p>
              </w:tc>
            </w:tr>
            <w:tr w:rsidR="002D7B9E" w:rsidRPr="002D7B9E" w14:paraId="29BF3531" w14:textId="77777777" w:rsidTr="002D7B9E">
              <w:trPr>
                <w:trHeight w:val="69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436BA8E6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기술수당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143B5474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432391E6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46A10164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영양사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등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일부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지급</w:t>
                  </w:r>
                </w:p>
              </w:tc>
            </w:tr>
            <w:tr w:rsidR="002D7B9E" w:rsidRPr="002D7B9E" w14:paraId="41F7D628" w14:textId="77777777" w:rsidTr="002D7B9E">
              <w:trPr>
                <w:trHeight w:val="69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276866CE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고정연장근로수당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6B3CA3AE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106048EB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58DA18D7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포괄임금제</w:t>
                  </w:r>
                </w:p>
              </w:tc>
            </w:tr>
            <w:tr w:rsidR="002D7B9E" w:rsidRPr="002D7B9E" w14:paraId="35A83BCB" w14:textId="77777777" w:rsidTr="002D7B9E">
              <w:trPr>
                <w:trHeight w:val="113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5BDFA581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생산직법정수당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2DDD3210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19D64E61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4D89AC6A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비과세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목적</w:t>
                  </w:r>
                </w:p>
              </w:tc>
            </w:tr>
            <w:tr w:rsidR="002D7B9E" w:rsidRPr="002D7B9E" w14:paraId="7B578118" w14:textId="77777777" w:rsidTr="002D7B9E">
              <w:trPr>
                <w:trHeight w:val="113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120ABA0F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연장</w:t>
                  </w:r>
                  <w:r w:rsidRPr="00081D12">
                    <w:rPr>
                      <w:rFonts w:cs="Times New Roman" w:hint="eastAsia"/>
                      <w:sz w:val="20"/>
                    </w:rPr>
                    <w:t>/</w:t>
                  </w:r>
                  <w:r w:rsidRPr="00081D12">
                    <w:rPr>
                      <w:rFonts w:cs="Times New Roman" w:hint="eastAsia"/>
                      <w:sz w:val="20"/>
                    </w:rPr>
                    <w:t>야간</w:t>
                  </w:r>
                  <w:r w:rsidRPr="00081D12">
                    <w:rPr>
                      <w:rFonts w:cs="Times New Roman" w:hint="eastAsia"/>
                      <w:sz w:val="20"/>
                    </w:rPr>
                    <w:t>/</w:t>
                  </w:r>
                  <w:r w:rsidRPr="00081D12">
                    <w:rPr>
                      <w:rFonts w:cs="Times New Roman" w:hint="eastAsia"/>
                      <w:sz w:val="20"/>
                    </w:rPr>
                    <w:t>휴일수당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409086B9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038D46AB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5DDCD155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추가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연장근로시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지급</w:t>
                  </w:r>
                </w:p>
              </w:tc>
            </w:tr>
            <w:tr w:rsidR="002D7B9E" w:rsidRPr="002D7B9E" w14:paraId="2E7D30D4" w14:textId="77777777" w:rsidTr="002D7B9E">
              <w:trPr>
                <w:trHeight w:val="113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6700600A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연차휴가미사용수당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1471563F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5B0676F7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220ED7E5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연차휴가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잔여일수에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대해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지급</w:t>
                  </w:r>
                  <w:r w:rsidRPr="00081D12">
                    <w:rPr>
                      <w:rStyle w:val="ad"/>
                      <w:rFonts w:cs="Times New Roman"/>
                      <w:sz w:val="20"/>
                    </w:rPr>
                    <w:footnoteReference w:id="21"/>
                  </w:r>
                </w:p>
              </w:tc>
            </w:tr>
            <w:tr w:rsidR="002D7B9E" w:rsidRPr="002D7B9E" w14:paraId="7F27B3E2" w14:textId="77777777" w:rsidTr="002D7B9E">
              <w:trPr>
                <w:trHeight w:val="113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13C6F72E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기타제수당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53056219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</w:tcPr>
                <w:p w14:paraId="10913060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O</w:t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2CF99DCE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격려금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마케팅비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등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일부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지급</w:t>
                  </w:r>
                </w:p>
              </w:tc>
            </w:tr>
            <w:tr w:rsidR="002D7B9E" w:rsidRPr="002D7B9E" w14:paraId="754A1474" w14:textId="77777777" w:rsidTr="002D7B9E">
              <w:trPr>
                <w:trHeight w:val="113"/>
              </w:trPr>
              <w:tc>
                <w:tcPr>
                  <w:tcW w:w="1048" w:type="pct"/>
                  <w:shd w:val="clear" w:color="auto" w:fill="F2F2F2" w:themeFill="background1" w:themeFillShade="F2"/>
                  <w:noWrap/>
                  <w:vAlign w:val="center"/>
                </w:tcPr>
                <w:p w14:paraId="312CF351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특별상여금</w:t>
                  </w:r>
                </w:p>
              </w:tc>
              <w:tc>
                <w:tcPr>
                  <w:tcW w:w="737" w:type="pct"/>
                  <w:shd w:val="clear" w:color="000000" w:fill="FFFFFF"/>
                  <w:noWrap/>
                  <w:vAlign w:val="center"/>
                </w:tcPr>
                <w:p w14:paraId="247F3AFA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712" w:type="pct"/>
                  <w:shd w:val="clear" w:color="auto" w:fill="auto"/>
                  <w:noWrap/>
                  <w:vAlign w:val="center"/>
                </w:tcPr>
                <w:p w14:paraId="40064669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/>
                      <w:sz w:val="20"/>
                    </w:rPr>
                    <w:sym w:font="Wingdings 2" w:char="F0CD"/>
                  </w:r>
                </w:p>
              </w:tc>
              <w:tc>
                <w:tcPr>
                  <w:tcW w:w="2503" w:type="pct"/>
                  <w:shd w:val="clear" w:color="auto" w:fill="auto"/>
                  <w:vAlign w:val="center"/>
                </w:tcPr>
                <w:p w14:paraId="4BC80FD2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설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추석</w:t>
                  </w:r>
                  <w:r w:rsidRPr="00081D12">
                    <w:rPr>
                      <w:rFonts w:cs="Times New Roman" w:hint="eastAsia"/>
                      <w:sz w:val="20"/>
                    </w:rPr>
                    <w:t>,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여름휴가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3</w:t>
                  </w:r>
                  <w:r w:rsidRPr="00081D12">
                    <w:rPr>
                      <w:rFonts w:cs="Times New Roman" w:hint="eastAsia"/>
                      <w:sz w:val="20"/>
                    </w:rPr>
                    <w:t>회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직급별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일정액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지급</w:t>
                  </w:r>
                </w:p>
                <w:p w14:paraId="5513D7C9" w14:textId="77777777" w:rsidR="00E8603D" w:rsidRPr="00081D12" w:rsidRDefault="00E8603D" w:rsidP="007B127B">
                  <w:pPr>
                    <w:wordWrap/>
                    <w:snapToGrid/>
                    <w:spacing w:line="240" w:lineRule="auto"/>
                    <w:rPr>
                      <w:rFonts w:cs="Times New Roman"/>
                      <w:sz w:val="20"/>
                    </w:rPr>
                  </w:pPr>
                  <w:r w:rsidRPr="00081D12">
                    <w:rPr>
                      <w:rFonts w:cs="Times New Roman" w:hint="eastAsia"/>
                      <w:sz w:val="20"/>
                    </w:rPr>
                    <w:t>(</w:t>
                  </w:r>
                  <w:r w:rsidRPr="00081D12">
                    <w:rPr>
                      <w:rFonts w:cs="Times New Roman" w:hint="eastAsia"/>
                      <w:sz w:val="20"/>
                    </w:rPr>
                    <w:t>예</w:t>
                  </w:r>
                  <w:r w:rsidRPr="00081D12">
                    <w:rPr>
                      <w:rFonts w:cs="Times New Roman" w:hint="eastAsia"/>
                      <w:sz w:val="20"/>
                    </w:rPr>
                    <w:t>:</w:t>
                  </w:r>
                  <w:r w:rsidRPr="00081D12">
                    <w:rPr>
                      <w:rFonts w:cs="Times New Roman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본사</w:t>
                  </w:r>
                  <w:r w:rsidRPr="00081D12">
                    <w:rPr>
                      <w:rFonts w:cs="Times New Roman" w:hint="eastAsia"/>
                      <w:sz w:val="20"/>
                    </w:rPr>
                    <w:t>/</w:t>
                  </w:r>
                  <w:r w:rsidRPr="00081D12">
                    <w:rPr>
                      <w:rFonts w:cs="Times New Roman" w:hint="eastAsia"/>
                      <w:sz w:val="20"/>
                    </w:rPr>
                    <w:t>매장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부장은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/>
                      <w:sz w:val="20"/>
                    </w:rPr>
                    <w:t>45</w:t>
                  </w:r>
                  <w:r w:rsidRPr="00081D12">
                    <w:rPr>
                      <w:rFonts w:cs="Times New Roman" w:hint="eastAsia"/>
                      <w:sz w:val="20"/>
                    </w:rPr>
                    <w:t>만원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각</w:t>
                  </w:r>
                  <w:r w:rsidRPr="00081D12">
                    <w:rPr>
                      <w:rFonts w:cs="Times New Roman" w:hint="eastAsia"/>
                      <w:sz w:val="20"/>
                    </w:rPr>
                    <w:t xml:space="preserve"> </w:t>
                  </w:r>
                  <w:r w:rsidRPr="00081D12">
                    <w:rPr>
                      <w:rFonts w:cs="Times New Roman" w:hint="eastAsia"/>
                      <w:sz w:val="20"/>
                    </w:rPr>
                    <w:t>지급</w:t>
                  </w:r>
                  <w:r w:rsidRPr="00081D12">
                    <w:rPr>
                      <w:rFonts w:cs="Times New Roman" w:hint="eastAsia"/>
                      <w:sz w:val="20"/>
                    </w:rPr>
                    <w:t>)</w:t>
                  </w:r>
                </w:p>
              </w:tc>
            </w:tr>
          </w:tbl>
          <w:p w14:paraId="5C1808AF" w14:textId="3601041B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  <w:b/>
              </w:rPr>
            </w:pPr>
            <w:r w:rsidRPr="002D7B9E">
              <w:rPr>
                <w:rFonts w:cs="Times New Roman" w:hint="eastAsia"/>
              </w:rPr>
              <w:t>대상회사는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기본급과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직급수당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기술수당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매월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고정적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정기적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일률적으로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지급하는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임금과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수당을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모두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연장근로수당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등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산정에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활용되는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통상임금에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모두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포함하고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있고</w:t>
            </w:r>
            <w:r w:rsidRPr="002D7B9E">
              <w:rPr>
                <w:rFonts w:cs="Times New Roman"/>
              </w:rPr>
              <w:t xml:space="preserve">, </w:t>
            </w:r>
            <w:r w:rsidRPr="002D7B9E">
              <w:rPr>
                <w:rFonts w:cs="Times New Roman" w:hint="eastAsia"/>
              </w:rPr>
              <w:t>퇴직금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산정에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활용되는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평균임금에도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특별상여금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이외</w:t>
            </w:r>
            <w:r w:rsidRPr="002D7B9E">
              <w:rPr>
                <w:rStyle w:val="ad"/>
                <w:rFonts w:cs="Times New Roman"/>
              </w:rPr>
              <w:footnoteReference w:id="22"/>
            </w:r>
            <w:r w:rsidRPr="002D7B9E">
              <w:rPr>
                <w:rFonts w:cs="Times New Roman" w:hint="eastAsia"/>
              </w:rPr>
              <w:t>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모두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포함하고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있는바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통상임금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및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평균임금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과소산정과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관련된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법적</w:t>
            </w:r>
            <w:r w:rsidR="00473CBB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리스크는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낮은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것으로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보임</w:t>
            </w:r>
            <w:r w:rsidRPr="002D7B9E">
              <w:rPr>
                <w:rFonts w:cs="Times New Roman"/>
              </w:rPr>
              <w:t>.</w:t>
            </w:r>
          </w:p>
        </w:tc>
      </w:tr>
      <w:tr w:rsidR="00E8603D" w:rsidRPr="002356FC" w14:paraId="66E2EF39" w14:textId="77777777" w:rsidTr="004263BE">
        <w:trPr>
          <w:trHeight w:val="759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4C9BA403" w14:textId="576568B4" w:rsidR="00E8603D" w:rsidRPr="002356FC" w:rsidRDefault="00E8603D" w:rsidP="007B127B">
            <w:pPr>
              <w:pStyle w:val="a6"/>
              <w:wordWrap/>
              <w:snapToGrid/>
              <w:spacing w:line="240" w:lineRule="auto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노동사건</w:t>
            </w:r>
          </w:p>
        </w:tc>
        <w:tc>
          <w:tcPr>
            <w:tcW w:w="399" w:type="dxa"/>
            <w:gridSpan w:val="2"/>
            <w:tcMar>
              <w:top w:w="85" w:type="dxa"/>
              <w:bottom w:w="85" w:type="dxa"/>
            </w:tcMar>
          </w:tcPr>
          <w:p w14:paraId="09EFE4C1" w14:textId="77777777" w:rsidR="00E8603D" w:rsidRPr="002356FC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065" w:type="dxa"/>
            <w:tcMar>
              <w:top w:w="85" w:type="dxa"/>
              <w:bottom w:w="85" w:type="dxa"/>
            </w:tcMar>
          </w:tcPr>
          <w:p w14:paraId="686E9FB9" w14:textId="709FAF97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제공된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자료에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의하면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대상회사의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인사노무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관련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쟁송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내역은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아래와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같고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모두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종결되었으며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현재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계류중인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사건은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없</w:t>
            </w:r>
            <w:r w:rsidR="00473CBB">
              <w:rPr>
                <w:rFonts w:cs="Times New Roman" w:hint="eastAsia"/>
              </w:rPr>
              <w:t>다고</w:t>
            </w:r>
            <w:r w:rsidR="00473CBB">
              <w:rPr>
                <w:rFonts w:cs="Times New Roman" w:hint="eastAsia"/>
              </w:rPr>
              <w:t xml:space="preserve"> </w:t>
            </w:r>
            <w:r w:rsidR="00473CBB">
              <w:rPr>
                <w:rFonts w:cs="Times New Roman" w:hint="eastAsia"/>
              </w:rPr>
              <w:t>함</w:t>
            </w:r>
            <w:r w:rsidRPr="002D7B9E">
              <w:rPr>
                <w:rFonts w:cs="Times New Roman" w:hint="eastAsia"/>
              </w:rPr>
              <w:t>.</w:t>
            </w:r>
            <w:r w:rsidRPr="002D7B9E">
              <w:rPr>
                <w:rFonts w:cs="Times New Roman"/>
              </w:rPr>
              <w:t xml:space="preserve"> </w:t>
            </w:r>
          </w:p>
          <w:tbl>
            <w:tblPr>
              <w:tblW w:w="10213" w:type="dxa"/>
              <w:tblInd w:w="44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3060"/>
              <w:gridCol w:w="3078"/>
              <w:gridCol w:w="2835"/>
            </w:tblGrid>
            <w:tr w:rsidR="00473CBB" w:rsidRPr="002D7B9E" w14:paraId="42907A8D" w14:textId="77777777" w:rsidTr="002D0F75">
              <w:trPr>
                <w:trHeight w:val="186"/>
              </w:trPr>
              <w:tc>
                <w:tcPr>
                  <w:tcW w:w="607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4DCCCEA3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연도</w:t>
                  </w:r>
                </w:p>
              </w:tc>
              <w:tc>
                <w:tcPr>
                  <w:tcW w:w="149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452027FE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사건</w:t>
                  </w:r>
                </w:p>
              </w:tc>
              <w:tc>
                <w:tcPr>
                  <w:tcW w:w="1507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7DAB20DF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직원</w:t>
                  </w:r>
                </w:p>
              </w:tc>
              <w:tc>
                <w:tcPr>
                  <w:tcW w:w="1388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291916E8" w14:textId="77777777" w:rsidR="00E8603D" w:rsidRPr="00805ACF" w:rsidRDefault="00E8603D" w:rsidP="00805ACF">
                  <w:pPr>
                    <w:wordWrap/>
                    <w:spacing w:line="276" w:lineRule="auto"/>
                    <w:ind w:leftChars="-47" w:left="-103" w:firstLineChars="52" w:firstLine="104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비고</w:t>
                  </w:r>
                </w:p>
              </w:tc>
            </w:tr>
            <w:tr w:rsidR="00473CBB" w:rsidRPr="002D7B9E" w14:paraId="09525971" w14:textId="77777777" w:rsidTr="002D0F75">
              <w:trPr>
                <w:trHeight w:val="88"/>
              </w:trPr>
              <w:tc>
                <w:tcPr>
                  <w:tcW w:w="607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3BBA5CDF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2019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498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7789B532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부당해고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구제신청</w:t>
                  </w:r>
                </w:p>
                <w:p w14:paraId="78F9255D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인천지방노동위원회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507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</w:tcPr>
                <w:p w14:paraId="091B57B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1</w:t>
                  </w:r>
                  <w:r w:rsidRPr="002D7B9E">
                    <w:rPr>
                      <w:rFonts w:cs="Times New Roman" w:hint="eastAsia"/>
                    </w:rPr>
                    <w:t>명</w:t>
                  </w:r>
                </w:p>
                <w:p w14:paraId="79002BB1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도쿄하나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송도점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388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169911F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회사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승소</w:t>
                  </w:r>
                  <w:r w:rsidRPr="002D7B9E">
                    <w:rPr>
                      <w:rFonts w:cs="Times New Roman" w:hint="eastAsia"/>
                    </w:rPr>
                    <w:t>,</w:t>
                  </w:r>
                  <w:r w:rsidRPr="002D7B9E">
                    <w:rPr>
                      <w:rFonts w:cs="Times New Roman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종결</w:t>
                  </w:r>
                </w:p>
              </w:tc>
            </w:tr>
            <w:tr w:rsidR="00473CBB" w:rsidRPr="002D7B9E" w14:paraId="3288AD0F" w14:textId="77777777" w:rsidTr="002D0F75">
              <w:trPr>
                <w:trHeight w:val="69"/>
              </w:trPr>
              <w:tc>
                <w:tcPr>
                  <w:tcW w:w="607" w:type="pct"/>
                  <w:shd w:val="clear" w:color="auto" w:fill="F2F2F2" w:themeFill="background1" w:themeFillShade="F2"/>
                  <w:noWrap/>
                  <w:vAlign w:val="center"/>
                </w:tcPr>
                <w:p w14:paraId="373E067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lastRenderedPageBreak/>
                    <w:t>2021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498" w:type="pct"/>
                  <w:shd w:val="clear" w:color="000000" w:fill="FFFFFF"/>
                  <w:noWrap/>
                  <w:vAlign w:val="center"/>
                </w:tcPr>
                <w:p w14:paraId="6189CDFA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직장내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성희롱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진정</w:t>
                  </w:r>
                </w:p>
                <w:p w14:paraId="7EAFE11C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중부지방고용노동청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고양지청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507" w:type="pct"/>
                  <w:shd w:val="clear" w:color="auto" w:fill="auto"/>
                  <w:noWrap/>
                </w:tcPr>
                <w:p w14:paraId="3C5BE19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1</w:t>
                  </w:r>
                  <w:r w:rsidRPr="002D7B9E">
                    <w:rPr>
                      <w:rFonts w:cs="Times New Roman" w:hint="eastAsia"/>
                    </w:rPr>
                    <w:t>명</w:t>
                  </w:r>
                </w:p>
                <w:p w14:paraId="2BEA1F6B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공화춘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일산점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388" w:type="pct"/>
                  <w:shd w:val="clear" w:color="auto" w:fill="auto"/>
                  <w:vAlign w:val="center"/>
                </w:tcPr>
                <w:p w14:paraId="4FC4233D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시정완료</w:t>
                  </w:r>
                  <w:r w:rsidRPr="002D7B9E">
                    <w:rPr>
                      <w:rFonts w:cs="Times New Roman" w:hint="eastAsia"/>
                    </w:rPr>
                    <w:t>,</w:t>
                  </w:r>
                  <w:r w:rsidRPr="002D7B9E">
                    <w:rPr>
                      <w:rFonts w:cs="Times New Roman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종결</w:t>
                  </w:r>
                </w:p>
              </w:tc>
            </w:tr>
            <w:tr w:rsidR="00473CBB" w:rsidRPr="002D7B9E" w14:paraId="08CAD674" w14:textId="77777777" w:rsidTr="002D0F75">
              <w:trPr>
                <w:trHeight w:val="69"/>
              </w:trPr>
              <w:tc>
                <w:tcPr>
                  <w:tcW w:w="607" w:type="pct"/>
                  <w:shd w:val="clear" w:color="auto" w:fill="F2F2F2" w:themeFill="background1" w:themeFillShade="F2"/>
                  <w:noWrap/>
                  <w:vAlign w:val="center"/>
                </w:tcPr>
                <w:p w14:paraId="4063E061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2022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498" w:type="pct"/>
                  <w:shd w:val="clear" w:color="000000" w:fill="FFFFFF"/>
                  <w:noWrap/>
                  <w:vAlign w:val="center"/>
                </w:tcPr>
                <w:p w14:paraId="52A3D17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직장내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괴롬힘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진정</w:t>
                  </w:r>
                </w:p>
                <w:p w14:paraId="71A78F1B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중부지방고용노동청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507" w:type="pct"/>
                  <w:shd w:val="clear" w:color="auto" w:fill="auto"/>
                  <w:noWrap/>
                </w:tcPr>
                <w:p w14:paraId="4429E69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1</w:t>
                  </w:r>
                  <w:r w:rsidRPr="002D7B9E">
                    <w:rPr>
                      <w:rFonts w:cs="Times New Roman" w:hint="eastAsia"/>
                    </w:rPr>
                    <w:t>명</w:t>
                  </w:r>
                </w:p>
                <w:p w14:paraId="167FD20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지암리산골막국수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송도점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388" w:type="pct"/>
                  <w:shd w:val="clear" w:color="auto" w:fill="auto"/>
                  <w:vAlign w:val="center"/>
                </w:tcPr>
                <w:p w14:paraId="40A804BE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시정완료</w:t>
                  </w:r>
                  <w:r w:rsidRPr="002D7B9E">
                    <w:rPr>
                      <w:rFonts w:cs="Times New Roman" w:hint="eastAsia"/>
                    </w:rPr>
                    <w:t>,</w:t>
                  </w:r>
                  <w:r w:rsidRPr="002D7B9E">
                    <w:rPr>
                      <w:rFonts w:cs="Times New Roman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종결</w:t>
                  </w:r>
                </w:p>
              </w:tc>
            </w:tr>
            <w:tr w:rsidR="00473CBB" w:rsidRPr="002D7B9E" w14:paraId="056CB825" w14:textId="77777777" w:rsidTr="002D0F75">
              <w:trPr>
                <w:trHeight w:val="113"/>
              </w:trPr>
              <w:tc>
                <w:tcPr>
                  <w:tcW w:w="607" w:type="pct"/>
                  <w:shd w:val="clear" w:color="auto" w:fill="F2F2F2" w:themeFill="background1" w:themeFillShade="F2"/>
                  <w:noWrap/>
                  <w:vAlign w:val="center"/>
                </w:tcPr>
                <w:p w14:paraId="6891C30E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2D7B9E">
                    <w:rPr>
                      <w:rFonts w:cs="Times New Roman" w:hint="eastAsia"/>
                      <w:b/>
                    </w:rPr>
                    <w:t>계</w:t>
                  </w:r>
                </w:p>
              </w:tc>
              <w:tc>
                <w:tcPr>
                  <w:tcW w:w="1498" w:type="pct"/>
                  <w:shd w:val="clear" w:color="000000" w:fill="FFFFFF"/>
                  <w:noWrap/>
                  <w:vAlign w:val="center"/>
                </w:tcPr>
                <w:p w14:paraId="3AF4E2A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2D7B9E">
                    <w:rPr>
                      <w:rFonts w:cs="Times New Roman" w:hint="eastAsia"/>
                      <w:b/>
                    </w:rPr>
                    <w:t>3</w:t>
                  </w:r>
                  <w:r w:rsidRPr="002D7B9E">
                    <w:rPr>
                      <w:rFonts w:cs="Times New Roman" w:hint="eastAsia"/>
                      <w:b/>
                    </w:rPr>
                    <w:t>건</w:t>
                  </w:r>
                </w:p>
              </w:tc>
              <w:tc>
                <w:tcPr>
                  <w:tcW w:w="1507" w:type="pct"/>
                  <w:shd w:val="clear" w:color="auto" w:fill="auto"/>
                  <w:noWrap/>
                  <w:vAlign w:val="center"/>
                </w:tcPr>
                <w:p w14:paraId="5FA7F01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2D7B9E">
                    <w:rPr>
                      <w:rFonts w:cs="Times New Roman" w:hint="eastAsia"/>
                      <w:b/>
                    </w:rPr>
                    <w:t>3</w:t>
                  </w:r>
                  <w:r w:rsidRPr="002D7B9E">
                    <w:rPr>
                      <w:rFonts w:cs="Times New Roman" w:hint="eastAsia"/>
                      <w:b/>
                    </w:rPr>
                    <w:t>명</w:t>
                  </w:r>
                </w:p>
              </w:tc>
              <w:tc>
                <w:tcPr>
                  <w:tcW w:w="1388" w:type="pct"/>
                  <w:shd w:val="clear" w:color="auto" w:fill="auto"/>
                  <w:vAlign w:val="center"/>
                </w:tcPr>
                <w:p w14:paraId="48B290E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2D7B9E">
                    <w:rPr>
                      <w:rFonts w:cs="Times New Roman" w:hint="eastAsia"/>
                      <w:b/>
                    </w:rPr>
                    <w:t>현재</w:t>
                  </w:r>
                  <w:r w:rsidRPr="002D7B9E">
                    <w:rPr>
                      <w:rFonts w:cs="Times New Roman" w:hint="eastAsia"/>
                      <w:b/>
                    </w:rPr>
                    <w:t xml:space="preserve"> </w:t>
                  </w:r>
                  <w:r w:rsidRPr="002D7B9E">
                    <w:rPr>
                      <w:rFonts w:cs="Times New Roman" w:hint="eastAsia"/>
                      <w:b/>
                    </w:rPr>
                    <w:t>계류중인</w:t>
                  </w:r>
                  <w:r w:rsidRPr="002D7B9E">
                    <w:rPr>
                      <w:rFonts w:cs="Times New Roman" w:hint="eastAsia"/>
                      <w:b/>
                    </w:rPr>
                    <w:t xml:space="preserve"> </w:t>
                  </w:r>
                  <w:r w:rsidRPr="002D7B9E">
                    <w:rPr>
                      <w:rFonts w:cs="Times New Roman" w:hint="eastAsia"/>
                      <w:b/>
                    </w:rPr>
                    <w:t>사건</w:t>
                  </w:r>
                  <w:r w:rsidRPr="002D7B9E">
                    <w:rPr>
                      <w:rFonts w:cs="Times New Roman" w:hint="eastAsia"/>
                      <w:b/>
                    </w:rPr>
                    <w:t xml:space="preserve"> </w:t>
                  </w:r>
                  <w:r w:rsidRPr="002D7B9E">
                    <w:rPr>
                      <w:rFonts w:cs="Times New Roman" w:hint="eastAsia"/>
                      <w:b/>
                    </w:rPr>
                    <w:t>없음</w:t>
                  </w:r>
                </w:p>
              </w:tc>
            </w:tr>
          </w:tbl>
          <w:p w14:paraId="61391B8E" w14:textId="7D67E22D" w:rsidR="00E8603D" w:rsidRPr="002D7B9E" w:rsidRDefault="00E8603D" w:rsidP="007B127B">
            <w:pPr>
              <w:wordWrap/>
              <w:snapToGrid/>
              <w:spacing w:after="120" w:line="240" w:lineRule="auto"/>
              <w:rPr>
                <w:rFonts w:eastAsia="바탕" w:cs="Times New Roman"/>
              </w:rPr>
            </w:pPr>
          </w:p>
        </w:tc>
      </w:tr>
      <w:tr w:rsidR="00E8603D" w:rsidRPr="002356FC" w14:paraId="540BAD44" w14:textId="77777777" w:rsidTr="005C0F65">
        <w:trPr>
          <w:trHeight w:val="830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39E222AA" w14:textId="36E123F5" w:rsidR="00E8603D" w:rsidRPr="002356FC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lastRenderedPageBreak/>
              <w:t>근로감독</w:t>
            </w:r>
          </w:p>
        </w:tc>
        <w:tc>
          <w:tcPr>
            <w:tcW w:w="399" w:type="dxa"/>
            <w:gridSpan w:val="2"/>
            <w:tcMar>
              <w:top w:w="85" w:type="dxa"/>
              <w:bottom w:w="85" w:type="dxa"/>
            </w:tcMar>
          </w:tcPr>
          <w:p w14:paraId="3358AAAD" w14:textId="77777777" w:rsidR="00E8603D" w:rsidRPr="002356FC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065" w:type="dxa"/>
            <w:tcMar>
              <w:top w:w="85" w:type="dxa"/>
              <w:bottom w:w="85" w:type="dxa"/>
            </w:tcMar>
          </w:tcPr>
          <w:p w14:paraId="762D308A" w14:textId="2420ADB2" w:rsidR="00E8603D" w:rsidRPr="002D7B9E" w:rsidRDefault="00E8603D" w:rsidP="002D7B9E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2D7B9E">
              <w:rPr>
                <w:rFonts w:cs="Times New Roman" w:hint="eastAsia"/>
              </w:rPr>
              <w:t>인터뷰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답변에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의하면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대상회사는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직영매장이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많아서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관할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고용노동청으로부터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수시로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근로감독을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받는다고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하며</w:t>
            </w:r>
            <w:r w:rsidRPr="002D7B9E">
              <w:rPr>
                <w:rFonts w:cs="Times New Roman" w:hint="eastAsia"/>
              </w:rPr>
              <w:t>,</w:t>
            </w:r>
            <w:r w:rsidRPr="002D7B9E">
              <w:rPr>
                <w:rFonts w:cs="Times New Roman"/>
              </w:rPr>
              <w:t xml:space="preserve"> </w:t>
            </w:r>
            <w:r w:rsidRPr="002D7B9E">
              <w:rPr>
                <w:rFonts w:cs="Times New Roman" w:hint="eastAsia"/>
              </w:rPr>
              <w:t>제공자료에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의하면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고용노동청의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주요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시정지시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및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결과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내역은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아래와</w:t>
            </w:r>
            <w:r w:rsidRPr="002D7B9E">
              <w:rPr>
                <w:rFonts w:cs="Times New Roman" w:hint="eastAsia"/>
              </w:rPr>
              <w:t xml:space="preserve"> </w:t>
            </w:r>
            <w:r w:rsidRPr="002D7B9E">
              <w:rPr>
                <w:rFonts w:cs="Times New Roman" w:hint="eastAsia"/>
              </w:rPr>
              <w:t>같</w:t>
            </w:r>
            <w:r w:rsidR="004E0DD6">
              <w:rPr>
                <w:rFonts w:cs="Times New Roman" w:hint="eastAsia"/>
              </w:rPr>
              <w:t>으며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모두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시정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완료되어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보고를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완료하였음</w:t>
            </w:r>
            <w:r w:rsidR="004E0DD6">
              <w:rPr>
                <w:rFonts w:cs="Times New Roman" w:hint="eastAsia"/>
              </w:rPr>
              <w:t>.</w:t>
            </w:r>
            <w:r w:rsidR="004E0DD6">
              <w:rPr>
                <w:rFonts w:cs="Times New Roman"/>
              </w:rPr>
              <w:t xml:space="preserve"> </w:t>
            </w:r>
          </w:p>
          <w:tbl>
            <w:tblPr>
              <w:tblW w:w="10929" w:type="dxa"/>
              <w:tblInd w:w="440" w:type="dxa"/>
              <w:tblBorders>
                <w:top w:val="single" w:sz="4" w:space="0" w:color="auto"/>
                <w:bottom w:val="single" w:sz="4" w:space="0" w:color="auto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2275"/>
              <w:gridCol w:w="4096"/>
              <w:gridCol w:w="3060"/>
              <w:gridCol w:w="424"/>
            </w:tblGrid>
            <w:tr w:rsidR="002D7B9E" w:rsidRPr="002D7B9E" w14:paraId="7441F3AB" w14:textId="77777777" w:rsidTr="002D7B9E">
              <w:trPr>
                <w:gridAfter w:val="1"/>
                <w:wAfter w:w="194" w:type="pct"/>
                <w:trHeight w:val="76"/>
              </w:trPr>
              <w:tc>
                <w:tcPr>
                  <w:tcW w:w="491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6809C98B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연도</w:t>
                  </w:r>
                </w:p>
              </w:tc>
              <w:tc>
                <w:tcPr>
                  <w:tcW w:w="1041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5A85D3A1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장소</w:t>
                  </w:r>
                </w:p>
              </w:tc>
              <w:tc>
                <w:tcPr>
                  <w:tcW w:w="1874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5B14A42C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시정지시</w:t>
                  </w: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 xml:space="preserve"> </w:t>
                  </w: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사항</w:t>
                  </w:r>
                </w:p>
              </w:tc>
              <w:tc>
                <w:tcPr>
                  <w:tcW w:w="1400" w:type="pct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shd w:val="clear" w:color="auto" w:fill="D7F2F1" w:themeFill="accent5" w:themeFillTint="33"/>
                  <w:vAlign w:val="center"/>
                </w:tcPr>
                <w:p w14:paraId="41EB2046" w14:textId="77777777" w:rsidR="00E8603D" w:rsidRPr="00805ACF" w:rsidRDefault="00E8603D" w:rsidP="00805ACF">
                  <w:pPr>
                    <w:wordWrap/>
                    <w:spacing w:line="276" w:lineRule="auto"/>
                    <w:ind w:leftChars="-47" w:left="-103" w:firstLineChars="52" w:firstLine="104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rFonts w:hint="eastAsia"/>
                      <w:b/>
                      <w:sz w:val="20"/>
                      <w:szCs w:val="20"/>
                    </w:rPr>
                    <w:t>비고</w:t>
                  </w:r>
                </w:p>
              </w:tc>
            </w:tr>
            <w:tr w:rsidR="002D7B9E" w:rsidRPr="002D7B9E" w14:paraId="795C6085" w14:textId="77777777" w:rsidTr="002D7B9E">
              <w:trPr>
                <w:gridAfter w:val="1"/>
                <w:wAfter w:w="194" w:type="pct"/>
                <w:trHeight w:val="69"/>
              </w:trPr>
              <w:tc>
                <w:tcPr>
                  <w:tcW w:w="491" w:type="pct"/>
                  <w:vMerge w:val="restar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212DE9F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2019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041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7974C872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연안식당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가든파이브점</w:t>
                  </w:r>
                </w:p>
              </w:tc>
              <w:tc>
                <w:tcPr>
                  <w:tcW w:w="187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103AADF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중도퇴사자에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/>
                    </w:rPr>
                    <w:t>14</w:t>
                  </w:r>
                  <w:r w:rsidRPr="002D7B9E">
                    <w:rPr>
                      <w:rFonts w:cs="Times New Roman" w:hint="eastAsia"/>
                    </w:rPr>
                    <w:t>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이내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금품정산</w:t>
                  </w:r>
                </w:p>
              </w:tc>
              <w:tc>
                <w:tcPr>
                  <w:tcW w:w="1400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3630634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>/</w:t>
                  </w:r>
                  <w:r w:rsidRPr="002D7B9E">
                    <w:rPr>
                      <w:rFonts w:cs="Times New Roman" w:hint="eastAsia"/>
                    </w:rPr>
                    <w:t>지급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79D2CA21" w14:textId="77777777" w:rsidTr="002D7B9E">
              <w:trPr>
                <w:gridAfter w:val="1"/>
                <w:wAfter w:w="194" w:type="pct"/>
                <w:trHeight w:val="69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67EFB91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729C7B0C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한라담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무교점</w:t>
                  </w:r>
                </w:p>
              </w:tc>
              <w:tc>
                <w:tcPr>
                  <w:tcW w:w="187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7829777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일용근로자</w:t>
                  </w: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 w:hint="eastAsia"/>
                    </w:rPr>
                    <w:t>파출</w:t>
                  </w:r>
                  <w:r w:rsidRPr="002D7B9E">
                    <w:rPr>
                      <w:rFonts w:cs="Times New Roman" w:hint="eastAsia"/>
                    </w:rPr>
                    <w:t xml:space="preserve">) </w:t>
                  </w:r>
                  <w:r w:rsidRPr="002D7B9E">
                    <w:rPr>
                      <w:rFonts w:cs="Times New Roman" w:hint="eastAsia"/>
                    </w:rPr>
                    <w:t>근로계약서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미작성</w:t>
                  </w:r>
                  <w:r w:rsidRPr="002D7B9E">
                    <w:rPr>
                      <w:rFonts w:cs="Times New Roman" w:hint="eastAsia"/>
                    </w:rPr>
                    <w:t>/</w:t>
                  </w:r>
                </w:p>
                <w:p w14:paraId="69D7FC18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과태료</w:t>
                  </w:r>
                  <w:r w:rsidRPr="002D7B9E">
                    <w:rPr>
                      <w:rFonts w:cs="Times New Roman" w:hint="eastAsia"/>
                    </w:rPr>
                    <w:t>(</w:t>
                  </w:r>
                  <w:r w:rsidRPr="002D7B9E">
                    <w:rPr>
                      <w:rFonts w:cs="Times New Roman"/>
                    </w:rPr>
                    <w:t>240</w:t>
                  </w:r>
                  <w:r w:rsidRPr="002D7B9E">
                    <w:rPr>
                      <w:rFonts w:cs="Times New Roman" w:hint="eastAsia"/>
                    </w:rPr>
                    <w:t>만원</w:t>
                  </w:r>
                  <w:r w:rsidRPr="002D7B9E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400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1DEF210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>/</w:t>
                  </w:r>
                  <w:r w:rsidRPr="002D7B9E">
                    <w:rPr>
                      <w:rFonts w:cs="Times New Roman" w:hint="eastAsia"/>
                    </w:rPr>
                    <w:t>납부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27DEAB77" w14:textId="77777777" w:rsidTr="002D7B9E">
              <w:trPr>
                <w:gridAfter w:val="1"/>
                <w:wAfter w:w="194" w:type="pct"/>
                <w:trHeight w:val="69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26A143DC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13B509BE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조선횟집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서초점</w:t>
                  </w:r>
                </w:p>
              </w:tc>
              <w:tc>
                <w:tcPr>
                  <w:tcW w:w="187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2343880E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신규입사자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근로계약서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작성</w:t>
                  </w:r>
                </w:p>
              </w:tc>
              <w:tc>
                <w:tcPr>
                  <w:tcW w:w="1400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70C7463E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1D2EFD80" w14:textId="77777777" w:rsidTr="002D7B9E">
              <w:trPr>
                <w:gridAfter w:val="1"/>
                <w:wAfter w:w="194" w:type="pct"/>
                <w:trHeight w:val="69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2464C049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48317202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백제원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서초점</w:t>
                  </w:r>
                </w:p>
              </w:tc>
              <w:tc>
                <w:tcPr>
                  <w:tcW w:w="187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2BEF872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취업규칙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미신고</w:t>
                  </w:r>
                </w:p>
              </w:tc>
              <w:tc>
                <w:tcPr>
                  <w:tcW w:w="1400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1F1FACA5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055EED18" w14:textId="77777777" w:rsidTr="002D7B9E">
              <w:trPr>
                <w:gridAfter w:val="1"/>
                <w:wAfter w:w="194" w:type="pct"/>
                <w:trHeight w:val="69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2EBFDCE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1189AB9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우도광횟집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구월점</w:t>
                  </w:r>
                </w:p>
              </w:tc>
              <w:tc>
                <w:tcPr>
                  <w:tcW w:w="187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6988590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근로계약서에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교부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문구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추가</w:t>
                  </w:r>
                </w:p>
                <w:p w14:paraId="2ECC62F2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직장내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성희롱예방교육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/>
                    </w:rPr>
                    <w:t>1</w:t>
                  </w:r>
                  <w:r w:rsidRPr="002D7B9E">
                    <w:rPr>
                      <w:rFonts w:cs="Times New Roman" w:hint="eastAsia"/>
                    </w:rPr>
                    <w:t>명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미실시</w:t>
                  </w:r>
                </w:p>
              </w:tc>
              <w:tc>
                <w:tcPr>
                  <w:tcW w:w="1400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71FCABFD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70FCA915" w14:textId="77777777" w:rsidTr="002D7B9E">
              <w:trPr>
                <w:gridAfter w:val="1"/>
                <w:wAfter w:w="194" w:type="pct"/>
                <w:trHeight w:val="69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25BA5FA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79F44A67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한라담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송도점</w:t>
                  </w:r>
                </w:p>
              </w:tc>
              <w:tc>
                <w:tcPr>
                  <w:tcW w:w="1874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noWrap/>
                  <w:vAlign w:val="center"/>
                </w:tcPr>
                <w:p w14:paraId="2BD74F39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취업규칙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신고</w:t>
                  </w:r>
                </w:p>
              </w:tc>
              <w:tc>
                <w:tcPr>
                  <w:tcW w:w="1400" w:type="pct"/>
                  <w:tcBorders>
                    <w:top w:val="single" w:sz="4" w:space="0" w:color="A6A6A6" w:themeColor="background1" w:themeShade="A6"/>
                  </w:tcBorders>
                  <w:shd w:val="clear" w:color="auto" w:fill="auto"/>
                  <w:vAlign w:val="center"/>
                </w:tcPr>
                <w:p w14:paraId="7E0716A5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E8603D" w:rsidRPr="002D7B9E" w14:paraId="431D7738" w14:textId="77777777" w:rsidTr="002D7B9E">
              <w:trPr>
                <w:trHeight w:val="69"/>
              </w:trPr>
              <w:tc>
                <w:tcPr>
                  <w:tcW w:w="491" w:type="pct"/>
                  <w:tcBorders>
                    <w:top w:val="single" w:sz="4" w:space="0" w:color="A6A6A6" w:themeColor="background1" w:themeShade="A6"/>
                  </w:tcBorders>
                  <w:shd w:val="clear" w:color="auto" w:fill="F2F2F2" w:themeFill="background1" w:themeFillShade="F2"/>
                  <w:noWrap/>
                  <w:vAlign w:val="center"/>
                </w:tcPr>
                <w:p w14:paraId="27EF6F42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2020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4509" w:type="pct"/>
                  <w:gridSpan w:val="4"/>
                  <w:vMerge w:val="restart"/>
                  <w:tcBorders>
                    <w:top w:val="single" w:sz="4" w:space="0" w:color="A6A6A6" w:themeColor="background1" w:themeShade="A6"/>
                  </w:tcBorders>
                  <w:shd w:val="clear" w:color="000000" w:fill="FFFFFF"/>
                  <w:noWrap/>
                  <w:vAlign w:val="center"/>
                </w:tcPr>
                <w:p w14:paraId="278C0EB8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코로나로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점검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없었음</w:t>
                  </w:r>
                </w:p>
              </w:tc>
            </w:tr>
            <w:tr w:rsidR="00E8603D" w:rsidRPr="002D7B9E" w14:paraId="257A91FF" w14:textId="77777777" w:rsidTr="002D7B9E">
              <w:trPr>
                <w:trHeight w:val="54"/>
              </w:trPr>
              <w:tc>
                <w:tcPr>
                  <w:tcW w:w="491" w:type="pct"/>
                  <w:shd w:val="clear" w:color="auto" w:fill="F2F2F2" w:themeFill="background1" w:themeFillShade="F2"/>
                  <w:noWrap/>
                  <w:vAlign w:val="center"/>
                </w:tcPr>
                <w:p w14:paraId="5C737908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2021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4509" w:type="pct"/>
                  <w:gridSpan w:val="4"/>
                  <w:vMerge/>
                  <w:shd w:val="clear" w:color="000000" w:fill="FFFFFF"/>
                  <w:noWrap/>
                  <w:vAlign w:val="center"/>
                </w:tcPr>
                <w:p w14:paraId="54F71201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:rsidR="002D7B9E" w:rsidRPr="002D7B9E" w14:paraId="1A2F457E" w14:textId="77777777" w:rsidTr="002D7B9E">
              <w:trPr>
                <w:gridAfter w:val="1"/>
                <w:wAfter w:w="194" w:type="pct"/>
                <w:trHeight w:val="54"/>
              </w:trPr>
              <w:tc>
                <w:tcPr>
                  <w:tcW w:w="491" w:type="pct"/>
                  <w:vMerge w:val="restart"/>
                  <w:shd w:val="clear" w:color="auto" w:fill="F2F2F2" w:themeFill="background1" w:themeFillShade="F2"/>
                  <w:noWrap/>
                  <w:vAlign w:val="center"/>
                </w:tcPr>
                <w:p w14:paraId="6A3FB11C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2022</w:t>
                  </w:r>
                  <w:r w:rsidRPr="002D7B9E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041" w:type="pct"/>
                  <w:shd w:val="clear" w:color="000000" w:fill="FFFFFF"/>
                  <w:noWrap/>
                  <w:vAlign w:val="center"/>
                </w:tcPr>
                <w:p w14:paraId="287A7855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백제원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약대점</w:t>
                  </w:r>
                </w:p>
              </w:tc>
              <w:tc>
                <w:tcPr>
                  <w:tcW w:w="1874" w:type="pct"/>
                  <w:shd w:val="clear" w:color="auto" w:fill="auto"/>
                  <w:noWrap/>
                  <w:vAlign w:val="center"/>
                </w:tcPr>
                <w:p w14:paraId="7D6723B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기간제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계약서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재작성</w:t>
                  </w:r>
                  <w:r w:rsidRPr="002D7B9E">
                    <w:rPr>
                      <w:rFonts w:cs="Times New Roman" w:hint="eastAsia"/>
                    </w:rPr>
                    <w:t>/</w:t>
                  </w:r>
                  <w:r w:rsidRPr="002D7B9E">
                    <w:rPr>
                      <w:rFonts w:cs="Times New Roman" w:hint="eastAsia"/>
                    </w:rPr>
                    <w:t>과태료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/>
                    </w:rPr>
                    <w:t>40</w:t>
                  </w:r>
                  <w:r w:rsidRPr="002D7B9E">
                    <w:rPr>
                      <w:rFonts w:cs="Times New Roman" w:hint="eastAsia"/>
                    </w:rPr>
                    <w:t>만원</w:t>
                  </w:r>
                </w:p>
              </w:tc>
              <w:tc>
                <w:tcPr>
                  <w:tcW w:w="1400" w:type="pct"/>
                  <w:shd w:val="clear" w:color="auto" w:fill="auto"/>
                  <w:vAlign w:val="center"/>
                </w:tcPr>
                <w:p w14:paraId="78D18D8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>/</w:t>
                  </w:r>
                  <w:r w:rsidRPr="002D7B9E">
                    <w:rPr>
                      <w:rFonts w:cs="Times New Roman" w:hint="eastAsia"/>
                    </w:rPr>
                    <w:t>납부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03D89915" w14:textId="77777777" w:rsidTr="002D7B9E">
              <w:trPr>
                <w:gridAfter w:val="1"/>
                <w:wAfter w:w="194" w:type="pct"/>
                <w:trHeight w:val="54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2289B75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shd w:val="clear" w:color="000000" w:fill="FFFFFF"/>
                  <w:noWrap/>
                  <w:vAlign w:val="center"/>
                </w:tcPr>
                <w:p w14:paraId="184B197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디딤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본사</w:t>
                  </w:r>
                </w:p>
              </w:tc>
              <w:tc>
                <w:tcPr>
                  <w:tcW w:w="1874" w:type="pct"/>
                  <w:shd w:val="clear" w:color="auto" w:fill="auto"/>
                  <w:noWrap/>
                  <w:vAlign w:val="center"/>
                </w:tcPr>
                <w:p w14:paraId="141BA433" w14:textId="195430B2" w:rsidR="00E8603D" w:rsidRPr="002D7B9E" w:rsidRDefault="00E8603D" w:rsidP="00EC4312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채</w:t>
                  </w:r>
                  <w:r w:rsidR="00EC4312">
                    <w:rPr>
                      <w:rFonts w:cs="Times New Roman" w:hint="eastAsia"/>
                    </w:rPr>
                    <w:t>용</w:t>
                  </w:r>
                  <w:r w:rsidRPr="002D7B9E">
                    <w:rPr>
                      <w:rFonts w:cs="Times New Roman" w:hint="eastAsia"/>
                    </w:rPr>
                    <w:t>공고시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미채용인원에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대한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이력서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삭제가능</w:t>
                  </w:r>
                  <w:r w:rsidRPr="002D7B9E">
                    <w:rPr>
                      <w:rFonts w:cs="Times New Roman" w:hint="eastAsia"/>
                    </w:rPr>
                    <w:t>/</w:t>
                  </w:r>
                  <w:r w:rsidRPr="002D7B9E">
                    <w:rPr>
                      <w:rFonts w:cs="Times New Roman" w:hint="eastAsia"/>
                    </w:rPr>
                    <w:t>일정기간후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삭제됨을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명시</w:t>
                  </w:r>
                </w:p>
              </w:tc>
              <w:tc>
                <w:tcPr>
                  <w:tcW w:w="1400" w:type="pct"/>
                  <w:shd w:val="clear" w:color="auto" w:fill="auto"/>
                  <w:vAlign w:val="center"/>
                </w:tcPr>
                <w:p w14:paraId="0376E91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4A8C9E52" w14:textId="77777777" w:rsidTr="002D7B9E">
              <w:trPr>
                <w:gridAfter w:val="1"/>
                <w:wAfter w:w="194" w:type="pct"/>
                <w:trHeight w:val="54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277574ED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shd w:val="clear" w:color="000000" w:fill="FFFFFF"/>
                  <w:noWrap/>
                  <w:vAlign w:val="center"/>
                </w:tcPr>
                <w:p w14:paraId="601367B6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황금쌈밥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청라점</w:t>
                  </w:r>
                </w:p>
              </w:tc>
              <w:tc>
                <w:tcPr>
                  <w:tcW w:w="1874" w:type="pct"/>
                  <w:shd w:val="clear" w:color="auto" w:fill="auto"/>
                  <w:noWrap/>
                  <w:vAlign w:val="center"/>
                </w:tcPr>
                <w:p w14:paraId="637E931F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근로계약서에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근무장소를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사업장내로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명시</w:t>
                  </w:r>
                </w:p>
              </w:tc>
              <w:tc>
                <w:tcPr>
                  <w:tcW w:w="1400" w:type="pct"/>
                  <w:shd w:val="clear" w:color="auto" w:fill="auto"/>
                  <w:vAlign w:val="center"/>
                </w:tcPr>
                <w:p w14:paraId="09DEFC95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  <w:tr w:rsidR="002D7B9E" w:rsidRPr="002D7B9E" w14:paraId="3D5FCF1F" w14:textId="77777777" w:rsidTr="002D7B9E">
              <w:trPr>
                <w:gridAfter w:val="1"/>
                <w:wAfter w:w="194" w:type="pct"/>
                <w:trHeight w:val="54"/>
              </w:trPr>
              <w:tc>
                <w:tcPr>
                  <w:tcW w:w="491" w:type="pct"/>
                  <w:vMerge/>
                  <w:shd w:val="clear" w:color="auto" w:fill="F2F2F2" w:themeFill="background1" w:themeFillShade="F2"/>
                  <w:noWrap/>
                  <w:vAlign w:val="center"/>
                </w:tcPr>
                <w:p w14:paraId="0FA2807D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41" w:type="pct"/>
                  <w:shd w:val="clear" w:color="000000" w:fill="FFFFFF"/>
                  <w:noWrap/>
                  <w:vAlign w:val="center"/>
                </w:tcPr>
                <w:p w14:paraId="682806F0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도쿄하나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등촌점</w:t>
                  </w:r>
                </w:p>
              </w:tc>
              <w:tc>
                <w:tcPr>
                  <w:tcW w:w="1874" w:type="pct"/>
                  <w:shd w:val="clear" w:color="auto" w:fill="auto"/>
                  <w:noWrap/>
                  <w:vAlign w:val="center"/>
                </w:tcPr>
                <w:p w14:paraId="629F029F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중도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입퇴사자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일할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계산시</w:t>
                  </w:r>
                  <w:r w:rsidRPr="002D7B9E">
                    <w:rPr>
                      <w:rFonts w:cs="Times New Roman" w:hint="eastAsia"/>
                    </w:rPr>
                    <w:t>,</w:t>
                  </w:r>
                  <w:r w:rsidRPr="002D7B9E">
                    <w:rPr>
                      <w:rFonts w:cs="Times New Roman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최저임금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미달로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인한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차액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소급적용</w:t>
                  </w:r>
                </w:p>
              </w:tc>
              <w:tc>
                <w:tcPr>
                  <w:tcW w:w="1400" w:type="pct"/>
                  <w:shd w:val="clear" w:color="auto" w:fill="auto"/>
                  <w:vAlign w:val="center"/>
                </w:tcPr>
                <w:p w14:paraId="09347B03" w14:textId="77777777" w:rsidR="00E8603D" w:rsidRPr="002D7B9E" w:rsidRDefault="00E8603D" w:rsidP="002D7B9E">
                  <w:pPr>
                    <w:wordWrap/>
                    <w:snapToGrid/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2D7B9E">
                    <w:rPr>
                      <w:rFonts w:cs="Times New Roman" w:hint="eastAsia"/>
                    </w:rPr>
                    <w:t>시정결과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보고</w:t>
                  </w:r>
                  <w:r w:rsidRPr="002D7B9E">
                    <w:rPr>
                      <w:rFonts w:cs="Times New Roman" w:hint="eastAsia"/>
                    </w:rPr>
                    <w:t xml:space="preserve"> </w:t>
                  </w:r>
                  <w:r w:rsidRPr="002D7B9E">
                    <w:rPr>
                      <w:rFonts w:cs="Times New Roman" w:hint="eastAsia"/>
                    </w:rPr>
                    <w:t>완료</w:t>
                  </w:r>
                </w:p>
              </w:tc>
            </w:tr>
          </w:tbl>
          <w:p w14:paraId="6B987D4C" w14:textId="1832E6C6" w:rsidR="00E8603D" w:rsidRPr="002D7B9E" w:rsidRDefault="00E8603D" w:rsidP="007B127B">
            <w:pPr>
              <w:wordWrap/>
              <w:snapToGrid/>
              <w:spacing w:after="120" w:line="240" w:lineRule="auto"/>
              <w:rPr>
                <w:rFonts w:cs="Times New Roman"/>
              </w:rPr>
            </w:pPr>
          </w:p>
        </w:tc>
      </w:tr>
    </w:tbl>
    <w:p w14:paraId="2CD5EBD8" w14:textId="1FAD0E96" w:rsidR="00591069" w:rsidRDefault="00591069" w:rsidP="007B127B">
      <w:pPr>
        <w:pStyle w:val="10"/>
        <w:wordWrap/>
        <w:snapToGrid/>
        <w:spacing w:line="240" w:lineRule="auto"/>
        <w:ind w:firstLine="567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br w:type="page"/>
      </w:r>
    </w:p>
    <w:p w14:paraId="2D3A9F82" w14:textId="052E0B92" w:rsidR="00591069" w:rsidRPr="00202A88" w:rsidRDefault="00591069" w:rsidP="00D81E31">
      <w:pPr>
        <w:pStyle w:val="10"/>
        <w:numPr>
          <w:ilvl w:val="0"/>
          <w:numId w:val="23"/>
        </w:numPr>
        <w:wordWrap/>
        <w:snapToGrid/>
        <w:spacing w:line="240" w:lineRule="auto"/>
        <w:rPr>
          <w:rFonts w:cs="Times New Roman"/>
          <w:b w:val="0"/>
        </w:rPr>
      </w:pPr>
      <w:bookmarkStart w:id="46" w:name="_Toc129603771"/>
      <w:r>
        <w:rPr>
          <w:rFonts w:ascii="Times New Roman" w:hAnsi="Times New Roman" w:cs="Times New Roman" w:hint="eastAsia"/>
        </w:rPr>
        <w:lastRenderedPageBreak/>
        <w:t>보험</w:t>
      </w:r>
      <w:bookmarkEnd w:id="46"/>
    </w:p>
    <w:p w14:paraId="3D060483" w14:textId="77777777" w:rsidR="00591069" w:rsidRPr="002356FC" w:rsidRDefault="00591069" w:rsidP="007B127B">
      <w:pPr>
        <w:pStyle w:val="a8"/>
        <w:wordWrap/>
        <w:snapToGrid/>
        <w:spacing w:line="240" w:lineRule="auto"/>
        <w:ind w:left="567"/>
        <w:rPr>
          <w:rFonts w:eastAsia="맑은 고딕" w:cs="Times New Roman"/>
          <w:b/>
          <w:color w:val="404040"/>
          <w:sz w:val="32"/>
          <w:szCs w:val="32"/>
        </w:rPr>
      </w:pPr>
    </w:p>
    <w:tbl>
      <w:tblPr>
        <w:tblW w:w="13928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399"/>
        <w:gridCol w:w="11065"/>
      </w:tblGrid>
      <w:tr w:rsidR="00E8603D" w:rsidRPr="002356FC" w14:paraId="46A13845" w14:textId="77777777" w:rsidTr="00B20BA7">
        <w:trPr>
          <w:trHeight w:val="759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2AE7D79A" w14:textId="72246BCB" w:rsidR="00E8603D" w:rsidRPr="004E0DD6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  <w:r w:rsidRPr="004E0DD6">
              <w:rPr>
                <w:rFonts w:ascii="Times New Roman" w:cs="Times New Roman" w:hint="eastAsia"/>
                <w:color w:val="9D0001" w:themeColor="background2"/>
              </w:rPr>
              <w:t>보험</w:t>
            </w:r>
            <w:r w:rsidRPr="004E0DD6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4E0DD6">
              <w:rPr>
                <w:rFonts w:ascii="Times New Roman" w:cs="Times New Roman" w:hint="eastAsia"/>
                <w:color w:val="9D0001" w:themeColor="background2"/>
              </w:rPr>
              <w:t>가입</w:t>
            </w:r>
            <w:r w:rsidRPr="004E0DD6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4E0DD6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399" w:type="dxa"/>
            <w:tcMar>
              <w:top w:w="85" w:type="dxa"/>
              <w:bottom w:w="85" w:type="dxa"/>
            </w:tcMar>
          </w:tcPr>
          <w:p w14:paraId="1B4709C3" w14:textId="77777777" w:rsidR="00E8603D" w:rsidRPr="004E0DD6" w:rsidRDefault="00E8603D" w:rsidP="007B127B">
            <w:pPr>
              <w:wordWrap/>
              <w:snapToGrid/>
              <w:spacing w:line="240" w:lineRule="auto"/>
              <w:rPr>
                <w:rFonts w:cs="Times New Roman"/>
              </w:rPr>
            </w:pPr>
          </w:p>
        </w:tc>
        <w:tc>
          <w:tcPr>
            <w:tcW w:w="11065" w:type="dxa"/>
            <w:tcMar>
              <w:top w:w="85" w:type="dxa"/>
              <w:bottom w:w="85" w:type="dxa"/>
            </w:tcMar>
          </w:tcPr>
          <w:p w14:paraId="09FA1564" w14:textId="26F42685" w:rsidR="00E8603D" w:rsidRPr="004E0DD6" w:rsidRDefault="00E8603D" w:rsidP="004E0DD6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4E0DD6">
              <w:rPr>
                <w:rFonts w:cs="Times New Roman" w:hint="eastAsia"/>
              </w:rPr>
              <w:t>대상회사의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답변에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의하면</w:t>
            </w:r>
            <w:r w:rsidRPr="004E0DD6">
              <w:rPr>
                <w:rFonts w:cs="Times New Roman" w:hint="eastAsia"/>
              </w:rPr>
              <w:t>,</w:t>
            </w:r>
            <w:r w:rsidRPr="004E0DD6">
              <w:rPr>
                <w:rFonts w:cs="Times New Roman"/>
              </w:rPr>
              <w:t xml:space="preserve"> </w:t>
            </w:r>
            <w:r w:rsidRPr="004E0DD6">
              <w:rPr>
                <w:rFonts w:cs="Times New Roman" w:hint="eastAsia"/>
              </w:rPr>
              <w:t>대상회사는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화재보험</w:t>
            </w:r>
            <w:r w:rsidRPr="004E0DD6">
              <w:rPr>
                <w:rFonts w:cs="Times New Roman" w:hint="eastAsia"/>
              </w:rPr>
              <w:t>(</w:t>
            </w:r>
            <w:r w:rsidRPr="004E0DD6">
              <w:rPr>
                <w:rFonts w:cs="Times New Roman" w:hint="eastAsia"/>
              </w:rPr>
              <w:t>각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직영점</w:t>
            </w:r>
            <w:r w:rsidRPr="004E0DD6">
              <w:rPr>
                <w:rFonts w:cs="Times New Roman" w:hint="eastAsia"/>
              </w:rPr>
              <w:t>),</w:t>
            </w:r>
            <w:r w:rsidRPr="004E0DD6">
              <w:rPr>
                <w:rFonts w:cs="Times New Roman"/>
              </w:rPr>
              <w:t xml:space="preserve"> </w:t>
            </w:r>
            <w:r w:rsidRPr="004E0DD6">
              <w:rPr>
                <w:rFonts w:cs="Times New Roman" w:hint="eastAsia"/>
              </w:rPr>
              <w:t>생산물책임배상보험</w:t>
            </w:r>
            <w:r w:rsidRPr="004E0DD6">
              <w:rPr>
                <w:rFonts w:cs="Times New Roman" w:hint="eastAsia"/>
              </w:rPr>
              <w:t xml:space="preserve">, </w:t>
            </w:r>
            <w:r w:rsidRPr="004E0DD6">
              <w:rPr>
                <w:rFonts w:cs="Times New Roman" w:hint="eastAsia"/>
              </w:rPr>
              <w:t>승강기사고</w:t>
            </w:r>
            <w:r w:rsidR="00805ACF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배상책임보험</w:t>
            </w:r>
            <w:r w:rsidRPr="004E0DD6">
              <w:rPr>
                <w:rFonts w:cs="Times New Roman" w:hint="eastAsia"/>
              </w:rPr>
              <w:t>(</w:t>
            </w:r>
            <w:r w:rsidRPr="004E0DD6">
              <w:rPr>
                <w:rFonts w:cs="Times New Roman" w:hint="eastAsia"/>
              </w:rPr>
              <w:t>일산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디딤타운</w:t>
            </w:r>
            <w:r w:rsidRPr="004E0DD6">
              <w:rPr>
                <w:rFonts w:cs="Times New Roman" w:hint="eastAsia"/>
              </w:rPr>
              <w:t>)</w:t>
            </w:r>
            <w:r w:rsidRPr="004E0DD6">
              <w:rPr>
                <w:rFonts w:cs="Times New Roman"/>
              </w:rPr>
              <w:t xml:space="preserve">, </w:t>
            </w:r>
            <w:r w:rsidRPr="004E0DD6">
              <w:rPr>
                <w:rFonts w:cs="Times New Roman" w:hint="eastAsia"/>
              </w:rPr>
              <w:t>자동차보험</w:t>
            </w:r>
            <w:r w:rsidRPr="004E0DD6">
              <w:rPr>
                <w:rFonts w:cs="Times New Roman" w:hint="eastAsia"/>
              </w:rPr>
              <w:t>(</w:t>
            </w:r>
            <w:r w:rsidRPr="004E0DD6">
              <w:rPr>
                <w:rFonts w:cs="Times New Roman" w:hint="eastAsia"/>
              </w:rPr>
              <w:t>법인차량</w:t>
            </w:r>
            <w:r w:rsidRPr="004E0DD6">
              <w:rPr>
                <w:rFonts w:cs="Times New Roman" w:hint="eastAsia"/>
              </w:rPr>
              <w:t xml:space="preserve">) </w:t>
            </w:r>
            <w:r w:rsidRPr="004E0DD6">
              <w:rPr>
                <w:rFonts w:cs="Times New Roman" w:hint="eastAsia"/>
              </w:rPr>
              <w:t>등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계약상</w:t>
            </w:r>
            <w:r w:rsidRPr="004E0DD6">
              <w:rPr>
                <w:rFonts w:cs="Times New Roman" w:hint="eastAsia"/>
              </w:rPr>
              <w:sym w:font="Wingdings" w:char="F09E"/>
            </w:r>
            <w:r w:rsidRPr="004E0DD6">
              <w:rPr>
                <w:rFonts w:cs="Times New Roman" w:hint="eastAsia"/>
              </w:rPr>
              <w:t>법률상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가입이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강제되는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보험에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모두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가입하고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있으며</w:t>
            </w:r>
            <w:r w:rsidRPr="004E0DD6">
              <w:rPr>
                <w:rFonts w:cs="Times New Roman" w:hint="eastAsia"/>
              </w:rPr>
              <w:t>,</w:t>
            </w:r>
            <w:r w:rsidRPr="004E0DD6">
              <w:rPr>
                <w:rFonts w:cs="Times New Roman"/>
              </w:rPr>
              <w:t xml:space="preserve"> </w:t>
            </w:r>
            <w:r w:rsidRPr="004E0DD6">
              <w:rPr>
                <w:rFonts w:cs="Times New Roman" w:hint="eastAsia"/>
              </w:rPr>
              <w:t>가맹사업의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경우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각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가맹점별로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가맹점주가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자체적으로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의무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보험에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가입하고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있</w:t>
            </w:r>
            <w:r w:rsidR="00805ACF">
              <w:rPr>
                <w:rFonts w:cs="Times New Roman" w:hint="eastAsia"/>
              </w:rPr>
              <w:t>음</w:t>
            </w:r>
            <w:r w:rsidRPr="004E0DD6">
              <w:rPr>
                <w:rFonts w:cs="Times New Roman" w:hint="eastAsia"/>
              </w:rPr>
              <w:t>.</w:t>
            </w:r>
            <w:r w:rsidRPr="004E0DD6">
              <w:rPr>
                <w:rFonts w:cs="Times New Roman"/>
              </w:rPr>
              <w:t xml:space="preserve"> </w:t>
            </w:r>
          </w:p>
          <w:p w14:paraId="0F4E3703" w14:textId="442674DC" w:rsidR="00E8603D" w:rsidRPr="004E0DD6" w:rsidRDefault="004E0DD6" w:rsidP="004E0DD6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4E0DD6">
              <w:rPr>
                <w:rFonts w:cs="Times New Roman" w:hint="eastAsia"/>
              </w:rPr>
              <w:t>법률상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요구되는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보험의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가입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여부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및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증빙자료에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대하여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요청하였으나</w:t>
            </w:r>
            <w:r w:rsidRPr="004E0DD6">
              <w:rPr>
                <w:rFonts w:cs="Times New Roman" w:hint="eastAsia"/>
              </w:rPr>
              <w:t>,</w:t>
            </w:r>
            <w:r w:rsidRPr="004E0DD6">
              <w:rPr>
                <w:rFonts w:cs="Times New Roman"/>
              </w:rPr>
              <w:t xml:space="preserve"> </w:t>
            </w:r>
            <w:r w:rsidRPr="004E0DD6">
              <w:rPr>
                <w:rFonts w:cs="Times New Roman" w:hint="eastAsia"/>
              </w:rPr>
              <w:t>보험증권</w:t>
            </w:r>
            <w:r w:rsidRPr="004E0DD6">
              <w:rPr>
                <w:rFonts w:cs="Times New Roman" w:hint="eastAsia"/>
              </w:rPr>
              <w:t>(</w:t>
            </w:r>
            <w:r w:rsidRPr="004E0DD6">
              <w:rPr>
                <w:rFonts w:cs="Times New Roman" w:hint="eastAsia"/>
              </w:rPr>
              <w:t>화재보험증권</w:t>
            </w:r>
            <w:r w:rsidRPr="004E0DD6">
              <w:rPr>
                <w:rFonts w:cs="Times New Roman" w:hint="eastAsia"/>
              </w:rPr>
              <w:t>,</w:t>
            </w:r>
            <w:r w:rsidRPr="004E0DD6">
              <w:rPr>
                <w:rFonts w:cs="Times New Roman"/>
              </w:rPr>
              <w:t xml:space="preserve"> </w:t>
            </w:r>
            <w:r w:rsidRPr="004E0DD6">
              <w:rPr>
                <w:rFonts w:cs="Times New Roman" w:hint="eastAsia"/>
              </w:rPr>
              <w:t>차량보험내역</w:t>
            </w:r>
            <w:r w:rsidRPr="004E0DD6">
              <w:rPr>
                <w:rFonts w:cs="Times New Roman" w:hint="eastAsia"/>
              </w:rPr>
              <w:t>) 2</w:t>
            </w:r>
            <w:r w:rsidRPr="004E0DD6">
              <w:rPr>
                <w:rFonts w:cs="Times New Roman" w:hint="eastAsia"/>
              </w:rPr>
              <w:t>건만</w:t>
            </w:r>
            <w:r w:rsidRPr="004E0DD6">
              <w:rPr>
                <w:rFonts w:cs="Times New Roman" w:hint="eastAsia"/>
              </w:rPr>
              <w:t xml:space="preserve"> </w:t>
            </w:r>
            <w:r w:rsidRPr="004E0DD6">
              <w:rPr>
                <w:rFonts w:cs="Times New Roman" w:hint="eastAsia"/>
              </w:rPr>
              <w:t>제공됨</w:t>
            </w:r>
            <w:r w:rsidRPr="004E0DD6">
              <w:rPr>
                <w:rFonts w:cs="Times New Roman" w:hint="eastAsia"/>
              </w:rPr>
              <w:t>.</w:t>
            </w:r>
          </w:p>
        </w:tc>
      </w:tr>
      <w:tr w:rsidR="00E8603D" w:rsidRPr="002356FC" w14:paraId="0960F5E3" w14:textId="77777777" w:rsidTr="00B20BA7">
        <w:trPr>
          <w:trHeight w:val="759"/>
        </w:trPr>
        <w:tc>
          <w:tcPr>
            <w:tcW w:w="2464" w:type="dxa"/>
            <w:tcMar>
              <w:top w:w="85" w:type="dxa"/>
              <w:bottom w:w="85" w:type="dxa"/>
            </w:tcMar>
          </w:tcPr>
          <w:p w14:paraId="31F8822A" w14:textId="31942612" w:rsidR="00E8603D" w:rsidRPr="002356FC" w:rsidDel="00557432" w:rsidRDefault="00E8603D" w:rsidP="007B127B">
            <w:pPr>
              <w:pStyle w:val="a6"/>
              <w:wordWrap/>
              <w:snapToGrid/>
              <w:spacing w:line="240" w:lineRule="auto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보험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사고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발생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399" w:type="dxa"/>
            <w:tcMar>
              <w:top w:w="85" w:type="dxa"/>
              <w:bottom w:w="85" w:type="dxa"/>
            </w:tcMar>
          </w:tcPr>
          <w:p w14:paraId="25A64998" w14:textId="77777777" w:rsidR="00E8603D" w:rsidRPr="002356FC" w:rsidRDefault="00E8603D" w:rsidP="007B127B">
            <w:pPr>
              <w:wordWrap/>
              <w:snapToGrid/>
              <w:spacing w:after="120" w:line="240" w:lineRule="auto"/>
              <w:ind w:left="2" w:hanging="2"/>
              <w:rPr>
                <w:rFonts w:cs="Times New Roman"/>
              </w:rPr>
            </w:pPr>
          </w:p>
        </w:tc>
        <w:tc>
          <w:tcPr>
            <w:tcW w:w="11065" w:type="dxa"/>
            <w:tcMar>
              <w:top w:w="85" w:type="dxa"/>
              <w:bottom w:w="85" w:type="dxa"/>
            </w:tcMar>
          </w:tcPr>
          <w:p w14:paraId="63A746E7" w14:textId="0F9B3638" w:rsidR="00E8603D" w:rsidRDefault="00E8603D" w:rsidP="004E0DD6">
            <w:pPr>
              <w:pStyle w:val="a8"/>
              <w:numPr>
                <w:ilvl w:val="0"/>
                <w:numId w:val="19"/>
              </w:numPr>
              <w:wordWrap/>
              <w:snapToGrid/>
              <w:spacing w:before="120" w:after="120" w:line="360" w:lineRule="exact"/>
              <w:ind w:left="427"/>
              <w:rPr>
                <w:rFonts w:cs="Times New Roman"/>
              </w:rPr>
            </w:pPr>
            <w:r w:rsidRPr="001D2468">
              <w:rPr>
                <w:rFonts w:cs="Times New Roman" w:hint="eastAsia"/>
              </w:rPr>
              <w:t>대상회사의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답변에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의하면</w:t>
            </w:r>
            <w:r w:rsidRPr="001D2468">
              <w:rPr>
                <w:rFonts w:cs="Times New Roman" w:hint="eastAsia"/>
              </w:rPr>
              <w:t>,</w:t>
            </w:r>
            <w:r w:rsidRPr="001D2468">
              <w:rPr>
                <w:rFonts w:cs="Times New Roman"/>
              </w:rPr>
              <w:t xml:space="preserve"> </w:t>
            </w:r>
            <w:r w:rsidRPr="001D2468">
              <w:rPr>
                <w:rFonts w:cs="Times New Roman" w:hint="eastAsia"/>
              </w:rPr>
              <w:t xml:space="preserve">(1) </w:t>
            </w:r>
            <w:r w:rsidRPr="001D2468">
              <w:rPr>
                <w:rFonts w:cs="Times New Roman" w:hint="eastAsia"/>
              </w:rPr>
              <w:t>외식사업부의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경우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최근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3</w:t>
            </w:r>
            <w:r w:rsidRPr="001D2468">
              <w:rPr>
                <w:rFonts w:cs="Times New Roman" w:hint="eastAsia"/>
              </w:rPr>
              <w:t>년간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영업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관련하여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특별한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보험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사고</w:t>
            </w:r>
            <w:r>
              <w:rPr>
                <w:rFonts w:cs="Times New Roman" w:hint="eastAsia"/>
              </w:rPr>
              <w:t>가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없었으며</w:t>
            </w:r>
            <w:r w:rsidRPr="001D2468">
              <w:rPr>
                <w:rFonts w:cs="Times New Roman" w:hint="eastAsia"/>
              </w:rPr>
              <w:t>,</w:t>
            </w:r>
            <w:r w:rsidRPr="001D2468">
              <w:rPr>
                <w:rFonts w:cs="Times New Roman"/>
              </w:rPr>
              <w:t xml:space="preserve"> </w:t>
            </w:r>
            <w:r w:rsidRPr="001D2468">
              <w:rPr>
                <w:rFonts w:cs="Times New Roman" w:hint="eastAsia"/>
              </w:rPr>
              <w:t>식중독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등과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같은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고객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클레임은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2022</w:t>
            </w:r>
            <w:r w:rsidRPr="001D2468">
              <w:rPr>
                <w:rFonts w:cs="Times New Roman" w:hint="eastAsia"/>
              </w:rPr>
              <w:t>년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3</w:t>
            </w:r>
            <w:r w:rsidRPr="001D2468">
              <w:rPr>
                <w:rFonts w:cs="Times New Roman" w:hint="eastAsia"/>
              </w:rPr>
              <w:t>월부터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2023</w:t>
            </w:r>
            <w:r w:rsidRPr="001D2468">
              <w:rPr>
                <w:rFonts w:cs="Times New Roman" w:hint="eastAsia"/>
              </w:rPr>
              <w:t>년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2</w:t>
            </w:r>
            <w:r w:rsidRPr="001D2468">
              <w:rPr>
                <w:rFonts w:cs="Times New Roman" w:hint="eastAsia"/>
              </w:rPr>
              <w:t>월까지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총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7</w:t>
            </w:r>
            <w:r w:rsidRPr="001D2468">
              <w:rPr>
                <w:rFonts w:cs="Times New Roman" w:hint="eastAsia"/>
              </w:rPr>
              <w:t>건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발생하였으나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통상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/>
              </w:rPr>
              <w:t>50</w:t>
            </w:r>
            <w:r w:rsidRPr="001D2468">
              <w:rPr>
                <w:rFonts w:cs="Times New Roman" w:hint="eastAsia"/>
              </w:rPr>
              <w:t>만원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선에서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보험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사고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처리</w:t>
            </w:r>
            <w:r w:rsidR="004E0DD6">
              <w:rPr>
                <w:rFonts w:cs="Times New Roman" w:hint="eastAsia"/>
              </w:rPr>
              <w:t>하였다고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함</w:t>
            </w:r>
            <w:r w:rsidRPr="001D2468">
              <w:rPr>
                <w:rFonts w:cs="Times New Roman" w:hint="eastAsia"/>
              </w:rPr>
              <w:t>(</w:t>
            </w:r>
            <w:r w:rsidRPr="001D2468">
              <w:rPr>
                <w:rFonts w:cs="Times New Roman" w:hint="eastAsia"/>
              </w:rPr>
              <w:t>아래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참조</w:t>
            </w:r>
            <w:r w:rsidRPr="001D2468">
              <w:rPr>
                <w:rFonts w:cs="Times New Roman" w:hint="eastAsia"/>
              </w:rPr>
              <w:t>)</w:t>
            </w:r>
            <w:r w:rsidRPr="001D2468">
              <w:rPr>
                <w:rFonts w:cs="Times New Roman"/>
              </w:rPr>
              <w:t xml:space="preserve">. (2) </w:t>
            </w:r>
            <w:r w:rsidRPr="001D2468">
              <w:rPr>
                <w:rFonts w:cs="Times New Roman" w:hint="eastAsia"/>
              </w:rPr>
              <w:t>가맹사업부의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에도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가맹점에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대한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교육을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철저히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하고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있어서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특별한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보험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사고가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발생한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바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없으며</w:t>
            </w:r>
            <w:r w:rsidRPr="001D2468">
              <w:rPr>
                <w:rFonts w:cs="Times New Roman" w:hint="eastAsia"/>
              </w:rPr>
              <w:t>,</w:t>
            </w:r>
            <w:r w:rsidRPr="001D2468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식중독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보험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사고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발생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건수가</w:t>
            </w:r>
            <w:r w:rsidRPr="001D2468">
              <w:rPr>
                <w:rFonts w:cs="Times New Roman"/>
              </w:rPr>
              <w:t xml:space="preserve"> </w:t>
            </w:r>
            <w:r w:rsidRPr="001D2468">
              <w:rPr>
                <w:rFonts w:cs="Times New Roman" w:hint="eastAsia"/>
              </w:rPr>
              <w:t>각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브랜드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별로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연간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두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건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내지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세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건에</w:t>
            </w:r>
            <w:r w:rsidRPr="001D2468">
              <w:rPr>
                <w:rFonts w:cs="Times New Roman" w:hint="eastAsia"/>
              </w:rPr>
              <w:t xml:space="preserve"> </w:t>
            </w:r>
            <w:r w:rsidRPr="001D2468">
              <w:rPr>
                <w:rFonts w:cs="Times New Roman" w:hint="eastAsia"/>
              </w:rPr>
              <w:t>불과</w:t>
            </w:r>
            <w:r w:rsidR="00211044">
              <w:rPr>
                <w:rFonts w:cs="Times New Roman" w:hint="eastAsia"/>
              </w:rPr>
              <w:t>하</w:t>
            </w:r>
            <w:r w:rsidR="004E0DD6">
              <w:rPr>
                <w:rFonts w:cs="Times New Roman" w:hint="eastAsia"/>
              </w:rPr>
              <w:t>다고</w:t>
            </w:r>
            <w:r w:rsidR="004E0DD6">
              <w:rPr>
                <w:rFonts w:cs="Times New Roman" w:hint="eastAsia"/>
              </w:rPr>
              <w:t xml:space="preserve"> </w:t>
            </w:r>
            <w:r w:rsidR="004E0DD6">
              <w:rPr>
                <w:rFonts w:cs="Times New Roman" w:hint="eastAsia"/>
              </w:rPr>
              <w:t>함</w:t>
            </w:r>
            <w:r w:rsidRPr="001D2468">
              <w:rPr>
                <w:rFonts w:cs="Times New Roman" w:hint="eastAsia"/>
              </w:rPr>
              <w:t xml:space="preserve">. </w:t>
            </w:r>
          </w:p>
          <w:tbl>
            <w:tblPr>
              <w:tblW w:w="10342" w:type="dxa"/>
              <w:tblInd w:w="440" w:type="dxa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44"/>
              <w:gridCol w:w="1898"/>
              <w:gridCol w:w="7200"/>
            </w:tblGrid>
            <w:tr w:rsidR="00E8603D" w:rsidRPr="004E0DD6" w14:paraId="5261D82C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016BCEBE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b/>
                      <w:sz w:val="20"/>
                      <w:szCs w:val="20"/>
                    </w:rPr>
                    <w:t>일자</w:t>
                  </w:r>
                </w:p>
              </w:tc>
              <w:tc>
                <w:tcPr>
                  <w:tcW w:w="18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1FE705B9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b/>
                      <w:sz w:val="20"/>
                      <w:szCs w:val="20"/>
                    </w:rPr>
                    <w:t>발생매장</w:t>
                  </w:r>
                </w:p>
              </w:tc>
              <w:tc>
                <w:tcPr>
                  <w:tcW w:w="7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7F2F1" w:themeFill="accent5" w:themeFillTint="33"/>
                  <w:noWrap/>
                  <w:vAlign w:val="center"/>
                  <w:hideMark/>
                </w:tcPr>
                <w:p w14:paraId="7CD3549C" w14:textId="77777777" w:rsidR="00E8603D" w:rsidRPr="00805ACF" w:rsidRDefault="00E8603D" w:rsidP="00805ACF">
                  <w:pPr>
                    <w:wordWrap/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05ACF">
                    <w:rPr>
                      <w:b/>
                      <w:sz w:val="20"/>
                      <w:szCs w:val="20"/>
                    </w:rPr>
                    <w:t>발생내용</w:t>
                  </w:r>
                </w:p>
              </w:tc>
            </w:tr>
            <w:tr w:rsidR="00E8603D" w:rsidRPr="004E0DD6" w14:paraId="2F7DD8A1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AEFD02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2022-03-12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2CF437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도쿄하나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등촌점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A1CE8D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3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토요일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5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시에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어른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5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명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아이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명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주말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c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코스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5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인분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주문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,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취식후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설사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및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,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구토</w:t>
                  </w:r>
                </w:p>
              </w:tc>
            </w:tr>
            <w:tr w:rsidR="00E8603D" w:rsidRPr="004E0DD6" w14:paraId="4C9E6507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EC776D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2022-04-03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AE4965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도쿄하나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송도점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427564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4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3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일요일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시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6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명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방문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오마카세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6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인분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취식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</w:p>
              </w:tc>
            </w:tr>
            <w:tr w:rsidR="00E8603D" w:rsidRPr="004E0DD6" w14:paraId="2FCD28E3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96A65D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2022-05-12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794268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도쿄하나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송도점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F57D1A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5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13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시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30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회정식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인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주문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설사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및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,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구토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</w:p>
              </w:tc>
            </w:tr>
            <w:tr w:rsidR="00E8603D" w:rsidRPr="004E0DD6" w14:paraId="6CB12C1E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A64928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2022-08-07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516251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공화춘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롯데인천점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358EB9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08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07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짬뽕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취식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설사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및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</w:t>
                  </w:r>
                </w:p>
              </w:tc>
            </w:tr>
            <w:tr w:rsidR="00E8603D" w:rsidRPr="004E0DD6" w14:paraId="6A038DA9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F65DBA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2022-12-18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7698E2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도쿄하나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등촌점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D42105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12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18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런치코스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식사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</w:t>
                  </w:r>
                </w:p>
              </w:tc>
            </w:tr>
            <w:tr w:rsidR="00E8603D" w:rsidRPr="004E0DD6" w14:paraId="6C7AF192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5E8C39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2023-01-28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363BE7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공화춘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현대판교점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A4D48D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2023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28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가족들과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방문하여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쟁반짜장을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드시고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귀가후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설사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</w:p>
              </w:tc>
            </w:tr>
            <w:tr w:rsidR="00E8603D" w:rsidRPr="004E0DD6" w14:paraId="4AD3601F" w14:textId="77777777" w:rsidTr="004E0DD6">
              <w:trPr>
                <w:trHeight w:val="330"/>
              </w:trPr>
              <w:tc>
                <w:tcPr>
                  <w:tcW w:w="12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9271C3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righ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2023-01-31</w:t>
                  </w:r>
                </w:p>
              </w:tc>
              <w:tc>
                <w:tcPr>
                  <w:tcW w:w="18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232C44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도쿄하나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사당점</w:t>
                  </w:r>
                </w:p>
              </w:tc>
              <w:tc>
                <w:tcPr>
                  <w:tcW w:w="7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661228" w14:textId="77777777" w:rsidR="00E8603D" w:rsidRPr="00805ACF" w:rsidRDefault="00E8603D" w:rsidP="004E0DD6">
                  <w:pPr>
                    <w:widowControl/>
                    <w:wordWrap/>
                    <w:autoSpaceDN/>
                    <w:adjustRightInd/>
                    <w:snapToGrid/>
                    <w:spacing w:line="240" w:lineRule="auto"/>
                    <w:jc w:val="left"/>
                    <w:rPr>
                      <w:rFonts w:cs="Times New Roman"/>
                      <w:color w:val="000000"/>
                      <w:kern w:val="0"/>
                      <w:sz w:val="20"/>
                    </w:rPr>
                  </w:pP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2023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월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31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일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스폐셜메뉴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10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인분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취식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후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설사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및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복통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 xml:space="preserve">, </w:t>
                  </w:r>
                  <w:r w:rsidRPr="00805ACF">
                    <w:rPr>
                      <w:rFonts w:cs="Times New Roman"/>
                      <w:color w:val="000000"/>
                      <w:kern w:val="0"/>
                      <w:sz w:val="20"/>
                    </w:rPr>
                    <w:t>구토</w:t>
                  </w:r>
                </w:p>
              </w:tc>
            </w:tr>
          </w:tbl>
          <w:p w14:paraId="776218DE" w14:textId="1B854B52" w:rsidR="00E8603D" w:rsidRPr="00A36256" w:rsidRDefault="00E8603D" w:rsidP="007B127B">
            <w:pPr>
              <w:wordWrap/>
              <w:snapToGrid/>
              <w:spacing w:after="120" w:line="240" w:lineRule="auto"/>
              <w:ind w:left="2" w:hanging="2"/>
              <w:rPr>
                <w:rFonts w:cs="Times New Roman"/>
                <w:highlight w:val="green"/>
              </w:rPr>
            </w:pPr>
          </w:p>
        </w:tc>
      </w:tr>
    </w:tbl>
    <w:p w14:paraId="2C83CA08" w14:textId="13B39F65" w:rsidR="00A43D9A" w:rsidRPr="00591069" w:rsidRDefault="005C0F65" w:rsidP="005C0F65">
      <w:pPr>
        <w:pStyle w:val="10"/>
        <w:wordWrap/>
        <w:snapToGrid/>
        <w:spacing w:line="240" w:lineRule="auto"/>
        <w:jc w:val="center"/>
        <w:sectPr w:rsidR="00A43D9A" w:rsidRPr="00591069" w:rsidSect="008746FA">
          <w:pgSz w:w="16838" w:h="11906" w:orient="landscape" w:code="9"/>
          <w:pgMar w:top="0" w:right="1134" w:bottom="1134" w:left="1134" w:header="851" w:footer="567" w:gutter="0"/>
          <w:cols w:space="425"/>
          <w:docGrid w:linePitch="360"/>
        </w:sectPr>
      </w:pPr>
      <w:bookmarkStart w:id="47" w:name="_Toc129603772"/>
      <w:r>
        <w:rPr>
          <w:rFonts w:ascii="Times New Roman" w:hAnsi="Times New Roman" w:cs="Times New Roman" w:hint="eastAsia"/>
          <w:szCs w:val="32"/>
        </w:rPr>
        <w:t xml:space="preserve">* </w:t>
      </w:r>
      <w:r>
        <w:rPr>
          <w:rFonts w:ascii="Times New Roman" w:hAnsi="Times New Roman" w:cs="Times New Roman"/>
          <w:szCs w:val="32"/>
        </w:rPr>
        <w:t>* * * *</w:t>
      </w:r>
      <w:bookmarkEnd w:id="47"/>
      <w:r w:rsidR="00591069">
        <w:tab/>
      </w:r>
    </w:p>
    <w:p w14:paraId="7E3B7E90" w14:textId="47245FE6" w:rsidR="003F7FBE" w:rsidRDefault="003F7FBE" w:rsidP="007B127B">
      <w:pPr>
        <w:wordWrap/>
        <w:outlineLvl w:val="0"/>
        <w:rPr>
          <w:rFonts w:cs="Times New Roman"/>
          <w:b/>
          <w:sz w:val="28"/>
          <w:szCs w:val="28"/>
        </w:rPr>
      </w:pPr>
      <w:bookmarkStart w:id="48" w:name="_Toc129603773"/>
      <w:r>
        <w:rPr>
          <w:rFonts w:cs="Times New Roman"/>
          <w:b/>
          <w:sz w:val="28"/>
          <w:szCs w:val="28"/>
        </w:rPr>
        <w:lastRenderedPageBreak/>
        <w:t>[</w:t>
      </w:r>
      <w:r>
        <w:rPr>
          <w:rFonts w:cs="Times New Roman" w:hint="eastAsia"/>
          <w:b/>
          <w:sz w:val="28"/>
          <w:szCs w:val="28"/>
        </w:rPr>
        <w:t>별첨</w:t>
      </w:r>
      <w:r>
        <w:rPr>
          <w:rFonts w:cs="Times New Roman" w:hint="eastAsia"/>
          <w:b/>
          <w:sz w:val="28"/>
          <w:szCs w:val="28"/>
        </w:rPr>
        <w:t xml:space="preserve"> </w:t>
      </w:r>
      <w:r w:rsidR="00464CF5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 xml:space="preserve">] </w:t>
      </w:r>
      <w:r>
        <w:rPr>
          <w:rFonts w:cs="Times New Roman" w:hint="eastAsia"/>
          <w:b/>
          <w:sz w:val="28"/>
          <w:szCs w:val="28"/>
        </w:rPr>
        <w:t>전환사채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및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교환사채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인수계약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주요조건</w:t>
      </w:r>
      <w:bookmarkEnd w:id="48"/>
    </w:p>
    <w:p w14:paraId="6021E55C" w14:textId="1D243B7B" w:rsidR="003F7FBE" w:rsidRDefault="003F7FBE" w:rsidP="007B127B">
      <w:pPr>
        <w:wordWrap/>
        <w:outlineLvl w:val="0"/>
        <w:rPr>
          <w:rFonts w:cs="Times New Roman"/>
          <w:b/>
          <w:szCs w:val="28"/>
        </w:rPr>
      </w:pPr>
    </w:p>
    <w:tbl>
      <w:tblPr>
        <w:tblW w:w="15874" w:type="dxa"/>
        <w:tblInd w:w="-71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3685"/>
        <w:gridCol w:w="2211"/>
        <w:gridCol w:w="2211"/>
        <w:gridCol w:w="2211"/>
        <w:gridCol w:w="2211"/>
        <w:gridCol w:w="2211"/>
      </w:tblGrid>
      <w:tr w:rsidR="0008634E" w:rsidRPr="004F581F" w14:paraId="671A7320" w14:textId="5252B95B" w:rsidTr="0008634E">
        <w:trPr>
          <w:trHeight w:val="349"/>
          <w:tblHeader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051E0720" w14:textId="77777777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</w:tcPr>
          <w:p w14:paraId="6C04035B" w14:textId="77FAD178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b/>
                <w:color w:val="000000"/>
                <w:kern w:val="0"/>
              </w:rPr>
              <w:t>6</w:t>
            </w:r>
            <w:r>
              <w:rPr>
                <w:rFonts w:cs="Times New Roman" w:hint="eastAsia"/>
                <w:b/>
                <w:color w:val="000000"/>
                <w:kern w:val="0"/>
              </w:rPr>
              <w:t>회</w:t>
            </w:r>
            <w:r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</w:rPr>
              <w:t>전환사채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</w:tcPr>
          <w:p w14:paraId="7101A4C1" w14:textId="4890F929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b/>
                <w:color w:val="000000"/>
                <w:kern w:val="0"/>
              </w:rPr>
              <w:t>8</w:t>
            </w:r>
            <w:r>
              <w:rPr>
                <w:rFonts w:cs="Times New Roman" w:hint="eastAsia"/>
                <w:b/>
                <w:color w:val="000000"/>
                <w:kern w:val="0"/>
              </w:rPr>
              <w:t>회</w:t>
            </w:r>
            <w:r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</w:rPr>
              <w:t>전환사채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</w:tcPr>
          <w:p w14:paraId="1B1DCA94" w14:textId="4239B5A2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b/>
                <w:color w:val="000000"/>
                <w:kern w:val="0"/>
              </w:rPr>
              <w:t>9</w:t>
            </w:r>
            <w:r>
              <w:rPr>
                <w:rFonts w:cs="Times New Roman" w:hint="eastAsia"/>
                <w:b/>
                <w:color w:val="000000"/>
                <w:kern w:val="0"/>
              </w:rPr>
              <w:t>회</w:t>
            </w:r>
            <w:r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</w:rPr>
              <w:t>전환사채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</w:tcPr>
          <w:p w14:paraId="05F5785E" w14:textId="0BE2861E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b/>
                <w:color w:val="000000"/>
                <w:kern w:val="0"/>
              </w:rPr>
              <w:t>1</w:t>
            </w:r>
            <w:r>
              <w:rPr>
                <w:rFonts w:cs="Times New Roman"/>
                <w:b/>
                <w:color w:val="000000"/>
                <w:kern w:val="0"/>
              </w:rPr>
              <w:t>0</w:t>
            </w:r>
            <w:r>
              <w:rPr>
                <w:rFonts w:cs="Times New Roman" w:hint="eastAsia"/>
                <w:b/>
                <w:color w:val="000000"/>
                <w:kern w:val="0"/>
              </w:rPr>
              <w:t>회</w:t>
            </w:r>
            <w:r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</w:rPr>
              <w:t>전환사채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</w:tcPr>
          <w:p w14:paraId="68E2DBDF" w14:textId="73BC8BE0" w:rsidR="0008634E" w:rsidRDefault="00BB125E" w:rsidP="0008634E">
            <w:pPr>
              <w:widowControl/>
              <w:wordWrap/>
              <w:autoSpaceDN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b/>
                <w:color w:val="000000"/>
                <w:kern w:val="0"/>
              </w:rPr>
              <w:t>1</w:t>
            </w:r>
            <w:r>
              <w:rPr>
                <w:rFonts w:cs="Times New Roman"/>
                <w:b/>
                <w:color w:val="000000"/>
                <w:kern w:val="0"/>
              </w:rPr>
              <w:t>1</w:t>
            </w:r>
            <w:r>
              <w:rPr>
                <w:rFonts w:cs="Times New Roman" w:hint="eastAsia"/>
                <w:b/>
                <w:color w:val="000000"/>
                <w:kern w:val="0"/>
              </w:rPr>
              <w:t>회</w:t>
            </w:r>
            <w:r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</w:rPr>
              <w:t>전환사채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</w:tcPr>
          <w:p w14:paraId="4A9DCC7F" w14:textId="3BCAA9DA" w:rsidR="0008634E" w:rsidRDefault="0008634E" w:rsidP="0008634E">
            <w:pPr>
              <w:widowControl/>
              <w:wordWrap/>
              <w:autoSpaceDN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b/>
                <w:color w:val="000000"/>
                <w:kern w:val="0"/>
              </w:rPr>
              <w:t>5</w:t>
            </w:r>
            <w:r>
              <w:rPr>
                <w:rFonts w:cs="Times New Roman" w:hint="eastAsia"/>
                <w:b/>
                <w:color w:val="000000"/>
                <w:kern w:val="0"/>
              </w:rPr>
              <w:t>회</w:t>
            </w:r>
            <w:r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</w:rPr>
              <w:t>교환사채</w:t>
            </w:r>
          </w:p>
        </w:tc>
      </w:tr>
      <w:tr w:rsidR="0008634E" w:rsidRPr="004F581F" w14:paraId="35F5A6D4" w14:textId="22BB0851" w:rsidTr="0008634E">
        <w:trPr>
          <w:trHeight w:val="240"/>
        </w:trPr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BF8BEE" w14:textId="77777777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체결일</w:t>
            </w:r>
          </w:p>
        </w:tc>
        <w:tc>
          <w:tcPr>
            <w:tcW w:w="36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82C96" w14:textId="2B4E3AA5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2021. </w:t>
            </w:r>
            <w:r>
              <w:rPr>
                <w:rFonts w:cs="Times New Roman"/>
                <w:color w:val="000000"/>
                <w:kern w:val="0"/>
              </w:rPr>
              <w:t>5. 6.</w:t>
            </w:r>
          </w:p>
        </w:tc>
        <w:tc>
          <w:tcPr>
            <w:tcW w:w="22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34B89" w14:textId="093F39D4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2022. </w:t>
            </w:r>
            <w:r>
              <w:rPr>
                <w:rFonts w:cs="Times New Roman"/>
                <w:color w:val="000000"/>
                <w:kern w:val="0"/>
              </w:rPr>
              <w:t>2. 24.</w:t>
            </w:r>
          </w:p>
        </w:tc>
        <w:tc>
          <w:tcPr>
            <w:tcW w:w="22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D3A4" w14:textId="00446665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2022. </w:t>
            </w:r>
            <w:r>
              <w:rPr>
                <w:rFonts w:cs="Times New Roman"/>
                <w:color w:val="000000"/>
                <w:kern w:val="0"/>
              </w:rPr>
              <w:t xml:space="preserve">6. 23. </w:t>
            </w:r>
          </w:p>
        </w:tc>
        <w:tc>
          <w:tcPr>
            <w:tcW w:w="22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B2C1" w14:textId="09FA8930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2022. </w:t>
            </w:r>
            <w:r>
              <w:rPr>
                <w:rFonts w:cs="Times New Roman"/>
                <w:color w:val="000000"/>
                <w:kern w:val="0"/>
              </w:rPr>
              <w:t xml:space="preserve">6. 23. </w:t>
            </w:r>
          </w:p>
        </w:tc>
        <w:tc>
          <w:tcPr>
            <w:tcW w:w="22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91D2" w14:textId="327FBBA1" w:rsidR="0008634E" w:rsidRDefault="007A1FB3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2022. 6. 23.</w:t>
            </w:r>
          </w:p>
        </w:tc>
        <w:tc>
          <w:tcPr>
            <w:tcW w:w="22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DFA4" w14:textId="14BC5624" w:rsidR="0008634E" w:rsidRDefault="00BB125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2021. </w:t>
            </w:r>
            <w:r>
              <w:rPr>
                <w:rFonts w:cs="Times New Roman"/>
                <w:color w:val="000000"/>
                <w:kern w:val="0"/>
              </w:rPr>
              <w:t>3. 25.</w:t>
            </w:r>
          </w:p>
        </w:tc>
      </w:tr>
      <w:tr w:rsidR="0008634E" w:rsidRPr="004F581F" w14:paraId="6A3E7FA4" w14:textId="79A29D12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A6DAACD" w14:textId="09930ED5" w:rsidR="0008634E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발행일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3FEF" w14:textId="2C045A3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2021. </w:t>
            </w:r>
            <w:r>
              <w:rPr>
                <w:rFonts w:cs="Times New Roman"/>
                <w:color w:val="000000"/>
                <w:kern w:val="0"/>
              </w:rPr>
              <w:t>5. 7.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75EA" w14:textId="30BE2C08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2022. 2. </w:t>
            </w:r>
            <w:r>
              <w:rPr>
                <w:rFonts w:cs="Times New Roman"/>
                <w:color w:val="000000"/>
                <w:kern w:val="0"/>
              </w:rPr>
              <w:t>28.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4D6D" w14:textId="5F4F8520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2022. </w:t>
            </w:r>
            <w:r>
              <w:rPr>
                <w:rFonts w:cs="Times New Roman"/>
                <w:color w:val="000000"/>
                <w:kern w:val="0"/>
              </w:rPr>
              <w:t>6. 24.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2A02" w14:textId="6B6D9D8C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2022. </w:t>
            </w:r>
            <w:r>
              <w:rPr>
                <w:rFonts w:cs="Times New Roman"/>
                <w:color w:val="000000"/>
                <w:kern w:val="0"/>
              </w:rPr>
              <w:t>6. 24.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D54" w14:textId="1886EF01" w:rsidR="0008634E" w:rsidRDefault="007A1FB3" w:rsidP="007A1FB3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2022. 6. 2</w:t>
            </w:r>
            <w:r>
              <w:rPr>
                <w:rFonts w:cs="Times New Roman"/>
                <w:color w:val="000000"/>
                <w:kern w:val="0"/>
              </w:rPr>
              <w:t>4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BD8A" w14:textId="428AB13E" w:rsidR="0008634E" w:rsidRDefault="00464C5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2021. </w:t>
            </w:r>
            <w:r>
              <w:rPr>
                <w:rFonts w:cs="Times New Roman"/>
                <w:color w:val="000000"/>
                <w:kern w:val="0"/>
              </w:rPr>
              <w:t>3. 26.</w:t>
            </w:r>
          </w:p>
        </w:tc>
      </w:tr>
      <w:tr w:rsidR="0008634E" w:rsidRPr="004F581F" w14:paraId="6D3E5A07" w14:textId="762436AA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2E67CB8" w14:textId="45ECD2EE" w:rsidR="0008634E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만기일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B5E9C" w14:textId="70600BF2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 xml:space="preserve">2024. 5. </w:t>
            </w:r>
            <w:r>
              <w:rPr>
                <w:rFonts w:cs="Times New Roman"/>
                <w:color w:val="000000"/>
                <w:kern w:val="0"/>
              </w:rPr>
              <w:t>7.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95040" w14:textId="15D98B2A" w:rsidR="0008634E" w:rsidRPr="004F581F" w:rsidRDefault="0008634E" w:rsidP="003672C7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</w:t>
            </w:r>
            <w:r w:rsidR="003672C7">
              <w:rPr>
                <w:rFonts w:cs="Times New Roman"/>
                <w:color w:val="000000"/>
                <w:kern w:val="0"/>
              </w:rPr>
              <w:t>5</w:t>
            </w:r>
            <w:r>
              <w:rPr>
                <w:rFonts w:cs="Times New Roman" w:hint="eastAsia"/>
                <w:color w:val="000000"/>
                <w:kern w:val="0"/>
              </w:rPr>
              <w:t xml:space="preserve">. 2. </w:t>
            </w:r>
            <w:r>
              <w:rPr>
                <w:rFonts w:cs="Times New Roman"/>
                <w:color w:val="000000"/>
                <w:kern w:val="0"/>
              </w:rPr>
              <w:t>28.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8F53" w14:textId="3A7C43C5" w:rsidR="0008634E" w:rsidRPr="004F581F" w:rsidRDefault="0008634E" w:rsidP="003672C7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</w:t>
            </w:r>
            <w:r w:rsidR="003672C7">
              <w:rPr>
                <w:rFonts w:cs="Times New Roman"/>
                <w:color w:val="000000"/>
                <w:kern w:val="0"/>
              </w:rPr>
              <w:t>5</w:t>
            </w:r>
            <w:r>
              <w:rPr>
                <w:rFonts w:cs="Times New Roman" w:hint="eastAsia"/>
                <w:color w:val="000000"/>
                <w:kern w:val="0"/>
              </w:rPr>
              <w:t xml:space="preserve">. </w:t>
            </w:r>
            <w:r>
              <w:rPr>
                <w:rFonts w:cs="Times New Roman"/>
                <w:color w:val="000000"/>
                <w:kern w:val="0"/>
              </w:rPr>
              <w:t>6. 24.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4887" w14:textId="50C71FF8" w:rsidR="0008634E" w:rsidRPr="004F581F" w:rsidRDefault="0008634E" w:rsidP="003672C7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</w:t>
            </w:r>
            <w:r w:rsidR="003672C7">
              <w:rPr>
                <w:rFonts w:cs="Times New Roman"/>
                <w:color w:val="000000"/>
                <w:kern w:val="0"/>
              </w:rPr>
              <w:t>5</w:t>
            </w:r>
            <w:r>
              <w:rPr>
                <w:rFonts w:cs="Times New Roman" w:hint="eastAsia"/>
                <w:color w:val="000000"/>
                <w:kern w:val="0"/>
              </w:rPr>
              <w:t xml:space="preserve">. </w:t>
            </w:r>
            <w:r>
              <w:rPr>
                <w:rFonts w:cs="Times New Roman"/>
                <w:color w:val="000000"/>
                <w:kern w:val="0"/>
              </w:rPr>
              <w:t>6. 24.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327C" w14:textId="3025FA46" w:rsidR="0008634E" w:rsidRDefault="003672C7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2025.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6.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24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085F" w14:textId="7D1E4A8C" w:rsidR="0008634E" w:rsidRDefault="00464C51" w:rsidP="003672C7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202</w:t>
            </w:r>
            <w:r w:rsidR="003672C7">
              <w:rPr>
                <w:rFonts w:cs="Times New Roman"/>
                <w:color w:val="000000"/>
                <w:kern w:val="0"/>
              </w:rPr>
              <w:t>6</w:t>
            </w:r>
            <w:r>
              <w:rPr>
                <w:rFonts w:cs="Times New Roman" w:hint="eastAsia"/>
                <w:color w:val="000000"/>
                <w:kern w:val="0"/>
              </w:rPr>
              <w:t xml:space="preserve">. </w:t>
            </w:r>
            <w:r>
              <w:rPr>
                <w:rFonts w:cs="Times New Roman"/>
                <w:color w:val="000000"/>
                <w:kern w:val="0"/>
              </w:rPr>
              <w:t>3. 26.</w:t>
            </w:r>
          </w:p>
        </w:tc>
      </w:tr>
      <w:tr w:rsidR="0008634E" w:rsidRPr="004F581F" w14:paraId="63BF2C3F" w14:textId="74182503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F462EEB" w14:textId="7DB444A5" w:rsidR="0008634E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발행방법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2A7D0" w14:textId="0D1F56E8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한국예탁결제원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계좌관리기관의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전자등록계좌부에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CCA7A" w14:textId="2FCD967C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8415" w14:textId="0510C2F8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0AB2" w14:textId="6217836A" w:rsidR="0008634E" w:rsidRPr="004F581F" w:rsidRDefault="00464C5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4D8D" w14:textId="77777777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D1A2" w14:textId="4A2FC200" w:rsidR="00464C51" w:rsidRPr="00464C51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</w:tr>
      <w:tr w:rsidR="0008634E" w:rsidRPr="004F581F" w14:paraId="292105B0" w14:textId="00872346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C0DE79C" w14:textId="00299E4F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인수인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B2849" w14:textId="6B6A4E50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㈜넥스아이디랩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53F7B" w14:textId="2845FB86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㈜탑코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6D4A" w14:textId="60B4C623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㈜탑코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4E2E" w14:textId="7777777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㈜제이엔엠파트너스</w:t>
            </w:r>
          </w:p>
          <w:p w14:paraId="1FCC4603" w14:textId="7777777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㈜이브이오리서치</w:t>
            </w:r>
          </w:p>
          <w:p w14:paraId="1CD3041D" w14:textId="3D77C5C7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하우투파트너스㈜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9F4E" w14:textId="578442F4" w:rsidR="0008634E" w:rsidRDefault="007A1FB3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㈜큐브릭스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2798" w14:textId="77777777" w:rsidR="00464C51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㈜이브이오리서치</w:t>
            </w:r>
          </w:p>
          <w:p w14:paraId="5B60EBBA" w14:textId="7D97E288" w:rsidR="0008634E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㈜엠케이케어랩</w:t>
            </w:r>
          </w:p>
        </w:tc>
      </w:tr>
      <w:tr w:rsidR="0008634E" w:rsidRPr="004F581F" w14:paraId="3D62E7C1" w14:textId="30401A5C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2E3E6A9" w14:textId="6A6F9048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인수금액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4C44D" w14:textId="64F1D93E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3,000,000,000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B8ED2" w14:textId="54F156AC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2,000,000,000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8293" w14:textId="3F200ADE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4</w:t>
            </w:r>
            <w:r w:rsidR="002C1310">
              <w:rPr>
                <w:rFonts w:cs="Times New Roman"/>
                <w:color w:val="000000"/>
                <w:kern w:val="0"/>
              </w:rPr>
              <w:t>,0</w:t>
            </w:r>
            <w:r>
              <w:rPr>
                <w:rFonts w:cs="Times New Roman" w:hint="eastAsia"/>
                <w:color w:val="000000"/>
                <w:kern w:val="0"/>
              </w:rPr>
              <w:t>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B655" w14:textId="65F42A0C" w:rsidR="0008634E" w:rsidRPr="004F581F" w:rsidRDefault="003672C7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12</w:t>
            </w:r>
            <w:r w:rsidR="00153227">
              <w:rPr>
                <w:rFonts w:cs="Times New Roman"/>
                <w:color w:val="000000"/>
                <w:kern w:val="0"/>
              </w:rPr>
              <w:t>,</w:t>
            </w:r>
            <w:r>
              <w:rPr>
                <w:rFonts w:cs="Times New Roman" w:hint="eastAsia"/>
                <w:color w:val="000000"/>
                <w:kern w:val="0"/>
              </w:rPr>
              <w:t>7</w:t>
            </w:r>
            <w:r>
              <w:rPr>
                <w:rFonts w:cs="Times New Roman"/>
                <w:color w:val="000000"/>
                <w:kern w:val="0"/>
              </w:rPr>
              <w:t>0</w:t>
            </w:r>
            <w:r w:rsidR="00153227">
              <w:rPr>
                <w:rFonts w:cs="Times New Roman"/>
                <w:color w:val="000000"/>
                <w:kern w:val="0"/>
              </w:rPr>
              <w:t>0</w:t>
            </w:r>
            <w:r>
              <w:rPr>
                <w:rFonts w:cs="Times New Roman"/>
                <w:color w:val="000000"/>
                <w:kern w:val="0"/>
              </w:rPr>
              <w:t>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B7BE" w14:textId="11BB015C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4,000,000,000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0DEB" w14:textId="79B32E1A" w:rsidR="0008634E" w:rsidRPr="004F581F" w:rsidRDefault="00464C5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2,900,000,000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</w:tr>
      <w:tr w:rsidR="00153227" w:rsidRPr="004F581F" w14:paraId="184475E3" w14:textId="77777777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11231C8" w14:textId="7E279E5E" w:rsidR="00153227" w:rsidRDefault="00153227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미상환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잔액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b/>
                <w:bCs/>
                <w:color w:val="000000"/>
                <w:kern w:val="0"/>
              </w:rPr>
              <w:t>(2023. 3. 13.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자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)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C7E87" w14:textId="04B2E9AC" w:rsidR="00153227" w:rsidRDefault="00153227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500,000,000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ED5B7" w14:textId="5C6AC78A" w:rsidR="00153227" w:rsidRDefault="00153227" w:rsidP="00153227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1,000,000,000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9632" w14:textId="15DA8D33" w:rsidR="00153227" w:rsidRDefault="00153227" w:rsidP="00BE26D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4,000,000,000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 w:rsidR="00BE26DE">
              <w:rPr>
                <w:rFonts w:cs="Times New Roman"/>
                <w:color w:val="000000"/>
                <w:kern w:val="0"/>
              </w:rPr>
              <w:br/>
            </w:r>
            <w:r w:rsidR="00BE26DE">
              <w:rPr>
                <w:rFonts w:cs="Times New Roman" w:hint="eastAsia"/>
                <w:color w:val="000000"/>
                <w:kern w:val="0"/>
              </w:rPr>
              <w:t>(</w:t>
            </w:r>
            <w:r w:rsidR="00BE26DE">
              <w:rPr>
                <w:rFonts w:cs="Times New Roman" w:hint="eastAsia"/>
                <w:color w:val="000000"/>
                <w:kern w:val="0"/>
              </w:rPr>
              <w:t>전액</w:t>
            </w:r>
            <w:r w:rsidR="00BE26D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E26DE">
              <w:rPr>
                <w:rFonts w:cs="Times New Roman" w:hint="eastAsia"/>
                <w:color w:val="000000"/>
                <w:kern w:val="0"/>
              </w:rPr>
              <w:t>대상회사</w:t>
            </w:r>
            <w:r w:rsidR="00BE26D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E26DE">
              <w:rPr>
                <w:rFonts w:cs="Times New Roman" w:hint="eastAsia"/>
                <w:color w:val="000000"/>
                <w:kern w:val="0"/>
              </w:rPr>
              <w:t>보유</w:t>
            </w:r>
            <w:r w:rsidR="00BE26DE"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F402" w14:textId="3ABC11DE" w:rsidR="00153227" w:rsidRDefault="00153227" w:rsidP="00BE26D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12,7</w:t>
            </w:r>
            <w:r>
              <w:rPr>
                <w:rFonts w:cs="Times New Roman"/>
                <w:color w:val="000000"/>
                <w:kern w:val="0"/>
              </w:rPr>
              <w:t>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 w:rsidR="00BE26DE">
              <w:rPr>
                <w:rFonts w:cs="Times New Roman"/>
                <w:color w:val="000000"/>
                <w:kern w:val="0"/>
              </w:rPr>
              <w:br/>
            </w:r>
            <w:r w:rsidR="00BE26DE">
              <w:rPr>
                <w:rFonts w:cs="Times New Roman" w:hint="eastAsia"/>
                <w:color w:val="000000"/>
                <w:kern w:val="0"/>
              </w:rPr>
              <w:t>(</w:t>
            </w:r>
            <w:r w:rsidR="00BE26DE">
              <w:rPr>
                <w:rFonts w:cs="Times New Roman" w:hint="eastAsia"/>
                <w:color w:val="000000"/>
                <w:kern w:val="0"/>
              </w:rPr>
              <w:t>대상회사</w:t>
            </w:r>
            <w:r w:rsidR="00BE26D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E26DE">
              <w:rPr>
                <w:rFonts w:cs="Times New Roman" w:hint="eastAsia"/>
                <w:color w:val="000000"/>
                <w:kern w:val="0"/>
              </w:rPr>
              <w:t>보유</w:t>
            </w:r>
            <w:r w:rsidR="00BE26D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E26DE">
              <w:rPr>
                <w:rFonts w:cs="Times New Roman"/>
                <w:color w:val="000000"/>
                <w:kern w:val="0"/>
              </w:rPr>
              <w:t>5,300,000,000</w:t>
            </w:r>
            <w:r w:rsidR="00BE26DE">
              <w:rPr>
                <w:rFonts w:cs="Times New Roman" w:hint="eastAsia"/>
                <w:color w:val="000000"/>
                <w:kern w:val="0"/>
              </w:rPr>
              <w:t>원</w:t>
            </w:r>
            <w:r w:rsidR="00BE26D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E26DE">
              <w:rPr>
                <w:rFonts w:cs="Times New Roman" w:hint="eastAsia"/>
                <w:color w:val="000000"/>
                <w:kern w:val="0"/>
              </w:rPr>
              <w:t>포함</w:t>
            </w:r>
            <w:r w:rsidR="00BE26DE"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F233" w14:textId="50D48EAD" w:rsidR="00153227" w:rsidRDefault="00153227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4,000,000,000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E816" w14:textId="77777777" w:rsidR="00153227" w:rsidRDefault="00153227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1,500,000,000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</w:p>
          <w:p w14:paraId="69FC89EF" w14:textId="650E942E" w:rsidR="00BE26DE" w:rsidRDefault="00BE26DE" w:rsidP="00BE26DE">
            <w:pPr>
              <w:widowControl/>
              <w:wordWrap/>
              <w:autoSpaceDN/>
              <w:adjustRightInd/>
              <w:snapToGrid/>
              <w:spacing w:line="240" w:lineRule="auto"/>
              <w:ind w:left="247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대상회사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500,000,000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포함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</w:tr>
      <w:tr w:rsidR="00464C51" w:rsidRPr="004F581F" w14:paraId="14F4E3CC" w14:textId="0262C9B1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661AC4F" w14:textId="4319426C" w:rsidR="00464C51" w:rsidRPr="004F581F" w:rsidRDefault="00464C51" w:rsidP="00464C51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전자등록총액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1A55" w14:textId="5132B12F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상동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AFB3C" w14:textId="7455590D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상동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6478" w14:textId="0C40C447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상동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8C74" w14:textId="71F580C0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상동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42BB" w14:textId="7B67BAD7" w:rsidR="00464C51" w:rsidRPr="004F581F" w:rsidRDefault="00FB747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상동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2C32" w14:textId="608F34DD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상동</w:t>
            </w:r>
          </w:p>
        </w:tc>
      </w:tr>
      <w:tr w:rsidR="00464C51" w:rsidRPr="004F581F" w14:paraId="35C31C31" w14:textId="0D0C4A0B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1D3C907" w14:textId="11956BCA" w:rsidR="00464C51" w:rsidRPr="004F581F" w:rsidRDefault="00464C51" w:rsidP="00464C51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발행가액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3C2B3" w14:textId="2C54E379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9D6F5C">
              <w:rPr>
                <w:rFonts w:eastAsia="바탕" w:cs="Times New Roman" w:hint="eastAsia"/>
                <w:color w:val="000000"/>
                <w:kern w:val="0"/>
              </w:rPr>
              <w:t>전자등록총액의</w:t>
            </w:r>
            <w:r>
              <w:rPr>
                <w:rFonts w:eastAsia="바탕"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eastAsia="바탕" w:cs="Times New Roman"/>
                <w:color w:val="000000"/>
                <w:kern w:val="0"/>
              </w:rPr>
              <w:t>100%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1067F" w14:textId="68FDCC35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7E5C" w14:textId="0904969B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7F32" w14:textId="7259311F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E6E4" w14:textId="255D4493" w:rsidR="00464C51" w:rsidRPr="004F581F" w:rsidRDefault="00FB747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443D" w14:textId="70EBE064" w:rsidR="00464C51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</w:tr>
      <w:tr w:rsidR="0008634E" w:rsidRPr="004F581F" w14:paraId="24AB10F3" w14:textId="1923B380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91D466A" w14:textId="4FA7708C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거래단위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수량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31658" w14:textId="659591A9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500,000,000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*6</w:t>
            </w:r>
            <w:r>
              <w:rPr>
                <w:rFonts w:cs="Times New Roman" w:hint="eastAsia"/>
                <w:color w:val="000000"/>
                <w:kern w:val="0"/>
              </w:rPr>
              <w:t>쿼터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A1468" w14:textId="7777777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500,000,000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*</w:t>
            </w:r>
            <w:r>
              <w:rPr>
                <w:rFonts w:cs="Times New Roman"/>
                <w:color w:val="000000"/>
                <w:kern w:val="0"/>
              </w:rPr>
              <w:t>2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</w:p>
          <w:p w14:paraId="441CEC89" w14:textId="7063E694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100,000,000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*</w:t>
            </w:r>
            <w:r>
              <w:rPr>
                <w:rFonts w:cs="Times New Roman"/>
                <w:color w:val="000000"/>
                <w:kern w:val="0"/>
              </w:rPr>
              <w:t>10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4C89" w14:textId="3BBAB80B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1</w:t>
            </w:r>
            <w:r>
              <w:rPr>
                <w:rFonts w:cs="Times New Roman"/>
                <w:color w:val="000000"/>
                <w:kern w:val="0"/>
              </w:rPr>
              <w:t>,0</w:t>
            </w:r>
            <w:r>
              <w:rPr>
                <w:rFonts w:cs="Times New Roman" w:hint="eastAsia"/>
                <w:color w:val="000000"/>
                <w:kern w:val="0"/>
              </w:rPr>
              <w:t>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*</w:t>
            </w:r>
            <w:r>
              <w:rPr>
                <w:rFonts w:cs="Times New Roman"/>
                <w:color w:val="000000"/>
                <w:kern w:val="0"/>
              </w:rPr>
              <w:t>4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1A0C" w14:textId="77777777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1100" w14:textId="77777777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F917" w14:textId="4FCC1E17" w:rsidR="0008634E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00,000,000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*</w:t>
            </w:r>
            <w:r>
              <w:rPr>
                <w:rFonts w:cs="Times New Roman"/>
                <w:color w:val="000000"/>
                <w:kern w:val="0"/>
              </w:rPr>
              <w:t>29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</w:p>
        </w:tc>
      </w:tr>
      <w:tr w:rsidR="0008634E" w:rsidRPr="004F581F" w14:paraId="2A4311B3" w14:textId="58C594B0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1B5F133" w14:textId="643EEFF5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분할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병합금지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310D6" w14:textId="4D60C30F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거래단위의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분할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병합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9BD61" w14:textId="03437E2A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AB7E" w14:textId="391B5D88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5CCF" w14:textId="52F0A015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4FB0" w14:textId="6BD53380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F9A8" w14:textId="4DEBA3AD" w:rsidR="0008634E" w:rsidRPr="004F581F" w:rsidRDefault="00464C5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</w:tr>
      <w:tr w:rsidR="0008634E" w:rsidRPr="004F581F" w14:paraId="788C4FB3" w14:textId="47A77414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0AC33C" w14:textId="170AF989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lastRenderedPageBreak/>
              <w:t>이율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9FA91" w14:textId="7777777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표면이율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1%</w:t>
            </w:r>
          </w:p>
          <w:p w14:paraId="39F0D261" w14:textId="0E642AE3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만기보장수익률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2%(</w:t>
            </w:r>
            <w:r>
              <w:rPr>
                <w:rFonts w:cs="Times New Roman" w:hint="eastAsia"/>
                <w:color w:val="000000"/>
                <w:kern w:val="0"/>
              </w:rPr>
              <w:t>분기단위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2DE43" w14:textId="26D3DDF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표면이율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2%</w:t>
            </w:r>
          </w:p>
          <w:p w14:paraId="66C39732" w14:textId="2E53565E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만기보장수익률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4%(</w:t>
            </w:r>
            <w:r>
              <w:rPr>
                <w:rFonts w:cs="Times New Roman" w:hint="eastAsia"/>
                <w:color w:val="000000"/>
                <w:kern w:val="0"/>
              </w:rPr>
              <w:t>분기단위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1369" w14:textId="634468B8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표면이율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1%</w:t>
            </w:r>
          </w:p>
          <w:p w14:paraId="2D21FABF" w14:textId="537492DD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만기보장수익률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4%(</w:t>
            </w:r>
            <w:r>
              <w:rPr>
                <w:rFonts w:cs="Times New Roman" w:hint="eastAsia"/>
                <w:color w:val="000000"/>
                <w:kern w:val="0"/>
              </w:rPr>
              <w:t>분기단위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72C6" w14:textId="32CAA649" w:rsidR="00ED2D8C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표면이율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2%</w:t>
            </w:r>
          </w:p>
          <w:p w14:paraId="2C8F25AF" w14:textId="08FD027F" w:rsidR="0008634E" w:rsidRPr="004F581F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만기보장수익률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5%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AF67" w14:textId="77777777" w:rsidR="00E26879" w:rsidRDefault="00E26879" w:rsidP="00E26879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표면이율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2%</w:t>
            </w:r>
          </w:p>
          <w:p w14:paraId="3F4174A8" w14:textId="6D5586C5" w:rsidR="0008634E" w:rsidRPr="004F581F" w:rsidRDefault="00E26879" w:rsidP="00E26879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만기보장수익률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5%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546F" w14:textId="49CF6B76" w:rsidR="00464C51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표면이율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0%</w:t>
            </w:r>
          </w:p>
          <w:p w14:paraId="7E1CF921" w14:textId="59934DCB" w:rsidR="0008634E" w:rsidRPr="004F581F" w:rsidRDefault="00464C51" w:rsidP="00464C5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만기보장수익률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0%</w:t>
            </w:r>
          </w:p>
        </w:tc>
      </w:tr>
      <w:tr w:rsidR="0008634E" w:rsidRPr="004F581F" w14:paraId="44D7F9BB" w14:textId="388E6D56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9DA6D81" w14:textId="3B5A646B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원리금에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대한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담보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B67C0" w14:textId="7777777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소유의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수익증권</w:t>
            </w:r>
          </w:p>
          <w:p w14:paraId="5BE8F986" w14:textId="30C8D8BD" w:rsidR="0008634E" w:rsidRDefault="0008634E" w:rsidP="0008634E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베스타스사모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/>
                <w:color w:val="000000"/>
                <w:kern w:val="0"/>
              </w:rPr>
              <w:t>2</w:t>
            </w:r>
            <w:r w:rsidR="00B21F26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[2</w:t>
            </w:r>
            <w:r>
              <w:rPr>
                <w:rFonts w:cs="Times New Roman" w:hint="eastAsia"/>
                <w:color w:val="000000"/>
                <w:kern w:val="0"/>
              </w:rPr>
              <w:t>종</w:t>
            </w:r>
            <w:r>
              <w:rPr>
                <w:rFonts w:cs="Times New Roman" w:hint="eastAsia"/>
                <w:color w:val="000000"/>
                <w:kern w:val="0"/>
              </w:rPr>
              <w:t>] 800,000,000</w:t>
            </w:r>
            <w:r w:rsidR="00F82598">
              <w:rPr>
                <w:rFonts w:cs="Times New Roman" w:hint="eastAsia"/>
                <w:color w:val="000000"/>
                <w:kern w:val="0"/>
              </w:rPr>
              <w:t>원</w:t>
            </w:r>
          </w:p>
          <w:p w14:paraId="7B369E12" w14:textId="0831067C" w:rsidR="0008634E" w:rsidRDefault="0008634E" w:rsidP="0008634E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베스타스사모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/>
                <w:color w:val="000000"/>
                <w:kern w:val="0"/>
              </w:rPr>
              <w:t>6</w:t>
            </w:r>
            <w:r w:rsidR="00B21F26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[1</w:t>
            </w:r>
            <w:r>
              <w:rPr>
                <w:rFonts w:cs="Times New Roman" w:hint="eastAsia"/>
                <w:color w:val="000000"/>
                <w:kern w:val="0"/>
              </w:rPr>
              <w:t>종</w:t>
            </w:r>
            <w:r>
              <w:rPr>
                <w:rFonts w:cs="Times New Roman" w:hint="eastAsia"/>
                <w:color w:val="000000"/>
                <w:kern w:val="0"/>
              </w:rPr>
              <w:t>]</w:t>
            </w:r>
            <w:r>
              <w:rPr>
                <w:rFonts w:cs="Times New Roman"/>
                <w:color w:val="000000"/>
                <w:kern w:val="0"/>
              </w:rPr>
              <w:t xml:space="preserve"> 1,595,860,663</w:t>
            </w:r>
            <w:r w:rsidR="00F82598">
              <w:rPr>
                <w:rFonts w:cs="Times New Roman" w:hint="eastAsia"/>
                <w:color w:val="000000"/>
                <w:kern w:val="0"/>
              </w:rPr>
              <w:t>원</w:t>
            </w:r>
          </w:p>
          <w:p w14:paraId="0BA7C1DD" w14:textId="615BDDCA" w:rsidR="0008634E" w:rsidRPr="00D314D1" w:rsidRDefault="0008634E" w:rsidP="0008634E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베스타스사모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/>
                <w:color w:val="000000"/>
                <w:kern w:val="0"/>
              </w:rPr>
              <w:t>6</w:t>
            </w:r>
            <w:r w:rsidR="00B21F26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[2</w:t>
            </w:r>
            <w:r>
              <w:rPr>
                <w:rFonts w:cs="Times New Roman" w:hint="eastAsia"/>
                <w:color w:val="000000"/>
                <w:kern w:val="0"/>
              </w:rPr>
              <w:t>종</w:t>
            </w:r>
            <w:r>
              <w:rPr>
                <w:rFonts w:cs="Times New Roman" w:hint="eastAsia"/>
                <w:color w:val="000000"/>
                <w:kern w:val="0"/>
              </w:rPr>
              <w:t>]</w:t>
            </w:r>
            <w:r>
              <w:rPr>
                <w:rFonts w:cs="Times New Roman"/>
                <w:color w:val="000000"/>
                <w:kern w:val="0"/>
              </w:rPr>
              <w:t xml:space="preserve"> 700,000,000</w:t>
            </w:r>
            <w:r w:rsidR="00F82598">
              <w:rPr>
                <w:rFonts w:cs="Times New Roman" w:hint="eastAsia"/>
                <w:color w:val="000000"/>
                <w:kern w:val="0"/>
              </w:rPr>
              <w:t>원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BF854" w14:textId="77777777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소유의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토지</w:t>
            </w:r>
          </w:p>
          <w:p w14:paraId="3DC4E026" w14:textId="13E97222" w:rsidR="0008634E" w:rsidRPr="004F581F" w:rsidRDefault="0008634E" w:rsidP="0008634E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충남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서산시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운산면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고산리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 xml:space="preserve">423-19 </w:t>
            </w:r>
            <w:r>
              <w:rPr>
                <w:rFonts w:cs="Times New Roman" w:hint="eastAsia"/>
                <w:color w:val="000000"/>
                <w:kern w:val="0"/>
              </w:rPr>
              <w:t>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9231D">
              <w:rPr>
                <w:rFonts w:cs="Times New Roman"/>
                <w:color w:val="000000"/>
                <w:kern w:val="0"/>
              </w:rPr>
              <w:t>(“</w:t>
            </w:r>
            <w:r w:rsidR="00E9231D">
              <w:rPr>
                <w:rFonts w:cs="Times New Roman" w:hint="eastAsia"/>
                <w:color w:val="000000"/>
                <w:kern w:val="0"/>
              </w:rPr>
              <w:t>서산</w:t>
            </w:r>
            <w:r w:rsidR="00E9231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9231D">
              <w:rPr>
                <w:rFonts w:cs="Times New Roman" w:hint="eastAsia"/>
                <w:color w:val="000000"/>
                <w:kern w:val="0"/>
              </w:rPr>
              <w:t>토지</w:t>
            </w:r>
            <w:r w:rsidR="00E9231D">
              <w:rPr>
                <w:rFonts w:cs="Times New Roman"/>
                <w:color w:val="000000"/>
                <w:kern w:val="0"/>
              </w:rPr>
              <w:t>”)</w:t>
            </w:r>
            <w:r>
              <w:rPr>
                <w:rFonts w:cs="Times New Roman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감정가액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약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28</w:t>
            </w:r>
            <w:r>
              <w:rPr>
                <w:rFonts w:cs="Times New Roman" w:hint="eastAsia"/>
                <w:color w:val="000000"/>
                <w:kern w:val="0"/>
              </w:rPr>
              <w:t>억원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6BB4" w14:textId="492CC3B8" w:rsidR="00E9231D" w:rsidRPr="00E9231D" w:rsidRDefault="0008634E" w:rsidP="00E9231D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6F547D">
              <w:rPr>
                <w:rFonts w:cs="Times New Roman" w:hint="eastAsia"/>
                <w:color w:val="000000"/>
                <w:kern w:val="0"/>
              </w:rPr>
              <w:t>발행회사가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향후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취득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예정인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타법인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유가증권을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담보로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제공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B972" w14:textId="77777777" w:rsidR="0008634E" w:rsidRDefault="00ED2D8C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6F547D">
              <w:rPr>
                <w:rFonts w:cs="Times New Roman" w:hint="eastAsia"/>
                <w:color w:val="000000"/>
                <w:kern w:val="0"/>
              </w:rPr>
              <w:t>발행회사가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향후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취득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예정인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타법인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유가증권을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담보로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제공</w:t>
            </w:r>
          </w:p>
          <w:p w14:paraId="0ADE47CC" w14:textId="67690E61" w:rsidR="00BE26DE" w:rsidRPr="004F581F" w:rsidRDefault="00BE26D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대상회사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보유의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아이윌미디어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서산</w:t>
            </w:r>
            <w:r w:rsidR="00E9231D">
              <w:rPr>
                <w:rFonts w:cs="Times New Roman" w:hint="eastAsia"/>
                <w:color w:val="000000"/>
                <w:kern w:val="0"/>
              </w:rPr>
              <w:t>토지</w:t>
            </w:r>
            <w:r w:rsidR="00E9231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9231D">
              <w:rPr>
                <w:rFonts w:cs="Times New Roman" w:hint="eastAsia"/>
                <w:color w:val="000000"/>
                <w:kern w:val="0"/>
              </w:rPr>
              <w:t>담보</w:t>
            </w:r>
            <w:r w:rsidR="00E9231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9231D">
              <w:rPr>
                <w:rFonts w:cs="Times New Roman" w:hint="eastAsia"/>
                <w:color w:val="000000"/>
                <w:kern w:val="0"/>
              </w:rPr>
              <w:t>제공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5068" w14:textId="77777777" w:rsidR="00E26879" w:rsidRPr="00E26879" w:rsidRDefault="00E26879" w:rsidP="00E26879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E26879">
              <w:rPr>
                <w:rFonts w:cs="Times New Roman" w:hint="eastAsia"/>
                <w:color w:val="000000"/>
                <w:kern w:val="0"/>
              </w:rPr>
              <w:t>발행회사</w:t>
            </w:r>
            <w:r w:rsidRPr="00E26879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E26879">
              <w:rPr>
                <w:rFonts w:cs="Times New Roman" w:hint="eastAsia"/>
                <w:color w:val="000000"/>
                <w:kern w:val="0"/>
              </w:rPr>
              <w:t>소유의</w:t>
            </w:r>
            <w:r w:rsidRPr="00E26879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E26879">
              <w:rPr>
                <w:rFonts w:cs="Times New Roman" w:hint="eastAsia"/>
                <w:color w:val="000000"/>
                <w:kern w:val="0"/>
              </w:rPr>
              <w:t>토지</w:t>
            </w:r>
          </w:p>
          <w:p w14:paraId="26ED330C" w14:textId="3BE2872E" w:rsidR="0008634E" w:rsidRPr="004F581F" w:rsidRDefault="00E26879" w:rsidP="00E26879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rFonts w:cs="Times New Roman"/>
                <w:color w:val="000000"/>
                <w:kern w:val="0"/>
              </w:rPr>
            </w:pPr>
            <w:r w:rsidRPr="00E26879">
              <w:rPr>
                <w:rFonts w:cs="Times New Roman" w:hint="eastAsia"/>
                <w:color w:val="000000"/>
                <w:kern w:val="0"/>
              </w:rPr>
              <w:t>인천</w:t>
            </w:r>
            <w:r w:rsidRPr="00E26879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E26879">
              <w:rPr>
                <w:rFonts w:cs="Times New Roman" w:hint="eastAsia"/>
                <w:color w:val="000000"/>
                <w:kern w:val="0"/>
              </w:rPr>
              <w:t>광역시</w:t>
            </w:r>
            <w:r w:rsidRPr="00E26879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E26879">
              <w:rPr>
                <w:rFonts w:cs="Times New Roman" w:hint="eastAsia"/>
                <w:color w:val="000000"/>
                <w:kern w:val="0"/>
              </w:rPr>
              <w:t>연수구</w:t>
            </w:r>
            <w:r w:rsidRPr="00E26879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E26879">
              <w:rPr>
                <w:rFonts w:cs="Times New Roman" w:hint="eastAsia"/>
                <w:color w:val="000000"/>
                <w:kern w:val="0"/>
              </w:rPr>
              <w:t>송도동</w:t>
            </w:r>
            <w:r w:rsidRPr="00E26879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E26879">
              <w:rPr>
                <w:rFonts w:cs="Times New Roman"/>
                <w:color w:val="000000"/>
                <w:kern w:val="0"/>
              </w:rPr>
              <w:t>22-8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49F1" w14:textId="62D770B5" w:rsidR="0008634E" w:rsidRPr="004F581F" w:rsidRDefault="00EA1904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</w:tc>
      </w:tr>
      <w:tr w:rsidR="0008634E" w:rsidRPr="004F581F" w14:paraId="51A93CC6" w14:textId="24F28A41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C94524D" w14:textId="1D6C5F98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상환방법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,</w:t>
            </w:r>
            <w:r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기한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625DE" w14:textId="54A8DDFA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만기일에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만기까지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보유하고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있는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원리금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일시상환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7A3F1" w14:textId="3DA58575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E41F" w14:textId="0D82C8C1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9248" w14:textId="65066E63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7C34" w14:textId="42B12872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A214" w14:textId="50A194FB" w:rsidR="0008634E" w:rsidRPr="004F581F" w:rsidRDefault="00EA1904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</w:tr>
      <w:tr w:rsidR="0008634E" w:rsidRPr="004F581F" w14:paraId="343EF130" w14:textId="518C9129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48D6B2B" w14:textId="1BBE7930" w:rsidR="0008634E" w:rsidRPr="00D314D1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이자지급방법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기한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53866" w14:textId="611FAC08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개월째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되는날부터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개월마다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12</w:t>
            </w:r>
            <w:r>
              <w:rPr>
                <w:rFonts w:cs="Times New Roman" w:hint="eastAsia"/>
                <w:color w:val="000000"/>
                <w:kern w:val="0"/>
              </w:rPr>
              <w:t>회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16A7D" w14:textId="7E4080DD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11E8" w14:textId="7AA013BD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2BDD" w14:textId="07912F11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AEC6" w14:textId="322C3832" w:rsidR="0008634E" w:rsidRPr="004F581F" w:rsidRDefault="00FB7471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BF11" w14:textId="2772B150" w:rsidR="0008634E" w:rsidRPr="004F581F" w:rsidRDefault="00EA1904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</w:tc>
      </w:tr>
      <w:tr w:rsidR="0008634E" w:rsidRPr="004F581F" w14:paraId="3FD7F560" w14:textId="4313BB9A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6954F9C" w14:textId="77777777" w:rsidR="002C6FDD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조기상환청구권</w:t>
            </w:r>
          </w:p>
          <w:p w14:paraId="6DB7859E" w14:textId="43F9F0BD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(</w:t>
            </w:r>
            <w:r>
              <w:rPr>
                <w:rFonts w:cs="Times New Roman"/>
                <w:b/>
                <w:bCs/>
                <w:color w:val="000000"/>
                <w:kern w:val="0"/>
              </w:rPr>
              <w:t>Put Option)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3B602" w14:textId="6A565511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ins w:id="49" w:author="K&amp;C" w:date="2023-03-21T16:54:00Z"/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2022. 5. 7.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조기상환율을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곱한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금액의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</w:p>
          <w:p w14:paraId="774941F9" w14:textId="77777777" w:rsidR="00561824" w:rsidRDefault="00561824" w:rsidP="00D84E7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ins w:id="50" w:author="K&amp;C" w:date="2023-03-21T16:56:00Z"/>
                <w:rFonts w:cs="Times New Roman"/>
                <w:color w:val="000000"/>
                <w:kern w:val="0"/>
              </w:rPr>
            </w:pPr>
            <w:ins w:id="51" w:author="K&amp;C" w:date="2023-03-21T16:56:00Z">
              <w:r>
                <w:rPr>
                  <w:rFonts w:cs="Times New Roman" w:hint="eastAsia"/>
                  <w:color w:val="000000"/>
                  <w:kern w:val="0"/>
                </w:rPr>
                <w:t>조기상환율은</w:t>
              </w:r>
              <w:r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>
                <w:rPr>
                  <w:rFonts w:cs="Times New Roman" w:hint="eastAsia"/>
                  <w:color w:val="000000"/>
                  <w:kern w:val="0"/>
                </w:rPr>
                <w:t>아래와</w:t>
              </w:r>
              <w:r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>
                <w:rPr>
                  <w:rFonts w:cs="Times New Roman" w:hint="eastAsia"/>
                  <w:color w:val="000000"/>
                  <w:kern w:val="0"/>
                </w:rPr>
                <w:t>같음</w:t>
              </w:r>
            </w:ins>
          </w:p>
          <w:p w14:paraId="2D041AEA" w14:textId="038944B7" w:rsidR="00D84E75" w:rsidRPr="00561824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52" w:author="K&amp;C" w:date="2023-03-21T16:54:00Z"/>
                <w:rFonts w:cs="Times New Roman"/>
                <w:color w:val="000000"/>
                <w:kern w:val="0"/>
              </w:rPr>
            </w:pPr>
            <w:ins w:id="53" w:author="K&amp;C" w:date="2023-03-21T16:54:00Z">
              <w:r w:rsidRPr="00561824">
                <w:rPr>
                  <w:rFonts w:cs="Times New Roman" w:hint="eastAsia"/>
                  <w:color w:val="000000"/>
                  <w:kern w:val="0"/>
                </w:rPr>
                <w:t>1</w:t>
              </w:r>
              <w:r w:rsidRPr="00561824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561824">
                <w:rPr>
                  <w:rFonts w:cs="Times New Roman" w:hint="eastAsia"/>
                  <w:color w:val="000000"/>
                  <w:kern w:val="0"/>
                </w:rPr>
                <w:t xml:space="preserve"> 2022. 5. 7. </w:t>
              </w:r>
              <w:r w:rsidR="00561824" w:rsidRPr="00561824">
                <w:rPr>
                  <w:rFonts w:cs="Times New Roman"/>
                  <w:color w:val="000000"/>
                  <w:kern w:val="0"/>
                </w:rPr>
                <w:t>~ (</w:t>
              </w:r>
              <w:r w:rsidRPr="00561824">
                <w:rPr>
                  <w:rFonts w:cs="Times New Roman" w:hint="eastAsia"/>
                  <w:color w:val="000000"/>
                  <w:kern w:val="0"/>
                </w:rPr>
                <w:t>101.0075%</w:t>
              </w:r>
              <w:r w:rsidR="00561824" w:rsidRP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11894F4A" w14:textId="4EAD73DD" w:rsidR="00D84E75" w:rsidRP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54" w:author="K&amp;C" w:date="2023-03-21T16:54:00Z"/>
                <w:rFonts w:cs="Times New Roman"/>
                <w:color w:val="000000"/>
                <w:kern w:val="0"/>
              </w:rPr>
            </w:pPr>
            <w:ins w:id="55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2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/>
                  <w:color w:val="000000"/>
                  <w:kern w:val="0"/>
                </w:rPr>
                <w:t>2022. 8. 7. ~ (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101.2626%</w:t>
              </w:r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5BB379E9" w14:textId="2156CC61" w:rsidR="00D84E75" w:rsidRP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56" w:author="K&amp;C" w:date="2023-03-21T16:54:00Z"/>
                <w:rFonts w:cs="Times New Roman"/>
                <w:color w:val="000000"/>
                <w:kern w:val="0"/>
              </w:rPr>
            </w:pPr>
            <w:ins w:id="57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3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/>
                  <w:color w:val="000000"/>
                  <w:kern w:val="0"/>
                </w:rPr>
                <w:t>2022. 11. 7.~</w:t>
              </w:r>
            </w:ins>
            <w:ins w:id="58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(</w:t>
              </w:r>
            </w:ins>
            <w:ins w:id="59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101.5189%</w:t>
              </w:r>
            </w:ins>
            <w:ins w:id="60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0F58CA0C" w14:textId="11F0A980" w:rsidR="00D84E75" w:rsidRP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61" w:author="K&amp;C" w:date="2023-03-21T16:54:00Z"/>
                <w:rFonts w:cs="Times New Roman"/>
                <w:color w:val="000000"/>
                <w:kern w:val="0"/>
              </w:rPr>
            </w:pPr>
            <w:ins w:id="62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4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</w:ins>
            <w:ins w:id="63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2023. 2. 7. ~ (</w:t>
              </w:r>
            </w:ins>
            <w:ins w:id="64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101.7765%</w:t>
              </w:r>
            </w:ins>
            <w:ins w:id="65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5C4BDF23" w14:textId="62E6FA59" w:rsidR="00D84E75" w:rsidRP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66" w:author="K&amp;C" w:date="2023-03-21T16:54:00Z"/>
                <w:rFonts w:cs="Times New Roman"/>
                <w:color w:val="000000"/>
                <w:kern w:val="0"/>
              </w:rPr>
            </w:pPr>
            <w:ins w:id="67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5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</w:ins>
            <w:ins w:id="68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2023. 5. 7. ~ (</w:t>
              </w:r>
            </w:ins>
            <w:ins w:id="69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102.0354%</w:t>
              </w:r>
            </w:ins>
            <w:ins w:id="70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65BC2511" w14:textId="7A12181B" w:rsidR="00D84E75" w:rsidRP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71" w:author="K&amp;C" w:date="2023-03-21T16:54:00Z"/>
                <w:rFonts w:cs="Times New Roman"/>
                <w:color w:val="000000"/>
                <w:kern w:val="0"/>
              </w:rPr>
            </w:pPr>
            <w:ins w:id="72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lastRenderedPageBreak/>
                <w:t>6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</w:ins>
            <w:ins w:id="73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2023. 8. 7. ~ (</w:t>
              </w:r>
            </w:ins>
            <w:ins w:id="74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102.2955%</w:t>
              </w:r>
            </w:ins>
            <w:ins w:id="75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7DE6F7D4" w14:textId="128D72CB" w:rsidR="00D84E75" w:rsidRP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ins w:id="76" w:author="K&amp;C" w:date="2023-03-21T16:54:00Z"/>
                <w:rFonts w:cs="Times New Roman"/>
                <w:color w:val="000000"/>
                <w:kern w:val="0"/>
              </w:rPr>
            </w:pPr>
            <w:ins w:id="77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7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</w:ins>
            <w:ins w:id="78" w:author="K&amp;C" w:date="2023-03-21T16:55:00Z">
              <w:r w:rsidR="00561824">
                <w:rPr>
                  <w:rFonts w:cs="Times New Roman"/>
                  <w:color w:val="000000"/>
                  <w:kern w:val="0"/>
                </w:rPr>
                <w:t xml:space="preserve">2023. </w:t>
              </w:r>
            </w:ins>
            <w:ins w:id="79" w:author="K&amp;C" w:date="2023-03-21T16:56:00Z">
              <w:r w:rsidR="00561824">
                <w:rPr>
                  <w:rFonts w:cs="Times New Roman"/>
                  <w:color w:val="000000"/>
                  <w:kern w:val="0"/>
                </w:rPr>
                <w:t>11. 7.~(</w:t>
              </w:r>
            </w:ins>
            <w:ins w:id="80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102.5570%</w:t>
              </w:r>
            </w:ins>
            <w:ins w:id="81" w:author="K&amp;C" w:date="2023-03-21T16:56:00Z"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0D0A575A" w14:textId="37792A98" w:rsidR="00D84E75" w:rsidRDefault="00D84E75" w:rsidP="00561824">
            <w:pPr>
              <w:pStyle w:val="a8"/>
              <w:widowControl/>
              <w:numPr>
                <w:ilvl w:val="0"/>
                <w:numId w:val="11"/>
              </w:numPr>
              <w:wordWrap/>
              <w:autoSpaceDN/>
              <w:adjustRightInd/>
              <w:snapToGrid/>
              <w:spacing w:line="240" w:lineRule="auto"/>
              <w:ind w:left="604" w:hanging="283"/>
              <w:rPr>
                <w:rFonts w:cs="Times New Roman"/>
                <w:color w:val="000000"/>
                <w:kern w:val="0"/>
              </w:rPr>
            </w:pPr>
            <w:ins w:id="82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8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>차</w:t>
              </w:r>
              <w:r w:rsidRPr="00D84E75">
                <w:rPr>
                  <w:rFonts w:cs="Times New Roman" w:hint="eastAsia"/>
                  <w:color w:val="000000"/>
                  <w:kern w:val="0"/>
                </w:rPr>
                <w:t xml:space="preserve"> 2024. 2. 7.</w:t>
              </w:r>
            </w:ins>
            <w:ins w:id="83" w:author="K&amp;C" w:date="2023-03-21T16:56:00Z">
              <w:r w:rsidR="00561824">
                <w:rPr>
                  <w:rFonts w:cs="Times New Roman"/>
                  <w:color w:val="000000"/>
                  <w:kern w:val="0"/>
                </w:rPr>
                <w:t xml:space="preserve"> ~ (</w:t>
              </w:r>
            </w:ins>
            <w:ins w:id="84" w:author="K&amp;C" w:date="2023-03-21T16:54:00Z">
              <w:r w:rsidRPr="00D84E75">
                <w:rPr>
                  <w:rFonts w:cs="Times New Roman" w:hint="eastAsia"/>
                  <w:color w:val="000000"/>
                  <w:kern w:val="0"/>
                </w:rPr>
                <w:t>102.8198%</w:t>
              </w:r>
            </w:ins>
            <w:ins w:id="85" w:author="K&amp;C" w:date="2023-03-21T16:56:00Z"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</w:p>
          <w:p w14:paraId="4E38C937" w14:textId="77777777" w:rsidR="0008634E" w:rsidRDefault="0008634E" w:rsidP="0008634E">
            <w:pPr>
              <w:widowControl/>
              <w:wordWrap/>
              <w:autoSpaceDN/>
              <w:adjustRightInd/>
              <w:snapToGrid/>
              <w:spacing w:line="240" w:lineRule="auto"/>
              <w:ind w:left="247"/>
              <w:rPr>
                <w:rFonts w:cs="Times New Roman"/>
                <w:color w:val="000000"/>
                <w:kern w:val="0"/>
              </w:rPr>
            </w:pPr>
          </w:p>
          <w:p w14:paraId="0CB56278" w14:textId="0A50E36C" w:rsidR="0008634E" w:rsidRPr="00432146" w:rsidRDefault="0008634E" w:rsidP="0008634E">
            <w:pPr>
              <w:widowControl/>
              <w:wordWrap/>
              <w:autoSpaceDN/>
              <w:adjustRightInd/>
              <w:snapToGrid/>
              <w:spacing w:line="240" w:lineRule="auto"/>
              <w:ind w:left="44"/>
              <w:rPr>
                <w:rFonts w:cs="Times New Roman"/>
                <w:b/>
                <w:color w:val="000000"/>
                <w:kern w:val="0"/>
              </w:rPr>
            </w:pPr>
            <w:r w:rsidRPr="00432146">
              <w:rPr>
                <w:rFonts w:cs="Times New Roman"/>
                <w:b/>
                <w:color w:val="000000"/>
                <w:kern w:val="0"/>
              </w:rPr>
              <w:t xml:space="preserve">* </w:t>
            </w:r>
            <w:r w:rsidRPr="00432146">
              <w:rPr>
                <w:rFonts w:cs="Times New Roman" w:hint="eastAsia"/>
                <w:b/>
                <w:color w:val="000000"/>
                <w:kern w:val="0"/>
              </w:rPr>
              <w:t>㈜포트리스인베스트먼트와의</w:t>
            </w:r>
            <w:r w:rsidRPr="00432146"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 w:rsidRPr="00432146">
              <w:rPr>
                <w:rFonts w:cs="Times New Roman" w:hint="eastAsia"/>
                <w:b/>
                <w:color w:val="000000"/>
                <w:kern w:val="0"/>
              </w:rPr>
              <w:t>일부조건변경계약서</w:t>
            </w:r>
          </w:p>
          <w:p w14:paraId="348DFC0E" w14:textId="70FB477B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 xml:space="preserve">2023. 5. 7.  </w:t>
            </w:r>
            <w:r>
              <w:rPr>
                <w:rFonts w:cs="Times New Roman" w:hint="eastAsia"/>
                <w:color w:val="000000"/>
                <w:kern w:val="0"/>
              </w:rPr>
              <w:t>이후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7017" w14:textId="21269AB8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2023. 2. 28.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조기상환율을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곱한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금액의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C16" w14:textId="619F06FB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2023. 6. 24.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조기상환율을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곱한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금액의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AE0A" w14:textId="7C68CDF8" w:rsidR="0008634E" w:rsidRPr="004F581F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</w:t>
            </w:r>
            <w:r>
              <w:rPr>
                <w:rFonts w:cs="Times New Roman" w:hint="eastAsia"/>
                <w:color w:val="000000"/>
                <w:kern w:val="0"/>
              </w:rPr>
              <w:t xml:space="preserve"> 6</w:t>
            </w:r>
            <w:r>
              <w:rPr>
                <w:rFonts w:cs="Times New Roman" w:hint="eastAsia"/>
                <w:color w:val="000000"/>
                <w:kern w:val="0"/>
              </w:rPr>
              <w:t>개월이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2023. 12. 24.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조기상환율을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곱한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금액의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EE2F" w14:textId="5BB29043" w:rsidR="0008634E" w:rsidRPr="004F581F" w:rsidRDefault="00E26879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2023. 6. 24.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조기상환율을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곱한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금액의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E746" w14:textId="29C3A1B2" w:rsidR="0008634E" w:rsidRPr="004F581F" w:rsidRDefault="00464C51" w:rsidP="00A75DD3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</w:t>
            </w:r>
            <w:r w:rsidR="00EA1904"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</w:t>
            </w:r>
            <w:r w:rsidR="00A75DD3">
              <w:rPr>
                <w:rFonts w:cs="Times New Roman"/>
                <w:color w:val="000000"/>
                <w:kern w:val="0"/>
              </w:rPr>
              <w:t>4</w:t>
            </w:r>
            <w:r>
              <w:rPr>
                <w:rFonts w:cs="Times New Roman"/>
                <w:color w:val="000000"/>
                <w:kern w:val="0"/>
              </w:rPr>
              <w:t>. 3. 26.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</w:t>
            </w:r>
            <w:r w:rsidR="00EA1904">
              <w:rPr>
                <w:rFonts w:cs="Times New Roman" w:hint="eastAsia"/>
                <w:color w:val="000000"/>
                <w:kern w:val="0"/>
              </w:rPr>
              <w:t>의</w:t>
            </w:r>
            <w:r w:rsidR="00EA1904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A1904">
              <w:rPr>
                <w:rFonts w:cs="Times New Roman" w:hint="eastAsia"/>
                <w:color w:val="000000"/>
                <w:kern w:val="0"/>
              </w:rPr>
              <w:t>전부</w:t>
            </w:r>
            <w:r w:rsidR="00EA1904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A1904">
              <w:rPr>
                <w:rFonts w:cs="Times New Roman" w:hint="eastAsia"/>
                <w:color w:val="000000"/>
                <w:kern w:val="0"/>
              </w:rPr>
              <w:t>또는</w:t>
            </w:r>
            <w:r w:rsidR="00EA1904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A1904">
              <w:rPr>
                <w:rFonts w:cs="Times New Roman" w:hint="eastAsia"/>
                <w:color w:val="000000"/>
                <w:kern w:val="0"/>
              </w:rPr>
              <w:t>일부에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</w:tc>
      </w:tr>
      <w:tr w:rsidR="0008634E" w:rsidRPr="004F581F" w14:paraId="75275ECE" w14:textId="0E854A97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BE0D614" w14:textId="5DC474DF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조기상환수수료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1B620" w14:textId="54ACF59A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회사가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이내에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기한이익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상실사유로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경우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 xml:space="preserve">2% </w:t>
            </w:r>
            <w:r>
              <w:rPr>
                <w:rFonts w:cs="Times New Roman" w:hint="eastAsia"/>
                <w:color w:val="000000"/>
                <w:kern w:val="0"/>
              </w:rPr>
              <w:t>조기상환수수료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4C2F1" w14:textId="0C355191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FF65" w14:textId="4EE0E2CD" w:rsidR="0008634E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  <w:p w14:paraId="0FF94617" w14:textId="77777777" w:rsidR="0008634E" w:rsidRPr="00EC63EC" w:rsidRDefault="0008634E" w:rsidP="0008634E">
            <w:pPr>
              <w:wordWrap/>
              <w:ind w:firstLine="567"/>
              <w:rPr>
                <w:rFonts w:cs="Times New Roman"/>
              </w:rPr>
            </w:pP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78CB" w14:textId="6C554D34" w:rsidR="0008634E" w:rsidRPr="004F581F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2B2A" w14:textId="1F7FAF31" w:rsidR="0008634E" w:rsidRPr="004F581F" w:rsidRDefault="00E26879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3462" w14:textId="40D411BC" w:rsidR="0008634E" w:rsidRPr="004F581F" w:rsidRDefault="00EA1904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</w:tc>
      </w:tr>
      <w:tr w:rsidR="0008634E" w:rsidRPr="004F581F" w14:paraId="5363649C" w14:textId="39656FEA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26CFB14" w14:textId="49F13465" w:rsidR="0008634E" w:rsidRPr="004F581F" w:rsidRDefault="0008634E" w:rsidP="0008634E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기한이익상실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사유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2444D" w14:textId="77777777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,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발행회사의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채권자가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파산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회생절차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개시</w:t>
            </w:r>
          </w:p>
          <w:p w14:paraId="56B7C35E" w14:textId="77777777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자산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/>
                <w:color w:val="000000"/>
                <w:kern w:val="0"/>
              </w:rPr>
              <w:t xml:space="preserve">10% </w:t>
            </w:r>
            <w:r w:rsidRPr="009C498B">
              <w:rPr>
                <w:rFonts w:cs="Times New Roman" w:hint="eastAsia"/>
                <w:color w:val="000000"/>
                <w:kern w:val="0"/>
              </w:rPr>
              <w:t>이상인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중요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재산에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대하여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/>
                <w:color w:val="000000"/>
                <w:kern w:val="0"/>
              </w:rPr>
              <w:t>(</w:t>
            </w:r>
            <w:r w:rsidRPr="009C498B">
              <w:rPr>
                <w:rFonts w:cs="Times New Roman" w:hint="eastAsia"/>
                <w:color w:val="000000"/>
                <w:kern w:val="0"/>
              </w:rPr>
              <w:t>가</w:t>
            </w:r>
            <w:r w:rsidRPr="009C498B">
              <w:rPr>
                <w:rFonts w:cs="Times New Roman" w:hint="eastAsia"/>
                <w:color w:val="000000"/>
                <w:kern w:val="0"/>
              </w:rPr>
              <w:t>)</w:t>
            </w:r>
            <w:r w:rsidRPr="009C498B">
              <w:rPr>
                <w:rFonts w:cs="Times New Roman" w:hint="eastAsia"/>
                <w:color w:val="000000"/>
                <w:kern w:val="0"/>
              </w:rPr>
              <w:t>압류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가처분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소의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제기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강제집행절차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개시</w:t>
            </w:r>
          </w:p>
          <w:p w14:paraId="787D58D4" w14:textId="77777777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발행회사에게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존립기간의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만료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등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정관으로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정한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해산사유의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발행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법원의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해산명령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해산판결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주주총회의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해산결의</w:t>
            </w:r>
          </w:p>
          <w:p w14:paraId="25B47A20" w14:textId="31D10F69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발행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배서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보증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인수한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어음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수표가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부도처리되거나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기타의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이유로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은행거래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당좌거래가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정지된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때와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발행회사에게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금융결제원</w:t>
            </w:r>
            <w:r w:rsidR="009940EB">
              <w:rPr>
                <w:rFonts w:cs="Times New Roman"/>
                <w:color w:val="000000"/>
                <w:kern w:val="0"/>
              </w:rPr>
              <w:t xml:space="preserve"> </w:t>
            </w:r>
            <w:r w:rsidR="009940EB">
              <w:rPr>
                <w:rFonts w:cs="Times New Roman" w:hint="eastAsia"/>
                <w:color w:val="000000"/>
                <w:kern w:val="0"/>
              </w:rPr>
              <w:t>등</w:t>
            </w:r>
            <w:r>
              <w:rPr>
                <w:rFonts w:cs="Times New Roman" w:hint="eastAsia"/>
                <w:color w:val="000000"/>
                <w:kern w:val="0"/>
              </w:rPr>
              <w:t>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거래정지처분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채무불이행자명부등재신청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등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발행회사가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지급불능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지급정지의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상태에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것으로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인정되는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경우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조세공과에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연체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납기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납부고지서를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받는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경우</w:t>
            </w:r>
          </w:p>
          <w:p w14:paraId="3ACC8B00" w14:textId="77777777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원금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이자지급의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각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기일에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지급의무를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불이행하는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경우</w:t>
            </w:r>
          </w:p>
          <w:p w14:paraId="0B0BF3BA" w14:textId="52D1CC76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감독관청이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영업에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정지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취소처분을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내리거나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발행회사가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자체적으로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전기매출액의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/>
                <w:color w:val="000000"/>
                <w:kern w:val="0"/>
              </w:rPr>
              <w:t>50%</w:t>
            </w:r>
            <w:r w:rsidRPr="009C498B">
              <w:rPr>
                <w:rFonts w:cs="Times New Roman" w:hint="eastAsia"/>
                <w:color w:val="000000"/>
                <w:kern w:val="0"/>
              </w:rPr>
              <w:t>를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초과하는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사업부분의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영업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중단</w:t>
            </w:r>
            <w:r w:rsidRPr="009C498B">
              <w:rPr>
                <w:rFonts w:cs="Times New Roman" w:hint="eastAsia"/>
                <w:color w:val="000000"/>
                <w:kern w:val="0"/>
              </w:rPr>
              <w:t>(</w:t>
            </w:r>
            <w:r w:rsidRPr="009C498B">
              <w:rPr>
                <w:rFonts w:cs="Times New Roman" w:hint="eastAsia"/>
                <w:color w:val="000000"/>
                <w:kern w:val="0"/>
              </w:rPr>
              <w:t>휴업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, </w:t>
            </w:r>
            <w:r w:rsidRPr="009C498B">
              <w:rPr>
                <w:rFonts w:cs="Times New Roman" w:hint="eastAsia"/>
                <w:color w:val="000000"/>
                <w:kern w:val="0"/>
              </w:rPr>
              <w:t>폐업</w:t>
            </w:r>
            <w:r w:rsidRPr="009C498B">
              <w:rPr>
                <w:rFonts w:cs="Times New Roman" w:hint="eastAsia"/>
                <w:color w:val="000000"/>
                <w:kern w:val="0"/>
              </w:rPr>
              <w:t>)</w:t>
            </w:r>
            <w:r w:rsidR="009940EB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결정</w:t>
            </w:r>
          </w:p>
          <w:p w14:paraId="4B21877D" w14:textId="7C73EF60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외의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자에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부담하고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있는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채무에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기한의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이익을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상실하거나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당해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채무에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담보권이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실행되거나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지급기일이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도래한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채무원리금의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9940EB" w:rsidRPr="009C498B">
              <w:rPr>
                <w:rFonts w:cs="Times New Roman" w:hint="eastAsia"/>
                <w:color w:val="000000"/>
                <w:kern w:val="0"/>
              </w:rPr>
              <w:t>미</w:t>
            </w:r>
            <w:r w:rsidRPr="009C498B">
              <w:rPr>
                <w:rFonts w:cs="Times New Roman" w:hint="eastAsia"/>
                <w:color w:val="000000"/>
                <w:kern w:val="0"/>
              </w:rPr>
              <w:t>지급</w:t>
            </w:r>
          </w:p>
          <w:p w14:paraId="68F7F921" w14:textId="2F68CC07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기업구조조정촉진법상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부실징후기업의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인정</w:t>
            </w:r>
            <w:r w:rsidR="00A10461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금융기관에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의한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공동관리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채무조정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등과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동일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유사한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절차의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신청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등으로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발행회사에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대</w:t>
            </w:r>
            <w:r w:rsidR="009940EB" w:rsidRPr="009C498B">
              <w:rPr>
                <w:rFonts w:cs="Times New Roman" w:hint="eastAsia"/>
                <w:color w:val="000000"/>
                <w:kern w:val="0"/>
              </w:rPr>
              <w:t>한</w:t>
            </w:r>
            <w:r w:rsidR="009940EB"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절차</w:t>
            </w:r>
            <w:r w:rsidR="009940EB"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개시</w:t>
            </w:r>
          </w:p>
          <w:p w14:paraId="656E8293" w14:textId="599F813E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대하여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상장적격성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실질심사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사유에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해당하는지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lastRenderedPageBreak/>
              <w:t>여부에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관한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공시가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있거나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상장적격성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실질심사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개시</w:t>
            </w:r>
          </w:p>
          <w:p w14:paraId="7FA6BE8D" w14:textId="7C9F0AB4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대하여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한국거래소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등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관계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당국으로부터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자산의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/>
                <w:color w:val="000000"/>
                <w:kern w:val="0"/>
              </w:rPr>
              <w:t>10%</w:t>
            </w:r>
            <w:r w:rsidRPr="009C498B">
              <w:rPr>
                <w:rFonts w:cs="Times New Roman" w:hint="eastAsia"/>
                <w:color w:val="000000"/>
                <w:kern w:val="0"/>
              </w:rPr>
              <w:t>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해당하는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과태료</w:t>
            </w:r>
            <w:r w:rsidR="00A10461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과징금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등의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제재</w:t>
            </w:r>
            <w:r w:rsidRPr="009C498B">
              <w:rPr>
                <w:rFonts w:cs="Times New Roman" w:hint="eastAsia"/>
                <w:color w:val="000000"/>
                <w:kern w:val="0"/>
              </w:rPr>
              <w:t>,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청산절차의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개시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중요한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영업용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자산의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양도</w:t>
            </w:r>
            <w:r>
              <w:rPr>
                <w:rFonts w:cs="Times New Roman" w:hint="eastAsia"/>
                <w:color w:val="000000"/>
                <w:kern w:val="0"/>
              </w:rPr>
              <w:t xml:space="preserve">, </w:t>
            </w:r>
            <w:r>
              <w:rPr>
                <w:rFonts w:cs="Times New Roman" w:hint="eastAsia"/>
                <w:color w:val="000000"/>
                <w:kern w:val="0"/>
              </w:rPr>
              <w:t>폐업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경영에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미칠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법적분쟁발생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등으로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현저한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신용악화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우려</w:t>
            </w:r>
            <w:r w:rsidR="00BB125E">
              <w:rPr>
                <w:rFonts w:cs="Times New Roman" w:hint="eastAsia"/>
                <w:color w:val="000000"/>
                <w:kern w:val="0"/>
              </w:rPr>
              <w:t>로</w:t>
            </w:r>
            <w:r w:rsidR="00BB125E"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원리금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등의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채권회수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필요</w:t>
            </w:r>
          </w:p>
          <w:p w14:paraId="3E17ABA0" w14:textId="77777777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관리종목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지정사유가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발생하거나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관리종목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지정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시</w:t>
            </w:r>
          </w:p>
          <w:p w14:paraId="536EC3B0" w14:textId="62FDE889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E1374A">
              <w:rPr>
                <w:rFonts w:cs="Times New Roman" w:hint="eastAsia"/>
                <w:color w:val="000000"/>
                <w:kern w:val="0"/>
              </w:rPr>
              <w:t>투</w:t>
            </w:r>
            <w:r>
              <w:rPr>
                <w:rFonts w:cs="Times New Roman" w:hint="eastAsia"/>
                <w:color w:val="000000"/>
                <w:kern w:val="0"/>
              </w:rPr>
              <w:t>자주의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환기종목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지정사유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등</w:t>
            </w:r>
          </w:p>
          <w:p w14:paraId="3E773D9A" w14:textId="14BB9940" w:rsidR="0008634E" w:rsidRPr="007D0C1F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b/>
                <w:color w:val="000000"/>
                <w:kern w:val="0"/>
                <w:u w:val="single"/>
              </w:rPr>
            </w:pP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발행회사의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최대주주가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변경되거나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변경될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>
              <w:rPr>
                <w:rFonts w:cs="Times New Roman" w:hint="eastAsia"/>
                <w:b/>
                <w:color w:val="000000"/>
                <w:kern w:val="0"/>
                <w:u w:val="single"/>
              </w:rPr>
              <w:t>예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정인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경우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,</w:t>
            </w:r>
            <w:r w:rsidRPr="007D0C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단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금감원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전자공시시스템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등에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기존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공시된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사항은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예외</w:t>
            </w:r>
          </w:p>
          <w:p w14:paraId="64C306A5" w14:textId="77777777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b/>
                <w:color w:val="000000"/>
                <w:kern w:val="0"/>
                <w:u w:val="single"/>
              </w:rPr>
            </w:pP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발행회사의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경영권이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변동되거나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변동될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>예정인</w:t>
            </w:r>
            <w:r w:rsidRPr="007D0C1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경우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,</w:t>
            </w:r>
            <w:r w:rsidRPr="009C498B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단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금감원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전자공시시스템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등에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기존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공시된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사항은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9C498B">
              <w:rPr>
                <w:rFonts w:cs="Times New Roman" w:hint="eastAsia"/>
                <w:b/>
                <w:color w:val="000000"/>
                <w:kern w:val="0"/>
                <w:u w:val="single"/>
              </w:rPr>
              <w:t>예외</w:t>
            </w:r>
          </w:p>
          <w:p w14:paraId="1D8020B7" w14:textId="4312CEB9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3</w:t>
            </w:r>
            <w:r w:rsidRPr="009C498B">
              <w:rPr>
                <w:rFonts w:cs="Times New Roman" w:hint="eastAsia"/>
                <w:color w:val="000000"/>
                <w:kern w:val="0"/>
              </w:rPr>
              <w:t>연속거래일</w:t>
            </w:r>
            <w:r w:rsidRPr="009C498B">
              <w:rPr>
                <w:rFonts w:cs="Times New Roman" w:hint="eastAsia"/>
                <w:color w:val="000000"/>
                <w:kern w:val="0"/>
              </w:rPr>
              <w:t>(</w:t>
            </w:r>
            <w:r w:rsidRPr="009C498B">
              <w:rPr>
                <w:rFonts w:cs="Times New Roman" w:hint="eastAsia"/>
                <w:color w:val="000000"/>
                <w:kern w:val="0"/>
              </w:rPr>
              <w:t>회사법적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행위로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인해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법규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및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한국거래소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규정에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따라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의무적으로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lastRenderedPageBreak/>
              <w:t>일시적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거래정지되는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경우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제외</w:t>
            </w:r>
            <w:r w:rsidRPr="009C498B">
              <w:rPr>
                <w:rFonts w:cs="Times New Roman" w:hint="eastAsia"/>
                <w:color w:val="000000"/>
                <w:kern w:val="0"/>
              </w:rPr>
              <w:t>)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동안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거래정지</w:t>
            </w:r>
          </w:p>
          <w:p w14:paraId="24D1BD87" w14:textId="41CEAD94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반기보고서</w:t>
            </w:r>
            <w:r w:rsidR="00AC1067">
              <w:rPr>
                <w:rFonts w:cs="Times New Roman" w:hint="eastAsia"/>
                <w:color w:val="000000"/>
                <w:kern w:val="0"/>
              </w:rPr>
              <w:t>,</w:t>
            </w:r>
            <w:r w:rsidR="00BB125E"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감사보고서에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B125E">
              <w:rPr>
                <w:rFonts w:cs="Times New Roman" w:hint="eastAsia"/>
                <w:color w:val="000000"/>
                <w:kern w:val="0"/>
              </w:rPr>
              <w:t>외부감사인의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회계감사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의견이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적정</w:t>
            </w:r>
            <w:r w:rsidR="00AC1067">
              <w:rPr>
                <w:rFonts w:cs="Times New Roman" w:hint="eastAsia"/>
                <w:color w:val="000000"/>
                <w:kern w:val="0"/>
              </w:rPr>
              <w:t>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아니거나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법정</w:t>
            </w:r>
            <w:r w:rsidR="00BB125E"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제출기한까지</w:t>
            </w:r>
            <w:r w:rsidR="00BB125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B125E">
              <w:rPr>
                <w:rFonts w:cs="Times New Roman" w:hint="eastAsia"/>
                <w:color w:val="000000"/>
                <w:kern w:val="0"/>
              </w:rPr>
              <w:t>보고서</w:t>
            </w:r>
            <w:r w:rsidR="00BB125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BB125E">
              <w:rPr>
                <w:rFonts w:cs="Times New Roman" w:hint="eastAsia"/>
                <w:color w:val="000000"/>
                <w:kern w:val="0"/>
              </w:rPr>
              <w:t>미</w:t>
            </w:r>
            <w:r>
              <w:rPr>
                <w:rFonts w:cs="Times New Roman" w:hint="eastAsia"/>
                <w:color w:val="000000"/>
                <w:kern w:val="0"/>
              </w:rPr>
              <w:t>제출</w:t>
            </w:r>
          </w:p>
          <w:p w14:paraId="6DA6CCB7" w14:textId="30E5F07E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발행이후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발행회사에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공시위반으로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벌점이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부과</w:t>
            </w:r>
            <w:r w:rsidR="00E1374A">
              <w:rPr>
                <w:rFonts w:cs="Times New Roman" w:hint="eastAsia"/>
                <w:color w:val="000000"/>
                <w:kern w:val="0"/>
              </w:rPr>
              <w:t>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벌점을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포함하여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최근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이내의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누계벌점이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</w:t>
            </w:r>
            <w:r>
              <w:rPr>
                <w:rFonts w:cs="Times New Roman" w:hint="eastAsia"/>
                <w:color w:val="000000"/>
                <w:kern w:val="0"/>
              </w:rPr>
              <w:t>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초과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시</w:t>
            </w:r>
          </w:p>
          <w:p w14:paraId="27B3A684" w14:textId="77777777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color w:val="000000"/>
                <w:kern w:val="0"/>
              </w:rPr>
              <w:t>4</w:t>
            </w:r>
            <w:r>
              <w:rPr>
                <w:rFonts w:cs="Times New Roman" w:hint="eastAsia"/>
                <w:color w:val="000000"/>
                <w:kern w:val="0"/>
              </w:rPr>
              <w:t>조에서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정한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진술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보장이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부분에서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허위인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경우</w:t>
            </w:r>
          </w:p>
          <w:p w14:paraId="645AFEF3" w14:textId="562F7B42" w:rsidR="0008634E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color w:val="000000"/>
                <w:kern w:val="0"/>
              </w:rPr>
              <w:t>1</w:t>
            </w:r>
            <w:r>
              <w:rPr>
                <w:rFonts w:cs="Times New Roman"/>
                <w:color w:val="000000"/>
                <w:kern w:val="0"/>
              </w:rPr>
              <w:t>0</w:t>
            </w:r>
            <w:r>
              <w:rPr>
                <w:rFonts w:cs="Times New Roman" w:hint="eastAsia"/>
                <w:color w:val="000000"/>
                <w:kern w:val="0"/>
              </w:rPr>
              <w:t>조</w:t>
            </w:r>
            <w:ins w:id="86" w:author="K&amp;C" w:date="2023-03-21T16:57:00Z">
              <w:r w:rsidR="00561824">
                <w:rPr>
                  <w:rFonts w:cs="Times New Roman" w:hint="eastAsia"/>
                  <w:color w:val="000000"/>
                  <w:kern w:val="0"/>
                </w:rPr>
                <w:t>(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사채권자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과반수에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대한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통지의무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)</w:t>
              </w:r>
            </w:ins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위반</w:t>
            </w:r>
          </w:p>
          <w:p w14:paraId="202B3CE8" w14:textId="516FAFDB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사채보다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최</w:t>
            </w:r>
            <w:r w:rsidR="00BB125E">
              <w:rPr>
                <w:rFonts w:cs="Times New Roman" w:hint="eastAsia"/>
                <w:color w:val="000000"/>
                <w:kern w:val="0"/>
              </w:rPr>
              <w:t>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만기일이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선행하는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사채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발행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</w:p>
          <w:p w14:paraId="55F5FC31" w14:textId="77777777" w:rsidR="0008634E" w:rsidRPr="009C498B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대하여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코스닥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시장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상장규정에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정한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상장폐지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사유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발생하거나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상장폐지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결정이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있는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경우</w:t>
            </w:r>
          </w:p>
          <w:p w14:paraId="29E8D3A8" w14:textId="5FFE2F51" w:rsidR="0008634E" w:rsidRPr="00C92C77" w:rsidRDefault="0008634E" w:rsidP="0008634E">
            <w:pPr>
              <w:pStyle w:val="a8"/>
              <w:widowControl/>
              <w:numPr>
                <w:ilvl w:val="0"/>
                <w:numId w:val="12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발행회사가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제</w:t>
            </w:r>
            <w:r w:rsidRPr="009C498B">
              <w:rPr>
                <w:rFonts w:cs="Times New Roman" w:hint="eastAsia"/>
                <w:color w:val="000000"/>
                <w:kern w:val="0"/>
              </w:rPr>
              <w:t>9</w:t>
            </w:r>
            <w:r w:rsidRPr="009C498B">
              <w:rPr>
                <w:rFonts w:cs="Times New Roman" w:hint="eastAsia"/>
                <w:color w:val="000000"/>
                <w:kern w:val="0"/>
              </w:rPr>
              <w:t>조</w:t>
            </w:r>
            <w:ins w:id="87" w:author="K&amp;C" w:date="2023-03-21T16:57:00Z">
              <w:r w:rsidR="00561824">
                <w:rPr>
                  <w:rFonts w:cs="Times New Roman" w:hint="eastAsia"/>
                  <w:color w:val="000000"/>
                  <w:kern w:val="0"/>
                </w:rPr>
                <w:t>(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자료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제출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및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열람에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응할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>의무</w:t>
              </w:r>
              <w:r w:rsidR="00561824">
                <w:rPr>
                  <w:rFonts w:cs="Times New Roman"/>
                  <w:color w:val="000000"/>
                  <w:kern w:val="0"/>
                </w:rPr>
                <w:t>)</w:t>
              </w:r>
            </w:ins>
            <w:r w:rsidRPr="009C498B">
              <w:rPr>
                <w:rFonts w:cs="Times New Roman" w:hint="eastAsia"/>
                <w:color w:val="000000"/>
                <w:kern w:val="0"/>
              </w:rPr>
              <w:t>의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의무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이행하지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아니하는</w:t>
            </w:r>
            <w:r w:rsidRP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C498B">
              <w:rPr>
                <w:rFonts w:cs="Times New Roman" w:hint="eastAsia"/>
                <w:color w:val="000000"/>
                <w:kern w:val="0"/>
              </w:rPr>
              <w:t>경우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CA002" w14:textId="51CCB96A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AB4F" w14:textId="468DA139" w:rsidR="0008634E" w:rsidRPr="004F581F" w:rsidRDefault="0008634E" w:rsidP="0008634E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단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14</w:t>
            </w:r>
            <w:r>
              <w:rPr>
                <w:rFonts w:cs="Times New Roman" w:hint="eastAsia"/>
                <w:color w:val="000000"/>
                <w:kern w:val="0"/>
              </w:rPr>
              <w:t>번</w:t>
            </w:r>
            <w:r w:rsidR="0013586C">
              <w:rPr>
                <w:rFonts w:cs="Times New Roman" w:hint="eastAsia"/>
                <w:color w:val="000000"/>
                <w:kern w:val="0"/>
              </w:rPr>
              <w:t>,</w:t>
            </w:r>
            <w:r w:rsidR="0013586C">
              <w:rPr>
                <w:rFonts w:cs="Times New Roman"/>
                <w:color w:val="000000"/>
                <w:kern w:val="0"/>
              </w:rPr>
              <w:t xml:space="preserve"> 17</w:t>
            </w:r>
            <w:r w:rsidR="0013586C">
              <w:rPr>
                <w:rFonts w:cs="Times New Roman" w:hint="eastAsia"/>
                <w:color w:val="000000"/>
                <w:kern w:val="0"/>
              </w:rPr>
              <w:t>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삭제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16A9" w14:textId="0070A27A" w:rsidR="0008634E" w:rsidRPr="004F581F" w:rsidRDefault="0013586C" w:rsidP="0008634E">
            <w:pPr>
              <w:widowControl/>
              <w:wordWrap/>
              <w:autoSpaceDN/>
              <w:adjustRightInd/>
              <w:snapToGrid/>
              <w:spacing w:line="240" w:lineRule="auto"/>
              <w:ind w:left="13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단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14</w:t>
            </w:r>
            <w:r>
              <w:rPr>
                <w:rFonts w:cs="Times New Roman" w:hint="eastAsia"/>
                <w:color w:val="000000"/>
                <w:kern w:val="0"/>
              </w:rPr>
              <w:t>번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17</w:t>
            </w:r>
            <w:r>
              <w:rPr>
                <w:rFonts w:cs="Times New Roman" w:hint="eastAsia"/>
                <w:color w:val="000000"/>
                <w:kern w:val="0"/>
              </w:rPr>
              <w:t>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삭제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0F6A" w14:textId="7C15D438" w:rsidR="0008634E" w:rsidRPr="004F581F" w:rsidRDefault="0013586C" w:rsidP="0008634E">
            <w:pPr>
              <w:widowControl/>
              <w:wordWrap/>
              <w:autoSpaceDN/>
              <w:adjustRightInd/>
              <w:snapToGrid/>
              <w:spacing w:line="240" w:lineRule="auto"/>
              <w:ind w:left="13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단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14</w:t>
            </w:r>
            <w:r>
              <w:rPr>
                <w:rFonts w:cs="Times New Roman" w:hint="eastAsia"/>
                <w:color w:val="000000"/>
                <w:kern w:val="0"/>
              </w:rPr>
              <w:t>번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17</w:t>
            </w:r>
            <w:r>
              <w:rPr>
                <w:rFonts w:cs="Times New Roman" w:hint="eastAsia"/>
                <w:color w:val="000000"/>
                <w:kern w:val="0"/>
              </w:rPr>
              <w:t>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삭제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3575" w14:textId="507BCD7F" w:rsidR="00EA1904" w:rsidRPr="00EA1904" w:rsidRDefault="00EA1904" w:rsidP="002C6FDD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좌측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기재</w:t>
            </w:r>
            <w:r w:rsidR="009C498B">
              <w:rPr>
                <w:rFonts w:cs="Times New Roman" w:hint="eastAsia"/>
                <w:color w:val="000000"/>
                <w:kern w:val="0"/>
              </w:rPr>
              <w:t>사항</w:t>
            </w:r>
            <w:r w:rsid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9C498B">
              <w:rPr>
                <w:rFonts w:cs="Times New Roman" w:hint="eastAsia"/>
                <w:color w:val="000000"/>
                <w:kern w:val="0"/>
              </w:rPr>
              <w:t>중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(1)</w:t>
            </w:r>
            <w:r w:rsidR="009C498B">
              <w:rPr>
                <w:rFonts w:cs="Times New Roman"/>
                <w:color w:val="000000"/>
                <w:kern w:val="0"/>
              </w:rPr>
              <w:t xml:space="preserve"> </w:t>
            </w:r>
            <w:r w:rsidR="009C498B">
              <w:rPr>
                <w:rFonts w:cs="Times New Roman" w:hint="eastAsia"/>
                <w:color w:val="000000"/>
                <w:kern w:val="0"/>
              </w:rPr>
              <w:t>내지</w:t>
            </w:r>
            <w:r w:rsid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9C498B">
              <w:rPr>
                <w:rFonts w:cs="Times New Roman"/>
                <w:color w:val="000000"/>
                <w:kern w:val="0"/>
              </w:rPr>
              <w:t>(6), (8), (9),</w:t>
            </w:r>
            <w:r w:rsidR="009371E3">
              <w:rPr>
                <w:rFonts w:cs="Times New Roman"/>
                <w:color w:val="000000"/>
                <w:kern w:val="0"/>
              </w:rPr>
              <w:t xml:space="preserve"> (15) (20</w:t>
            </w:r>
            <w:r w:rsidR="009371E3">
              <w:rPr>
                <w:rFonts w:cs="Times New Roman" w:hint="eastAsia"/>
                <w:color w:val="000000"/>
                <w:kern w:val="0"/>
              </w:rPr>
              <w:t>일</w:t>
            </w:r>
            <w:r w:rsidR="009371E3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9371E3">
              <w:rPr>
                <w:rFonts w:cs="Times New Roman" w:hint="eastAsia"/>
                <w:color w:val="000000"/>
                <w:kern w:val="0"/>
              </w:rPr>
              <w:t>이상</w:t>
            </w:r>
            <w:r w:rsidR="009371E3">
              <w:rPr>
                <w:rFonts w:cs="Times New Roman" w:hint="eastAsia"/>
                <w:color w:val="000000"/>
                <w:kern w:val="0"/>
              </w:rPr>
              <w:t>)</w:t>
            </w:r>
            <w:r w:rsidR="009C498B">
              <w:rPr>
                <w:rFonts w:cs="Times New Roman"/>
                <w:color w:val="000000"/>
                <w:kern w:val="0"/>
              </w:rPr>
              <w:t xml:space="preserve">, (21) </w:t>
            </w:r>
            <w:r w:rsidR="009C498B">
              <w:rPr>
                <w:rFonts w:cs="Times New Roman" w:hint="eastAsia"/>
                <w:color w:val="000000"/>
                <w:kern w:val="0"/>
              </w:rPr>
              <w:t>및</w:t>
            </w:r>
            <w:r w:rsid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9C498B">
              <w:rPr>
                <w:rFonts w:cs="Times New Roman"/>
                <w:color w:val="000000"/>
                <w:kern w:val="0"/>
              </w:rPr>
              <w:t xml:space="preserve">(22) </w:t>
            </w:r>
            <w:r w:rsidR="009C498B">
              <w:rPr>
                <w:rFonts w:cs="Times New Roman" w:hint="eastAsia"/>
                <w:color w:val="000000"/>
                <w:kern w:val="0"/>
              </w:rPr>
              <w:t>등</w:t>
            </w:r>
            <w:r w:rsidR="009C498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9C498B">
              <w:rPr>
                <w:rFonts w:cs="Times New Roman" w:hint="eastAsia"/>
                <w:color w:val="000000"/>
                <w:kern w:val="0"/>
              </w:rPr>
              <w:t>포함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</w:p>
        </w:tc>
      </w:tr>
      <w:tr w:rsidR="009C498B" w:rsidRPr="004F581F" w14:paraId="3A569D0B" w14:textId="5BA68DFD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717A67D" w14:textId="4D0F4BF6" w:rsidR="009C498B" w:rsidRPr="004F581F" w:rsidRDefault="009C498B" w:rsidP="009C498B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lastRenderedPageBreak/>
              <w:t>전환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F7DB1" w14:textId="77777777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따라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기명식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</w:t>
            </w:r>
          </w:p>
          <w:p w14:paraId="7E24C263" w14:textId="77777777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전환비율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전환청구한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합산금액을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전환가격으로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나눈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100%</w:t>
            </w:r>
            <w:r>
              <w:rPr>
                <w:rFonts w:cs="Times New Roman" w:hint="eastAsia"/>
                <w:color w:val="000000"/>
                <w:kern w:val="0"/>
              </w:rPr>
              <w:t>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전환주식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하고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단수주는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전환주식의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현금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지급</w:t>
            </w:r>
          </w:p>
          <w:p w14:paraId="19ACE1DB" w14:textId="167F8846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최초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1,853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주당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액면가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  <w:r>
              <w:rPr>
                <w:rFonts w:cs="Times New Roman"/>
                <w:color w:val="000000"/>
                <w:kern w:val="0"/>
              </w:rPr>
              <w:t xml:space="preserve">, </w:t>
            </w:r>
            <w:r>
              <w:rPr>
                <w:rFonts w:cs="Times New Roman" w:hint="eastAsia"/>
                <w:color w:val="000000"/>
                <w:kern w:val="0"/>
              </w:rPr>
              <w:t>다음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각호의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가액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가장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높은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가액을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하되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원단위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미만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절사</w:t>
            </w:r>
          </w:p>
          <w:p w14:paraId="5162B514" w14:textId="38AA618C" w:rsidR="009C498B" w:rsidRDefault="009C498B" w:rsidP="009C498B">
            <w:pPr>
              <w:widowControl/>
              <w:wordWrap/>
              <w:autoSpaceDN/>
              <w:adjustRightInd/>
              <w:snapToGrid/>
              <w:spacing w:line="240" w:lineRule="auto"/>
              <w:ind w:left="247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가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가중산술평균</w:t>
            </w:r>
          </w:p>
          <w:p w14:paraId="7B6D0183" w14:textId="4B121362" w:rsidR="009C498B" w:rsidRDefault="009C498B" w:rsidP="009C498B">
            <w:pPr>
              <w:widowControl/>
              <w:wordWrap/>
              <w:autoSpaceDN/>
              <w:adjustRightInd/>
              <w:snapToGrid/>
              <w:spacing w:line="240" w:lineRule="auto"/>
              <w:ind w:left="247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나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최근일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가중산술평균</w:t>
            </w:r>
          </w:p>
          <w:p w14:paraId="0F7E66DA" w14:textId="5639BAFA" w:rsidR="009C498B" w:rsidRDefault="009C498B" w:rsidP="009C498B">
            <w:pPr>
              <w:widowControl/>
              <w:wordWrap/>
              <w:autoSpaceDN/>
              <w:adjustRightInd/>
              <w:snapToGrid/>
              <w:spacing w:line="240" w:lineRule="auto"/>
              <w:ind w:left="247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다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청약일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거래일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가중산술평균주가</w:t>
            </w:r>
          </w:p>
          <w:p w14:paraId="575D1ABA" w14:textId="77777777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조정</w:t>
            </w:r>
          </w:p>
          <w:p w14:paraId="515ADFE0" w14:textId="5BA837BE" w:rsidR="009C498B" w:rsidRPr="004F581F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전환청구기간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년째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2022. 5. 7.)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2024. 4. 7.)</w:t>
            </w:r>
            <w:r>
              <w:rPr>
                <w:rFonts w:cs="Times New Roman" w:hint="eastAsia"/>
                <w:color w:val="000000"/>
                <w:kern w:val="0"/>
              </w:rPr>
              <w:t>까지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05C68" w14:textId="55502F80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아래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사항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제외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2C34401C" w14:textId="77777777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최초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1,130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주당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액면가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264B85BE" w14:textId="64225CEA" w:rsidR="009C498B" w:rsidRPr="00C6768A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전환청구기간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2023. 2. 28.)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2025. 1. 28.)</w:t>
            </w:r>
            <w:r>
              <w:rPr>
                <w:rFonts w:cs="Times New Roman" w:hint="eastAsia"/>
                <w:color w:val="000000"/>
                <w:kern w:val="0"/>
              </w:rPr>
              <w:t>까지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32C9" w14:textId="77777777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아래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사항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제외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6F5B0329" w14:textId="4342506D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최초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1,492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주당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액면가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313923A3" w14:textId="1A169C5C" w:rsidR="009C498B" w:rsidRPr="004F581F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전환청구기간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2023. 6. 24.)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2025. 5. 24.)</w:t>
            </w:r>
            <w:r>
              <w:rPr>
                <w:rFonts w:cs="Times New Roman" w:hint="eastAsia"/>
                <w:color w:val="000000"/>
                <w:kern w:val="0"/>
              </w:rPr>
              <w:t>까지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986C" w14:textId="77777777" w:rsidR="00ED2D8C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아래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사항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제외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44B41850" w14:textId="77777777" w:rsidR="00ED2D8C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최초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1,492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주당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액면가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3BA59B04" w14:textId="6C7B677F" w:rsidR="009C498B" w:rsidRPr="004F581F" w:rsidRDefault="00ED2D8C" w:rsidP="00ED2D8C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전환청구기간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2023. 6. 24.)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2025. 5. 24.)</w:t>
            </w:r>
            <w:r>
              <w:rPr>
                <w:rFonts w:cs="Times New Roman" w:hint="eastAsia"/>
                <w:color w:val="000000"/>
                <w:kern w:val="0"/>
              </w:rPr>
              <w:t>까지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519B" w14:textId="77777777" w:rsidR="00E26879" w:rsidRDefault="00E26879" w:rsidP="00E26879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좌동</w:t>
            </w:r>
            <w:r>
              <w:rPr>
                <w:rFonts w:cs="Times New Roman" w:hint="eastAsia"/>
                <w:color w:val="000000"/>
                <w:kern w:val="0"/>
              </w:rPr>
              <w:t xml:space="preserve"> (</w:t>
            </w:r>
            <w:r>
              <w:rPr>
                <w:rFonts w:cs="Times New Roman" w:hint="eastAsia"/>
                <w:color w:val="000000"/>
                <w:kern w:val="0"/>
              </w:rPr>
              <w:t>아래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사항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제외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0BDB6188" w14:textId="77777777" w:rsidR="00E26879" w:rsidRDefault="00E26879" w:rsidP="00E26879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최초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1,492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 w:hint="eastAsia"/>
                <w:color w:val="000000"/>
                <w:kern w:val="0"/>
              </w:rPr>
              <w:t>주당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액면가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</w:t>
            </w:r>
            <w:r>
              <w:rPr>
                <w:rFonts w:cs="Times New Roman" w:hint="eastAsia"/>
                <w:color w:val="000000"/>
                <w:kern w:val="0"/>
              </w:rPr>
              <w:t>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color w:val="000000"/>
                <w:kern w:val="0"/>
              </w:rPr>
              <w:t>)</w:t>
            </w:r>
          </w:p>
          <w:p w14:paraId="0263498D" w14:textId="553E61F4" w:rsidR="009C498B" w:rsidRPr="004F581F" w:rsidRDefault="00E26879" w:rsidP="00E26879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전환청구기간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2023. 6. 24.)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개월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전날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>2025. 5. 24.)</w:t>
            </w:r>
            <w:r>
              <w:rPr>
                <w:rFonts w:cs="Times New Roman" w:hint="eastAsia"/>
                <w:color w:val="000000"/>
                <w:kern w:val="0"/>
              </w:rPr>
              <w:t>까지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1614" w14:textId="5959482E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교환에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따라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ins w:id="88" w:author="K&amp;C" w:date="2023-03-21T16:58:00Z">
              <w:r w:rsidR="00561824">
                <w:rPr>
                  <w:rFonts w:cs="Times New Roman" w:hint="eastAsia"/>
                  <w:color w:val="000000"/>
                  <w:kern w:val="0"/>
                </w:rPr>
                <w:t>대상회사</w:t>
              </w:r>
              <w:r w:rsidR="00561824">
                <w:rPr>
                  <w:rFonts w:cs="Times New Roman" w:hint="eastAsia"/>
                  <w:color w:val="000000"/>
                  <w:kern w:val="0"/>
                </w:rPr>
                <w:t xml:space="preserve"> </w:t>
              </w:r>
            </w:ins>
            <w:r>
              <w:rPr>
                <w:rFonts w:cs="Times New Roman" w:hint="eastAsia"/>
                <w:color w:val="000000"/>
                <w:kern w:val="0"/>
              </w:rPr>
              <w:t>기명식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보통주</w:t>
            </w:r>
          </w:p>
          <w:p w14:paraId="2B23F048" w14:textId="0248A479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교환비율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교환청구한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전자등록금액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합산금액을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전환가격으로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나눈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100%</w:t>
            </w:r>
            <w:r>
              <w:rPr>
                <w:rFonts w:cs="Times New Roman" w:hint="eastAsia"/>
                <w:color w:val="000000"/>
                <w:kern w:val="0"/>
              </w:rPr>
              <w:t>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교환주식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하고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단수주는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교환주식의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전자등록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현금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지급</w:t>
            </w:r>
          </w:p>
          <w:p w14:paraId="7AAA188C" w14:textId="77777777" w:rsidR="009C498B" w:rsidRDefault="009C498B" w:rsidP="00BB462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9C498B">
              <w:rPr>
                <w:rFonts w:cs="Times New Roman" w:hint="eastAsia"/>
                <w:color w:val="000000"/>
                <w:kern w:val="0"/>
              </w:rPr>
              <w:t>교환가액</w:t>
            </w:r>
            <w:r w:rsidRPr="009C498B">
              <w:rPr>
                <w:rFonts w:cs="Times New Roman" w:hint="eastAsia"/>
                <w:color w:val="000000"/>
                <w:kern w:val="0"/>
              </w:rPr>
              <w:t>:</w:t>
            </w:r>
            <w:r w:rsidRPr="009C498B">
              <w:rPr>
                <w:rFonts w:cs="Times New Roman"/>
                <w:color w:val="000000"/>
                <w:kern w:val="0"/>
              </w:rPr>
              <w:t xml:space="preserve"> 2,051</w:t>
            </w:r>
            <w:r w:rsidRPr="009C498B">
              <w:rPr>
                <w:rFonts w:cs="Times New Roman" w:hint="eastAsia"/>
                <w:color w:val="000000"/>
                <w:kern w:val="0"/>
              </w:rPr>
              <w:t>원</w:t>
            </w:r>
          </w:p>
          <w:p w14:paraId="6B575B55" w14:textId="03546A6C" w:rsidR="0040519F" w:rsidRDefault="009C498B" w:rsidP="0040519F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교환가액의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조정</w:t>
            </w:r>
            <w:r w:rsidR="0040519F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40519F">
              <w:rPr>
                <w:rFonts w:cs="Times New Roman" w:hint="eastAsia"/>
                <w:color w:val="000000"/>
                <w:kern w:val="0"/>
              </w:rPr>
              <w:t>있음</w:t>
            </w:r>
          </w:p>
          <w:p w14:paraId="1FA1FD80" w14:textId="53983238" w:rsidR="009C498B" w:rsidRPr="004F581F" w:rsidRDefault="0040519F" w:rsidP="0040519F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교환청구</w:t>
            </w:r>
            <w:r w:rsidR="009C498B">
              <w:rPr>
                <w:rFonts w:cs="Times New Roman" w:hint="eastAsia"/>
                <w:color w:val="000000"/>
                <w:kern w:val="0"/>
              </w:rPr>
              <w:t>기간</w:t>
            </w:r>
            <w:r w:rsidR="009C498B">
              <w:rPr>
                <w:rFonts w:cs="Times New Roman" w:hint="eastAsia"/>
                <w:color w:val="000000"/>
                <w:kern w:val="0"/>
              </w:rPr>
              <w:t>:</w:t>
            </w:r>
            <w:r w:rsidR="009C498B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2</w:t>
            </w:r>
            <w:r>
              <w:rPr>
                <w:rFonts w:cs="Times New Roman"/>
                <w:color w:val="000000"/>
                <w:kern w:val="0"/>
              </w:rPr>
              <w:t>021. 3. 26.</w:t>
            </w:r>
            <w:r>
              <w:rPr>
                <w:rFonts w:cs="Times New Roman" w:hint="eastAsia"/>
                <w:color w:val="000000"/>
                <w:kern w:val="0"/>
              </w:rPr>
              <w:t>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2026. 2. 26.</w:t>
            </w:r>
            <w:r>
              <w:rPr>
                <w:rFonts w:cs="Times New Roman" w:hint="eastAsia"/>
                <w:color w:val="000000"/>
                <w:kern w:val="0"/>
              </w:rPr>
              <w:t>까지</w:t>
            </w:r>
          </w:p>
        </w:tc>
      </w:tr>
      <w:tr w:rsidR="00FB7471" w:rsidRPr="004F581F" w14:paraId="40C70BFD" w14:textId="2486E221" w:rsidTr="0008634E">
        <w:trPr>
          <w:trHeight w:val="24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7D392BA" w14:textId="72609560" w:rsidR="00FB7471" w:rsidRPr="004F581F" w:rsidRDefault="00FB7471" w:rsidP="00FB7471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lastRenderedPageBreak/>
              <w:t>양도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전매제한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99476" w14:textId="68E6794C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동의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없이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제</w:t>
            </w:r>
            <w:r>
              <w:rPr>
                <w:rFonts w:cs="Times New Roman" w:hint="eastAsia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</w:t>
            </w:r>
            <w:r>
              <w:rPr>
                <w:rFonts w:cs="Times New Roman" w:hint="eastAsia"/>
                <w:color w:val="000000"/>
                <w:kern w:val="0"/>
              </w:rPr>
              <w:t xml:space="preserve">. </w:t>
            </w:r>
            <w:r>
              <w:rPr>
                <w:rFonts w:cs="Times New Roman" w:hint="eastAsia"/>
                <w:color w:val="000000"/>
                <w:kern w:val="0"/>
              </w:rPr>
              <w:t>발행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</w:t>
            </w:r>
            <w:r>
              <w:rPr>
                <w:rFonts w:cs="Times New Roman" w:hint="eastAsia"/>
                <w:color w:val="000000"/>
                <w:kern w:val="0"/>
              </w:rPr>
              <w:t>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이내에는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50</w:t>
            </w:r>
            <w:r>
              <w:rPr>
                <w:rFonts w:cs="Times New Roman" w:hint="eastAsia"/>
                <w:color w:val="000000"/>
                <w:kern w:val="0"/>
              </w:rPr>
              <w:t>인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이상의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자에게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전매하지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아니함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1729E" w14:textId="7F3484FC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86B6" w14:textId="50112638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901B" w14:textId="13696393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3D77D9"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FBB7" w14:textId="4D1DC642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 w:rsidRPr="003D77D9"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E287" w14:textId="54674E17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좌동</w:t>
            </w:r>
          </w:p>
        </w:tc>
      </w:tr>
      <w:tr w:rsidR="00FB7471" w:rsidRPr="004F581F" w14:paraId="59C36413" w14:textId="75084D60" w:rsidTr="0008634E">
        <w:trPr>
          <w:trHeight w:val="94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F23B4AA" w14:textId="42BAC30E" w:rsidR="00FB7471" w:rsidRPr="004F581F" w:rsidRDefault="00FB7471" w:rsidP="00FB7471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특약사항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0D3C1" w14:textId="77777777" w:rsidR="00FB7471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아래의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사항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발생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사채원자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과반수에게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통지하여야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함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  <w:p w14:paraId="2B80F602" w14:textId="0E0CAA13" w:rsidR="00FB7471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주식이나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주식으로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교부할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있거나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발행요구권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행사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증권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결의시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</w:p>
          <w:p w14:paraId="19471505" w14:textId="4B79ADC7" w:rsidR="00FB7471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발행어음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수표의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부도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혹은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사유로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금융기관으로부터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거래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정지</w:t>
            </w:r>
          </w:p>
          <w:p w14:paraId="23FDF944" w14:textId="77777777" w:rsidR="00FB7471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중요한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영업의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일부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변경</w:t>
            </w:r>
            <w:r>
              <w:rPr>
                <w:rFonts w:cs="Times New Roman" w:hint="eastAsia"/>
                <w:color w:val="000000"/>
                <w:kern w:val="0"/>
              </w:rPr>
              <w:t xml:space="preserve">, </w:t>
            </w:r>
            <w:r>
              <w:rPr>
                <w:rFonts w:cs="Times New Roman" w:hint="eastAsia"/>
                <w:color w:val="000000"/>
                <w:kern w:val="0"/>
              </w:rPr>
              <w:t>취소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폐지</w:t>
            </w:r>
          </w:p>
          <w:p w14:paraId="6A4A1CDB" w14:textId="77777777" w:rsidR="00FB7471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영업목적의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중요한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변경</w:t>
            </w:r>
          </w:p>
          <w:p w14:paraId="6C8703C1" w14:textId="62D190DD" w:rsidR="00FB7471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천재지변</w:t>
            </w:r>
            <w:r>
              <w:rPr>
                <w:rFonts w:cs="Times New Roman" w:hint="eastAsia"/>
                <w:color w:val="000000"/>
                <w:kern w:val="0"/>
              </w:rPr>
              <w:t>,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재해로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발행회사에게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막대한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손해</w:t>
            </w:r>
          </w:p>
          <w:p w14:paraId="23EA178A" w14:textId="64D3677E" w:rsidR="00FB7471" w:rsidRPr="00F31E6F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b/>
                <w:color w:val="000000"/>
                <w:kern w:val="0"/>
                <w:u w:val="single"/>
              </w:rPr>
            </w:pP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>발행회사가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>다른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>회사에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>인수합병될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>떄</w:t>
            </w:r>
            <w:r w:rsidRPr="00F31E6F">
              <w:rPr>
                <w:rFonts w:cs="Times New Roman" w:hint="eastAsia"/>
                <w:b/>
                <w:color w:val="000000"/>
                <w:kern w:val="0"/>
                <w:u w:val="single"/>
              </w:rPr>
              <w:t>,</w:t>
            </w:r>
            <w:r w:rsidRPr="00C7713B">
              <w:rPr>
                <w:rFonts w:cs="Times New Roman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발행회사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분할</w:t>
            </w:r>
            <w:r w:rsidRPr="00C7713B">
              <w:rPr>
                <w:rFonts w:cs="Times New Roman" w:hint="eastAsia"/>
                <w:color w:val="000000"/>
                <w:kern w:val="0"/>
              </w:rPr>
              <w:t>,</w:t>
            </w:r>
            <w:r w:rsidRPr="00C7713B">
              <w:rPr>
                <w:rFonts w:cs="Times New Roman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중요한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자산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영업의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전부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중요한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일부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양도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시</w:t>
            </w:r>
            <w:r w:rsidRPr="00C7713B">
              <w:rPr>
                <w:rFonts w:cs="Times New Roman" w:hint="eastAsia"/>
                <w:color w:val="000000"/>
                <w:kern w:val="0"/>
              </w:rPr>
              <w:t>,</w:t>
            </w:r>
            <w:r w:rsidRPr="00C7713B">
              <w:rPr>
                <w:rFonts w:cs="Times New Roman"/>
                <w:color w:val="000000"/>
                <w:kern w:val="0"/>
              </w:rPr>
              <w:t xml:space="preserve"> 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>조직에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>관한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>중대한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 xml:space="preserve"> </w:t>
            </w:r>
            <w:r w:rsidRPr="00FE106B">
              <w:rPr>
                <w:rFonts w:cs="Times New Roman" w:hint="eastAsia"/>
                <w:b/>
                <w:color w:val="000000"/>
                <w:kern w:val="0"/>
                <w:u w:val="single"/>
              </w:rPr>
              <w:t>변경</w:t>
            </w:r>
            <w:r w:rsidRPr="00C7713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C7713B">
              <w:rPr>
                <w:rFonts w:cs="Times New Roman" w:hint="eastAsia"/>
                <w:color w:val="000000"/>
                <w:kern w:val="0"/>
              </w:rPr>
              <w:t>시</w:t>
            </w:r>
          </w:p>
          <w:p w14:paraId="722CCB2B" w14:textId="77777777" w:rsidR="00FB7471" w:rsidRPr="006F547D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6F547D">
              <w:rPr>
                <w:rFonts w:cs="Times New Roman" w:hint="eastAsia"/>
                <w:color w:val="000000"/>
                <w:kern w:val="0"/>
              </w:rPr>
              <w:t>자산재평가법에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의하여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자산재평가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착수보고서와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재평가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신고시</w:t>
            </w:r>
          </w:p>
          <w:p w14:paraId="3B86B762" w14:textId="687F2B95" w:rsidR="00FB7471" w:rsidRPr="006F547D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6F547D">
              <w:rPr>
                <w:rFonts w:cs="Times New Roman" w:hint="eastAsia"/>
                <w:color w:val="000000"/>
                <w:kern w:val="0"/>
              </w:rPr>
              <w:t>발행회사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분기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누적기준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/>
                <w:color w:val="000000"/>
                <w:kern w:val="0"/>
              </w:rPr>
              <w:t>50</w:t>
            </w:r>
            <w:r w:rsidRPr="006F547D">
              <w:rPr>
                <w:rFonts w:cs="Times New Roman" w:hint="eastAsia"/>
                <w:color w:val="000000"/>
                <w:kern w:val="0"/>
              </w:rPr>
              <w:t>억원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이상의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대여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타법인지분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취득</w:t>
            </w:r>
          </w:p>
          <w:p w14:paraId="042A519F" w14:textId="3D5E43B2" w:rsidR="00FB7471" w:rsidRPr="006F547D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6F547D">
              <w:rPr>
                <w:rFonts w:cs="Times New Roman" w:hint="eastAsia"/>
                <w:color w:val="000000"/>
                <w:kern w:val="0"/>
              </w:rPr>
              <w:t>발행회사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자산의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/>
                <w:color w:val="000000"/>
                <w:kern w:val="0"/>
              </w:rPr>
              <w:t xml:space="preserve">30% </w:t>
            </w:r>
            <w:r w:rsidRPr="006F547D">
              <w:rPr>
                <w:rFonts w:cs="Times New Roman" w:hint="eastAsia"/>
                <w:color w:val="000000"/>
                <w:kern w:val="0"/>
              </w:rPr>
              <w:t>이상의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차입이나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사채발행</w:t>
            </w:r>
          </w:p>
          <w:p w14:paraId="513A722E" w14:textId="747EFCBF" w:rsidR="00FB7471" w:rsidRPr="004F581F" w:rsidRDefault="00FB7471" w:rsidP="00FB7471">
            <w:pPr>
              <w:pStyle w:val="a8"/>
              <w:widowControl/>
              <w:numPr>
                <w:ilvl w:val="0"/>
                <w:numId w:val="13"/>
              </w:numPr>
              <w:wordWrap/>
              <w:autoSpaceDN/>
              <w:adjustRightInd/>
              <w:snapToGrid/>
              <w:spacing w:line="240" w:lineRule="auto"/>
              <w:ind w:left="321"/>
              <w:rPr>
                <w:rFonts w:cs="Times New Roman"/>
                <w:color w:val="000000"/>
                <w:kern w:val="0"/>
              </w:rPr>
            </w:pPr>
            <w:r w:rsidRPr="006F547D">
              <w:rPr>
                <w:rFonts w:cs="Times New Roman" w:hint="eastAsia"/>
                <w:color w:val="000000"/>
                <w:kern w:val="0"/>
              </w:rPr>
              <w:t>발행회사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분기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누적기준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/>
                <w:color w:val="000000"/>
                <w:kern w:val="0"/>
              </w:rPr>
              <w:t>50</w:t>
            </w:r>
            <w:r w:rsidRPr="006F547D">
              <w:rPr>
                <w:rFonts w:cs="Times New Roman" w:hint="eastAsia"/>
                <w:color w:val="000000"/>
                <w:kern w:val="0"/>
              </w:rPr>
              <w:t>억원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이상의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자산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영업의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전부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중요한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일부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양수</w:t>
            </w:r>
            <w:r w:rsidRPr="006F547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6F547D">
              <w:rPr>
                <w:rFonts w:cs="Times New Roman" w:hint="eastAsia"/>
                <w:color w:val="000000"/>
                <w:kern w:val="0"/>
              </w:rPr>
              <w:t>양도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B233B" w14:textId="0D8930E4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318" w:hanging="28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좌동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7E3E" w14:textId="419AF73C" w:rsidR="00FB7471" w:rsidRPr="004F581F" w:rsidRDefault="00854EB8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318" w:hanging="283"/>
              <w:rPr>
                <w:rFonts w:cs="Times New Roman"/>
                <w:color w:val="000000"/>
                <w:kern w:val="0"/>
              </w:rPr>
            </w:pPr>
            <w:r w:rsidRPr="00854EB8">
              <w:rPr>
                <w:rFonts w:cs="Times New Roman" w:hint="eastAsia"/>
                <w:color w:val="000000"/>
                <w:kern w:val="0"/>
              </w:rPr>
              <w:t>좌동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(</w:t>
            </w:r>
            <w:r w:rsidRPr="00854EB8">
              <w:rPr>
                <w:rFonts w:cs="Times New Roman" w:hint="eastAsia"/>
                <w:color w:val="000000"/>
                <w:kern w:val="0"/>
              </w:rPr>
              <w:t>단</w:t>
            </w:r>
            <w:r w:rsidRPr="00854EB8">
              <w:rPr>
                <w:rFonts w:cs="Times New Roman" w:hint="eastAsia"/>
                <w:color w:val="000000"/>
                <w:kern w:val="0"/>
              </w:rPr>
              <w:t>,</w:t>
            </w:r>
            <w:r w:rsidRPr="00854EB8">
              <w:rPr>
                <w:rFonts w:cs="Times New Roman"/>
                <w:color w:val="000000"/>
                <w:kern w:val="0"/>
              </w:rPr>
              <w:t xml:space="preserve"> 7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>,</w:t>
            </w:r>
            <w:r w:rsidRPr="00854EB8">
              <w:rPr>
                <w:rFonts w:cs="Times New Roman"/>
                <w:color w:val="000000"/>
                <w:kern w:val="0"/>
              </w:rPr>
              <w:t xml:space="preserve"> 8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 w:hint="eastAsia"/>
                <w:color w:val="000000"/>
                <w:kern w:val="0"/>
              </w:rPr>
              <w:t>및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/>
                <w:color w:val="000000"/>
                <w:kern w:val="0"/>
              </w:rPr>
              <w:t>10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 w:hint="eastAsia"/>
                <w:color w:val="000000"/>
                <w:kern w:val="0"/>
              </w:rPr>
              <w:t>제외</w:t>
            </w:r>
            <w:r w:rsidRPr="00854EB8"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B1A1" w14:textId="710B8BE4" w:rsidR="00FB7471" w:rsidRPr="00854EB8" w:rsidRDefault="00E26879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318" w:hanging="283"/>
              <w:rPr>
                <w:rFonts w:cs="Times New Roman"/>
                <w:color w:val="000000"/>
                <w:kern w:val="0"/>
              </w:rPr>
            </w:pPr>
            <w:r w:rsidRPr="00854EB8">
              <w:rPr>
                <w:rFonts w:cs="Times New Roman" w:hint="eastAsia"/>
                <w:color w:val="000000"/>
                <w:kern w:val="0"/>
              </w:rPr>
              <w:t>좌동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(</w:t>
            </w:r>
            <w:r w:rsidRPr="00854EB8">
              <w:rPr>
                <w:rFonts w:cs="Times New Roman" w:hint="eastAsia"/>
                <w:color w:val="000000"/>
                <w:kern w:val="0"/>
              </w:rPr>
              <w:t>단</w:t>
            </w:r>
            <w:r w:rsidRPr="00854EB8">
              <w:rPr>
                <w:rFonts w:cs="Times New Roman" w:hint="eastAsia"/>
                <w:color w:val="000000"/>
                <w:kern w:val="0"/>
              </w:rPr>
              <w:t>,</w:t>
            </w:r>
            <w:r w:rsidRPr="00854EB8">
              <w:rPr>
                <w:rFonts w:cs="Times New Roman"/>
                <w:color w:val="000000"/>
                <w:kern w:val="0"/>
              </w:rPr>
              <w:t xml:space="preserve"> 7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>,</w:t>
            </w:r>
            <w:r w:rsidRPr="00854EB8">
              <w:rPr>
                <w:rFonts w:cs="Times New Roman"/>
                <w:color w:val="000000"/>
                <w:kern w:val="0"/>
              </w:rPr>
              <w:t xml:space="preserve"> 8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 w:hint="eastAsia"/>
                <w:color w:val="000000"/>
                <w:kern w:val="0"/>
              </w:rPr>
              <w:t>및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/>
                <w:color w:val="000000"/>
                <w:kern w:val="0"/>
              </w:rPr>
              <w:t>10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 w:hint="eastAsia"/>
                <w:color w:val="000000"/>
                <w:kern w:val="0"/>
              </w:rPr>
              <w:t>제외</w:t>
            </w:r>
            <w:r w:rsidRPr="00854EB8"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E711" w14:textId="63029486" w:rsidR="00FB7471" w:rsidRPr="00854EB8" w:rsidRDefault="00E26879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318" w:hanging="283"/>
              <w:rPr>
                <w:rFonts w:cs="Times New Roman"/>
                <w:color w:val="000000"/>
                <w:kern w:val="0"/>
              </w:rPr>
            </w:pPr>
            <w:r w:rsidRPr="00854EB8">
              <w:rPr>
                <w:rFonts w:cs="Times New Roman" w:hint="eastAsia"/>
                <w:color w:val="000000"/>
                <w:kern w:val="0"/>
              </w:rPr>
              <w:t>좌동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(</w:t>
            </w:r>
            <w:r w:rsidRPr="00854EB8">
              <w:rPr>
                <w:rFonts w:cs="Times New Roman" w:hint="eastAsia"/>
                <w:color w:val="000000"/>
                <w:kern w:val="0"/>
              </w:rPr>
              <w:t>단</w:t>
            </w:r>
            <w:r w:rsidRPr="00854EB8">
              <w:rPr>
                <w:rFonts w:cs="Times New Roman" w:hint="eastAsia"/>
                <w:color w:val="000000"/>
                <w:kern w:val="0"/>
              </w:rPr>
              <w:t>,</w:t>
            </w:r>
            <w:r w:rsidRPr="00854EB8">
              <w:rPr>
                <w:rFonts w:cs="Times New Roman"/>
                <w:color w:val="000000"/>
                <w:kern w:val="0"/>
              </w:rPr>
              <w:t xml:space="preserve"> 7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>,</w:t>
            </w:r>
            <w:r w:rsidRPr="00854EB8">
              <w:rPr>
                <w:rFonts w:cs="Times New Roman"/>
                <w:color w:val="000000"/>
                <w:kern w:val="0"/>
              </w:rPr>
              <w:t xml:space="preserve"> 8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 w:hint="eastAsia"/>
                <w:color w:val="000000"/>
                <w:kern w:val="0"/>
              </w:rPr>
              <w:t>및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/>
                <w:color w:val="000000"/>
                <w:kern w:val="0"/>
              </w:rPr>
              <w:t>10</w:t>
            </w:r>
            <w:r w:rsidRPr="00854EB8">
              <w:rPr>
                <w:rFonts w:cs="Times New Roman" w:hint="eastAsia"/>
                <w:color w:val="000000"/>
                <w:kern w:val="0"/>
              </w:rPr>
              <w:t>번</w:t>
            </w:r>
            <w:r w:rsidRPr="00854EB8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854EB8">
              <w:rPr>
                <w:rFonts w:cs="Times New Roman" w:hint="eastAsia"/>
                <w:color w:val="000000"/>
                <w:kern w:val="0"/>
              </w:rPr>
              <w:t>제외</w:t>
            </w:r>
            <w:r w:rsidRPr="00854EB8">
              <w:rPr>
                <w:rFonts w:cs="Times New Roman" w:hint="eastAsia"/>
                <w:color w:val="000000"/>
                <w:kern w:val="0"/>
              </w:rPr>
              <w:t>)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5123" w14:textId="2C6BE063" w:rsidR="00FB7471" w:rsidRPr="004F581F" w:rsidRDefault="00FB7471" w:rsidP="00FB7471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318" w:hanging="28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없음</w:t>
            </w:r>
          </w:p>
        </w:tc>
      </w:tr>
      <w:tr w:rsidR="009C498B" w:rsidRPr="004F581F" w14:paraId="3C750E6F" w14:textId="7A6E8FE4" w:rsidTr="0008634E">
        <w:trPr>
          <w:trHeight w:val="577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7E31E58" w14:textId="733A3DF9" w:rsidR="009C498B" w:rsidRPr="004F581F" w:rsidRDefault="009C498B" w:rsidP="009C498B">
            <w:pPr>
              <w:widowControl/>
              <w:wordWrap/>
              <w:autoSpaceDN/>
              <w:rPr>
                <w:rFonts w:cs="Times New Roman"/>
                <w:b/>
                <w:bCs/>
                <w:color w:val="000000"/>
                <w:kern w:val="0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</w:rPr>
              <w:t>부속계약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02B57" w14:textId="47EF440B" w:rsidR="009C498B" w:rsidRPr="00DC793C" w:rsidRDefault="009C498B" w:rsidP="009C498B">
            <w:pPr>
              <w:widowControl/>
              <w:wordWrap/>
              <w:autoSpaceDN/>
              <w:adjustRightInd/>
              <w:snapToGrid/>
              <w:spacing w:line="240" w:lineRule="auto"/>
              <w:rPr>
                <w:rFonts w:cs="Times New Roman"/>
                <w:b/>
                <w:color w:val="000000"/>
                <w:kern w:val="0"/>
              </w:rPr>
            </w:pPr>
            <w:r w:rsidRPr="00DC793C">
              <w:rPr>
                <w:rFonts w:cs="Times New Roman" w:hint="eastAsia"/>
                <w:b/>
                <w:color w:val="000000"/>
                <w:kern w:val="0"/>
              </w:rPr>
              <w:t>전환사채</w:t>
            </w:r>
            <w:r w:rsidRPr="00DC793C"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 w:rsidRPr="00DC793C">
              <w:rPr>
                <w:rFonts w:cs="Times New Roman" w:hint="eastAsia"/>
                <w:b/>
                <w:color w:val="000000"/>
                <w:kern w:val="0"/>
              </w:rPr>
              <w:t>중도상환청구권</w:t>
            </w:r>
            <w:r w:rsidRPr="00DC793C"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 w:rsidRPr="00DC793C">
              <w:rPr>
                <w:rFonts w:cs="Times New Roman" w:hint="eastAsia"/>
                <w:b/>
                <w:color w:val="000000"/>
                <w:kern w:val="0"/>
              </w:rPr>
              <w:t>추가</w:t>
            </w:r>
          </w:p>
          <w:p w14:paraId="2C28FCCB" w14:textId="37DCBC4A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매매예약</w:t>
            </w:r>
            <w:r>
              <w:rPr>
                <w:rFonts w:cs="Times New Roman" w:hint="eastAsia"/>
                <w:color w:val="000000"/>
                <w:kern w:val="0"/>
              </w:rPr>
              <w:t xml:space="preserve">: </w:t>
            </w:r>
            <w:r>
              <w:rPr>
                <w:rFonts w:cs="Times New Roman" w:hint="eastAsia"/>
                <w:color w:val="000000"/>
                <w:kern w:val="0"/>
              </w:rPr>
              <w:t>발행회사는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인수인이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인수한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원금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기준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50%</w:t>
            </w:r>
            <w:r>
              <w:rPr>
                <w:rFonts w:cs="Times New Roman" w:hint="eastAsia"/>
                <w:color w:val="000000"/>
                <w:kern w:val="0"/>
              </w:rPr>
              <w:t>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초과하지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않는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범위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이내의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매수하고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인수인은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매매목적물을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매도할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것을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예약</w:t>
            </w:r>
          </w:p>
          <w:p w14:paraId="6B8BCD80" w14:textId="77777777" w:rsidR="009C498B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중도상환청구권</w:t>
            </w:r>
            <w:r>
              <w:rPr>
                <w:rFonts w:cs="Times New Roman" w:hint="eastAsia"/>
                <w:color w:val="000000"/>
                <w:kern w:val="0"/>
              </w:rPr>
              <w:t>:</w:t>
            </w:r>
            <w:r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발행회사는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매매목적물의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또는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일부에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일시에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또는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수차례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중도상환청구권을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인수인별로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별개로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행사하여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매매계야을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각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완결할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권리를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가짐</w:t>
            </w:r>
            <w:r>
              <w:rPr>
                <w:rFonts w:cs="Times New Roman" w:hint="eastAsia"/>
                <w:color w:val="000000"/>
                <w:kern w:val="0"/>
              </w:rPr>
              <w:t>.</w:t>
            </w:r>
          </w:p>
          <w:p w14:paraId="4175699D" w14:textId="0A427952" w:rsidR="009C498B" w:rsidRPr="004F581F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발행회사는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중도상환권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취득대가로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인수인에게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각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인수한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매매목적물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원금의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1%</w:t>
            </w:r>
            <w:r>
              <w:rPr>
                <w:rFonts w:cs="Times New Roman" w:hint="eastAsia"/>
                <w:color w:val="000000"/>
                <w:kern w:val="0"/>
              </w:rPr>
              <w:t>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해당하는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가액을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지급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C430C" w14:textId="0ACED17A" w:rsidR="009C498B" w:rsidRPr="004F581F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lastRenderedPageBreak/>
              <w:t>없음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7CFD" w14:textId="22A4C431" w:rsidR="009C498B" w:rsidRPr="004F581F" w:rsidRDefault="009C498B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조정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추가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B7C9" w14:textId="7508CBB1" w:rsidR="009C498B" w:rsidRPr="004F581F" w:rsidRDefault="00E26879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조정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추가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E593" w14:textId="6D7B3E88" w:rsidR="009C498B" w:rsidRPr="004F581F" w:rsidRDefault="00854EB8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전환가격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조정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추가</w:t>
            </w: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1B96" w14:textId="77777777" w:rsidR="009C498B" w:rsidRDefault="00A75DD3" w:rsidP="00A75DD3">
            <w:pPr>
              <w:widowControl/>
              <w:wordWrap/>
              <w:autoSpaceDN/>
              <w:adjustRightInd/>
              <w:snapToGrid/>
              <w:spacing w:line="240" w:lineRule="auto"/>
              <w:ind w:left="44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조기상환청구권</w:t>
            </w:r>
            <w:r>
              <w:rPr>
                <w:rFonts w:cs="Times New Roman" w:hint="eastAsia"/>
                <w:color w:val="000000"/>
                <w:kern w:val="0"/>
              </w:rPr>
              <w:t>(</w:t>
            </w:r>
            <w:r>
              <w:rPr>
                <w:rFonts w:cs="Times New Roman"/>
                <w:color w:val="000000"/>
                <w:kern w:val="0"/>
              </w:rPr>
              <w:t xml:space="preserve">Put Option) </w:t>
            </w:r>
            <w:r>
              <w:rPr>
                <w:rFonts w:cs="Times New Roman" w:hint="eastAsia"/>
                <w:color w:val="000000"/>
                <w:kern w:val="0"/>
              </w:rPr>
              <w:t>관련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변경계약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체결</w:t>
            </w:r>
          </w:p>
          <w:p w14:paraId="7E931868" w14:textId="7B0BCF65" w:rsidR="00A75DD3" w:rsidRPr="004F581F" w:rsidRDefault="00A75DD3" w:rsidP="009C498B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조기상환청구권의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사용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시기는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사채발행일로부터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년이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 xml:space="preserve">2024. 3. 26. </w:t>
            </w:r>
            <w:r>
              <w:rPr>
                <w:rFonts w:cs="Times New Roman" w:hint="eastAsia"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이후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3</w:t>
            </w:r>
            <w:r>
              <w:rPr>
                <w:rFonts w:cs="Times New Roman" w:hint="eastAsia"/>
                <w:color w:val="000000"/>
                <w:kern w:val="0"/>
              </w:rPr>
              <w:t>개월에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lastRenderedPageBreak/>
              <w:t>해당되는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날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만기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전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조기상환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가능</w:t>
            </w:r>
          </w:p>
        </w:tc>
      </w:tr>
    </w:tbl>
    <w:p w14:paraId="1AF2C3FC" w14:textId="1050F30E" w:rsidR="00B71392" w:rsidRDefault="00B71392" w:rsidP="007B127B">
      <w:pPr>
        <w:wordWrap/>
        <w:outlineLvl w:val="0"/>
        <w:rPr>
          <w:rFonts w:cs="Times New Roman"/>
          <w:b/>
          <w:sz w:val="28"/>
          <w:szCs w:val="28"/>
        </w:rPr>
      </w:pPr>
    </w:p>
    <w:p w14:paraId="7A266CD0" w14:textId="77777777" w:rsidR="00464CF5" w:rsidRDefault="00464CF5" w:rsidP="007B127B">
      <w:pPr>
        <w:wordWrap/>
        <w:outlineLvl w:val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22364D7" w14:textId="5F11DD37" w:rsidR="00464CF5" w:rsidRDefault="00464CF5" w:rsidP="00464CF5">
      <w:pPr>
        <w:wordWrap/>
        <w:outlineLvl w:val="0"/>
        <w:rPr>
          <w:rFonts w:cs="Times New Roman"/>
          <w:b/>
          <w:sz w:val="28"/>
          <w:szCs w:val="28"/>
        </w:rPr>
      </w:pPr>
      <w:bookmarkStart w:id="89" w:name="_Toc91098663"/>
      <w:bookmarkStart w:id="90" w:name="_Toc129603774"/>
      <w:r w:rsidRPr="002356FC">
        <w:rPr>
          <w:rFonts w:cs="Times New Roman"/>
          <w:b/>
          <w:sz w:val="28"/>
          <w:szCs w:val="28"/>
        </w:rPr>
        <w:lastRenderedPageBreak/>
        <w:t>[</w:t>
      </w:r>
      <w:r w:rsidRPr="002356FC">
        <w:rPr>
          <w:rFonts w:cs="Times New Roman"/>
          <w:b/>
          <w:sz w:val="28"/>
          <w:szCs w:val="28"/>
        </w:rPr>
        <w:t>별첨</w:t>
      </w:r>
      <w:r>
        <w:rPr>
          <w:rFonts w:cs="Times New Roman" w:hint="eastAsia"/>
          <w:b/>
          <w:sz w:val="28"/>
          <w:szCs w:val="28"/>
        </w:rPr>
        <w:t xml:space="preserve"> 2</w:t>
      </w:r>
      <w:r w:rsidRPr="002356FC">
        <w:rPr>
          <w:rFonts w:cs="Times New Roman"/>
          <w:b/>
          <w:sz w:val="28"/>
          <w:szCs w:val="28"/>
        </w:rPr>
        <w:t>]</w:t>
      </w:r>
      <w:bookmarkEnd w:id="89"/>
      <w:r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무보증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사모사채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인수계약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주요조건</w:t>
      </w:r>
      <w:bookmarkEnd w:id="90"/>
    </w:p>
    <w:p w14:paraId="12E048CD" w14:textId="4E6739A8" w:rsidR="00464CF5" w:rsidRPr="003F7FBE" w:rsidRDefault="00464CF5" w:rsidP="00464CF5">
      <w:pPr>
        <w:wordWrap/>
        <w:outlineLvl w:val="0"/>
        <w:rPr>
          <w:rFonts w:cs="Times New Roman"/>
          <w:szCs w:val="28"/>
        </w:rPr>
      </w:pPr>
    </w:p>
    <w:tbl>
      <w:tblPr>
        <w:tblW w:w="14601" w:type="dxa"/>
        <w:tblInd w:w="-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43"/>
        <w:gridCol w:w="12758"/>
      </w:tblGrid>
      <w:tr w:rsidR="00CB40B4" w:rsidRPr="004F581F" w14:paraId="2764A4BB" w14:textId="77777777" w:rsidTr="00CB40B4">
        <w:trPr>
          <w:trHeight w:val="349"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5598E5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12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FB46A73" w14:textId="77777777" w:rsidR="00CB40B4" w:rsidRPr="004F581F" w:rsidRDefault="00CB40B4" w:rsidP="00D80091">
            <w:pPr>
              <w:widowControl/>
              <w:wordWrap/>
              <w:autoSpaceDN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4F581F">
              <w:rPr>
                <w:rFonts w:cs="Times New Roman"/>
                <w:b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12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회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무보증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사모사채</w:t>
            </w:r>
          </w:p>
        </w:tc>
      </w:tr>
      <w:tr w:rsidR="00CB40B4" w:rsidRPr="004F581F" w14:paraId="5D27E243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106370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체결일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752B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2022. 10. 26.</w:t>
            </w:r>
          </w:p>
        </w:tc>
      </w:tr>
      <w:tr w:rsidR="00CB40B4" w:rsidRPr="004F581F" w14:paraId="13AA856A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E2016E7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발행회사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194EA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㈜디딤</w:t>
            </w:r>
          </w:p>
        </w:tc>
      </w:tr>
      <w:tr w:rsidR="00CB40B4" w:rsidRPr="004F581F" w14:paraId="293521CE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FCCF406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인수회사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DEDB6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대신증권㈜</w:t>
            </w:r>
          </w:p>
        </w:tc>
      </w:tr>
      <w:tr w:rsidR="00CB40B4" w:rsidRPr="004F581F" w14:paraId="3FAE6CB3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65EA8A2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유동화회사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8F1BB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신보</w:t>
            </w:r>
            <w:r w:rsidRPr="004F581F">
              <w:rPr>
                <w:rFonts w:cs="Times New Roman"/>
                <w:color w:val="000000"/>
                <w:kern w:val="0"/>
              </w:rPr>
              <w:t>2022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22</w:t>
            </w:r>
            <w:r w:rsidRPr="004F581F">
              <w:rPr>
                <w:rFonts w:cs="Times New Roman"/>
                <w:color w:val="000000"/>
                <w:kern w:val="0"/>
              </w:rPr>
              <w:t>차유동화전문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유한회사</w:t>
            </w:r>
          </w:p>
        </w:tc>
      </w:tr>
      <w:tr w:rsidR="00CB40B4" w:rsidRPr="004F581F" w14:paraId="509DEEFA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18CD9BC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채권자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5BB44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신보</w:t>
            </w:r>
            <w:r w:rsidRPr="004F581F">
              <w:rPr>
                <w:rFonts w:cs="Times New Roman"/>
                <w:color w:val="000000"/>
                <w:kern w:val="0"/>
              </w:rPr>
              <w:t>2020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19</w:t>
            </w:r>
            <w:r w:rsidRPr="004F581F">
              <w:rPr>
                <w:rFonts w:cs="Times New Roman"/>
                <w:color w:val="000000"/>
                <w:kern w:val="0"/>
              </w:rPr>
              <w:t>차유동화전문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유한회사</w:t>
            </w:r>
          </w:p>
        </w:tc>
      </w:tr>
      <w:tr w:rsidR="00CB40B4" w:rsidRPr="004F581F" w14:paraId="58FD5739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5E5CD67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예치금융기관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086BA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중소기업은행㈜</w:t>
            </w:r>
          </w:p>
        </w:tc>
      </w:tr>
      <w:tr w:rsidR="00CB40B4" w:rsidRPr="004F581F" w14:paraId="1DBB42B8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A0814C1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연대보증인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9CDA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이정민</w:t>
            </w:r>
          </w:p>
        </w:tc>
      </w:tr>
      <w:tr w:rsidR="00CB40B4" w:rsidRPr="004F581F" w14:paraId="5414D155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FB597F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color w:val="000000"/>
                <w:kern w:val="0"/>
              </w:rPr>
              <w:t>명칭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F9284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㈜디딤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12</w:t>
            </w:r>
            <w:r w:rsidRPr="004F581F">
              <w:rPr>
                <w:rFonts w:cs="Times New Roman"/>
                <w:color w:val="000000"/>
                <w:kern w:val="0"/>
              </w:rPr>
              <w:t>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무보증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사모사채</w:t>
            </w:r>
            <w:r w:rsidRPr="004F581F">
              <w:rPr>
                <w:rFonts w:cs="Times New Roman"/>
                <w:color w:val="000000"/>
                <w:kern w:val="0"/>
              </w:rPr>
              <w:t>(2</w:t>
            </w:r>
            <w:r w:rsidRPr="004F581F">
              <w:rPr>
                <w:rFonts w:cs="Times New Roman"/>
                <w:color w:val="000000"/>
                <w:kern w:val="0"/>
              </w:rPr>
              <w:t>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만기</w:t>
            </w:r>
            <w:r w:rsidRPr="004F581F">
              <w:rPr>
                <w:rFonts w:cs="Times New Roman"/>
                <w:color w:val="000000"/>
                <w:kern w:val="0"/>
              </w:rPr>
              <w:t>)</w:t>
            </w:r>
          </w:p>
        </w:tc>
      </w:tr>
      <w:tr w:rsidR="00CB40B4" w:rsidRPr="004F581F" w14:paraId="75F8B84B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DAF7BA0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종류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52427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무기명식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이권부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무보증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사모사채</w:t>
            </w:r>
          </w:p>
        </w:tc>
      </w:tr>
      <w:tr w:rsidR="00CB40B4" w:rsidRPr="004F581F" w14:paraId="2AA539B2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1C30410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color w:val="000000"/>
                <w:kern w:val="0"/>
              </w:rPr>
              <w:t>전자등록총액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63467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670,000,000</w:t>
            </w:r>
            <w:r w:rsidRPr="004F581F">
              <w:rPr>
                <w:rFonts w:cs="Times New Roman"/>
                <w:color w:val="000000"/>
                <w:kern w:val="0"/>
              </w:rPr>
              <w:t>원</w:t>
            </w:r>
          </w:p>
        </w:tc>
      </w:tr>
      <w:tr w:rsidR="00CB40B4" w:rsidRPr="004F581F" w14:paraId="2F3BC70A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FA33942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color w:val="000000"/>
                <w:kern w:val="0"/>
              </w:rPr>
              <w:t>발행가액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B1971" w14:textId="38876218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전자등록총액의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100%(</w:t>
            </w:r>
            <w:r w:rsidRPr="004F581F">
              <w:rPr>
                <w:rFonts w:cs="Times New Roman"/>
                <w:color w:val="000000"/>
                <w:kern w:val="0"/>
              </w:rPr>
              <w:t>액면발행</w:t>
            </w:r>
            <w:r w:rsidRPr="004F581F">
              <w:rPr>
                <w:rFonts w:cs="Times New Roman"/>
                <w:color w:val="000000"/>
                <w:kern w:val="0"/>
              </w:rPr>
              <w:t>)</w:t>
            </w:r>
          </w:p>
        </w:tc>
      </w:tr>
      <w:tr w:rsidR="00CB40B4" w:rsidRPr="004F581F" w14:paraId="6F5A9A4B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34F8CF2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color w:val="000000"/>
                <w:kern w:val="0"/>
              </w:rPr>
              <w:t>거래단위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수량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32336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거래단위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670,000,000</w:t>
            </w:r>
            <w:r w:rsidRPr="004F581F">
              <w:rPr>
                <w:rFonts w:cs="Times New Roman"/>
                <w:color w:val="000000"/>
                <w:kern w:val="0"/>
              </w:rPr>
              <w:t>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수량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1</w:t>
            </w:r>
          </w:p>
        </w:tc>
      </w:tr>
      <w:tr w:rsidR="00CB40B4" w:rsidRPr="004F581F" w14:paraId="4FC53881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1DE1A9F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color w:val="000000"/>
                <w:kern w:val="0"/>
              </w:rPr>
            </w:pPr>
            <w:r w:rsidRPr="004F581F">
              <w:rPr>
                <w:rFonts w:cs="Times New Roman"/>
                <w:b/>
                <w:color w:val="000000"/>
                <w:kern w:val="0"/>
              </w:rPr>
              <w:t>분할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</w:rPr>
              <w:t>병합</w:t>
            </w:r>
          </w:p>
          <w:p w14:paraId="40B0047A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6695F" w14:textId="3CCB0E35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1</w:t>
            </w:r>
            <w:r w:rsidRPr="004F581F">
              <w:rPr>
                <w:rFonts w:cs="Times New Roman"/>
                <w:color w:val="000000"/>
                <w:kern w:val="0"/>
              </w:rPr>
              <w:t>년간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거래단위의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분할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병합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금지되며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모집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이외의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방법으로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발행되므로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거래소에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상장되지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아니하고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1</w:t>
            </w:r>
            <w:r w:rsidRPr="004F581F">
              <w:rPr>
                <w:rFonts w:cs="Times New Roman"/>
                <w:color w:val="000000"/>
                <w:kern w:val="0"/>
              </w:rPr>
              <w:t>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50</w:t>
            </w:r>
            <w:r w:rsidRPr="004F581F">
              <w:rPr>
                <w:rFonts w:cs="Times New Roman"/>
                <w:color w:val="000000"/>
                <w:kern w:val="0"/>
              </w:rPr>
              <w:t>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이상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금지</w:t>
            </w:r>
          </w:p>
        </w:tc>
      </w:tr>
      <w:tr w:rsidR="00CB40B4" w:rsidRPr="004F581F" w14:paraId="279B0128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158248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수익률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FCCA8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연</w:t>
            </w:r>
            <w:r w:rsidRPr="004F581F">
              <w:rPr>
                <w:rFonts w:cs="Times New Roman"/>
                <w:color w:val="000000"/>
                <w:kern w:val="0"/>
              </w:rPr>
              <w:t>8.213%</w:t>
            </w:r>
          </w:p>
        </w:tc>
      </w:tr>
      <w:tr w:rsidR="00CB40B4" w:rsidRPr="004F581F" w14:paraId="6DA8F73F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8810E2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만기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B26B6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 xml:space="preserve">2024. 10. 26. </w:t>
            </w:r>
            <w:r w:rsidRPr="004F581F">
              <w:rPr>
                <w:rFonts w:cs="Times New Roman"/>
                <w:color w:val="000000"/>
                <w:kern w:val="0"/>
              </w:rPr>
              <w:t>일시상환</w:t>
            </w:r>
          </w:p>
        </w:tc>
      </w:tr>
      <w:tr w:rsidR="00CB40B4" w:rsidRPr="004F581F" w14:paraId="7B27359F" w14:textId="77777777" w:rsidTr="00CB40B4">
        <w:trPr>
          <w:trHeight w:val="2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62211A5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조기상환권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(Call Option)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EC10E" w14:textId="77777777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발행일로부터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6</w:t>
            </w:r>
            <w:r w:rsidRPr="004F581F">
              <w:rPr>
                <w:rFonts w:cs="Times New Roman"/>
                <w:color w:val="000000"/>
                <w:kern w:val="0"/>
              </w:rPr>
              <w:t>개월이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경과한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날로부터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원금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전부에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한하여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조기상환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가능</w:t>
            </w:r>
            <w:r w:rsidRPr="004F581F">
              <w:rPr>
                <w:rFonts w:cs="Times New Roman"/>
                <w:color w:val="000000"/>
                <w:kern w:val="0"/>
              </w:rPr>
              <w:t>(</w:t>
            </w:r>
            <w:r w:rsidRPr="004F581F">
              <w:rPr>
                <w:rFonts w:cs="Times New Roman"/>
                <w:color w:val="000000"/>
                <w:kern w:val="0"/>
              </w:rPr>
              <w:t>일부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조기상환은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불가하나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신용보증기금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양식의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상환약정서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조기상환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가능함</w:t>
            </w:r>
            <w:r w:rsidRPr="004F581F">
              <w:rPr>
                <w:rFonts w:cs="Times New Roman"/>
                <w:color w:val="000000"/>
                <w:kern w:val="0"/>
              </w:rPr>
              <w:t>.)</w:t>
            </w:r>
          </w:p>
          <w:p w14:paraId="62914C41" w14:textId="54ECD8C6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조기상환일의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20</w:t>
            </w:r>
            <w:r w:rsidRPr="004F581F">
              <w:rPr>
                <w:rFonts w:cs="Times New Roman"/>
                <w:color w:val="000000"/>
                <w:kern w:val="0"/>
              </w:rPr>
              <w:t>영업일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전까지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사채권자에게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서면통지</w:t>
            </w:r>
            <w:r w:rsidRPr="004F581F">
              <w:rPr>
                <w:rFonts w:cs="Times New Roman"/>
                <w:color w:val="000000"/>
                <w:kern w:val="0"/>
              </w:rPr>
              <w:t>, 15</w:t>
            </w:r>
            <w:r w:rsidRPr="004F581F">
              <w:rPr>
                <w:rFonts w:cs="Times New Roman"/>
                <w:color w:val="000000"/>
                <w:kern w:val="0"/>
              </w:rPr>
              <w:t>영업일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전까지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한국예탁결제원에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통지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필요</w:t>
            </w:r>
          </w:p>
        </w:tc>
      </w:tr>
      <w:tr w:rsidR="00CB40B4" w:rsidRPr="004F581F" w14:paraId="4E29ABE2" w14:textId="77777777" w:rsidTr="00CB40B4">
        <w:trPr>
          <w:trHeight w:val="948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411710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이자지급방법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기한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7CBFF" w14:textId="0D0740D8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318" w:hanging="28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이자지급일</w:t>
            </w:r>
            <w:r w:rsidRPr="004F581F">
              <w:rPr>
                <w:rFonts w:cs="Times New Roman"/>
                <w:color w:val="000000"/>
                <w:kern w:val="0"/>
              </w:rPr>
              <w:t>: 2023. 1. 26.</w:t>
            </w:r>
            <w:r w:rsidRPr="004F581F">
              <w:rPr>
                <w:rFonts w:cs="Times New Roman"/>
                <w:color w:val="000000"/>
                <w:kern w:val="0"/>
              </w:rPr>
              <w:t>부터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2024. 10.</w:t>
            </w:r>
            <w:r w:rsidR="00B93B93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26.</w:t>
            </w:r>
            <w:r w:rsidR="00B93B93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까지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3</w:t>
            </w:r>
            <w:r w:rsidRPr="004F581F">
              <w:rPr>
                <w:rFonts w:cs="Times New Roman"/>
                <w:color w:val="000000"/>
                <w:kern w:val="0"/>
              </w:rPr>
              <w:t>개월마다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8</w:t>
            </w:r>
            <w:r w:rsidRPr="004F581F">
              <w:rPr>
                <w:rFonts w:cs="Times New Roman"/>
                <w:color w:val="000000"/>
                <w:kern w:val="0"/>
              </w:rPr>
              <w:t>회</w:t>
            </w:r>
          </w:p>
        </w:tc>
      </w:tr>
      <w:tr w:rsidR="00CB40B4" w:rsidRPr="004F581F" w14:paraId="695CE1CA" w14:textId="77777777" w:rsidTr="00CB40B4">
        <w:trPr>
          <w:trHeight w:val="577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FB3EA6C" w14:textId="77777777" w:rsidR="00CB40B4" w:rsidRPr="004F581F" w:rsidRDefault="00CB40B4" w:rsidP="00D80091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lastRenderedPageBreak/>
              <w:t>납입기일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발행일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12B08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납입기일</w:t>
            </w:r>
            <w:r w:rsidRPr="004F581F">
              <w:rPr>
                <w:rFonts w:cs="Times New Roman"/>
                <w:color w:val="000000"/>
                <w:kern w:val="0"/>
              </w:rPr>
              <w:t>: 2022. 10. 26.</w:t>
            </w:r>
          </w:p>
          <w:p w14:paraId="179C7C65" w14:textId="77777777" w:rsidR="00CB40B4" w:rsidRPr="004F581F" w:rsidRDefault="00CB40B4" w:rsidP="00464CF5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발행일</w:t>
            </w:r>
            <w:r w:rsidRPr="004F581F">
              <w:rPr>
                <w:rFonts w:cs="Times New Roman"/>
                <w:color w:val="000000"/>
                <w:kern w:val="0"/>
              </w:rPr>
              <w:t>: 2022. 10. 26.</w:t>
            </w:r>
          </w:p>
        </w:tc>
      </w:tr>
      <w:tr w:rsidR="00CB40B4" w:rsidRPr="004F581F" w14:paraId="07336D00" w14:textId="77777777" w:rsidTr="00CB40B4">
        <w:trPr>
          <w:trHeight w:val="15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B4EFDF1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기한이익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상실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58474" w14:textId="77777777" w:rsidR="00CB40B4" w:rsidRPr="003F7FBE" w:rsidRDefault="00CB40B4" w:rsidP="00CB40B4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  <w:u w:val="single"/>
              </w:rPr>
            </w:pP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즉시상실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사유</w:t>
            </w:r>
          </w:p>
          <w:p w14:paraId="32B7160E" w14:textId="77777777" w:rsidR="00CB40B4" w:rsidRPr="004F581F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배서，보증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인수한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어음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수표가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부도처리되거나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기타의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사유로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은행거래가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정지된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34D5EE9A" w14:textId="77777777" w:rsidR="00CB40B4" w:rsidRPr="004F581F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대하여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‘</w:t>
            </w:r>
            <w:r w:rsidRPr="004F581F">
              <w:rPr>
                <w:rFonts w:cs="Times New Roman"/>
                <w:color w:val="000000"/>
                <w:kern w:val="0"/>
              </w:rPr>
              <w:t>채무자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회생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파산에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관한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법률</w:t>
            </w:r>
            <w:r w:rsidRPr="004F581F">
              <w:rPr>
                <w:rFonts w:cs="Times New Roman"/>
                <w:color w:val="000000"/>
                <w:kern w:val="0"/>
              </w:rPr>
              <w:t>’</w:t>
            </w:r>
            <w:r w:rsidRPr="004F581F">
              <w:rPr>
                <w:rFonts w:cs="Times New Roman"/>
                <w:color w:val="000000"/>
                <w:kern w:val="0"/>
              </w:rPr>
              <w:t>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따른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회생절차개시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신청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파산신청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개인회생절차개시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신청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국제도산절차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신청이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있는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0E2F69C8" w14:textId="77777777" w:rsidR="00CB40B4" w:rsidRPr="00DF2C93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DF2C93">
              <w:rPr>
                <w:rFonts w:cs="Times New Roman"/>
                <w:color w:val="000000"/>
                <w:kern w:val="0"/>
              </w:rPr>
              <w:t>한국신용정보원의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‘</w:t>
            </w:r>
            <w:r w:rsidRPr="00DF2C93">
              <w:rPr>
                <w:rFonts w:cs="Times New Roman"/>
                <w:color w:val="000000"/>
                <w:kern w:val="0"/>
              </w:rPr>
              <w:t>신용정보관리규약</w:t>
            </w:r>
            <w:r w:rsidRPr="00DF2C93">
              <w:rPr>
                <w:rFonts w:cs="Times New Roman"/>
                <w:color w:val="000000"/>
                <w:kern w:val="0"/>
              </w:rPr>
              <w:t>’</w:t>
            </w:r>
            <w:r w:rsidRPr="00DF2C93">
              <w:rPr>
                <w:rFonts w:cs="Times New Roman"/>
                <w:color w:val="000000"/>
                <w:kern w:val="0"/>
              </w:rPr>
              <w:t>에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따른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연체</w:t>
            </w:r>
            <w:r w:rsidRPr="00DF2C93">
              <w:rPr>
                <w:rFonts w:cs="Times New Roman"/>
                <w:color w:val="000000"/>
                <w:kern w:val="0"/>
              </w:rPr>
              <w:t>·</w:t>
            </w:r>
            <w:r w:rsidRPr="00DF2C93">
              <w:rPr>
                <w:rFonts w:cs="Times New Roman"/>
                <w:color w:val="000000"/>
                <w:kern w:val="0"/>
              </w:rPr>
              <w:t>대위변제</w:t>
            </w:r>
            <w:r w:rsidRPr="00DF2C93">
              <w:rPr>
                <w:rFonts w:cs="Times New Roman"/>
                <w:color w:val="000000"/>
                <w:kern w:val="0"/>
              </w:rPr>
              <w:t>·</w:t>
            </w:r>
            <w:r w:rsidRPr="00DF2C93">
              <w:rPr>
                <w:rFonts w:cs="Times New Roman"/>
                <w:color w:val="000000"/>
                <w:kern w:val="0"/>
              </w:rPr>
              <w:t>대지급</w:t>
            </w:r>
            <w:r w:rsidRPr="00DF2C93">
              <w:rPr>
                <w:rFonts w:cs="Times New Roman"/>
                <w:color w:val="000000"/>
                <w:kern w:val="0"/>
              </w:rPr>
              <w:t>·</w:t>
            </w:r>
            <w:r w:rsidRPr="00DF2C93">
              <w:rPr>
                <w:rFonts w:cs="Times New Roman"/>
                <w:color w:val="000000"/>
                <w:kern w:val="0"/>
              </w:rPr>
              <w:t>부도정보</w:t>
            </w:r>
            <w:r w:rsidRPr="00DF2C93">
              <w:rPr>
                <w:rFonts w:cs="Times New Roman"/>
                <w:color w:val="000000"/>
                <w:kern w:val="0"/>
              </w:rPr>
              <w:t>(</w:t>
            </w:r>
            <w:r w:rsidRPr="00DF2C93">
              <w:rPr>
                <w:rFonts w:cs="Times New Roman"/>
                <w:color w:val="000000"/>
                <w:kern w:val="0"/>
              </w:rPr>
              <w:t>이상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관련인정보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포함</w:t>
            </w:r>
            <w:r w:rsidRPr="00DF2C93">
              <w:rPr>
                <w:rFonts w:cs="Times New Roman"/>
                <w:color w:val="000000"/>
                <w:kern w:val="0"/>
              </w:rPr>
              <w:t>)</w:t>
            </w:r>
            <w:r w:rsidRPr="00DF2C93">
              <w:rPr>
                <w:rFonts w:cs="Times New Roman"/>
                <w:color w:val="000000"/>
                <w:kern w:val="0"/>
              </w:rPr>
              <w:t>，금융질서문란정보，공공기록정보의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등록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사유가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발생한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때</w:t>
            </w:r>
          </w:p>
          <w:p w14:paraId="4BF9DD58" w14:textId="77777777" w:rsidR="00CB40B4" w:rsidRPr="004F581F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이외의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사채，대출금채무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상환의무를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부담하는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채무에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관하여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기한의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이익을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채무불이행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사유가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발생한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4BAD61F1" w14:textId="217E5ED3" w:rsidR="00CB40B4" w:rsidRPr="004F581F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12</w:t>
            </w:r>
            <w:r w:rsidRPr="004F581F">
              <w:rPr>
                <w:rFonts w:cs="Times New Roman"/>
                <w:color w:val="000000"/>
                <w:kern w:val="0"/>
              </w:rPr>
              <w:t>호에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기재된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이자지급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기일로부터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1</w:t>
            </w:r>
            <w:r w:rsidRPr="004F581F">
              <w:rPr>
                <w:rFonts w:cs="Times New Roman"/>
                <w:color w:val="000000"/>
                <w:kern w:val="0"/>
              </w:rPr>
              <w:t>개월이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경과될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="00DF2C93">
              <w:rPr>
                <w:rFonts w:cs="Times New Roman" w:hint="eastAsia"/>
                <w:color w:val="000000"/>
                <w:kern w:val="0"/>
              </w:rPr>
              <w:t>때</w:t>
            </w:r>
            <w:r w:rsidRPr="004F581F">
              <w:rPr>
                <w:rFonts w:cs="Times New Roman"/>
                <w:color w:val="000000"/>
                <w:kern w:val="0"/>
              </w:rPr>
              <w:t>까지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지급하여야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이자를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납입하지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아니할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559346BF" w14:textId="77777777" w:rsidR="00CB40B4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대하여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‘</w:t>
            </w:r>
            <w:r w:rsidRPr="004F581F">
              <w:rPr>
                <w:rFonts w:cs="Times New Roman"/>
                <w:color w:val="000000"/>
                <w:kern w:val="0"/>
              </w:rPr>
              <w:t>기업구조조정촉진법</w:t>
            </w:r>
            <w:r w:rsidRPr="004F581F">
              <w:rPr>
                <w:rFonts w:cs="Times New Roman"/>
                <w:color w:val="000000"/>
                <w:kern w:val="0"/>
              </w:rPr>
              <w:t>’, ‘</w:t>
            </w:r>
            <w:r w:rsidRPr="004F581F">
              <w:rPr>
                <w:rFonts w:cs="Times New Roman"/>
                <w:color w:val="000000"/>
                <w:kern w:val="0"/>
              </w:rPr>
              <w:t>채권금융기관의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기업구조조정업무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운영협약</w:t>
            </w:r>
            <w:r w:rsidRPr="004F581F">
              <w:rPr>
                <w:rFonts w:cs="Times New Roman"/>
                <w:color w:val="000000"/>
                <w:kern w:val="0"/>
              </w:rPr>
              <w:t xml:space="preserve">’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‘</w:t>
            </w:r>
            <w:r w:rsidRPr="004F581F">
              <w:rPr>
                <w:rFonts w:cs="Times New Roman"/>
                <w:color w:val="000000"/>
                <w:kern w:val="0"/>
              </w:rPr>
              <w:t>채권은행협의회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운영협약</w:t>
            </w:r>
            <w:r w:rsidRPr="004F581F">
              <w:rPr>
                <w:rFonts w:cs="Times New Roman"/>
                <w:color w:val="000000"/>
                <w:kern w:val="0"/>
              </w:rPr>
              <w:t>’(</w:t>
            </w:r>
            <w:r w:rsidRPr="004F581F">
              <w:rPr>
                <w:rFonts w:cs="Times New Roman"/>
                <w:color w:val="000000"/>
                <w:kern w:val="0"/>
              </w:rPr>
              <w:t>향후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협약을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대체하여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제정되는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유사한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협약을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포함함</w:t>
            </w:r>
            <w:r w:rsidRPr="004F581F">
              <w:rPr>
                <w:rFonts w:cs="Times New Roman"/>
                <w:color w:val="000000"/>
                <w:kern w:val="0"/>
              </w:rPr>
              <w:t xml:space="preserve">) </w:t>
            </w:r>
            <w:r w:rsidRPr="004F581F">
              <w:rPr>
                <w:rFonts w:cs="Times New Roman"/>
                <w:color w:val="000000"/>
                <w:kern w:val="0"/>
              </w:rPr>
              <w:t>등에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따른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기업구조조정절차의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신청이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있거나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절차가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개시된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경우</w:t>
            </w:r>
          </w:p>
          <w:p w14:paraId="0E0DF252" w14:textId="77777777" w:rsidR="00CB40B4" w:rsidRPr="003F7FBE" w:rsidRDefault="00CB40B4" w:rsidP="00CB40B4">
            <w:pPr>
              <w:widowControl/>
              <w:wordWrap/>
              <w:autoSpaceDN/>
              <w:adjustRightInd/>
              <w:snapToGrid/>
              <w:spacing w:line="240" w:lineRule="auto"/>
              <w:ind w:left="-66"/>
              <w:jc w:val="left"/>
              <w:rPr>
                <w:rFonts w:cs="Times New Roman"/>
                <w:color w:val="000000"/>
                <w:kern w:val="0"/>
              </w:rPr>
            </w:pPr>
          </w:p>
          <w:p w14:paraId="4815DA9A" w14:textId="77777777" w:rsidR="00CB40B4" w:rsidRPr="003F7FBE" w:rsidRDefault="00CB40B4" w:rsidP="00CB40B4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  <w:u w:val="single"/>
              </w:rPr>
            </w:pP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기한이익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상실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통보를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한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날로부터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10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일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경과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시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3F7FBE">
              <w:rPr>
                <w:rFonts w:cs="Times New Roman"/>
                <w:b/>
                <w:color w:val="000000"/>
                <w:kern w:val="0"/>
                <w:u w:val="single"/>
              </w:rPr>
              <w:t>상실</w:t>
            </w:r>
          </w:p>
          <w:p w14:paraId="0970233C" w14:textId="149EB092" w:rsidR="00CB40B4" w:rsidRPr="004F581F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사채조건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계약의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내용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조건을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위반</w:t>
            </w:r>
            <w:r w:rsidRPr="004F581F">
              <w:rPr>
                <w:rFonts w:cs="Times New Roman"/>
                <w:color w:val="000000"/>
                <w:kern w:val="0"/>
              </w:rPr>
              <w:t>(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6</w:t>
            </w:r>
            <w:r w:rsidRPr="004F581F">
              <w:rPr>
                <w:rFonts w:cs="Times New Roman"/>
                <w:color w:val="000000"/>
                <w:kern w:val="0"/>
              </w:rPr>
              <w:t>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4</w:t>
            </w:r>
            <w:r w:rsidRPr="004F581F">
              <w:rPr>
                <w:rFonts w:cs="Times New Roman"/>
                <w:color w:val="000000"/>
                <w:kern w:val="0"/>
              </w:rPr>
              <w:t>호의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후순위유동화사채의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인수의무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6</w:t>
            </w:r>
            <w:r w:rsidRPr="004F581F">
              <w:rPr>
                <w:rFonts w:cs="Times New Roman"/>
                <w:color w:val="000000"/>
                <w:kern w:val="0"/>
              </w:rPr>
              <w:t>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6</w:t>
            </w:r>
            <w:r w:rsidRPr="004F581F">
              <w:rPr>
                <w:rFonts w:cs="Times New Roman"/>
                <w:color w:val="000000"/>
                <w:kern w:val="0"/>
              </w:rPr>
              <w:t>호의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약정사항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16</w:t>
            </w:r>
            <w:r w:rsidRPr="004F581F">
              <w:rPr>
                <w:rFonts w:cs="Times New Roman"/>
                <w:color w:val="000000"/>
                <w:kern w:val="0"/>
              </w:rPr>
              <w:t>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1</w:t>
            </w:r>
            <w:r w:rsidRPr="004F581F">
              <w:rPr>
                <w:rFonts w:cs="Times New Roman"/>
                <w:color w:val="000000"/>
                <w:kern w:val="0"/>
              </w:rPr>
              <w:t>항</w:t>
            </w:r>
            <w:r w:rsidR="00B157BE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의무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위반을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포함하되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한정하지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아니한다</w:t>
            </w:r>
            <w:r w:rsidRPr="004F581F">
              <w:rPr>
                <w:rFonts w:cs="Times New Roman"/>
                <w:color w:val="000000"/>
                <w:kern w:val="0"/>
              </w:rPr>
              <w:t>)</w:t>
            </w:r>
            <w:r w:rsidRPr="004F581F">
              <w:rPr>
                <w:rFonts w:cs="Times New Roman"/>
                <w:color w:val="000000"/>
                <w:kern w:val="0"/>
              </w:rPr>
              <w:t>하고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인수회사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유동화회사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보유자가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이의시정을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요구하였으나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위반사항을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시정하지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아니할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2E046DBE" w14:textId="61D76B8C" w:rsidR="00CB40B4" w:rsidRDefault="00CB40B4" w:rsidP="00CB40B4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조직변경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등으로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발행할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없게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되는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경우</w:t>
            </w:r>
          </w:p>
          <w:p w14:paraId="4BBF5BD9" w14:textId="1D4515C0" w:rsidR="00CB40B4" w:rsidRPr="0097436D" w:rsidRDefault="00CB40B4" w:rsidP="0097436D">
            <w:pPr>
              <w:pStyle w:val="a8"/>
              <w:widowControl/>
              <w:numPr>
                <w:ilvl w:val="0"/>
                <w:numId w:val="24"/>
              </w:numPr>
              <w:wordWrap/>
              <w:autoSpaceDN/>
              <w:adjustRightInd/>
              <w:snapToGrid/>
              <w:spacing w:line="240" w:lineRule="auto"/>
              <w:ind w:left="509" w:hanging="575"/>
              <w:jc w:val="left"/>
              <w:rPr>
                <w:rFonts w:cs="Times New Roman"/>
                <w:color w:val="000000"/>
                <w:kern w:val="0"/>
              </w:rPr>
            </w:pPr>
            <w:r w:rsidRPr="0097436D">
              <w:rPr>
                <w:rFonts w:cs="Times New Roman"/>
                <w:color w:val="000000"/>
                <w:kern w:val="0"/>
              </w:rPr>
              <w:t>발행회사가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본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사채조건상의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의무를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이행할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수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없다고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인수회사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또는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유동화회사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기타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본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사채의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보유자가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판단하였을</w:t>
            </w:r>
            <w:r w:rsidRPr="0097436D">
              <w:rPr>
                <w:rFonts w:cs="Times New Roman"/>
                <w:color w:val="000000"/>
                <w:kern w:val="0"/>
              </w:rPr>
              <w:t xml:space="preserve"> </w:t>
            </w:r>
            <w:r w:rsidRPr="0097436D">
              <w:rPr>
                <w:rFonts w:cs="Times New Roman"/>
                <w:color w:val="000000"/>
                <w:kern w:val="0"/>
              </w:rPr>
              <w:t>때</w:t>
            </w:r>
          </w:p>
        </w:tc>
      </w:tr>
      <w:tr w:rsidR="00CB40B4" w:rsidRPr="004F581F" w14:paraId="77D2733A" w14:textId="77777777" w:rsidTr="00CB40B4">
        <w:trPr>
          <w:trHeight w:val="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AE95252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발행회사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약정사항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13CB4" w14:textId="77777777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인수회사가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본건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CBO </w:t>
            </w:r>
            <w:r w:rsidRPr="004F581F">
              <w:rPr>
                <w:rFonts w:cs="Times New Roman"/>
                <w:color w:val="000000"/>
                <w:kern w:val="0"/>
              </w:rPr>
              <w:t>거래를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위하여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인수하는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것임을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인정</w:t>
            </w:r>
          </w:p>
          <w:p w14:paraId="224979CD" w14:textId="7E6016DA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본건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CBO </w:t>
            </w:r>
            <w:r w:rsidRPr="004F581F">
              <w:rPr>
                <w:rFonts w:cs="Times New Roman"/>
                <w:color w:val="000000"/>
                <w:kern w:val="0"/>
              </w:rPr>
              <w:t>발행일에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유동화회사가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발행하는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후순위유동화사채를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취득함</w:t>
            </w:r>
          </w:p>
        </w:tc>
      </w:tr>
      <w:tr w:rsidR="00CB40B4" w:rsidRPr="004F581F" w14:paraId="25D1540D" w14:textId="77777777" w:rsidTr="00CB40B4">
        <w:trPr>
          <w:trHeight w:val="11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F9B7C64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사채의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전매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2298F" w14:textId="0047D091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인수회사는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상환기일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발행회사의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동의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없이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제</w:t>
            </w:r>
            <w:r w:rsidRPr="004F581F">
              <w:rPr>
                <w:rFonts w:cs="Times New Roman"/>
                <w:color w:val="000000"/>
                <w:kern w:val="0"/>
              </w:rPr>
              <w:t>3</w:t>
            </w:r>
            <w:r w:rsidRPr="004F581F">
              <w:rPr>
                <w:rFonts w:cs="Times New Roman"/>
                <w:color w:val="000000"/>
                <w:kern w:val="0"/>
              </w:rPr>
              <w:t>자에게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전매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가능함</w:t>
            </w:r>
            <w:r w:rsidRPr="004F581F">
              <w:rPr>
                <w:rFonts w:cs="Times New Roman"/>
                <w:color w:val="000000"/>
                <w:kern w:val="0"/>
              </w:rPr>
              <w:t xml:space="preserve">. </w:t>
            </w:r>
            <w:r w:rsidRPr="004F581F">
              <w:rPr>
                <w:rFonts w:cs="Times New Roman"/>
                <w:color w:val="000000"/>
                <w:kern w:val="0"/>
              </w:rPr>
              <w:t>단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발행일로부터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1</w:t>
            </w:r>
            <w:r w:rsidRPr="004F581F">
              <w:rPr>
                <w:rFonts w:cs="Times New Roman"/>
                <w:color w:val="000000"/>
                <w:kern w:val="0"/>
              </w:rPr>
              <w:t>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이내에는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분할이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불가하며</w:t>
            </w:r>
            <w:r w:rsidRPr="004F581F">
              <w:rPr>
                <w:rFonts w:cs="Times New Roman"/>
                <w:color w:val="000000"/>
                <w:kern w:val="0"/>
              </w:rPr>
              <w:t>, 50</w:t>
            </w:r>
            <w:r w:rsidR="00DF2C93">
              <w:rPr>
                <w:rFonts w:cs="Times New Roman" w:hint="eastAsia"/>
                <w:color w:val="000000"/>
                <w:kern w:val="0"/>
              </w:rPr>
              <w:t>인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이상의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자에게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전매하지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아니함</w:t>
            </w:r>
            <w:r w:rsidRPr="004F581F">
              <w:rPr>
                <w:rFonts w:cs="Times New Roman"/>
                <w:color w:val="000000"/>
                <w:kern w:val="0"/>
              </w:rPr>
              <w:t>.</w:t>
            </w:r>
          </w:p>
        </w:tc>
      </w:tr>
      <w:tr w:rsidR="00CB40B4" w:rsidRPr="004F581F" w14:paraId="1282E2DD" w14:textId="77777777" w:rsidTr="00CB40B4">
        <w:trPr>
          <w:trHeight w:val="1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24F5C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특약사항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764D4" w14:textId="77777777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사채의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상환완료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다음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각호의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사항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발생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인수회사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유동회사의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업무수탁자에게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서면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통지하여야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함</w:t>
            </w:r>
          </w:p>
          <w:p w14:paraId="38C406F0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어음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수표의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부도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은행거래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정지</w:t>
            </w:r>
          </w:p>
          <w:p w14:paraId="534AEA92" w14:textId="77777777" w:rsidR="00CB40B4" w:rsidRPr="00DF2C93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DF2C93">
              <w:rPr>
                <w:rFonts w:cs="Times New Roman"/>
                <w:color w:val="000000"/>
                <w:kern w:val="0"/>
              </w:rPr>
              <w:t>회생절차，파산절차，개인회생절차</w:t>
            </w:r>
            <w:r w:rsidRPr="00DF2C93">
              <w:rPr>
                <w:rFonts w:cs="Times New Roman"/>
                <w:color w:val="000000"/>
                <w:kern w:val="0"/>
              </w:rPr>
              <w:t xml:space="preserve">, </w:t>
            </w:r>
            <w:r w:rsidRPr="00DF2C93">
              <w:rPr>
                <w:rFonts w:cs="Times New Roman"/>
                <w:color w:val="000000"/>
                <w:kern w:val="0"/>
              </w:rPr>
              <w:t>국제도산절차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등의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절차개시신청</w:t>
            </w:r>
            <w:r w:rsidRPr="00DF2C93">
              <w:rPr>
                <w:rFonts w:cs="Times New Roman"/>
                <w:color w:val="000000"/>
                <w:kern w:val="0"/>
              </w:rPr>
              <w:t xml:space="preserve">, </w:t>
            </w:r>
            <w:r w:rsidRPr="00DF2C93">
              <w:rPr>
                <w:rFonts w:cs="Times New Roman"/>
                <w:color w:val="000000"/>
                <w:kern w:val="0"/>
              </w:rPr>
              <w:t>기업구조조정절차의</w:t>
            </w:r>
            <w:r w:rsidRPr="00DF2C93">
              <w:rPr>
                <w:rFonts w:cs="Times New Roman"/>
                <w:color w:val="000000"/>
                <w:kern w:val="0"/>
              </w:rPr>
              <w:t xml:space="preserve"> </w:t>
            </w:r>
            <w:r w:rsidRPr="00DF2C93">
              <w:rPr>
                <w:rFonts w:cs="Times New Roman"/>
                <w:color w:val="000000"/>
                <w:kern w:val="0"/>
              </w:rPr>
              <w:t>신청</w:t>
            </w:r>
          </w:p>
          <w:p w14:paraId="7C15C484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영업의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일부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전부의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변경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정지</w:t>
            </w:r>
          </w:p>
          <w:p w14:paraId="6A210837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lastRenderedPageBreak/>
              <w:t>영업목적의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변경</w:t>
            </w:r>
          </w:p>
          <w:p w14:paraId="10452763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화재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등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발행회사에게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막대한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손해가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발생한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4804A8AD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b/>
                <w:color w:val="000000"/>
                <w:kern w:val="0"/>
                <w:u w:val="single"/>
              </w:rPr>
            </w:pP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다른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회사를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인수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또는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합병하거나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발행회사가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분할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또는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 xml:space="preserve"> </w:t>
            </w:r>
            <w:r w:rsidRPr="004F581F">
              <w:rPr>
                <w:rFonts w:cs="Times New Roman"/>
                <w:b/>
                <w:color w:val="000000"/>
                <w:kern w:val="0"/>
                <w:u w:val="single"/>
              </w:rPr>
              <w:t>조직변경</w:t>
            </w:r>
          </w:p>
          <w:p w14:paraId="75C7D906" w14:textId="5E190664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자본금의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50% </w:t>
            </w:r>
            <w:r w:rsidRPr="004F581F">
              <w:rPr>
                <w:rFonts w:cs="Times New Roman"/>
                <w:color w:val="000000"/>
                <w:kern w:val="0"/>
              </w:rPr>
              <w:t>이상을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타법인에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출자</w:t>
            </w:r>
            <w:r w:rsidR="00DF2C93">
              <w:rPr>
                <w:rFonts w:cs="Times New Roman" w:hint="eastAsia"/>
                <w:color w:val="000000"/>
                <w:kern w:val="0"/>
              </w:rPr>
              <w:t>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때</w:t>
            </w:r>
          </w:p>
          <w:p w14:paraId="0EDDB5C4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본점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주소지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변경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기타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주요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연락처의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변경</w:t>
            </w:r>
          </w:p>
          <w:p w14:paraId="6A92D9F8" w14:textId="77777777" w:rsidR="00CB40B4" w:rsidRPr="004F581F" w:rsidRDefault="00CB40B4" w:rsidP="00CB40B4">
            <w:pPr>
              <w:pStyle w:val="a8"/>
              <w:widowControl/>
              <w:numPr>
                <w:ilvl w:val="1"/>
                <w:numId w:val="10"/>
              </w:numPr>
              <w:wordWrap/>
              <w:autoSpaceDN/>
              <w:adjustRightInd/>
              <w:snapToGrid/>
              <w:spacing w:line="240" w:lineRule="auto"/>
              <w:ind w:left="651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회사채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유효신용등급이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“B+” </w:t>
            </w:r>
            <w:r w:rsidRPr="004F581F">
              <w:rPr>
                <w:rFonts w:cs="Times New Roman"/>
                <w:color w:val="000000"/>
                <w:kern w:val="0"/>
              </w:rPr>
              <w:t>이하에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해당되는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경우</w:t>
            </w:r>
          </w:p>
          <w:p w14:paraId="1FE7966F" w14:textId="538B5968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kern w:val="0"/>
              </w:rPr>
              <w:t>발행회사에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대하여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제</w:t>
            </w:r>
            <w:r w:rsidRPr="004F581F">
              <w:rPr>
                <w:rFonts w:cs="Times New Roman"/>
                <w:kern w:val="0"/>
              </w:rPr>
              <w:t>4</w:t>
            </w:r>
            <w:r w:rsidRPr="004F581F">
              <w:rPr>
                <w:rFonts w:cs="Times New Roman"/>
                <w:kern w:val="0"/>
              </w:rPr>
              <w:t>조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제</w:t>
            </w:r>
            <w:r w:rsidRPr="004F581F">
              <w:rPr>
                <w:rFonts w:cs="Times New Roman"/>
                <w:kern w:val="0"/>
              </w:rPr>
              <w:t>11</w:t>
            </w:r>
            <w:r w:rsidRPr="004F581F">
              <w:rPr>
                <w:rFonts w:cs="Times New Roman"/>
                <w:kern w:val="0"/>
              </w:rPr>
              <w:t>호</w:t>
            </w:r>
            <w:r w:rsidRPr="004F581F">
              <w:rPr>
                <w:rFonts w:cs="Times New Roman"/>
                <w:kern w:val="0"/>
              </w:rPr>
              <w:t xml:space="preserve"> (</w:t>
            </w:r>
            <w:r w:rsidRPr="004F581F">
              <w:rPr>
                <w:rFonts w:cs="Times New Roman"/>
                <w:kern w:val="0"/>
              </w:rPr>
              <w:t>가</w:t>
            </w:r>
            <w:r w:rsidRPr="004F581F">
              <w:rPr>
                <w:rFonts w:cs="Times New Roman"/>
                <w:kern w:val="0"/>
              </w:rPr>
              <w:t>)</w:t>
            </w:r>
            <w:r w:rsidRPr="004F581F">
              <w:rPr>
                <w:rFonts w:cs="Times New Roman"/>
                <w:kern w:val="0"/>
              </w:rPr>
              <w:t>목</w:t>
            </w:r>
            <w:r w:rsidRPr="004F581F">
              <w:rPr>
                <w:rFonts w:cs="Times New Roman"/>
                <w:kern w:val="0"/>
              </w:rPr>
              <w:t xml:space="preserve"> (i)</w:t>
            </w:r>
            <w:r w:rsidRPr="004F581F">
              <w:rPr>
                <w:rFonts w:cs="Times New Roman"/>
                <w:kern w:val="0"/>
              </w:rPr>
              <w:t>항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내지</w:t>
            </w:r>
            <w:r w:rsidRPr="004F581F">
              <w:rPr>
                <w:rFonts w:cs="Times New Roman"/>
                <w:kern w:val="0"/>
              </w:rPr>
              <w:t xml:space="preserve"> (iii)</w:t>
            </w:r>
            <w:r w:rsidRPr="004F581F">
              <w:rPr>
                <w:rFonts w:cs="Times New Roman"/>
                <w:kern w:val="0"/>
              </w:rPr>
              <w:t>항에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해당하는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사유가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발생한</w:t>
            </w:r>
            <w:r w:rsidRPr="004F581F">
              <w:rPr>
                <w:rFonts w:cs="Times New Roman"/>
                <w:kern w:val="0"/>
              </w:rPr>
              <w:t xml:space="preserve"> </w:t>
            </w:r>
            <w:r w:rsidRPr="004F581F">
              <w:rPr>
                <w:rFonts w:cs="Times New Roman"/>
                <w:kern w:val="0"/>
              </w:rPr>
              <w:t>경우</w:t>
            </w:r>
          </w:p>
        </w:tc>
      </w:tr>
      <w:tr w:rsidR="00CB40B4" w:rsidRPr="004F581F" w14:paraId="2CC3CD3B" w14:textId="77777777" w:rsidTr="00CB40B4">
        <w:trPr>
          <w:trHeight w:val="8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245F726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lastRenderedPageBreak/>
              <w:t>전자등록기관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57F5D" w14:textId="23F1D57B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한국예탁결제원</w:t>
            </w:r>
          </w:p>
        </w:tc>
      </w:tr>
      <w:tr w:rsidR="00CB40B4" w:rsidRPr="004F581F" w14:paraId="0B421D75" w14:textId="77777777" w:rsidTr="00CB40B4">
        <w:trPr>
          <w:trHeight w:val="14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EA51DFB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연대보증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695EA" w14:textId="0F979C57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발행회사의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대표이사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또는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실제경영자</w:t>
            </w:r>
            <w:r w:rsidRPr="004F581F">
              <w:rPr>
                <w:rFonts w:cs="Times New Roman"/>
                <w:color w:val="000000"/>
                <w:kern w:val="0"/>
              </w:rPr>
              <w:t>(</w:t>
            </w:r>
            <w:r w:rsidRPr="004F581F">
              <w:rPr>
                <w:rFonts w:cs="Times New Roman"/>
                <w:color w:val="000000"/>
                <w:kern w:val="0"/>
              </w:rPr>
              <w:t>최대주주등</w:t>
            </w:r>
            <w:r w:rsidRPr="004F581F">
              <w:rPr>
                <w:rFonts w:cs="Times New Roman"/>
                <w:color w:val="000000"/>
                <w:kern w:val="0"/>
              </w:rPr>
              <w:t xml:space="preserve">) </w:t>
            </w:r>
            <w:r w:rsidRPr="004F581F">
              <w:rPr>
                <w:rFonts w:cs="Times New Roman"/>
                <w:color w:val="000000"/>
                <w:kern w:val="0"/>
              </w:rPr>
              <w:t>중에서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신용보증기금이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지정한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자가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연대보증</w:t>
            </w:r>
          </w:p>
        </w:tc>
      </w:tr>
      <w:tr w:rsidR="00CB40B4" w:rsidRPr="004F581F" w14:paraId="6A042C35" w14:textId="77777777" w:rsidTr="00CB40B4">
        <w:trPr>
          <w:trHeight w:val="97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270D71E" w14:textId="77777777" w:rsidR="00CB40B4" w:rsidRPr="004F581F" w:rsidRDefault="00CB40B4" w:rsidP="00CB40B4">
            <w:pPr>
              <w:widowControl/>
              <w:wordWrap/>
              <w:autoSpaceDN/>
              <w:jc w:val="center"/>
              <w:rPr>
                <w:rFonts w:cs="Times New Roman"/>
                <w:b/>
                <w:bCs/>
                <w:color w:val="000000"/>
                <w:kern w:val="0"/>
              </w:rPr>
            </w:pPr>
            <w:r w:rsidRPr="004F581F">
              <w:rPr>
                <w:rFonts w:cs="Times New Roman"/>
                <w:b/>
                <w:bCs/>
                <w:color w:val="000000"/>
                <w:kern w:val="0"/>
              </w:rPr>
              <w:t>근질권</w:t>
            </w:r>
          </w:p>
        </w:tc>
        <w:tc>
          <w:tcPr>
            <w:tcW w:w="1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525F0" w14:textId="77777777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회사의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예치계좌에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입금된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금원에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대한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예금반환채권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위에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근질권설정</w:t>
            </w:r>
          </w:p>
          <w:p w14:paraId="394A1493" w14:textId="4655621D" w:rsidR="00CB40B4" w:rsidRPr="004F581F" w:rsidRDefault="00CB40B4" w:rsidP="00CB40B4">
            <w:pPr>
              <w:widowControl/>
              <w:numPr>
                <w:ilvl w:val="0"/>
                <w:numId w:val="8"/>
              </w:numPr>
              <w:wordWrap/>
              <w:autoSpaceDN/>
              <w:adjustRightInd/>
              <w:snapToGrid/>
              <w:spacing w:line="240" w:lineRule="auto"/>
              <w:ind w:left="247" w:hanging="203"/>
              <w:jc w:val="left"/>
              <w:rPr>
                <w:rFonts w:cs="Times New Roman"/>
                <w:color w:val="000000"/>
                <w:kern w:val="0"/>
              </w:rPr>
            </w:pPr>
            <w:r w:rsidRPr="004F581F">
              <w:rPr>
                <w:rFonts w:cs="Times New Roman"/>
                <w:color w:val="000000"/>
                <w:kern w:val="0"/>
              </w:rPr>
              <w:t>피담보채권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: </w:t>
            </w:r>
            <w:r w:rsidRPr="004F581F">
              <w:rPr>
                <w:rFonts w:cs="Times New Roman"/>
                <w:color w:val="000000"/>
                <w:kern w:val="0"/>
              </w:rPr>
              <w:t>피담보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대금반환청구권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및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후순위사채</w:t>
            </w:r>
            <w:r w:rsidRPr="004F581F">
              <w:rPr>
                <w:rFonts w:cs="Times New Roman"/>
                <w:color w:val="000000"/>
                <w:kern w:val="0"/>
              </w:rPr>
              <w:t xml:space="preserve"> </w:t>
            </w:r>
            <w:r w:rsidRPr="004F581F">
              <w:rPr>
                <w:rFonts w:cs="Times New Roman"/>
                <w:color w:val="000000"/>
                <w:kern w:val="0"/>
              </w:rPr>
              <w:t>매매대금채권</w:t>
            </w:r>
            <w:r w:rsidRPr="004F581F">
              <w:rPr>
                <w:rFonts w:cs="Times New Roman"/>
                <w:color w:val="000000"/>
                <w:kern w:val="0"/>
              </w:rPr>
              <w:t xml:space="preserve">, </w:t>
            </w:r>
            <w:r w:rsidRPr="004F581F">
              <w:rPr>
                <w:rFonts w:cs="Times New Roman"/>
                <w:color w:val="000000"/>
                <w:kern w:val="0"/>
              </w:rPr>
              <w:t>피담보원리금상환채권</w:t>
            </w:r>
          </w:p>
        </w:tc>
      </w:tr>
    </w:tbl>
    <w:p w14:paraId="3D20E12B" w14:textId="77777777" w:rsidR="00464CF5" w:rsidRDefault="00464CF5" w:rsidP="00464CF5">
      <w:pPr>
        <w:wordWrap/>
        <w:outlineLvl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br w:type="page"/>
      </w:r>
    </w:p>
    <w:p w14:paraId="7CE58027" w14:textId="450416BE" w:rsidR="00E8603D" w:rsidRDefault="00E8603D" w:rsidP="007B127B">
      <w:pPr>
        <w:wordWrap/>
        <w:outlineLvl w:val="0"/>
        <w:rPr>
          <w:rFonts w:cs="Times New Roman"/>
          <w:b/>
          <w:sz w:val="28"/>
          <w:szCs w:val="28"/>
        </w:rPr>
      </w:pPr>
      <w:bookmarkStart w:id="91" w:name="_Toc129603776"/>
      <w:r w:rsidRPr="002356FC">
        <w:rPr>
          <w:rFonts w:cs="Times New Roman"/>
          <w:b/>
          <w:sz w:val="28"/>
          <w:szCs w:val="28"/>
        </w:rPr>
        <w:lastRenderedPageBreak/>
        <w:t>[</w:t>
      </w:r>
      <w:r w:rsidRPr="002356FC">
        <w:rPr>
          <w:rFonts w:cs="Times New Roman"/>
          <w:b/>
          <w:sz w:val="28"/>
          <w:szCs w:val="28"/>
        </w:rPr>
        <w:t>별첨</w:t>
      </w:r>
      <w:r>
        <w:rPr>
          <w:rFonts w:cs="Times New Roman" w:hint="eastAsia"/>
          <w:b/>
          <w:sz w:val="28"/>
          <w:szCs w:val="28"/>
        </w:rPr>
        <w:t xml:space="preserve"> </w:t>
      </w:r>
      <w:r w:rsidR="00464CF5">
        <w:rPr>
          <w:rFonts w:cs="Times New Roman"/>
          <w:b/>
          <w:sz w:val="28"/>
          <w:szCs w:val="28"/>
        </w:rPr>
        <w:t>3</w:t>
      </w:r>
      <w:r w:rsidRPr="002356FC">
        <w:rPr>
          <w:rFonts w:cs="Times New Roman"/>
          <w:b/>
          <w:sz w:val="28"/>
          <w:szCs w:val="28"/>
        </w:rPr>
        <w:t>]</w:t>
      </w:r>
      <w:r>
        <w:rPr>
          <w:rFonts w:cs="Times New Roman"/>
          <w:b/>
          <w:sz w:val="28"/>
          <w:szCs w:val="28"/>
        </w:rPr>
        <w:t xml:space="preserve"> </w:t>
      </w:r>
      <w:r w:rsidRPr="002356FC">
        <w:rPr>
          <w:rFonts w:cs="Times New Roman"/>
          <w:b/>
          <w:sz w:val="28"/>
          <w:szCs w:val="28"/>
        </w:rPr>
        <w:t>주요</w:t>
      </w:r>
      <w:r w:rsidRPr="002356FC">
        <w:rPr>
          <w:rFonts w:cs="Times New Roman"/>
          <w:b/>
          <w:sz w:val="28"/>
          <w:szCs w:val="28"/>
        </w:rPr>
        <w:t xml:space="preserve"> </w:t>
      </w:r>
      <w:r w:rsidRPr="002356FC">
        <w:rPr>
          <w:rFonts w:cs="Times New Roman"/>
          <w:b/>
          <w:sz w:val="28"/>
          <w:szCs w:val="28"/>
        </w:rPr>
        <w:t>영업계약</w:t>
      </w:r>
      <w:r w:rsidRPr="002356FC">
        <w:rPr>
          <w:rFonts w:cs="Times New Roman"/>
          <w:b/>
          <w:sz w:val="28"/>
          <w:szCs w:val="28"/>
        </w:rPr>
        <w:t xml:space="preserve"> </w:t>
      </w:r>
      <w:r w:rsidRPr="002356FC">
        <w:rPr>
          <w:rFonts w:cs="Times New Roman"/>
          <w:b/>
          <w:sz w:val="28"/>
          <w:szCs w:val="28"/>
        </w:rPr>
        <w:t>현황</w:t>
      </w:r>
      <w:bookmarkEnd w:id="91"/>
    </w:p>
    <w:p w14:paraId="0B725108" w14:textId="77777777" w:rsidR="00E8603D" w:rsidRDefault="00E8603D" w:rsidP="007B127B">
      <w:pPr>
        <w:wordWrap/>
        <w:outlineLvl w:val="0"/>
        <w:rPr>
          <w:rFonts w:cs="Times New Roman"/>
          <w:b/>
          <w:sz w:val="28"/>
          <w:szCs w:val="28"/>
        </w:rPr>
      </w:pPr>
    </w:p>
    <w:p w14:paraId="3B9B52EF" w14:textId="77777777" w:rsidR="00E8603D" w:rsidRPr="005454CF" w:rsidRDefault="00E8603D" w:rsidP="007B127B">
      <w:pPr>
        <w:pStyle w:val="a8"/>
        <w:numPr>
          <w:ilvl w:val="0"/>
          <w:numId w:val="18"/>
        </w:numPr>
        <w:wordWrap/>
        <w:outlineLvl w:val="0"/>
        <w:rPr>
          <w:rFonts w:asciiTheme="minorHAnsi" w:eastAsiaTheme="minorHAnsi" w:hAnsiTheme="minorHAnsi" w:cs="Times New Roman"/>
          <w:b/>
          <w:sz w:val="24"/>
          <w:szCs w:val="28"/>
        </w:rPr>
      </w:pPr>
      <w:bookmarkStart w:id="92" w:name="_Toc129603638"/>
      <w:bookmarkStart w:id="93" w:name="_Toc129603777"/>
      <w:r w:rsidRPr="005454CF">
        <w:rPr>
          <w:rFonts w:asciiTheme="minorHAnsi" w:eastAsiaTheme="minorHAnsi" w:hAnsiTheme="minorHAnsi" w:cs="Times New Roman" w:hint="eastAsia"/>
          <w:b/>
          <w:sz w:val="24"/>
          <w:szCs w:val="28"/>
        </w:rPr>
        <w:t>가맹</w:t>
      </w:r>
      <w:r>
        <w:rPr>
          <w:rFonts w:asciiTheme="minorHAnsi" w:eastAsiaTheme="minorHAnsi" w:hAnsiTheme="minorHAnsi" w:cs="Times New Roman" w:hint="eastAsia"/>
          <w:b/>
          <w:sz w:val="24"/>
          <w:szCs w:val="28"/>
        </w:rPr>
        <w:t>계약</w:t>
      </w:r>
      <w:bookmarkEnd w:id="92"/>
      <w:bookmarkEnd w:id="93"/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1886"/>
        <w:gridCol w:w="1701"/>
        <w:gridCol w:w="8900"/>
      </w:tblGrid>
      <w:tr w:rsidR="00E8603D" w:rsidRPr="00F64E83" w14:paraId="392B4BE4" w14:textId="77777777" w:rsidTr="00464CF5">
        <w:tc>
          <w:tcPr>
            <w:tcW w:w="2083" w:type="dxa"/>
            <w:shd w:val="clear" w:color="auto" w:fill="D7F2F1" w:themeFill="accent5" w:themeFillTint="33"/>
          </w:tcPr>
          <w:p w14:paraId="59CFE379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계약명</w:t>
            </w:r>
          </w:p>
        </w:tc>
        <w:tc>
          <w:tcPr>
            <w:tcW w:w="1886" w:type="dxa"/>
            <w:shd w:val="clear" w:color="auto" w:fill="D7F2F1" w:themeFill="accent5" w:themeFillTint="33"/>
          </w:tcPr>
          <w:p w14:paraId="17568B4D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</w:t>
            </w:r>
            <w:r w:rsidRPr="00F64E83">
              <w:rPr>
                <w:rFonts w:cs="Times New Roman"/>
                <w:b/>
              </w:rPr>
              <w:t>상대방</w:t>
            </w:r>
          </w:p>
        </w:tc>
        <w:tc>
          <w:tcPr>
            <w:tcW w:w="1701" w:type="dxa"/>
            <w:shd w:val="clear" w:color="auto" w:fill="D7F2F1" w:themeFill="accent5" w:themeFillTint="33"/>
          </w:tcPr>
          <w:p w14:paraId="6E2AC37D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</w:t>
            </w:r>
            <w:r w:rsidRPr="00F64E83">
              <w:rPr>
                <w:rFonts w:cs="Times New Roman"/>
                <w:b/>
              </w:rPr>
              <w:t>기간</w:t>
            </w:r>
          </w:p>
        </w:tc>
        <w:tc>
          <w:tcPr>
            <w:tcW w:w="8900" w:type="dxa"/>
            <w:shd w:val="clear" w:color="auto" w:fill="D7F2F1" w:themeFill="accent5" w:themeFillTint="33"/>
          </w:tcPr>
          <w:p w14:paraId="799A8D4A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  <w:b/>
              </w:rPr>
            </w:pPr>
            <w:r w:rsidRPr="00F64E83">
              <w:rPr>
                <w:rFonts w:cs="Times New Roman"/>
                <w:b/>
              </w:rPr>
              <w:t>주요</w:t>
            </w:r>
            <w:r w:rsidRPr="00F64E83">
              <w:rPr>
                <w:rFonts w:cs="Times New Roman"/>
                <w:b/>
              </w:rPr>
              <w:t xml:space="preserve"> </w:t>
            </w:r>
            <w:r w:rsidRPr="00F64E83">
              <w:rPr>
                <w:rFonts w:cs="Times New Roman"/>
                <w:b/>
              </w:rPr>
              <w:t>내용</w:t>
            </w:r>
          </w:p>
        </w:tc>
      </w:tr>
      <w:tr w:rsidR="00E8603D" w:rsidRPr="00F64E83" w14:paraId="55177BA7" w14:textId="77777777" w:rsidTr="00464CF5">
        <w:trPr>
          <w:trHeight w:val="864"/>
        </w:trPr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4D0B34FB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고래감자탕</w:t>
            </w:r>
          </w:p>
          <w:p w14:paraId="41FC6224" w14:textId="77777777" w:rsidR="00E8603D" w:rsidRPr="00CA24A0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가맹계약서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A4DDA92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 (</w:t>
            </w:r>
            <w:r>
              <w:rPr>
                <w:rFonts w:cs="Times New Roman" w:hint="eastAsia"/>
              </w:rPr>
              <w:t>표준양식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C6BE32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</w:t>
            </w:r>
          </w:p>
        </w:tc>
        <w:tc>
          <w:tcPr>
            <w:tcW w:w="8900" w:type="dxa"/>
            <w:shd w:val="clear" w:color="auto" w:fill="auto"/>
          </w:tcPr>
          <w:p w14:paraId="4E7B75FB" w14:textId="7777777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최초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만료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갱신기간은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년임</w:t>
            </w:r>
            <w:r>
              <w:rPr>
                <w:rFonts w:cs="Times New Roman" w:hint="eastAsia"/>
              </w:rPr>
              <w:t>.</w:t>
            </w:r>
          </w:p>
          <w:p w14:paraId="7169F4A6" w14:textId="7777777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가맹비</w:t>
            </w:r>
            <w:r>
              <w:rPr>
                <w:rFonts w:cs="Times New Roman"/>
              </w:rPr>
              <w:t>: 11,000,000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로열티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카드매출액의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2.2%, </w:t>
            </w:r>
            <w:r>
              <w:rPr>
                <w:rFonts w:cs="Times New Roman" w:hint="eastAsia"/>
              </w:rPr>
              <w:t>교육비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필수교육비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5,500,000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회당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330,000</w:t>
            </w:r>
            <w:r>
              <w:rPr>
                <w:rFonts w:cs="Times New Roman" w:hint="eastAsia"/>
              </w:rPr>
              <w:t>원</w:t>
            </w:r>
          </w:p>
          <w:p w14:paraId="08DB75AD" w14:textId="701AAF34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독점권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, 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가맹사업자의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영업지역에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직영점을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설치하거나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유사한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업종의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설치하여서는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안됨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점포를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중심으로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500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이내의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영업지역을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보호하기로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).</w:t>
            </w:r>
          </w:p>
          <w:p w14:paraId="663E1A94" w14:textId="6DC50808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경업금지의무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, 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가맹사업자는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업종의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하여서는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안됨</w:t>
            </w:r>
          </w:p>
          <w:p w14:paraId="778E8A76" w14:textId="0099515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인허가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취득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가맹사업자는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자신의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비용으로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법령에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인허가를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취득</w:t>
            </w:r>
            <w:r>
              <w:rPr>
                <w:rFonts w:cs="Times New Roman" w:hint="eastAsia"/>
              </w:rPr>
              <w:sym w:font="Wingdings" w:char="F09E"/>
            </w:r>
            <w:r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sym w:font="Wingdings" w:char="F09E"/>
            </w:r>
            <w:r>
              <w:rPr>
                <w:rFonts w:cs="Times New Roman" w:hint="eastAsia"/>
              </w:rPr>
              <w:t>갱신하여야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3262C3E2" w14:textId="5AB7C382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감독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권한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방문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유선상으로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관리하고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요구할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1201880D" w14:textId="3FC210F6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가맹사업자는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알게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조리법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유지할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5FCD111E" w14:textId="6603BF1E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위약벌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: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일방의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책임으로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계약해지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상대방에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실손해액과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위약벌로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20,000,000</w:t>
            </w:r>
            <w:r>
              <w:rPr>
                <w:rFonts w:cs="Times New Roman" w:hint="eastAsia"/>
              </w:rPr>
              <w:t>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5916A727" w14:textId="6593E5A7" w:rsidR="00E8603D" w:rsidRPr="003C04C7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CoC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):</w:t>
            </w:r>
            <w:r>
              <w:rPr>
                <w:rFonts w:cs="Times New Roman"/>
              </w:rPr>
              <w:t xml:space="preserve"> </w:t>
            </w:r>
            <w:r w:rsidRPr="00F77801">
              <w:rPr>
                <w:rFonts w:cs="Times New Roman" w:hint="eastAsia"/>
              </w:rPr>
              <w:t>가맹점의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사전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승인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없이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가맹</w:t>
            </w:r>
            <w:r>
              <w:rPr>
                <w:rFonts w:cs="Times New Roman" w:hint="eastAsia"/>
              </w:rPr>
              <w:t>사업을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양도하는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경우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계약해지</w:t>
            </w:r>
            <w:r w:rsidRPr="00F77801">
              <w:rPr>
                <w:rFonts w:cs="Times New Roman" w:hint="eastAsia"/>
              </w:rPr>
              <w:t xml:space="preserve"> </w:t>
            </w:r>
            <w:r w:rsidRPr="00F77801">
              <w:rPr>
                <w:rFonts w:cs="Times New Roman" w:hint="eastAsia"/>
              </w:rPr>
              <w:t>가능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)</w:t>
            </w:r>
          </w:p>
        </w:tc>
      </w:tr>
      <w:tr w:rsidR="00E8603D" w:rsidRPr="00F64E83" w14:paraId="20A53279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00EF9282" w14:textId="77777777" w:rsidR="00E8603D" w:rsidRPr="00CA24A0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CA24A0">
              <w:rPr>
                <w:rFonts w:cs="Times New Roman" w:hint="eastAsia"/>
              </w:rPr>
              <w:t>고래식당</w:t>
            </w:r>
          </w:p>
          <w:p w14:paraId="01D43ABB" w14:textId="77777777" w:rsidR="00E8603D" w:rsidRPr="00CA24A0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CA24A0">
              <w:rPr>
                <w:rFonts w:cs="Times New Roman" w:hint="eastAsia"/>
              </w:rPr>
              <w:t>가맹계약서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45DDBF92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 (</w:t>
            </w:r>
            <w:r>
              <w:rPr>
                <w:rFonts w:cs="Times New Roman" w:hint="eastAsia"/>
              </w:rPr>
              <w:t>표준양식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0B2CBF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</w:t>
            </w:r>
          </w:p>
        </w:tc>
        <w:tc>
          <w:tcPr>
            <w:tcW w:w="8900" w:type="dxa"/>
            <w:shd w:val="clear" w:color="auto" w:fill="auto"/>
            <w:vAlign w:val="center"/>
          </w:tcPr>
          <w:p w14:paraId="32C091C6" w14:textId="77777777" w:rsidR="00E8603D" w:rsidRPr="00F64E83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양식의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계약서</w:t>
            </w:r>
          </w:p>
        </w:tc>
      </w:tr>
      <w:tr w:rsidR="00E8603D" w:rsidRPr="002356FC" w14:paraId="47D66D8D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7C8E01C1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공화춘</w:t>
            </w:r>
          </w:p>
          <w:p w14:paraId="6EE632FC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가맹계약서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103EE0B7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N/A (</w:t>
            </w:r>
            <w:r>
              <w:rPr>
                <w:rFonts w:cs="Times New Roman" w:hint="eastAsia"/>
              </w:rPr>
              <w:t>표준양식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3F8700" w14:textId="77777777" w:rsidR="00E8603D" w:rsidRPr="00F64E83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</w:t>
            </w:r>
          </w:p>
        </w:tc>
        <w:tc>
          <w:tcPr>
            <w:tcW w:w="8900" w:type="dxa"/>
            <w:shd w:val="clear" w:color="auto" w:fill="auto"/>
          </w:tcPr>
          <w:p w14:paraId="3B2ADF85" w14:textId="7777777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아래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양식의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계약서</w:t>
            </w:r>
          </w:p>
          <w:p w14:paraId="76CDC6F5" w14:textId="7777777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가맹비</w:t>
            </w:r>
            <w:r>
              <w:rPr>
                <w:rFonts w:cs="Times New Roman"/>
              </w:rPr>
              <w:t>: 11,000,000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로열티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총매출액의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3.3%, </w:t>
            </w:r>
            <w:r>
              <w:rPr>
                <w:rFonts w:cs="Times New Roman" w:hint="eastAsia"/>
              </w:rPr>
              <w:t>교육비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필수교육비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3,300,000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회당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330,000</w:t>
            </w:r>
            <w:r>
              <w:rPr>
                <w:rFonts w:cs="Times New Roman" w:hint="eastAsia"/>
              </w:rPr>
              <w:t>원</w:t>
            </w:r>
          </w:p>
          <w:p w14:paraId="4F569672" w14:textId="227B0949" w:rsidR="00E8603D" w:rsidRPr="00F64E83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독점권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(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, </w:t>
            </w:r>
            <w:r w:rsidR="00464CF5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가맹사업자의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영업지역에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직영점을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설치하거나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유사한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업종의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설치하여서는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안됨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점포를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중심으로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1k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이내의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영업지역을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보호하기로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).</w:t>
            </w:r>
          </w:p>
        </w:tc>
      </w:tr>
      <w:tr w:rsidR="00E8603D" w:rsidRPr="002356FC" w14:paraId="4420E97F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0835A7C6" w14:textId="0117219F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신마포갈매</w:t>
            </w:r>
            <w:r w:rsidR="00A22DB0">
              <w:rPr>
                <w:rFonts w:cs="Times New Roman" w:hint="eastAsia"/>
              </w:rPr>
              <w:t>기</w:t>
            </w:r>
          </w:p>
          <w:p w14:paraId="0D71F97A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가맹계약서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687C66AE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 (</w:t>
            </w:r>
            <w:r>
              <w:rPr>
                <w:rFonts w:cs="Times New Roman" w:hint="eastAsia"/>
              </w:rPr>
              <w:t>표준양식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7C053E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</w:t>
            </w:r>
          </w:p>
        </w:tc>
        <w:tc>
          <w:tcPr>
            <w:tcW w:w="8900" w:type="dxa"/>
            <w:shd w:val="clear" w:color="auto" w:fill="auto"/>
          </w:tcPr>
          <w:p w14:paraId="3BE1E1CF" w14:textId="7777777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아래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양식의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계약서</w:t>
            </w:r>
          </w:p>
          <w:p w14:paraId="63A08436" w14:textId="77777777" w:rsidR="00E8603D" w:rsidRDefault="00E8603D" w:rsidP="008C627B">
            <w:pPr>
              <w:widowControl/>
              <w:numPr>
                <w:ilvl w:val="1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749"/>
              <w:rPr>
                <w:rFonts w:cs="Times New Roman"/>
              </w:rPr>
            </w:pPr>
            <w:r>
              <w:rPr>
                <w:rFonts w:cs="Times New Roman" w:hint="eastAsia"/>
              </w:rPr>
              <w:t>가맹비</w:t>
            </w:r>
            <w:r>
              <w:rPr>
                <w:rFonts w:cs="Times New Roman"/>
              </w:rPr>
              <w:t>: 8,800,000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로열티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3</w:t>
            </w:r>
            <w:r>
              <w:rPr>
                <w:rFonts w:cs="Times New Roman"/>
              </w:rPr>
              <w:t>30,000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교육비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필수교육비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2,200,000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회당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550,000</w:t>
            </w:r>
            <w:r>
              <w:rPr>
                <w:rFonts w:cs="Times New Roman" w:hint="eastAsia"/>
              </w:rPr>
              <w:t>원</w:t>
            </w:r>
          </w:p>
          <w:p w14:paraId="1FFCE66F" w14:textId="77777777" w:rsidR="00E8603D" w:rsidRPr="005F1745" w:rsidRDefault="00E8603D" w:rsidP="008C627B">
            <w:pPr>
              <w:widowControl/>
              <w:numPr>
                <w:ilvl w:val="1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749"/>
              <w:rPr>
                <w:rFonts w:cs="Times New Roman"/>
              </w:rPr>
            </w:pPr>
            <w:r>
              <w:rPr>
                <w:rFonts w:cs="Times New Roman" w:hint="eastAsia"/>
              </w:rPr>
              <w:t>위약벌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28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: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일방의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책임으로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계약해지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상대방에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실손해액과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위약벌로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10,000,000</w:t>
            </w:r>
            <w:r>
              <w:rPr>
                <w:rFonts w:cs="Times New Roman" w:hint="eastAsia"/>
              </w:rPr>
              <w:t>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2356FC" w:rsidDel="006D0192" w14:paraId="799F0D96" w14:textId="3869BFE8" w:rsidTr="00464CF5">
        <w:trPr>
          <w:del w:id="94" w:author="heeyang.jang" w:date="2023-03-17T12:17:00Z"/>
        </w:trPr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3DAA7751" w14:textId="7D21587F" w:rsidR="00E8603D" w:rsidDel="006D0192" w:rsidRDefault="00E8603D" w:rsidP="00464CF5">
            <w:pPr>
              <w:wordWrap/>
              <w:spacing w:line="360" w:lineRule="exact"/>
              <w:jc w:val="center"/>
              <w:rPr>
                <w:del w:id="95" w:author="heeyang.jang" w:date="2023-03-17T12:17:00Z"/>
                <w:rFonts w:cs="Times New Roman"/>
              </w:rPr>
            </w:pPr>
            <w:del w:id="96" w:author="heeyang.jang" w:date="2023-03-17T12:17:00Z">
              <w:r w:rsidDel="006D0192">
                <w:rPr>
                  <w:rFonts w:cs="Times New Roman" w:hint="eastAsia"/>
                </w:rPr>
                <w:delText>신마포갈매기</w:delText>
              </w:r>
            </w:del>
          </w:p>
          <w:p w14:paraId="4FB03185" w14:textId="10339912" w:rsidR="00E8603D" w:rsidDel="006D0192" w:rsidRDefault="00E8603D" w:rsidP="00464CF5">
            <w:pPr>
              <w:wordWrap/>
              <w:spacing w:line="360" w:lineRule="exact"/>
              <w:jc w:val="center"/>
              <w:rPr>
                <w:del w:id="97" w:author="heeyang.jang" w:date="2023-03-17T12:17:00Z"/>
                <w:rFonts w:cs="Times New Roman"/>
              </w:rPr>
            </w:pPr>
            <w:del w:id="98" w:author="heeyang.jang" w:date="2023-03-17T12:17:00Z">
              <w:r w:rsidDel="006D0192">
                <w:rPr>
                  <w:rFonts w:cs="Times New Roman" w:hint="eastAsia"/>
                </w:rPr>
                <w:delText>(</w:delText>
              </w:r>
              <w:r w:rsidDel="006D0192">
                <w:rPr>
                  <w:rFonts w:cs="Times New Roman" w:hint="eastAsia"/>
                </w:rPr>
                <w:delText>신논현점</w:delText>
              </w:r>
              <w:r w:rsidDel="006D0192">
                <w:rPr>
                  <w:rFonts w:cs="Times New Roman" w:hint="eastAsia"/>
                </w:rPr>
                <w:delText>)</w:delText>
              </w:r>
            </w:del>
          </w:p>
          <w:p w14:paraId="3568A604" w14:textId="33CDF142" w:rsidR="00E8603D" w:rsidDel="006D0192" w:rsidRDefault="00E8603D" w:rsidP="00464CF5">
            <w:pPr>
              <w:wordWrap/>
              <w:spacing w:line="360" w:lineRule="exact"/>
              <w:jc w:val="center"/>
              <w:rPr>
                <w:del w:id="99" w:author="heeyang.jang" w:date="2023-03-17T12:17:00Z"/>
                <w:rFonts w:cs="Times New Roman"/>
              </w:rPr>
            </w:pPr>
            <w:del w:id="100" w:author="heeyang.jang" w:date="2023-03-17T12:17:00Z">
              <w:r w:rsidDel="006D0192">
                <w:rPr>
                  <w:rFonts w:cs="Times New Roman" w:hint="eastAsia"/>
                </w:rPr>
                <w:delText>가맹계약서</w:delText>
              </w:r>
            </w:del>
          </w:p>
        </w:tc>
        <w:tc>
          <w:tcPr>
            <w:tcW w:w="1886" w:type="dxa"/>
            <w:shd w:val="clear" w:color="auto" w:fill="auto"/>
            <w:vAlign w:val="center"/>
          </w:tcPr>
          <w:p w14:paraId="0AB5B41C" w14:textId="0A937483" w:rsidR="00E8603D" w:rsidDel="006D0192" w:rsidRDefault="00E8603D" w:rsidP="00464CF5">
            <w:pPr>
              <w:wordWrap/>
              <w:spacing w:line="360" w:lineRule="exact"/>
              <w:jc w:val="center"/>
              <w:rPr>
                <w:del w:id="101" w:author="heeyang.jang" w:date="2023-03-17T12:17:00Z"/>
                <w:rFonts w:cs="Times New Roman"/>
              </w:rPr>
            </w:pPr>
            <w:del w:id="102" w:author="heeyang.jang" w:date="2023-03-17T12:17:00Z">
              <w:r w:rsidDel="006D0192">
                <w:rPr>
                  <w:rFonts w:cs="Times New Roman" w:hint="eastAsia"/>
                </w:rPr>
                <w:delText>신논현점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가맹사업자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박상희</w:delText>
              </w:r>
            </w:del>
          </w:p>
        </w:tc>
        <w:tc>
          <w:tcPr>
            <w:tcW w:w="1701" w:type="dxa"/>
            <w:shd w:val="clear" w:color="auto" w:fill="auto"/>
            <w:vAlign w:val="center"/>
          </w:tcPr>
          <w:p w14:paraId="77CB42AD" w14:textId="7B5D15BF" w:rsidR="00E8603D" w:rsidDel="006D0192" w:rsidRDefault="00E8603D" w:rsidP="00464CF5">
            <w:pPr>
              <w:wordWrap/>
              <w:spacing w:line="360" w:lineRule="exact"/>
              <w:jc w:val="center"/>
              <w:rPr>
                <w:del w:id="103" w:author="heeyang.jang" w:date="2023-03-17T12:17:00Z"/>
                <w:rFonts w:cs="Times New Roman"/>
              </w:rPr>
            </w:pPr>
            <w:commentRangeStart w:id="104"/>
            <w:commentRangeStart w:id="105"/>
            <w:del w:id="106" w:author="heeyang.jang" w:date="2023-03-17T12:17:00Z">
              <w:r w:rsidDel="006D0192">
                <w:rPr>
                  <w:rFonts w:cs="Times New Roman" w:hint="eastAsia"/>
                </w:rPr>
                <w:delText>2017. 12. 7.</w:delText>
              </w:r>
            </w:del>
          </w:p>
          <w:p w14:paraId="4BC9E301" w14:textId="74652778" w:rsidR="00E8603D" w:rsidDel="006D0192" w:rsidRDefault="00E8603D" w:rsidP="00464CF5">
            <w:pPr>
              <w:wordWrap/>
              <w:spacing w:line="360" w:lineRule="exact"/>
              <w:jc w:val="center"/>
              <w:rPr>
                <w:del w:id="107" w:author="heeyang.jang" w:date="2023-03-17T12:17:00Z"/>
                <w:rFonts w:cs="Times New Roman"/>
              </w:rPr>
            </w:pPr>
            <w:del w:id="108" w:author="heeyang.jang" w:date="2023-03-17T12:17:00Z">
              <w:r w:rsidDel="006D0192">
                <w:rPr>
                  <w:rFonts w:cs="Times New Roman"/>
                </w:rPr>
                <w:delText>- 2019. 12. 6.</w:delText>
              </w:r>
              <w:commentRangeEnd w:id="104"/>
              <w:r w:rsidR="00A22DB0" w:rsidDel="006D0192">
                <w:rPr>
                  <w:rStyle w:val="aa"/>
                </w:rPr>
                <w:commentReference w:id="104"/>
              </w:r>
              <w:commentRangeEnd w:id="105"/>
              <w:r w:rsidR="0030350B" w:rsidDel="006D0192">
                <w:rPr>
                  <w:rStyle w:val="aa"/>
                </w:rPr>
                <w:commentReference w:id="105"/>
              </w:r>
            </w:del>
          </w:p>
        </w:tc>
        <w:tc>
          <w:tcPr>
            <w:tcW w:w="8900" w:type="dxa"/>
            <w:shd w:val="clear" w:color="auto" w:fill="auto"/>
          </w:tcPr>
          <w:p w14:paraId="1B167675" w14:textId="5D109B70" w:rsidR="00E8603D" w:rsidDel="006D0192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del w:id="109" w:author="heeyang.jang" w:date="2023-03-17T12:17:00Z"/>
                <w:rFonts w:cs="Times New Roman"/>
              </w:rPr>
            </w:pPr>
            <w:del w:id="110" w:author="heeyang.jang" w:date="2023-03-17T12:17:00Z">
              <w:r w:rsidDel="006D0192">
                <w:rPr>
                  <w:rFonts w:cs="Times New Roman" w:hint="eastAsia"/>
                </w:rPr>
                <w:delText>아래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내용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외에는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위와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동일한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양식의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계약서</w:delText>
              </w:r>
            </w:del>
          </w:p>
          <w:p w14:paraId="47CB18DB" w14:textId="386C8239" w:rsidR="00E8603D" w:rsidDel="006D0192" w:rsidRDefault="00E8603D" w:rsidP="008C627B">
            <w:pPr>
              <w:widowControl/>
              <w:numPr>
                <w:ilvl w:val="1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749"/>
              <w:rPr>
                <w:del w:id="111" w:author="heeyang.jang" w:date="2023-03-17T12:17:00Z"/>
                <w:rFonts w:cs="Times New Roman"/>
              </w:rPr>
            </w:pPr>
            <w:del w:id="112" w:author="heeyang.jang" w:date="2023-03-17T12:17:00Z">
              <w:r w:rsidDel="006D0192">
                <w:rPr>
                  <w:rFonts w:cs="Times New Roman" w:hint="eastAsia"/>
                </w:rPr>
                <w:delText>가맹비</w:delText>
              </w:r>
              <w:r w:rsidDel="006D0192">
                <w:rPr>
                  <w:rFonts w:cs="Times New Roman"/>
                </w:rPr>
                <w:delText>: 8,800,000</w:delText>
              </w:r>
              <w:r w:rsidDel="006D0192">
                <w:rPr>
                  <w:rFonts w:cs="Times New Roman" w:hint="eastAsia"/>
                </w:rPr>
                <w:delText>원</w:delText>
              </w:r>
              <w:r w:rsidDel="006D0192">
                <w:rPr>
                  <w:rFonts w:cs="Times New Roman" w:hint="eastAsia"/>
                </w:rPr>
                <w:delText>,</w:delText>
              </w:r>
              <w:r w:rsidDel="006D0192">
                <w:rPr>
                  <w:rFonts w:cs="Times New Roman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로열티</w:delText>
              </w:r>
              <w:r w:rsidDel="006D0192">
                <w:rPr>
                  <w:rFonts w:cs="Times New Roman" w:hint="eastAsia"/>
                </w:rPr>
                <w:delText xml:space="preserve">: </w:delText>
              </w:r>
              <w:r w:rsidDel="006D0192">
                <w:rPr>
                  <w:rFonts w:cs="Times New Roman" w:hint="eastAsia"/>
                </w:rPr>
                <w:delText>매월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총매출액의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/>
                </w:rPr>
                <w:delText xml:space="preserve">1.1%, </w:delText>
              </w:r>
              <w:r w:rsidDel="006D0192">
                <w:rPr>
                  <w:rFonts w:cs="Times New Roman" w:hint="eastAsia"/>
                </w:rPr>
                <w:delText>교육비</w:delText>
              </w:r>
              <w:r w:rsidDel="006D0192">
                <w:rPr>
                  <w:rFonts w:cs="Times New Roman" w:hint="eastAsia"/>
                </w:rPr>
                <w:delText xml:space="preserve">: </w:delText>
              </w:r>
              <w:r w:rsidDel="006D0192">
                <w:rPr>
                  <w:rFonts w:cs="Times New Roman" w:hint="eastAsia"/>
                </w:rPr>
                <w:delText>필수교육비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/>
                </w:rPr>
                <w:delText>2,200,000</w:delText>
              </w:r>
              <w:r w:rsidDel="006D0192">
                <w:rPr>
                  <w:rFonts w:cs="Times New Roman" w:hint="eastAsia"/>
                </w:rPr>
                <w:delText>원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및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특별교육비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/>
                </w:rPr>
                <w:delText>1</w:delText>
              </w:r>
              <w:r w:rsidDel="006D0192">
                <w:rPr>
                  <w:rFonts w:cs="Times New Roman" w:hint="eastAsia"/>
                </w:rPr>
                <w:delText>회당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/>
                </w:rPr>
                <w:delText>550,000</w:delText>
              </w:r>
              <w:r w:rsidDel="006D0192">
                <w:rPr>
                  <w:rFonts w:cs="Times New Roman" w:hint="eastAsia"/>
                </w:rPr>
                <w:delText>원</w:delText>
              </w:r>
              <w:r w:rsidDel="006D0192">
                <w:rPr>
                  <w:rFonts w:cs="Times New Roman" w:hint="eastAsia"/>
                </w:rPr>
                <w:delText>(</w:delText>
              </w:r>
              <w:r w:rsidR="0030350B" w:rsidDel="006D0192">
                <w:rPr>
                  <w:rFonts w:cs="Times New Roman" w:hint="eastAsia"/>
                </w:rPr>
                <w:delText>본</w:delText>
              </w:r>
              <w:r w:rsidR="0030350B" w:rsidDel="006D0192">
                <w:rPr>
                  <w:rFonts w:cs="Times New Roman" w:hint="eastAsia"/>
                </w:rPr>
                <w:delText xml:space="preserve"> </w:delText>
              </w:r>
              <w:r w:rsidR="0030350B" w:rsidDel="006D0192">
                <w:rPr>
                  <w:rFonts w:cs="Times New Roman" w:hint="eastAsia"/>
                </w:rPr>
                <w:delText>계약은</w:delText>
              </w:r>
              <w:r w:rsidR="0030350B" w:rsidDel="006D0192">
                <w:rPr>
                  <w:rFonts w:cs="Times New Roman" w:hint="eastAsia"/>
                </w:rPr>
                <w:delText xml:space="preserve"> </w:delText>
              </w:r>
              <w:r w:rsidR="0030350B" w:rsidDel="006D0192">
                <w:rPr>
                  <w:rFonts w:cs="Times New Roman" w:hint="eastAsia"/>
                </w:rPr>
                <w:delText>재계약한</w:delText>
              </w:r>
              <w:r w:rsidR="0030350B" w:rsidDel="006D0192">
                <w:rPr>
                  <w:rFonts w:cs="Times New Roman" w:hint="eastAsia"/>
                </w:rPr>
                <w:delText xml:space="preserve"> </w:delText>
              </w:r>
              <w:r w:rsidR="0030350B" w:rsidDel="006D0192">
                <w:rPr>
                  <w:rFonts w:cs="Times New Roman" w:hint="eastAsia"/>
                </w:rPr>
                <w:delText>건으로</w:delText>
              </w:r>
              <w:r w:rsidR="0030350B" w:rsidDel="006D0192">
                <w:rPr>
                  <w:rFonts w:cs="Times New Roman" w:hint="eastAsia"/>
                </w:rPr>
                <w:delText>,</w:delText>
              </w:r>
              <w:r w:rsidR="0030350B" w:rsidDel="006D0192">
                <w:rPr>
                  <w:rFonts w:cs="Times New Roman"/>
                </w:rPr>
                <w:delText xml:space="preserve"> </w:delText>
              </w:r>
              <w:r w:rsidR="0030350B" w:rsidDel="006D0192">
                <w:rPr>
                  <w:rFonts w:cs="Times New Roman" w:hint="eastAsia"/>
                </w:rPr>
                <w:delText>특약사항에</w:delText>
              </w:r>
              <w:r w:rsidR="0030350B" w:rsidDel="006D0192">
                <w:rPr>
                  <w:rFonts w:cs="Times New Roman" w:hint="eastAsia"/>
                </w:rPr>
                <w:delText xml:space="preserve"> </w:delText>
              </w:r>
              <w:r w:rsidR="0030350B" w:rsidDel="006D0192">
                <w:rPr>
                  <w:rFonts w:cs="Times New Roman" w:hint="eastAsia"/>
                </w:rPr>
                <w:delText>따라</w:delText>
              </w:r>
              <w:r w:rsidDel="006D0192">
                <w:rPr>
                  <w:rFonts w:cs="Times New Roman" w:hint="eastAsia"/>
                </w:rPr>
                <w:delText>가맹비</w:delText>
              </w:r>
              <w:r w:rsidDel="006D0192">
                <w:rPr>
                  <w:rFonts w:cs="Times New Roman" w:hint="eastAsia"/>
                </w:rPr>
                <w:delText>,</w:delText>
              </w:r>
              <w:r w:rsidDel="006D0192">
                <w:rPr>
                  <w:rFonts w:cs="Times New Roman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교육비</w:delText>
              </w:r>
              <w:r w:rsidR="0030350B" w:rsidDel="006D0192">
                <w:rPr>
                  <w:rFonts w:cs="Times New Roman" w:hint="eastAsia"/>
                </w:rPr>
                <w:delText>가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면제</w:delText>
              </w:r>
              <w:r w:rsidR="0030350B" w:rsidDel="006D0192">
                <w:rPr>
                  <w:rFonts w:cs="Times New Roman" w:hint="eastAsia"/>
                </w:rPr>
                <w:delText>됨</w:delText>
              </w:r>
              <w:r w:rsidR="0030350B" w:rsidDel="006D0192">
                <w:rPr>
                  <w:rFonts w:cs="Times New Roman" w:hint="eastAsia"/>
                </w:rPr>
                <w:delText>.</w:delText>
              </w:r>
              <w:r w:rsidDel="006D0192">
                <w:rPr>
                  <w:rFonts w:cs="Times New Roman" w:hint="eastAsia"/>
                </w:rPr>
                <w:delText>)</w:delText>
              </w:r>
            </w:del>
          </w:p>
          <w:p w14:paraId="558565CB" w14:textId="331B466E" w:rsidR="00E8603D" w:rsidDel="006D0192" w:rsidRDefault="00E8603D" w:rsidP="008C627B">
            <w:pPr>
              <w:widowControl/>
              <w:numPr>
                <w:ilvl w:val="1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749"/>
              <w:rPr>
                <w:del w:id="113" w:author="heeyang.jang" w:date="2023-03-17T12:17:00Z"/>
                <w:rFonts w:cs="Times New Roman"/>
              </w:rPr>
            </w:pPr>
            <w:del w:id="114" w:author="heeyang.jang" w:date="2023-03-17T12:17:00Z">
              <w:r w:rsidDel="006D0192">
                <w:rPr>
                  <w:rFonts w:cs="Times New Roman" w:hint="eastAsia"/>
                </w:rPr>
                <w:delText>계약해지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시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위약벌</w:delText>
              </w:r>
              <w:r w:rsidDel="006D0192">
                <w:rPr>
                  <w:rFonts w:cs="Times New Roman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규정</w:delText>
              </w:r>
              <w:r w:rsidDel="006D0192">
                <w:rPr>
                  <w:rFonts w:cs="Times New Roman" w:hint="eastAsia"/>
                </w:rPr>
                <w:delText xml:space="preserve"> </w:delText>
              </w:r>
              <w:r w:rsidDel="006D0192">
                <w:rPr>
                  <w:rFonts w:cs="Times New Roman" w:hint="eastAsia"/>
                </w:rPr>
                <w:delText>없음</w:delText>
              </w:r>
              <w:r w:rsidDel="006D0192">
                <w:rPr>
                  <w:rFonts w:cs="Times New Roman" w:hint="eastAsia"/>
                </w:rPr>
                <w:delText>.</w:delText>
              </w:r>
            </w:del>
          </w:p>
        </w:tc>
      </w:tr>
      <w:tr w:rsidR="00E8603D" w:rsidRPr="002356FC" w14:paraId="7E4190C7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65D92276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연안식당</w:t>
            </w:r>
          </w:p>
          <w:p w14:paraId="560BE328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가맹계약서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21164AA7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 (</w:t>
            </w:r>
            <w:r>
              <w:rPr>
                <w:rFonts w:cs="Times New Roman" w:hint="eastAsia"/>
              </w:rPr>
              <w:t>표준양식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F3AA954" w14:textId="77777777" w:rsidR="00E8603D" w:rsidRDefault="00E8603D" w:rsidP="00464CF5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N/A</w:t>
            </w:r>
          </w:p>
        </w:tc>
        <w:tc>
          <w:tcPr>
            <w:tcW w:w="8900" w:type="dxa"/>
            <w:shd w:val="clear" w:color="auto" w:fill="auto"/>
          </w:tcPr>
          <w:p w14:paraId="387EF25A" w14:textId="77777777" w:rsidR="00E8603D" w:rsidRDefault="00E8603D" w:rsidP="00464CF5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아래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양식의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계약서</w:t>
            </w:r>
          </w:p>
          <w:p w14:paraId="792443D4" w14:textId="77777777" w:rsidR="00E8603D" w:rsidRDefault="00E8603D" w:rsidP="008C627B">
            <w:pPr>
              <w:widowControl/>
              <w:numPr>
                <w:ilvl w:val="1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749"/>
              <w:rPr>
                <w:rFonts w:cs="Times New Roman"/>
              </w:rPr>
            </w:pPr>
            <w:r>
              <w:rPr>
                <w:rFonts w:cs="Times New Roman" w:hint="eastAsia"/>
              </w:rPr>
              <w:t>가맹비</w:t>
            </w:r>
            <w:r>
              <w:rPr>
                <w:rFonts w:cs="Times New Roman"/>
              </w:rPr>
              <w:t>: 11,000,000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로열티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총매출액의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3.3%, </w:t>
            </w:r>
            <w:r>
              <w:rPr>
                <w:rFonts w:cs="Times New Roman" w:hint="eastAsia"/>
              </w:rPr>
              <w:t>교육비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필수교육비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5,500,000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특별교육비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회당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330,000</w:t>
            </w:r>
            <w:r>
              <w:rPr>
                <w:rFonts w:cs="Times New Roman" w:hint="eastAsia"/>
              </w:rPr>
              <w:t>원</w:t>
            </w:r>
          </w:p>
          <w:p w14:paraId="7F4B13BF" w14:textId="77777777" w:rsidR="00E8603D" w:rsidRDefault="00E8603D" w:rsidP="008C627B">
            <w:pPr>
              <w:widowControl/>
              <w:numPr>
                <w:ilvl w:val="1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749"/>
              <w:rPr>
                <w:rFonts w:cs="Times New Roman"/>
              </w:rPr>
            </w:pPr>
            <w:r>
              <w:rPr>
                <w:rFonts w:cs="Times New Roman" w:hint="eastAsia"/>
              </w:rPr>
              <w:t>위약벌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28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: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일방의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책임으로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계약해지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상대방에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실손해액과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위약벌로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10,000,000</w:t>
            </w:r>
            <w:r>
              <w:rPr>
                <w:rFonts w:cs="Times New Roman" w:hint="eastAsia"/>
              </w:rPr>
              <w:t>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BB712C" w:rsidRPr="002356FC" w14:paraId="1A3A16C7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463DB44F" w14:textId="0E4B3D7A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552103">
              <w:rPr>
                <w:rFonts w:cs="Times New Roman"/>
              </w:rPr>
              <w:t>Intern</w:t>
            </w:r>
            <w:r w:rsidR="00A22DB0">
              <w:rPr>
                <w:rFonts w:cs="Times New Roman" w:hint="eastAsia"/>
              </w:rPr>
              <w:t>a</w:t>
            </w:r>
            <w:r w:rsidRPr="00552103">
              <w:rPr>
                <w:rFonts w:cs="Times New Roman"/>
              </w:rPr>
              <w:t>tional</w:t>
            </w:r>
            <w:r>
              <w:rPr>
                <w:rFonts w:cs="Times New Roman"/>
              </w:rPr>
              <w:t xml:space="preserve"> </w:t>
            </w:r>
            <w:r w:rsidRPr="00552103">
              <w:rPr>
                <w:rFonts w:cs="Times New Roman"/>
              </w:rPr>
              <w:t>Uni</w:t>
            </w:r>
            <w:r>
              <w:rPr>
                <w:rFonts w:cs="Times New Roman"/>
              </w:rPr>
              <w:t xml:space="preserve">t </w:t>
            </w:r>
            <w:r w:rsidR="00A22DB0">
              <w:rPr>
                <w:rFonts w:cs="Times New Roman" w:hint="eastAsia"/>
              </w:rPr>
              <w:t>F</w:t>
            </w:r>
            <w:r>
              <w:rPr>
                <w:rFonts w:cs="Times New Roman"/>
              </w:rPr>
              <w:t xml:space="preserve">ranchise </w:t>
            </w:r>
            <w:r w:rsidR="00A22DB0">
              <w:rPr>
                <w:rFonts w:cs="Times New Roman"/>
              </w:rPr>
              <w:t>A</w:t>
            </w:r>
            <w:r w:rsidRPr="00552103">
              <w:rPr>
                <w:rFonts w:cs="Times New Roman"/>
              </w:rPr>
              <w:t>greement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483B1C1B" w14:textId="5CCC54C0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Heritage Food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D4A888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</w:t>
            </w:r>
            <w:r w:rsidR="007167DB">
              <w:rPr>
                <w:rFonts w:cs="Times New Roman"/>
              </w:rPr>
              <w:t xml:space="preserve"> 9. 25.</w:t>
            </w:r>
          </w:p>
          <w:p w14:paraId="453E2313" w14:textId="77777777" w:rsidR="007167DB" w:rsidRDefault="007167DB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- 2025. 9. 24.</w:t>
            </w:r>
          </w:p>
          <w:p w14:paraId="1EB216BF" w14:textId="51952F8E" w:rsidR="007167DB" w:rsidRDefault="007167DB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동의가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900" w:type="dxa"/>
            <w:shd w:val="clear" w:color="auto" w:fill="auto"/>
          </w:tcPr>
          <w:p w14:paraId="25DC4323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Heritage Food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캄보디아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가맹사업자로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‘</w:t>
            </w:r>
            <w:r>
              <w:rPr>
                <w:rFonts w:cs="Times New Roman" w:hint="eastAsia"/>
              </w:rPr>
              <w:t>신마포갈매기</w:t>
            </w:r>
            <w:r>
              <w:rPr>
                <w:rFonts w:cs="Times New Roman"/>
              </w:rPr>
              <w:t xml:space="preserve">’ </w:t>
            </w:r>
            <w:r>
              <w:rPr>
                <w:rFonts w:cs="Times New Roman" w:hint="eastAsia"/>
              </w:rPr>
              <w:t>브랜드의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</w:t>
            </w:r>
          </w:p>
          <w:p w14:paraId="0E085316" w14:textId="54A1C854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독점권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, 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동안</w:t>
            </w:r>
            <w:r>
              <w:rPr>
                <w:rFonts w:cs="Times New Roman" w:hint="eastAsia"/>
              </w:rPr>
              <w:t xml:space="preserve"> </w:t>
            </w:r>
            <w:r w:rsidR="00F34E8C">
              <w:rPr>
                <w:rFonts w:cs="Times New Roman" w:hint="eastAsia"/>
              </w:rPr>
              <w:t xml:space="preserve">Exhibit </w:t>
            </w:r>
            <w:r>
              <w:rPr>
                <w:rFonts w:cs="Times New Roman" w:hint="eastAsia"/>
              </w:rPr>
              <w:t>A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기재된</w:t>
            </w:r>
            <w:r>
              <w:rPr>
                <w:rFonts w:cs="Times New Roman" w:hint="eastAsia"/>
              </w:rPr>
              <w:t xml:space="preserve"> </w:t>
            </w:r>
            <w:r w:rsidR="00A1117C"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>지역</w:t>
            </w:r>
            <w:r w:rsidR="00A1117C">
              <w:rPr>
                <w:rFonts w:cs="Times New Roman" w:hint="eastAsia"/>
              </w:rPr>
              <w:t xml:space="preserve"> </w:t>
            </w:r>
            <w:r w:rsidR="00A1117C">
              <w:rPr>
                <w:rFonts w:cs="Times New Roman" w:hint="eastAsia"/>
              </w:rPr>
              <w:t>내</w:t>
            </w:r>
            <w:r>
              <w:rPr>
                <w:rFonts w:cs="Times New Roman" w:hint="eastAsia"/>
              </w:rPr>
              <w:t>(</w:t>
            </w:r>
            <w:r w:rsidRPr="008D2307">
              <w:rPr>
                <w:rFonts w:cs="Times New Roman"/>
              </w:rPr>
              <w:t>#HUN SEN BLVD., PHUM PREK TALONG 3, SANGKAT CHAK ANGRE</w:t>
            </w:r>
            <w:r>
              <w:rPr>
                <w:rFonts w:cs="Times New Roman"/>
              </w:rPr>
              <w:t xml:space="preserve"> </w:t>
            </w:r>
            <w:r w:rsidRPr="008D2307">
              <w:rPr>
                <w:rFonts w:cs="Times New Roman"/>
              </w:rPr>
              <w:t>KROM, KHAN MEAN CHEY, PHNOM PENH, CAMBODIA )</w:t>
            </w:r>
            <w:r>
              <w:rPr>
                <w:rFonts w:cs="Times New Roman" w:hint="eastAsia"/>
              </w:rPr>
              <w:t>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독점적으로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영위하고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점포를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개발할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부여함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다만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운영하도록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).</w:t>
            </w:r>
          </w:p>
          <w:p w14:paraId="04941E61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가맹비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미화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30,000</w:t>
            </w:r>
            <w:r>
              <w:rPr>
                <w:rFonts w:cs="Times New Roman" w:hint="eastAsia"/>
              </w:rPr>
              <w:t>달러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로열티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총매출액의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3%, </w:t>
            </w:r>
            <w:r>
              <w:rPr>
                <w:rFonts w:cs="Times New Roman" w:hint="eastAsia"/>
              </w:rPr>
              <w:t>교육비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1</w:t>
            </w:r>
            <w:r>
              <w:rPr>
                <w:rFonts w:cs="Times New Roman" w:hint="eastAsia"/>
              </w:rPr>
              <w:t>인당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200,000</w:t>
            </w:r>
            <w:r>
              <w:rPr>
                <w:rFonts w:cs="Times New Roman" w:hint="eastAsia"/>
              </w:rPr>
              <w:t>원</w:t>
            </w:r>
          </w:p>
          <w:p w14:paraId="6B18983A" w14:textId="1392489E" w:rsidR="00A1117C" w:rsidRDefault="00A1117C" w:rsidP="00A1117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소비가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준수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8.8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: Heritage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서면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소비자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가격을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조정할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  <w:p w14:paraId="6DF882BA" w14:textId="792ADDEF" w:rsidR="00A1117C" w:rsidRDefault="00A1117C" w:rsidP="00A1117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경업금지의무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11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Heritage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임직원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등은</w:t>
            </w:r>
            <w:r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계약기간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내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및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계약종료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후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/>
              </w:rPr>
              <w:t>1</w:t>
            </w:r>
            <w:r w:rsidR="007167DB">
              <w:rPr>
                <w:rFonts w:cs="Times New Roman" w:hint="eastAsia"/>
              </w:rPr>
              <w:t>년간</w:t>
            </w:r>
            <w:r w:rsidR="007167DB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계약지역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내외를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불문하고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‘</w:t>
            </w:r>
            <w:r>
              <w:rPr>
                <w:rFonts w:cs="Times New Roman" w:hint="eastAsia"/>
              </w:rPr>
              <w:t>한국형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식당</w:t>
            </w:r>
            <w:r>
              <w:rPr>
                <w:rFonts w:cs="Times New Roman"/>
              </w:rPr>
              <w:t>’</w:t>
            </w:r>
            <w:r w:rsidR="007167DB">
              <w:rPr>
                <w:rFonts w:cs="Times New Roman" w:hint="eastAsia"/>
              </w:rPr>
              <w:t>을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소유</w:t>
            </w:r>
            <w:r w:rsidR="007167DB">
              <w:rPr>
                <w:rFonts w:cs="Times New Roman" w:hint="eastAsia"/>
              </w:rPr>
              <w:t>,</w:t>
            </w:r>
            <w:r w:rsidR="007167DB">
              <w:rPr>
                <w:rFonts w:cs="Times New Roman"/>
              </w:rPr>
              <w:t xml:space="preserve"> </w:t>
            </w:r>
            <w:r w:rsidR="007167DB">
              <w:rPr>
                <w:rFonts w:cs="Times New Roman" w:hint="eastAsia"/>
              </w:rPr>
              <w:t>운영할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수</w:t>
            </w:r>
            <w:r w:rsidR="007167DB">
              <w:rPr>
                <w:rFonts w:cs="Times New Roman" w:hint="eastAsia"/>
              </w:rPr>
              <w:t xml:space="preserve"> </w:t>
            </w:r>
            <w:r w:rsidR="007167DB">
              <w:rPr>
                <w:rFonts w:cs="Times New Roman" w:hint="eastAsia"/>
              </w:rPr>
              <w:t>없음</w:t>
            </w:r>
            <w:r w:rsidR="007167DB">
              <w:rPr>
                <w:rFonts w:cs="Times New Roman" w:hint="eastAsia"/>
              </w:rPr>
              <w:t>.</w:t>
            </w:r>
          </w:p>
          <w:p w14:paraId="7C9104BE" w14:textId="132817F5" w:rsidR="007167DB" w:rsidRDefault="007167DB" w:rsidP="00A1117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준거법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16.7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캄보디아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</w:t>
            </w:r>
          </w:p>
          <w:p w14:paraId="311F562F" w14:textId="2B7E4E74" w:rsidR="00A1117C" w:rsidRDefault="00A1117C" w:rsidP="00A1117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BB712C" w:rsidRPr="002356FC" w14:paraId="27352E2D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30140C46" w14:textId="77777777" w:rsidR="00BB712C" w:rsidRPr="005454CF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인큐베이팅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C27B166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  <w:r>
              <w:rPr>
                <w:rFonts w:cs="Times New Roman" w:hint="eastAsia"/>
              </w:rPr>
              <w:t xml:space="preserve"> </w:t>
            </w:r>
          </w:p>
          <w:p w14:paraId="69CD52F8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브랜딩컴퍼니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F4E7C9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2022. 12. 6. </w:t>
            </w:r>
          </w:p>
          <w:p w14:paraId="426CCEE1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- 2025. 12. 5.</w:t>
            </w:r>
          </w:p>
          <w:p w14:paraId="634964CE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900" w:type="dxa"/>
            <w:shd w:val="clear" w:color="auto" w:fill="auto"/>
          </w:tcPr>
          <w:p w14:paraId="11AD0F3A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“100</w:t>
            </w:r>
            <w:r>
              <w:rPr>
                <w:rFonts w:cs="Times New Roman" w:hint="eastAsia"/>
              </w:rPr>
              <w:t>년家공화춘</w:t>
            </w:r>
            <w:r>
              <w:rPr>
                <w:rFonts w:cs="Times New Roman"/>
              </w:rPr>
              <w:t xml:space="preserve">” </w:t>
            </w:r>
            <w:r>
              <w:rPr>
                <w:rFonts w:cs="Times New Roman" w:hint="eastAsia"/>
              </w:rPr>
              <w:t>브랜드에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모집을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인큐베이팅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372DD620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런닝수수료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1%, </w:t>
            </w:r>
            <w:r>
              <w:rPr>
                <w:rFonts w:cs="Times New Roman" w:hint="eastAsia"/>
              </w:rPr>
              <w:t>개설수수료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가맹점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계약시마다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40%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인큐베이팅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)</w:t>
            </w:r>
          </w:p>
          <w:p w14:paraId="747C49FC" w14:textId="5B98B481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독점권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5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전지역에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독점영업권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계약기간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인큐베이팅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서비스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의뢰할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계약종료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6</w:t>
            </w:r>
            <w:r>
              <w:rPr>
                <w:rFonts w:cs="Times New Roman" w:hint="eastAsia"/>
              </w:rPr>
              <w:t>개월까지는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경쟁업체와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  <w:p w14:paraId="5F2F49DF" w14:textId="587109C3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보상금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8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서면</w:t>
            </w:r>
            <w:r>
              <w:rPr>
                <w:rFonts w:cs="Times New Roman" w:hint="eastAsia"/>
              </w:rPr>
              <w:t xml:space="preserve"> </w:t>
            </w:r>
            <w:r w:rsidR="0030350B">
              <w:rPr>
                <w:rFonts w:cs="Times New Roman" w:hint="eastAsia"/>
              </w:rPr>
              <w:t>합의</w:t>
            </w:r>
            <w:r w:rsidR="0030350B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없이</w:t>
            </w:r>
            <w:r>
              <w:rPr>
                <w:rFonts w:cs="Times New Roman" w:hint="eastAsia"/>
              </w:rPr>
              <w:t xml:space="preserve"> M&amp;A, </w:t>
            </w:r>
            <w:r>
              <w:rPr>
                <w:rFonts w:cs="Times New Roman" w:hint="eastAsia"/>
              </w:rPr>
              <w:t>브랜드매각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대주주지분변동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일방적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소정의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보상금을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78105FB9" w14:textId="449FD7DD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위약벌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독점권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위반하거나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수수료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고의로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수익금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누락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상대방에게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추가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손해배상과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억원을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위약벌로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BB712C" w:rsidRPr="002356FC" w14:paraId="32794F6B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3E393277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공화춘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공식계정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마케팅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3351C8F6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  <w:r>
              <w:rPr>
                <w:rFonts w:cs="Times New Roman" w:hint="eastAsia"/>
              </w:rPr>
              <w:t xml:space="preserve"> </w:t>
            </w:r>
          </w:p>
          <w:p w14:paraId="63975504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위즈디자인랩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A55784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2022. 7. 28.</w:t>
            </w:r>
          </w:p>
          <w:p w14:paraId="451B2D5B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7. 30.</w:t>
            </w:r>
          </w:p>
        </w:tc>
        <w:tc>
          <w:tcPr>
            <w:tcW w:w="8900" w:type="dxa"/>
            <w:shd w:val="clear" w:color="auto" w:fill="auto"/>
          </w:tcPr>
          <w:p w14:paraId="3EA7E40F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‘</w:t>
            </w:r>
            <w:r>
              <w:rPr>
                <w:rFonts w:cs="Times New Roman" w:hint="eastAsia"/>
              </w:rPr>
              <w:t>공화춘</w:t>
            </w:r>
            <w:r>
              <w:rPr>
                <w:rFonts w:cs="Times New Roman"/>
              </w:rPr>
              <w:t xml:space="preserve">’ </w:t>
            </w:r>
            <w:r>
              <w:rPr>
                <w:rFonts w:cs="Times New Roman" w:hint="eastAsia"/>
              </w:rPr>
              <w:t>공식계정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마케팅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블로그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인스타그램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카드뉴스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</w:t>
            </w:r>
            <w:r>
              <w:rPr>
                <w:rFonts w:cs="Times New Roman" w:hint="eastAsia"/>
              </w:rPr>
              <w:t>)</w:t>
            </w:r>
          </w:p>
          <w:p w14:paraId="49E4F1C9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용역대금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24,000,000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VAT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</w:t>
            </w:r>
            <w:r>
              <w:rPr>
                <w:rFonts w:cs="Times New Roman" w:hint="eastAsia"/>
              </w:rPr>
              <w:t>)</w:t>
            </w:r>
          </w:p>
          <w:p w14:paraId="6F1C79CB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BB712C" w:rsidRPr="002356FC" w14:paraId="35645916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72E87A49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광고대행계약서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5BA8281F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  <w:r>
              <w:rPr>
                <w:rFonts w:cs="Times New Roman" w:hint="eastAsia"/>
              </w:rPr>
              <w:t xml:space="preserve"> </w:t>
            </w:r>
          </w:p>
          <w:p w14:paraId="5D1812CA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결커뮤니케이션즈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95ADF0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2022. 8. 1. </w:t>
            </w:r>
            <w:r>
              <w:rPr>
                <w:rFonts w:cs="Times New Roman"/>
              </w:rPr>
              <w:t xml:space="preserve">– </w:t>
            </w:r>
          </w:p>
          <w:p w14:paraId="2C3ED93C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광고종료시</w:t>
            </w:r>
          </w:p>
        </w:tc>
        <w:tc>
          <w:tcPr>
            <w:tcW w:w="8900" w:type="dxa"/>
            <w:shd w:val="clear" w:color="auto" w:fill="auto"/>
          </w:tcPr>
          <w:p w14:paraId="02208ED2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블로그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인스타그램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체험단</w:t>
            </w:r>
            <w:r>
              <w:rPr>
                <w:rFonts w:cs="Times New Roman" w:hint="eastAsia"/>
              </w:rPr>
              <w:t>)</w:t>
            </w:r>
          </w:p>
          <w:p w14:paraId="3613AE5C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용역대금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인원당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블로그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</w:t>
            </w:r>
            <w:r>
              <w:rPr>
                <w:rFonts w:cs="Times New Roman" w:hint="eastAsia"/>
              </w:rPr>
              <w:t>인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인스타그램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</w:t>
            </w:r>
            <w:r>
              <w:rPr>
                <w:rFonts w:cs="Times New Roman" w:hint="eastAsia"/>
              </w:rPr>
              <w:t>인</w:t>
            </w:r>
            <w:r>
              <w:rPr>
                <w:rFonts w:cs="Times New Roman" w:hint="eastAsia"/>
              </w:rPr>
              <w:t>),</w:t>
            </w:r>
            <w:r>
              <w:rPr>
                <w:rFonts w:cs="Times New Roman"/>
              </w:rPr>
              <w:t xml:space="preserve"> 1</w:t>
            </w:r>
            <w:r>
              <w:rPr>
                <w:rFonts w:cs="Times New Roman" w:hint="eastAsia"/>
              </w:rPr>
              <w:t>개월차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비용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/>
              </w:rPr>
              <w:t>1,800,000</w:t>
            </w:r>
            <w:r>
              <w:rPr>
                <w:rFonts w:cs="Times New Roman" w:hint="eastAsia"/>
              </w:rPr>
              <w:t>원</w:t>
            </w:r>
          </w:p>
          <w:p w14:paraId="2C14CF60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BB712C" w:rsidRPr="002356FC" w14:paraId="7FF4D20A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65BA7835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광고모델계약서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3DA27394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  <w:r>
              <w:rPr>
                <w:rFonts w:cs="Times New Roman" w:hint="eastAsia"/>
              </w:rPr>
              <w:t xml:space="preserve"> </w:t>
            </w:r>
          </w:p>
          <w:p w14:paraId="1C38C4F1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결커뮤니케이션</w:t>
            </w:r>
            <w:r>
              <w:rPr>
                <w:rFonts w:cs="Times New Roman" w:hint="eastAsia"/>
              </w:rPr>
              <w:lastRenderedPageBreak/>
              <w:t>즈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조나단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E812AA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2022</w:t>
            </w:r>
            <w:r>
              <w:rPr>
                <w:rFonts w:cs="Times New Roman"/>
              </w:rPr>
              <w:t>. 8. 3. –</w:t>
            </w:r>
          </w:p>
          <w:p w14:paraId="0A20D7AE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광고게재일로</w:t>
            </w:r>
            <w:r>
              <w:rPr>
                <w:rFonts w:cs="Times New Roman" w:hint="eastAsia"/>
              </w:rPr>
              <w:lastRenderedPageBreak/>
              <w:t>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6</w:t>
            </w:r>
            <w:r>
              <w:rPr>
                <w:rFonts w:cs="Times New Roman" w:hint="eastAsia"/>
              </w:rPr>
              <w:t>개월</w:t>
            </w:r>
          </w:p>
        </w:tc>
        <w:tc>
          <w:tcPr>
            <w:tcW w:w="8900" w:type="dxa"/>
            <w:shd w:val="clear" w:color="auto" w:fill="auto"/>
          </w:tcPr>
          <w:p w14:paraId="28FEF279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광고물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출연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57A8D1A4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모델로</w:t>
            </w:r>
            <w:r>
              <w:rPr>
                <w:rFonts w:cs="Times New Roman" w:hint="eastAsia"/>
              </w:rPr>
              <w:t xml:space="preserve">: </w:t>
            </w:r>
            <w:r>
              <w:rPr>
                <w:rFonts w:cs="Times New Roman" w:hint="eastAsia"/>
              </w:rPr>
              <w:t>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90,000,000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 xml:space="preserve">VAT </w:t>
            </w:r>
            <w:r>
              <w:rPr>
                <w:rFonts w:cs="Times New Roman" w:hint="eastAsia"/>
              </w:rPr>
              <w:t>별도</w:t>
            </w:r>
            <w:r>
              <w:rPr>
                <w:rFonts w:cs="Times New Roman" w:hint="eastAsia"/>
              </w:rPr>
              <w:t>)</w:t>
            </w:r>
          </w:p>
          <w:p w14:paraId="027F5793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저작권의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귀속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): </w:t>
            </w:r>
            <w:r>
              <w:rPr>
                <w:rFonts w:cs="Times New Roman" w:hint="eastAsia"/>
              </w:rPr>
              <w:t>광고제작물의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저작권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초상권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귀속됨</w:t>
            </w:r>
            <w:r>
              <w:rPr>
                <w:rFonts w:cs="Times New Roman" w:hint="eastAsia"/>
              </w:rPr>
              <w:t>.</w:t>
            </w:r>
          </w:p>
          <w:p w14:paraId="6A4F5174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BB712C" w:rsidRPr="002356FC" w14:paraId="6E86D52E" w14:textId="77777777" w:rsidTr="00464CF5">
        <w:tc>
          <w:tcPr>
            <w:tcW w:w="2083" w:type="dxa"/>
            <w:shd w:val="clear" w:color="auto" w:fill="F2F2F2" w:themeFill="background1" w:themeFillShade="F2"/>
            <w:vAlign w:val="center"/>
          </w:tcPr>
          <w:p w14:paraId="6E2AC6FC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광고대행계약서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A20AD66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  <w:r>
              <w:rPr>
                <w:rFonts w:cs="Times New Roman" w:hint="eastAsia"/>
              </w:rPr>
              <w:t xml:space="preserve"> </w:t>
            </w:r>
          </w:p>
          <w:p w14:paraId="52A92BFF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나인커뮤니케이션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09BEE9" w14:textId="77777777" w:rsidR="00BB712C" w:rsidRDefault="00BB712C" w:rsidP="00BB712C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2022. 10. 1. </w:t>
            </w:r>
            <w:r>
              <w:rPr>
                <w:rFonts w:cs="Times New Roman"/>
              </w:rPr>
              <w:t>–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광고종료시</w:t>
            </w:r>
          </w:p>
        </w:tc>
        <w:tc>
          <w:tcPr>
            <w:tcW w:w="8900" w:type="dxa"/>
            <w:shd w:val="clear" w:color="auto" w:fill="auto"/>
          </w:tcPr>
          <w:p w14:paraId="73EDD259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온라인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05AB9B25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용역대금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30</w:t>
            </w:r>
            <w:r>
              <w:rPr>
                <w:rFonts w:cs="Times New Roman" w:hint="eastAsia"/>
              </w:rPr>
              <w:t>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단위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광고매체에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할당하는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금액</w:t>
            </w:r>
          </w:p>
          <w:p w14:paraId="236B82D4" w14:textId="77777777" w:rsidR="00BB712C" w:rsidRDefault="00BB712C" w:rsidP="00BB712C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line="360" w:lineRule="exac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</w:tbl>
    <w:p w14:paraId="45AD4191" w14:textId="77777777" w:rsidR="00E8603D" w:rsidRPr="00CB402B" w:rsidRDefault="00E8603D" w:rsidP="007B127B">
      <w:pPr>
        <w:widowControl/>
        <w:wordWrap/>
        <w:autoSpaceDN/>
        <w:adjustRightInd/>
        <w:snapToGrid/>
        <w:spacing w:line="240" w:lineRule="auto"/>
        <w:rPr>
          <w:rFonts w:eastAsia="맑은 고딕" w:cs="Times New Roman"/>
          <w:b/>
          <w:color w:val="404040"/>
          <w:sz w:val="32"/>
          <w:szCs w:val="32"/>
        </w:rPr>
      </w:pPr>
    </w:p>
    <w:p w14:paraId="22B93B42" w14:textId="77777777" w:rsidR="00E8603D" w:rsidRPr="005454CF" w:rsidRDefault="00E8603D" w:rsidP="007B127B">
      <w:pPr>
        <w:pStyle w:val="a8"/>
        <w:numPr>
          <w:ilvl w:val="0"/>
          <w:numId w:val="18"/>
        </w:numPr>
        <w:wordWrap/>
        <w:outlineLvl w:val="0"/>
        <w:rPr>
          <w:rFonts w:asciiTheme="minorHAnsi" w:eastAsiaTheme="minorHAnsi" w:hAnsiTheme="minorHAnsi" w:cs="Times New Roman"/>
          <w:b/>
          <w:sz w:val="24"/>
          <w:szCs w:val="28"/>
        </w:rPr>
      </w:pPr>
      <w:bookmarkStart w:id="115" w:name="_Toc129603639"/>
      <w:bookmarkStart w:id="116" w:name="_Toc129603778"/>
      <w:r>
        <w:rPr>
          <w:rFonts w:asciiTheme="minorHAnsi" w:eastAsiaTheme="minorHAnsi" w:hAnsiTheme="minorHAnsi" w:cs="Times New Roman" w:hint="eastAsia"/>
          <w:b/>
          <w:sz w:val="24"/>
          <w:szCs w:val="28"/>
        </w:rPr>
        <w:t>온라인플랫폼 공급계약</w:t>
      </w:r>
      <w:bookmarkEnd w:id="115"/>
      <w:bookmarkEnd w:id="116"/>
    </w:p>
    <w:p w14:paraId="372315D0" w14:textId="77777777" w:rsidR="00E8603D" w:rsidRPr="002356FC" w:rsidRDefault="00E8603D" w:rsidP="007B127B">
      <w:pPr>
        <w:wordWrap/>
        <w:rPr>
          <w:rFonts w:cs="Times New Roman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7"/>
        <w:gridCol w:w="1984"/>
        <w:gridCol w:w="1701"/>
        <w:gridCol w:w="8505"/>
      </w:tblGrid>
      <w:tr w:rsidR="00E8603D" w:rsidRPr="00F64E83" w14:paraId="7241B236" w14:textId="77777777" w:rsidTr="00DD1868">
        <w:tc>
          <w:tcPr>
            <w:tcW w:w="2127" w:type="dxa"/>
            <w:shd w:val="clear" w:color="auto" w:fill="D7F2F1" w:themeFill="accent5" w:themeFillTint="33"/>
          </w:tcPr>
          <w:p w14:paraId="5808A74D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계약명</w:t>
            </w:r>
          </w:p>
        </w:tc>
        <w:tc>
          <w:tcPr>
            <w:tcW w:w="1984" w:type="dxa"/>
            <w:shd w:val="clear" w:color="auto" w:fill="D7F2F1" w:themeFill="accent5" w:themeFillTint="33"/>
          </w:tcPr>
          <w:p w14:paraId="5F070D89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</w:t>
            </w:r>
            <w:r w:rsidRPr="00F64E83">
              <w:rPr>
                <w:rFonts w:cs="Times New Roman"/>
                <w:b/>
              </w:rPr>
              <w:t>상대방</w:t>
            </w:r>
          </w:p>
        </w:tc>
        <w:tc>
          <w:tcPr>
            <w:tcW w:w="1701" w:type="dxa"/>
            <w:shd w:val="clear" w:color="auto" w:fill="D7F2F1" w:themeFill="accent5" w:themeFillTint="33"/>
          </w:tcPr>
          <w:p w14:paraId="2C9F356F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</w:t>
            </w:r>
            <w:r w:rsidRPr="00F64E83">
              <w:rPr>
                <w:rFonts w:cs="Times New Roman"/>
                <w:b/>
              </w:rPr>
              <w:t>기간</w:t>
            </w:r>
          </w:p>
        </w:tc>
        <w:tc>
          <w:tcPr>
            <w:tcW w:w="8505" w:type="dxa"/>
            <w:shd w:val="clear" w:color="auto" w:fill="D7F2F1" w:themeFill="accent5" w:themeFillTint="33"/>
          </w:tcPr>
          <w:p w14:paraId="72D1B60B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 w:rsidRPr="00F64E83">
              <w:rPr>
                <w:rFonts w:cs="Times New Roman"/>
                <w:b/>
              </w:rPr>
              <w:t>주요</w:t>
            </w:r>
            <w:r w:rsidRPr="00F64E83">
              <w:rPr>
                <w:rFonts w:cs="Times New Roman"/>
                <w:b/>
              </w:rPr>
              <w:t xml:space="preserve"> </w:t>
            </w:r>
            <w:r w:rsidRPr="00F64E83">
              <w:rPr>
                <w:rFonts w:cs="Times New Roman"/>
                <w:b/>
              </w:rPr>
              <w:t>내용</w:t>
            </w:r>
          </w:p>
        </w:tc>
      </w:tr>
      <w:tr w:rsidR="00E8603D" w:rsidRPr="00F64E83" w14:paraId="69DE88C1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D5EC950" w14:textId="77777777" w:rsidR="00E8603D" w:rsidRPr="00CA24A0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디딤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브랜드계약서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85DDA1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  <w:r>
              <w:rPr>
                <w:rFonts w:cs="Times New Roman" w:hint="eastAsia"/>
              </w:rPr>
              <w:t xml:space="preserve"> </w:t>
            </w:r>
          </w:p>
          <w:p w14:paraId="638501B1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골드플레이트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9ED2E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2022. 11. 30.</w:t>
            </w:r>
          </w:p>
          <w:p w14:paraId="680C7A3E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- 2024. 11. 29.</w:t>
            </w:r>
          </w:p>
          <w:p w14:paraId="41BA966F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2E29F392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골드플레이트의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“</w:t>
            </w:r>
            <w:r>
              <w:rPr>
                <w:rFonts w:cs="Times New Roman" w:hint="eastAsia"/>
              </w:rPr>
              <w:t>판매채널</w:t>
            </w:r>
            <w:r>
              <w:rPr>
                <w:rFonts w:cs="Times New Roman"/>
              </w:rPr>
              <w:t>”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GS</w:t>
            </w:r>
            <w:r>
              <w:rPr>
                <w:rFonts w:cs="Times New Roman" w:hint="eastAsia"/>
              </w:rPr>
              <w:t>프레시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오아시스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‘</w:t>
            </w:r>
            <w:r>
              <w:rPr>
                <w:rFonts w:cs="Times New Roman" w:hint="eastAsia"/>
              </w:rPr>
              <w:t>맛집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프랜차이즈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브랜드</w:t>
            </w:r>
            <w:r>
              <w:rPr>
                <w:rFonts w:cs="Times New Roman" w:hint="eastAsia"/>
              </w:rPr>
              <w:t>IP</w:t>
            </w:r>
            <w:r>
              <w:rPr>
                <w:rFonts w:cs="Times New Roman"/>
              </w:rPr>
              <w:t xml:space="preserve">’ 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“</w:t>
            </w:r>
            <w:r>
              <w:rPr>
                <w:rFonts w:cs="Times New Roman" w:hint="eastAsia"/>
              </w:rPr>
              <w:t>대상제품</w:t>
            </w:r>
            <w:r>
              <w:rPr>
                <w:rFonts w:cs="Times New Roman"/>
              </w:rPr>
              <w:t>”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연안식당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꼬막장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고래감자탕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마포갈매기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돼지껍딱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판매하고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수익을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분배하는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1A71FA50" w14:textId="1A261F41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독점권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6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골드플레이트에게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대상제품을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판매채널에서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독점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판매할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</w:t>
            </w:r>
          </w:p>
          <w:p w14:paraId="219C9379" w14:textId="001C142C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지식재산권의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귀속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대상제품의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로고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상품명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이미지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포장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지식재산권은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귀속됨</w:t>
            </w:r>
            <w:r>
              <w:rPr>
                <w:rFonts w:cs="Times New Roman" w:hint="eastAsia"/>
              </w:rPr>
              <w:t>.</w:t>
            </w:r>
          </w:p>
          <w:p w14:paraId="0ED25C95" w14:textId="7F50EAF5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11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  <w:p w14:paraId="3D54661F" w14:textId="01517320" w:rsidR="00E8603D" w:rsidRPr="003C04C7" w:rsidRDefault="00E8603D" w:rsidP="008C6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903057">
              <w:rPr>
                <w:rFonts w:cs="Times New Roman" w:hint="eastAsia"/>
              </w:rPr>
              <w:t>상호</w:t>
            </w:r>
            <w:r w:rsidRPr="00903057">
              <w:rPr>
                <w:rFonts w:cs="Times New Roman" w:hint="eastAsia"/>
              </w:rPr>
              <w:t>/</w:t>
            </w:r>
            <w:r w:rsidRPr="00903057">
              <w:rPr>
                <w:rFonts w:cs="Times New Roman" w:hint="eastAsia"/>
              </w:rPr>
              <w:t>주소</w:t>
            </w:r>
            <w:r w:rsidRPr="00903057">
              <w:rPr>
                <w:rFonts w:cs="Times New Roman" w:hint="eastAsia"/>
              </w:rPr>
              <w:t>/</w:t>
            </w:r>
            <w:r w:rsidRPr="00903057">
              <w:rPr>
                <w:rFonts w:cs="Times New Roman" w:hint="eastAsia"/>
              </w:rPr>
              <w:t>대표자가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변경되는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경우</w:t>
            </w:r>
            <w:r w:rsidRPr="00903057"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조직</w:t>
            </w:r>
            <w:r>
              <w:rPr>
                <w:rFonts w:cs="Times New Roman" w:hint="eastAsia"/>
              </w:rPr>
              <w:t>/</w:t>
            </w:r>
            <w:r w:rsidRPr="00903057">
              <w:rPr>
                <w:rFonts w:cs="Times New Roman" w:hint="eastAsia"/>
              </w:rPr>
              <w:t>자본구성에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중대한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변경이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있는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경우</w:t>
            </w:r>
            <w:r w:rsidRPr="00903057">
              <w:rPr>
                <w:rFonts w:cs="Times New Roman" w:hint="eastAsia"/>
              </w:rPr>
              <w:t>,</w:t>
            </w:r>
            <w:r w:rsidRPr="00903057">
              <w:rPr>
                <w:rFonts w:cs="Times New Roman"/>
              </w:rPr>
              <w:t xml:space="preserve"> </w:t>
            </w:r>
            <w:r w:rsidRPr="00903057">
              <w:rPr>
                <w:rFonts w:cs="Times New Roman" w:hint="eastAsia"/>
              </w:rPr>
              <w:t>그밖에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의무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이행에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중대한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변경을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초래할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수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있는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사유가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발생한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경우</w:t>
            </w:r>
            <w:r w:rsidRPr="00903057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지체없이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서면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통지하</w:t>
            </w:r>
            <w:r>
              <w:rPr>
                <w:rFonts w:cs="Times New Roman" w:hint="eastAsia"/>
              </w:rPr>
              <w:t>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4B0F83E0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931379F" w14:textId="77777777" w:rsidR="00E8603D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B110FE">
              <w:rPr>
                <w:rFonts w:cs="Times New Roman" w:hint="eastAsia"/>
              </w:rPr>
              <w:t>B</w:t>
            </w:r>
            <w:r w:rsidRPr="00B110FE">
              <w:rPr>
                <w:rFonts w:cs="Times New Roman" w:hint="eastAsia"/>
              </w:rPr>
              <w:t>마트</w:t>
            </w:r>
            <w:r w:rsidRPr="00B110FE">
              <w:rPr>
                <w:rFonts w:cs="Times New Roman" w:hint="eastAsia"/>
              </w:rPr>
              <w:t>/</w:t>
            </w:r>
            <w:r w:rsidRPr="00B110FE">
              <w:rPr>
                <w:rFonts w:cs="Times New Roman" w:hint="eastAsia"/>
              </w:rPr>
              <w:t>배민상회</w:t>
            </w:r>
            <w:r w:rsidRPr="00B110FE">
              <w:rPr>
                <w:rFonts w:cs="Times New Roman" w:hint="eastAsia"/>
              </w:rPr>
              <w:t xml:space="preserve"> </w:t>
            </w:r>
            <w:r w:rsidRPr="00B110FE">
              <w:rPr>
                <w:rFonts w:cs="Times New Roman" w:hint="eastAsia"/>
              </w:rPr>
              <w:t>상품공급</w:t>
            </w:r>
            <w:r w:rsidRPr="00B110FE">
              <w:rPr>
                <w:rFonts w:cs="Times New Roman" w:hint="eastAsia"/>
              </w:rPr>
              <w:t xml:space="preserve"> </w:t>
            </w:r>
            <w:r w:rsidRPr="00B110FE">
              <w:rPr>
                <w:rFonts w:cs="Times New Roman" w:hint="eastAsia"/>
              </w:rPr>
              <w:t>계약서</w:t>
            </w:r>
            <w:r w:rsidRPr="00B110FE">
              <w:rPr>
                <w:rFonts w:cs="Times New Roman" w:hint="eastAsia"/>
              </w:rPr>
              <w:t>(</w:t>
            </w:r>
            <w:r w:rsidRPr="00B110FE">
              <w:rPr>
                <w:rFonts w:cs="Times New Roman" w:hint="eastAsia"/>
              </w:rPr>
              <w:t>직매입</w:t>
            </w:r>
            <w:r w:rsidRPr="00B110FE">
              <w:rPr>
                <w:rFonts w:cs="Times New Roman" w:hint="eastAsia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02F8AA2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</w:p>
          <w:p w14:paraId="0AE6215A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우아한형제들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9A2B8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2023. 1. 1.</w:t>
            </w:r>
          </w:p>
          <w:p w14:paraId="6A84858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12. 31.</w:t>
            </w:r>
          </w:p>
          <w:p w14:paraId="790266D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8505" w:type="dxa"/>
            <w:shd w:val="clear" w:color="auto" w:fill="auto"/>
          </w:tcPr>
          <w:p w14:paraId="6C2F98FF" w14:textId="77777777" w:rsidR="00E8603D" w:rsidRPr="00B110FE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B110FE">
              <w:rPr>
                <w:rFonts w:cs="Times New Roman" w:hint="eastAsia"/>
              </w:rPr>
              <w:t>우아한형제들이</w:t>
            </w:r>
            <w:r w:rsidRPr="00B110FE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 w:rsidRPr="00B110FE">
              <w:rPr>
                <w:rFonts w:cs="Times New Roman" w:hint="eastAsia"/>
              </w:rPr>
              <w:t>의</w:t>
            </w:r>
            <w:r w:rsidRPr="00B110FE">
              <w:rPr>
                <w:rFonts w:cs="Times New Roman" w:hint="eastAsia"/>
              </w:rPr>
              <w:t xml:space="preserve"> </w:t>
            </w:r>
            <w:r w:rsidRPr="00B110FE">
              <w:rPr>
                <w:rFonts w:cs="Times New Roman" w:hint="eastAsia"/>
              </w:rPr>
              <w:t>상품을</w:t>
            </w:r>
            <w:r w:rsidRPr="00B110FE">
              <w:rPr>
                <w:rFonts w:cs="Times New Roman" w:hint="eastAsia"/>
              </w:rPr>
              <w:t xml:space="preserve"> </w:t>
            </w:r>
            <w:r w:rsidRPr="00B110FE">
              <w:rPr>
                <w:rFonts w:cs="Times New Roman" w:hint="eastAsia"/>
              </w:rPr>
              <w:t>직매입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790D61A6" w14:textId="7870168E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903057">
              <w:rPr>
                <w:rFonts w:cs="Times New Roman" w:hint="eastAsia"/>
              </w:rPr>
              <w:t>상호</w:t>
            </w:r>
            <w:r w:rsidRPr="00903057">
              <w:rPr>
                <w:rFonts w:cs="Times New Roman" w:hint="eastAsia"/>
              </w:rPr>
              <w:t>/</w:t>
            </w:r>
            <w:r w:rsidRPr="00903057">
              <w:rPr>
                <w:rFonts w:cs="Times New Roman" w:hint="eastAsia"/>
              </w:rPr>
              <w:t>주소</w:t>
            </w:r>
            <w:r w:rsidRPr="00903057">
              <w:rPr>
                <w:rFonts w:cs="Times New Roman" w:hint="eastAsia"/>
              </w:rPr>
              <w:t>/</w:t>
            </w:r>
            <w:r w:rsidRPr="00903057">
              <w:rPr>
                <w:rFonts w:cs="Times New Roman" w:hint="eastAsia"/>
              </w:rPr>
              <w:t>대표자가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변경되는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경우</w:t>
            </w:r>
            <w:r w:rsidRPr="00903057">
              <w:rPr>
                <w:rFonts w:cs="Times New Roman" w:hint="eastAsia"/>
              </w:rPr>
              <w:t xml:space="preserve">, </w:t>
            </w:r>
            <w:r w:rsidRPr="00903057">
              <w:rPr>
                <w:rFonts w:cs="Times New Roman" w:hint="eastAsia"/>
              </w:rPr>
              <w:t>자본구성에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중대한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변경이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있는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경우</w:t>
            </w:r>
            <w:r w:rsidRPr="00903057">
              <w:rPr>
                <w:rFonts w:cs="Times New Roman" w:hint="eastAsia"/>
              </w:rPr>
              <w:t>,</w:t>
            </w:r>
            <w:r w:rsidRPr="00903057">
              <w:rPr>
                <w:rFonts w:cs="Times New Roman"/>
              </w:rPr>
              <w:t xml:space="preserve"> </w:t>
            </w:r>
            <w:r w:rsidRPr="00903057">
              <w:rPr>
                <w:rFonts w:cs="Times New Roman" w:hint="eastAsia"/>
              </w:rPr>
              <w:t>그밖에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의무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이행에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중대한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변경을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초래할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수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있는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사유가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발생한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경우</w:t>
            </w:r>
            <w:r w:rsidRPr="00903057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지체없이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서면</w:t>
            </w:r>
            <w:r w:rsidRPr="00903057">
              <w:rPr>
                <w:rFonts w:cs="Times New Roman" w:hint="eastAsia"/>
              </w:rPr>
              <w:t xml:space="preserve"> </w:t>
            </w:r>
            <w:r w:rsidRPr="00903057">
              <w:rPr>
                <w:rFonts w:cs="Times New Roman" w:hint="eastAsia"/>
              </w:rPr>
              <w:t>통지하</w:t>
            </w:r>
            <w:r>
              <w:rPr>
                <w:rFonts w:cs="Times New Roman" w:hint="eastAsia"/>
              </w:rPr>
              <w:t>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613861DF" w14:textId="428128D3" w:rsidR="00E8603D" w:rsidRPr="004A0CFC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27CAF152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D42F660" w14:textId="77777777" w:rsidR="00E8603D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위탁판매</w:t>
            </w:r>
            <w:r>
              <w:rPr>
                <w:rFonts w:cs="Times New Roman" w:hint="eastAsia"/>
              </w:rPr>
              <w:t xml:space="preserve"> </w:t>
            </w:r>
          </w:p>
          <w:p w14:paraId="7CF29E15" w14:textId="77777777" w:rsidR="00E8603D" w:rsidRPr="00B110FE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기본계약서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A78A5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주식회사</w:t>
            </w:r>
          </w:p>
          <w:p w14:paraId="7072BEB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CJ E&amp;M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0B322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2021. 1. 22.</w:t>
            </w:r>
          </w:p>
          <w:p w14:paraId="31909BAD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1. 21.</w:t>
            </w:r>
          </w:p>
          <w:p w14:paraId="13B0FFA9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조건</w:t>
            </w:r>
            <w:r>
              <w:rPr>
                <w:rFonts w:cs="Times New Roman" w:hint="eastAsia"/>
              </w:rPr>
              <w:t xml:space="preserve"> </w:t>
            </w:r>
          </w:p>
          <w:p w14:paraId="084CB8A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자동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253E836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CJ E&amp;M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68000C6C" w14:textId="138F6BB8" w:rsidR="00E8603D" w:rsidRPr="00484D5C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484D5C">
              <w:rPr>
                <w:rFonts w:cs="Times New Roman" w:hint="eastAsia"/>
              </w:rPr>
              <w:t>통지의무</w:t>
            </w:r>
            <w:r w:rsidRPr="00484D5C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484D5C">
              <w:rPr>
                <w:rFonts w:cs="Times New Roman"/>
              </w:rPr>
              <w:t>24</w:t>
            </w:r>
            <w:r w:rsidRPr="00484D5C">
              <w:rPr>
                <w:rFonts w:cs="Times New Roman" w:hint="eastAsia"/>
              </w:rPr>
              <w:t>조</w:t>
            </w:r>
            <w:r w:rsidRPr="00484D5C">
              <w:rPr>
                <w:rFonts w:cs="Times New Roman" w:hint="eastAsia"/>
              </w:rPr>
              <w:t>)</w:t>
            </w:r>
            <w:r w:rsidRPr="00484D5C">
              <w:rPr>
                <w:rFonts w:cs="Times New Roman"/>
              </w:rPr>
              <w:t xml:space="preserve">: </w:t>
            </w:r>
            <w:r w:rsidRPr="00484D5C">
              <w:rPr>
                <w:rFonts w:cs="Times New Roman" w:hint="eastAsia"/>
              </w:rPr>
              <w:t>상호</w:t>
            </w:r>
            <w:r w:rsidRPr="00484D5C">
              <w:rPr>
                <w:rFonts w:cs="Times New Roman" w:hint="eastAsia"/>
              </w:rPr>
              <w:t>/</w:t>
            </w:r>
            <w:r w:rsidRPr="00484D5C">
              <w:rPr>
                <w:rFonts w:cs="Times New Roman" w:hint="eastAsia"/>
              </w:rPr>
              <w:t>주소</w:t>
            </w:r>
            <w:r w:rsidRPr="00484D5C">
              <w:rPr>
                <w:rFonts w:cs="Times New Roman" w:hint="eastAsia"/>
              </w:rPr>
              <w:t>/</w:t>
            </w:r>
            <w:r w:rsidRPr="00484D5C">
              <w:rPr>
                <w:rFonts w:cs="Times New Roman" w:hint="eastAsia"/>
              </w:rPr>
              <w:t>대표자가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변경되는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경우</w:t>
            </w:r>
            <w:r w:rsidRPr="00484D5C">
              <w:rPr>
                <w:rFonts w:cs="Times New Roman" w:hint="eastAsia"/>
              </w:rPr>
              <w:t xml:space="preserve">, </w:t>
            </w:r>
            <w:r w:rsidRPr="00484D5C">
              <w:rPr>
                <w:rFonts w:cs="Times New Roman" w:hint="eastAsia"/>
              </w:rPr>
              <w:t>자본구성에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중대한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변경이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있는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경우</w:t>
            </w:r>
            <w:r w:rsidRPr="00484D5C">
              <w:rPr>
                <w:rFonts w:cs="Times New Roman" w:hint="eastAsia"/>
              </w:rPr>
              <w:t>,</w:t>
            </w:r>
            <w:r w:rsidRPr="00484D5C">
              <w:rPr>
                <w:rFonts w:cs="Times New Roman"/>
              </w:rPr>
              <w:t xml:space="preserve"> </w:t>
            </w:r>
            <w:r w:rsidRPr="00484D5C">
              <w:rPr>
                <w:rFonts w:cs="Times New Roman" w:hint="eastAsia"/>
              </w:rPr>
              <w:t>그밖에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의무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이행에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중대한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변경을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초래할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수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있는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사유가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발생한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경우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등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지체없이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서면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통지하</w:t>
            </w:r>
            <w:r>
              <w:rPr>
                <w:rFonts w:cs="Times New Roman" w:hint="eastAsia"/>
              </w:rPr>
              <w:t>여야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함</w:t>
            </w:r>
            <w:r w:rsidRPr="00484D5C">
              <w:rPr>
                <w:rFonts w:cs="Times New Roman" w:hint="eastAsia"/>
              </w:rPr>
              <w:t>.</w:t>
            </w:r>
          </w:p>
          <w:p w14:paraId="6C698973" w14:textId="222A7475" w:rsidR="00E8603D" w:rsidRPr="00B110FE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4EDDF755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F98AA09" w14:textId="77777777" w:rsidR="00E8603D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거래기본계약서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EBFED8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GS</w:t>
            </w:r>
            <w:r>
              <w:rPr>
                <w:rFonts w:cs="Times New Roman" w:hint="eastAsia"/>
              </w:rPr>
              <w:t>홈쇼핑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08B1E7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2021. 4. 8.</w:t>
            </w:r>
          </w:p>
          <w:p w14:paraId="0C9DE4E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- 2024. 4. 8.</w:t>
            </w:r>
          </w:p>
          <w:p w14:paraId="206340A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조건</w:t>
            </w:r>
            <w:r>
              <w:rPr>
                <w:rFonts w:cs="Times New Roman" w:hint="eastAsia"/>
              </w:rPr>
              <w:t xml:space="preserve"> </w:t>
            </w:r>
          </w:p>
          <w:p w14:paraId="1AB4B64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자동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21C20A61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GS</w:t>
            </w:r>
            <w:r>
              <w:rPr>
                <w:rFonts w:cs="Times New Roman" w:hint="eastAsia"/>
              </w:rPr>
              <w:t>홈쇼핑이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판매채널을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2C14E862" w14:textId="088B3DC4" w:rsidR="00E8603D" w:rsidRPr="00D23F12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D23F12">
              <w:rPr>
                <w:rFonts w:cs="Times New Roman" w:hint="eastAsia"/>
              </w:rPr>
              <w:t>통지의무</w:t>
            </w:r>
            <w:r w:rsidRPr="00D23F12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D23F12">
              <w:rPr>
                <w:rFonts w:cs="Times New Roman"/>
              </w:rPr>
              <w:t>32</w:t>
            </w:r>
            <w:r w:rsidRPr="00D23F12">
              <w:rPr>
                <w:rFonts w:cs="Times New Roman" w:hint="eastAsia"/>
              </w:rPr>
              <w:t>조</w:t>
            </w:r>
            <w:r w:rsidRPr="00D23F12">
              <w:rPr>
                <w:rFonts w:cs="Times New Roman" w:hint="eastAsia"/>
              </w:rPr>
              <w:t>)</w:t>
            </w:r>
            <w:r w:rsidRPr="00D23F12">
              <w:rPr>
                <w:rFonts w:cs="Times New Roman"/>
              </w:rPr>
              <w:t xml:space="preserve">: </w:t>
            </w:r>
            <w:r w:rsidRPr="00D23F12">
              <w:rPr>
                <w:rFonts w:cs="Times New Roman" w:hint="eastAsia"/>
              </w:rPr>
              <w:t>상호</w:t>
            </w:r>
            <w:r w:rsidRPr="00D23F12">
              <w:rPr>
                <w:rFonts w:cs="Times New Roman" w:hint="eastAsia"/>
              </w:rPr>
              <w:t>/</w:t>
            </w:r>
            <w:r w:rsidRPr="00D23F12">
              <w:rPr>
                <w:rFonts w:cs="Times New Roman" w:hint="eastAsia"/>
              </w:rPr>
              <w:t>주소</w:t>
            </w:r>
            <w:r w:rsidRPr="00D23F12">
              <w:rPr>
                <w:rFonts w:cs="Times New Roman" w:hint="eastAsia"/>
              </w:rPr>
              <w:t>/</w:t>
            </w:r>
            <w:r w:rsidRPr="00D23F12">
              <w:rPr>
                <w:rFonts w:cs="Times New Roman" w:hint="eastAsia"/>
              </w:rPr>
              <w:t>대표자가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변경되는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경우</w:t>
            </w:r>
            <w:r w:rsidRPr="00D23F12">
              <w:rPr>
                <w:rFonts w:cs="Times New Roman" w:hint="eastAsia"/>
              </w:rPr>
              <w:t xml:space="preserve">, </w:t>
            </w:r>
            <w:r w:rsidRPr="00D23F12">
              <w:rPr>
                <w:rFonts w:cs="Times New Roman" w:hint="eastAsia"/>
              </w:rPr>
              <w:t>자본구성에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중대한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변경이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있는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경우</w:t>
            </w:r>
            <w:r w:rsidRPr="00D23F12">
              <w:rPr>
                <w:rFonts w:cs="Times New Roman" w:hint="eastAsia"/>
              </w:rPr>
              <w:t>,</w:t>
            </w:r>
            <w:r w:rsidRPr="00D23F12">
              <w:rPr>
                <w:rFonts w:cs="Times New Roman"/>
              </w:rPr>
              <w:t xml:space="preserve"> </w:t>
            </w:r>
            <w:r w:rsidRPr="00D23F12">
              <w:rPr>
                <w:rFonts w:cs="Times New Roman" w:hint="eastAsia"/>
              </w:rPr>
              <w:t>그밖에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의무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이행에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중대한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변경을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초래할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수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있는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사유가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발생한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경우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등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지체없이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서면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통지하여야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하며</w:t>
            </w:r>
            <w:r w:rsidRPr="00D23F12">
              <w:rPr>
                <w:rFonts w:cs="Times New Roman" w:hint="eastAsia"/>
              </w:rPr>
              <w:t>,</w:t>
            </w:r>
            <w:r w:rsidRPr="00D23F12">
              <w:rPr>
                <w:rFonts w:cs="Times New Roman"/>
              </w:rPr>
              <w:t xml:space="preserve"> </w:t>
            </w:r>
            <w:r w:rsidRPr="00D23F12">
              <w:rPr>
                <w:rFonts w:cs="Times New Roman" w:hint="eastAsia"/>
              </w:rPr>
              <w:t>대상회사의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합병</w:t>
            </w:r>
            <w:r w:rsidRPr="00D23F12">
              <w:rPr>
                <w:rFonts w:cs="Times New Roman" w:hint="eastAsia"/>
              </w:rPr>
              <w:t>/</w:t>
            </w:r>
            <w:r w:rsidRPr="00D23F12">
              <w:rPr>
                <w:rFonts w:cs="Times New Roman" w:hint="eastAsia"/>
              </w:rPr>
              <w:t>분할</w:t>
            </w:r>
            <w:r w:rsidRPr="00D23F12">
              <w:rPr>
                <w:rFonts w:cs="Times New Roman" w:hint="eastAsia"/>
              </w:rPr>
              <w:t>/</w:t>
            </w:r>
            <w:r w:rsidRPr="00D23F12">
              <w:rPr>
                <w:rFonts w:cs="Times New Roman" w:hint="eastAsia"/>
              </w:rPr>
              <w:t>해산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절차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개시가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있거나</w:t>
            </w:r>
            <w:r w:rsidRPr="00D23F12">
              <w:rPr>
                <w:rFonts w:cs="Times New Roman" w:hint="eastAsia"/>
              </w:rPr>
              <w:t>,</w:t>
            </w:r>
            <w:r w:rsidRPr="00D23F12">
              <w:rPr>
                <w:rFonts w:cs="Times New Roman"/>
              </w:rPr>
              <w:t xml:space="preserve"> </w:t>
            </w:r>
            <w:r w:rsidRPr="00D23F12">
              <w:rPr>
                <w:rFonts w:cs="Times New Roman" w:hint="eastAsia"/>
              </w:rPr>
              <w:t>대표이사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변경이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있는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,</w:t>
            </w:r>
            <w:r w:rsidRPr="00D23F12">
              <w:rPr>
                <w:rFonts w:cs="Times New Roman"/>
              </w:rPr>
              <w:t xml:space="preserve"> </w:t>
            </w:r>
            <w:r w:rsidRPr="00D23F12">
              <w:rPr>
                <w:rFonts w:cs="Times New Roman" w:hint="eastAsia"/>
              </w:rPr>
              <w:t>주요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자산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또는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사업을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양도하는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경우</w:t>
            </w:r>
            <w:r w:rsidRPr="00D23F12">
              <w:rPr>
                <w:rFonts w:cs="Times New Roman" w:hint="eastAsia"/>
              </w:rPr>
              <w:t xml:space="preserve"> G</w:t>
            </w:r>
            <w:r w:rsidRPr="00D23F12">
              <w:rPr>
                <w:rFonts w:cs="Times New Roman"/>
              </w:rPr>
              <w:t>S</w:t>
            </w:r>
            <w:r>
              <w:rPr>
                <w:rFonts w:cs="Times New Roman" w:hint="eastAsia"/>
              </w:rPr>
              <w:t>홈쇼핑</w:t>
            </w:r>
            <w:r w:rsidRPr="00D23F12">
              <w:rPr>
                <w:rFonts w:cs="Times New Roman" w:hint="eastAsia"/>
              </w:rPr>
              <w:t>에게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즉시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통지하여야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하고</w:t>
            </w:r>
            <w:r w:rsidRPr="00D23F12">
              <w:rPr>
                <w:rFonts w:cs="Times New Roman" w:hint="eastAsia"/>
              </w:rPr>
              <w:t>,</w:t>
            </w:r>
            <w:r w:rsidRPr="00D23F12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사유가</w:t>
            </w:r>
            <w:r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예상되는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경우에도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사전에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통지하여야</w:t>
            </w:r>
            <w:r w:rsidRPr="00D23F12">
              <w:rPr>
                <w:rFonts w:cs="Times New Roman" w:hint="eastAsia"/>
              </w:rPr>
              <w:t xml:space="preserve"> </w:t>
            </w:r>
            <w:r w:rsidRPr="00D23F12">
              <w:rPr>
                <w:rFonts w:cs="Times New Roman" w:hint="eastAsia"/>
              </w:rPr>
              <w:t>함</w:t>
            </w:r>
            <w:r>
              <w:rPr>
                <w:rFonts w:cs="Times New Roman"/>
              </w:rPr>
              <w:t>.</w:t>
            </w:r>
          </w:p>
          <w:p w14:paraId="29A8E174" w14:textId="53A2A475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7C97D795" w14:textId="77777777" w:rsidTr="00842021">
        <w:trPr>
          <w:trHeight w:val="47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46649B4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PB</w:t>
            </w:r>
            <w:r w:rsidRPr="00805ACF">
              <w:rPr>
                <w:rFonts w:cs="Times New Roman" w:hint="eastAsia"/>
              </w:rPr>
              <w:t>상품</w:t>
            </w:r>
            <w:r w:rsidRPr="00805ACF">
              <w:rPr>
                <w:rFonts w:cs="Times New Roman" w:hint="eastAsia"/>
              </w:rPr>
              <w:t xml:space="preserve"> </w:t>
            </w:r>
          </w:p>
          <w:p w14:paraId="53263F5A" w14:textId="77777777" w:rsidR="00E8603D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D594C0A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GS</w:t>
            </w:r>
            <w:r>
              <w:rPr>
                <w:rFonts w:cs="Times New Roman" w:hint="eastAsia"/>
              </w:rPr>
              <w:t>리테일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C70E7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2022. 4. 1.</w:t>
            </w:r>
          </w:p>
          <w:p w14:paraId="2084098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3. 31.</w:t>
            </w:r>
          </w:p>
          <w:p w14:paraId="046DA53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7D689C93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GS</w:t>
            </w:r>
            <w:r>
              <w:rPr>
                <w:rFonts w:cs="Times New Roman" w:hint="eastAsia"/>
              </w:rPr>
              <w:t>리테일이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PB 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유어스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마포갈매기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매콤돼지껍딱</w:t>
            </w:r>
            <w:r>
              <w:rPr>
                <w:rFonts w:cs="Times New Roman" w:hint="eastAsia"/>
              </w:rPr>
              <w:t xml:space="preserve">) </w:t>
            </w:r>
            <w:r>
              <w:rPr>
                <w:rFonts w:cs="Times New Roman" w:hint="eastAsia"/>
              </w:rPr>
              <w:t>제조를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매입하여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314BB2EE" w14:textId="2C821E8B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지적재산권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귀속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: PB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지적재산권은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GS</w:t>
            </w:r>
            <w:r>
              <w:rPr>
                <w:rFonts w:cs="Times New Roman" w:hint="eastAsia"/>
              </w:rPr>
              <w:t>리테일에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귀속됨</w:t>
            </w:r>
            <w:r>
              <w:rPr>
                <w:rFonts w:cs="Times New Roman" w:hint="eastAsia"/>
              </w:rPr>
              <w:t>.</w:t>
            </w:r>
          </w:p>
          <w:p w14:paraId="401C344B" w14:textId="17DE4748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손해배상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PB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지적재산권을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침해한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얻은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이익의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배를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배상하여야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150F074D" w14:textId="320C947C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7CDFD4DC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8365B53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lastRenderedPageBreak/>
              <w:t>판매대행</w:t>
            </w:r>
            <w:r w:rsidRPr="00805ACF">
              <w:rPr>
                <w:rFonts w:cs="Times New Roman" w:hint="eastAsia"/>
              </w:rPr>
              <w:t>(</w:t>
            </w:r>
            <w:r w:rsidRPr="00805ACF">
              <w:rPr>
                <w:rFonts w:cs="Times New Roman" w:hint="eastAsia"/>
              </w:rPr>
              <w:t>위수탁</w:t>
            </w:r>
            <w:r w:rsidRPr="00805ACF">
              <w:rPr>
                <w:rFonts w:cs="Times New Roman" w:hint="eastAsia"/>
              </w:rPr>
              <w:t>)</w:t>
            </w:r>
            <w:r w:rsidRPr="00805ACF">
              <w:rPr>
                <w:rFonts w:cs="Times New Roman"/>
              </w:rPr>
              <w:t xml:space="preserve"> </w:t>
            </w:r>
            <w:r w:rsidRPr="00805ACF">
              <w:rPr>
                <w:rFonts w:cs="Times New Roman" w:hint="eastAsia"/>
              </w:rPr>
              <w:t>거래계약서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5A641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SSG</w:t>
            </w:r>
            <w:r>
              <w:rPr>
                <w:rFonts w:cs="Times New Roman" w:hint="eastAsia"/>
              </w:rPr>
              <w:t>닷컴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BE46C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2021. 6. 1.</w:t>
            </w:r>
          </w:p>
          <w:p w14:paraId="34AF2A1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3. 31.</w:t>
            </w:r>
          </w:p>
          <w:p w14:paraId="3EEFC692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FA1AAAE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SSG</w:t>
            </w:r>
            <w:r>
              <w:rPr>
                <w:rFonts w:cs="Times New Roman" w:hint="eastAsia"/>
              </w:rPr>
              <w:t>닷컴이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집쿡마켓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HMR 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30E92FE9" w14:textId="5604BA3C" w:rsidR="00E8603D" w:rsidRDefault="00E8603D" w:rsidP="008C6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02564B">
              <w:rPr>
                <w:rFonts w:cs="Times New Roman" w:hint="eastAsia"/>
              </w:rPr>
              <w:t>상호</w:t>
            </w:r>
            <w:r w:rsidRPr="0002564B">
              <w:rPr>
                <w:rFonts w:cs="Times New Roman" w:hint="eastAsia"/>
              </w:rPr>
              <w:t>/</w:t>
            </w:r>
            <w:r w:rsidRPr="0002564B">
              <w:rPr>
                <w:rFonts w:cs="Times New Roman" w:hint="eastAsia"/>
              </w:rPr>
              <w:t>주소</w:t>
            </w:r>
            <w:r w:rsidRPr="0002564B">
              <w:rPr>
                <w:rFonts w:cs="Times New Roman" w:hint="eastAsia"/>
              </w:rPr>
              <w:t>/</w:t>
            </w:r>
            <w:r w:rsidRPr="0002564B">
              <w:rPr>
                <w:rFonts w:cs="Times New Roman" w:hint="eastAsia"/>
              </w:rPr>
              <w:t>대표자가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변경되는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경우</w:t>
            </w:r>
            <w:r w:rsidRPr="0002564B">
              <w:rPr>
                <w:rFonts w:cs="Times New Roman" w:hint="eastAsia"/>
              </w:rPr>
              <w:t xml:space="preserve">, </w:t>
            </w:r>
            <w:r w:rsidRPr="0002564B">
              <w:rPr>
                <w:rFonts w:cs="Times New Roman" w:hint="eastAsia"/>
              </w:rPr>
              <w:t>자본구성에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중대한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변경이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있는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경우</w:t>
            </w:r>
            <w:r w:rsidRPr="0002564B">
              <w:rPr>
                <w:rFonts w:cs="Times New Roman" w:hint="eastAsia"/>
              </w:rPr>
              <w:t>,</w:t>
            </w:r>
            <w:r w:rsidRPr="0002564B">
              <w:rPr>
                <w:rFonts w:cs="Times New Roman"/>
              </w:rPr>
              <w:t xml:space="preserve"> </w:t>
            </w:r>
            <w:r w:rsidRPr="0002564B">
              <w:rPr>
                <w:rFonts w:cs="Times New Roman" w:hint="eastAsia"/>
              </w:rPr>
              <w:t>채권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또는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기타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자산양수도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등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채권</w:t>
            </w:r>
            <w:r w:rsidRPr="0002564B">
              <w:rPr>
                <w:rFonts w:cs="Times New Roman" w:hint="eastAsia"/>
              </w:rPr>
              <w:t>/</w:t>
            </w:r>
            <w:r w:rsidRPr="0002564B">
              <w:rPr>
                <w:rFonts w:cs="Times New Roman" w:hint="eastAsia"/>
              </w:rPr>
              <w:t>채무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관계에서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중대한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변경이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발생한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경우</w:t>
            </w:r>
            <w:r w:rsidRPr="0002564B">
              <w:rPr>
                <w:rFonts w:cs="Times New Roman" w:hint="eastAsia"/>
              </w:rPr>
              <w:t xml:space="preserve">, </w:t>
            </w:r>
            <w:r w:rsidRPr="0002564B">
              <w:rPr>
                <w:rFonts w:cs="Times New Roman" w:hint="eastAsia"/>
              </w:rPr>
              <w:t>기타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본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계약에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영향을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줄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수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있는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중대한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변경이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있는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지체없이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서면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통지하여야</w:t>
            </w:r>
            <w:r w:rsidRPr="0002564B">
              <w:rPr>
                <w:rFonts w:cs="Times New Roman" w:hint="eastAsia"/>
              </w:rPr>
              <w:t xml:space="preserve"> </w:t>
            </w:r>
            <w:r w:rsidRPr="0002564B"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62B91C35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1F5E63F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온라인쇼핑몰</w:t>
            </w:r>
            <w:r w:rsidRPr="00805ACF">
              <w:rPr>
                <w:rFonts w:cs="Times New Roman" w:hint="eastAsia"/>
              </w:rPr>
              <w:t xml:space="preserve"> </w:t>
            </w:r>
          </w:p>
          <w:p w14:paraId="418ECF23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기본거래계약서</w:t>
            </w:r>
          </w:p>
          <w:p w14:paraId="1EAD39CC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(</w:t>
            </w:r>
            <w:r w:rsidRPr="00805ACF">
              <w:rPr>
                <w:rFonts w:cs="Times New Roman" w:hint="eastAsia"/>
              </w:rPr>
              <w:t>위</w:t>
            </w:r>
            <w:r w:rsidRPr="00805ACF">
              <w:rPr>
                <w:rFonts w:cs="Times New Roman" w:hint="eastAsia"/>
              </w:rPr>
              <w:t>/</w:t>
            </w:r>
            <w:r w:rsidRPr="00805ACF">
              <w:rPr>
                <w:rFonts w:cs="Times New Roman" w:hint="eastAsia"/>
              </w:rPr>
              <w:t>수탁거래</w:t>
            </w:r>
            <w:r w:rsidRPr="00805ACF">
              <w:rPr>
                <w:rFonts w:cs="Times New Roman" w:hint="eastAsia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8F16E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롯데쇼핑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6EAD47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2021. 3. 20.</w:t>
            </w:r>
          </w:p>
          <w:p w14:paraId="32FA6552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3. 17.</w:t>
            </w:r>
          </w:p>
          <w:p w14:paraId="4B0DBD2D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691F3EA3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롯데쇼핑이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6EB2E481" w14:textId="146DA0E3" w:rsidR="00E8603D" w:rsidRPr="00484D5C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484D5C">
              <w:rPr>
                <w:rFonts w:cs="Times New Roman" w:hint="eastAsia"/>
              </w:rPr>
              <w:t>통지의무</w:t>
            </w:r>
            <w:r w:rsidRPr="00484D5C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484D5C">
              <w:rPr>
                <w:rFonts w:cs="Times New Roman"/>
              </w:rPr>
              <w:t>2</w:t>
            </w:r>
            <w:r>
              <w:rPr>
                <w:rFonts w:cs="Times New Roman"/>
              </w:rPr>
              <w:t>9</w:t>
            </w:r>
            <w:r w:rsidRPr="00484D5C">
              <w:rPr>
                <w:rFonts w:cs="Times New Roman" w:hint="eastAsia"/>
              </w:rPr>
              <w:t>조</w:t>
            </w:r>
            <w:r w:rsidRPr="00484D5C">
              <w:rPr>
                <w:rFonts w:cs="Times New Roman" w:hint="eastAsia"/>
              </w:rPr>
              <w:t>)</w:t>
            </w:r>
            <w:r w:rsidRPr="00484D5C">
              <w:rPr>
                <w:rFonts w:cs="Times New Roman"/>
              </w:rPr>
              <w:t xml:space="preserve">: </w:t>
            </w:r>
            <w:r w:rsidRPr="00484D5C">
              <w:rPr>
                <w:rFonts w:cs="Times New Roman" w:hint="eastAsia"/>
              </w:rPr>
              <w:t>상호</w:t>
            </w:r>
            <w:r w:rsidRPr="00484D5C">
              <w:rPr>
                <w:rFonts w:cs="Times New Roman" w:hint="eastAsia"/>
              </w:rPr>
              <w:t>/</w:t>
            </w:r>
            <w:r w:rsidRPr="00484D5C">
              <w:rPr>
                <w:rFonts w:cs="Times New Roman" w:hint="eastAsia"/>
              </w:rPr>
              <w:t>주소</w:t>
            </w:r>
            <w:r w:rsidRPr="00484D5C">
              <w:rPr>
                <w:rFonts w:cs="Times New Roman" w:hint="eastAsia"/>
              </w:rPr>
              <w:t>/</w:t>
            </w:r>
            <w:r w:rsidRPr="00484D5C">
              <w:rPr>
                <w:rFonts w:cs="Times New Roman" w:hint="eastAsia"/>
              </w:rPr>
              <w:t>대표자가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변경되는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경우</w:t>
            </w:r>
            <w:r w:rsidRPr="00484D5C">
              <w:rPr>
                <w:rFonts w:cs="Times New Roman" w:hint="eastAsia"/>
              </w:rPr>
              <w:t xml:space="preserve">, </w:t>
            </w:r>
            <w:r w:rsidRPr="00484D5C">
              <w:rPr>
                <w:rFonts w:cs="Times New Roman" w:hint="eastAsia"/>
              </w:rPr>
              <w:t>자본구성에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중대한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변경이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있는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경우</w:t>
            </w:r>
            <w:r w:rsidRPr="00484D5C">
              <w:rPr>
                <w:rFonts w:cs="Times New Roman" w:hint="eastAsia"/>
              </w:rPr>
              <w:t>,</w:t>
            </w:r>
            <w:r w:rsidRPr="00484D5C">
              <w:rPr>
                <w:rFonts w:cs="Times New Roman"/>
              </w:rPr>
              <w:t xml:space="preserve"> </w:t>
            </w:r>
            <w:r w:rsidRPr="00484D5C">
              <w:rPr>
                <w:rFonts w:cs="Times New Roman" w:hint="eastAsia"/>
              </w:rPr>
              <w:t>그밖에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의무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이행에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중대한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변경을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초래할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수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있는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사유가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발생한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경우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등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지체없이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서면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통지하</w:t>
            </w:r>
            <w:r>
              <w:rPr>
                <w:rFonts w:cs="Times New Roman" w:hint="eastAsia"/>
              </w:rPr>
              <w:t>여야</w:t>
            </w:r>
            <w:r w:rsidRPr="00484D5C">
              <w:rPr>
                <w:rFonts w:cs="Times New Roman" w:hint="eastAsia"/>
              </w:rPr>
              <w:t xml:space="preserve"> </w:t>
            </w:r>
            <w:r w:rsidRPr="00484D5C">
              <w:rPr>
                <w:rFonts w:cs="Times New Roman" w:hint="eastAsia"/>
              </w:rPr>
              <w:t>함</w:t>
            </w:r>
            <w:r w:rsidRPr="00484D5C">
              <w:rPr>
                <w:rFonts w:cs="Times New Roman" w:hint="eastAsia"/>
              </w:rPr>
              <w:t>.</w:t>
            </w:r>
          </w:p>
          <w:p w14:paraId="59245AB8" w14:textId="0A874B1A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</w:p>
        </w:tc>
      </w:tr>
      <w:tr w:rsidR="00E8603D" w:rsidRPr="00F64E83" w14:paraId="09B7DB62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27C1583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거래기본계약서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D5230E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마켓컬리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2A365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2022. 12. 22. </w:t>
            </w:r>
          </w:p>
          <w:p w14:paraId="6F730164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12. 31.</w:t>
            </w:r>
          </w:p>
        </w:tc>
        <w:tc>
          <w:tcPr>
            <w:tcW w:w="8505" w:type="dxa"/>
            <w:shd w:val="clear" w:color="auto" w:fill="auto"/>
          </w:tcPr>
          <w:p w14:paraId="2A094141" w14:textId="77777777" w:rsidR="00E8603D" w:rsidRPr="000D77FC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마켓컬리가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4019320E" w14:textId="6D11D430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0D77FC">
              <w:rPr>
                <w:rFonts w:cs="Times New Roman" w:hint="eastAsia"/>
              </w:rPr>
              <w:t>통지의무</w:t>
            </w:r>
            <w:r w:rsidRPr="000D77FC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0D77FC">
              <w:rPr>
                <w:rFonts w:cs="Times New Roman"/>
              </w:rPr>
              <w:t>18</w:t>
            </w:r>
            <w:r w:rsidRPr="000D77FC">
              <w:rPr>
                <w:rFonts w:cs="Times New Roman" w:hint="eastAsia"/>
              </w:rPr>
              <w:t>조</w:t>
            </w:r>
            <w:r w:rsidRPr="000D77FC">
              <w:rPr>
                <w:rFonts w:cs="Times New Roman" w:hint="eastAsia"/>
              </w:rPr>
              <w:t>)</w:t>
            </w:r>
            <w:r w:rsidRPr="000D77FC">
              <w:rPr>
                <w:rFonts w:cs="Times New Roman"/>
              </w:rPr>
              <w:t xml:space="preserve">: </w:t>
            </w:r>
            <w:r w:rsidRPr="000D77FC">
              <w:rPr>
                <w:rFonts w:cs="Times New Roman" w:hint="eastAsia"/>
              </w:rPr>
              <w:t>상호</w:t>
            </w:r>
            <w:r w:rsidRPr="000D77FC">
              <w:rPr>
                <w:rFonts w:cs="Times New Roman" w:hint="eastAsia"/>
              </w:rPr>
              <w:t>/</w:t>
            </w:r>
            <w:r w:rsidRPr="000D77FC">
              <w:rPr>
                <w:rFonts w:cs="Times New Roman" w:hint="eastAsia"/>
              </w:rPr>
              <w:t>주소</w:t>
            </w:r>
            <w:r w:rsidRPr="000D77FC">
              <w:rPr>
                <w:rFonts w:cs="Times New Roman" w:hint="eastAsia"/>
              </w:rPr>
              <w:t>/</w:t>
            </w:r>
            <w:r w:rsidRPr="000D77FC">
              <w:rPr>
                <w:rFonts w:cs="Times New Roman" w:hint="eastAsia"/>
              </w:rPr>
              <w:t>대표자가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변경되는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 w:rsidRPr="000D77FC">
              <w:rPr>
                <w:rFonts w:cs="Times New Roman" w:hint="eastAsia"/>
              </w:rPr>
              <w:t>자본구성에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중대한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 w:rsidRPr="000D77FC">
              <w:rPr>
                <w:rFonts w:cs="Times New Roman" w:hint="eastAsia"/>
              </w:rPr>
              <w:t>본계약과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관계</w:t>
            </w:r>
            <w:r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사업의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일부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또는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전부를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양도하는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 w:rsidRPr="000D77FC">
              <w:rPr>
                <w:rFonts w:cs="Times New Roman" w:hint="eastAsia"/>
              </w:rPr>
              <w:t>기타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본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계약에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영향을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줄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수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중대한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지체없이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서면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통지하여야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63172373" w14:textId="74EF3A08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00B309B4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D67E197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직매입</w:t>
            </w:r>
            <w:r w:rsidRPr="00805ACF">
              <w:rPr>
                <w:rFonts w:cs="Times New Roman" w:hint="eastAsia"/>
              </w:rPr>
              <w:t xml:space="preserve"> </w:t>
            </w:r>
          </w:p>
          <w:p w14:paraId="45465764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거래약정서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9362C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렙쇼메이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41691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2022. 4. 28.</w:t>
            </w:r>
          </w:p>
          <w:p w14:paraId="1B6ABBA1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12. 31.</w:t>
            </w:r>
          </w:p>
          <w:p w14:paraId="68ACE282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4B7A78F5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렙쇼메이가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0BF2E7CB" w14:textId="47EDDE3B" w:rsidR="00E8603D" w:rsidRDefault="00E8603D" w:rsidP="008C6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0D77FC">
              <w:rPr>
                <w:rFonts w:cs="Times New Roman" w:hint="eastAsia"/>
              </w:rPr>
              <w:t>통지의무</w:t>
            </w:r>
            <w:r w:rsidRPr="000D77FC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0D77FC">
              <w:rPr>
                <w:rFonts w:cs="Times New Roman"/>
              </w:rPr>
              <w:t>1</w:t>
            </w:r>
            <w:r>
              <w:rPr>
                <w:rFonts w:cs="Times New Roman"/>
              </w:rPr>
              <w:t>0</w:t>
            </w:r>
            <w:r w:rsidRPr="000D77FC">
              <w:rPr>
                <w:rFonts w:cs="Times New Roman" w:hint="eastAsia"/>
              </w:rPr>
              <w:t>조</w:t>
            </w:r>
            <w:r w:rsidRPr="000D77FC">
              <w:rPr>
                <w:rFonts w:cs="Times New Roman" w:hint="eastAsia"/>
              </w:rPr>
              <w:t>)</w:t>
            </w:r>
            <w:r w:rsidRPr="000D77FC">
              <w:rPr>
                <w:rFonts w:cs="Times New Roman"/>
              </w:rPr>
              <w:t xml:space="preserve">: </w:t>
            </w:r>
            <w:r w:rsidRPr="000D77FC">
              <w:rPr>
                <w:rFonts w:cs="Times New Roman" w:hint="eastAsia"/>
              </w:rPr>
              <w:t>상호</w:t>
            </w:r>
            <w:r w:rsidRPr="000D77FC">
              <w:rPr>
                <w:rFonts w:cs="Times New Roman" w:hint="eastAsia"/>
              </w:rPr>
              <w:t>/</w:t>
            </w:r>
            <w:r w:rsidRPr="000D77FC">
              <w:rPr>
                <w:rFonts w:cs="Times New Roman" w:hint="eastAsia"/>
              </w:rPr>
              <w:t>주소</w:t>
            </w:r>
            <w:r w:rsidRPr="000D77FC">
              <w:rPr>
                <w:rFonts w:cs="Times New Roman" w:hint="eastAsia"/>
              </w:rPr>
              <w:t>/</w:t>
            </w:r>
            <w:r w:rsidRPr="000D77FC">
              <w:rPr>
                <w:rFonts w:cs="Times New Roman" w:hint="eastAsia"/>
              </w:rPr>
              <w:t>대표자가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변경되는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 w:rsidRPr="000D77FC">
              <w:rPr>
                <w:rFonts w:cs="Times New Roman" w:hint="eastAsia"/>
              </w:rPr>
              <w:t>자본구성에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중대한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 w:rsidRPr="000D77FC">
              <w:rPr>
                <w:rFonts w:cs="Times New Roman" w:hint="eastAsia"/>
              </w:rPr>
              <w:t>기타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본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계약에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영향을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줄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수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중대한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지체없이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서면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통지하여야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2F482AF8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F87DF48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식후경</w:t>
            </w:r>
            <w:r w:rsidRPr="00805ACF">
              <w:rPr>
                <w:rFonts w:cs="Times New Roman" w:hint="eastAsia"/>
              </w:rPr>
              <w:t xml:space="preserve"> </w:t>
            </w:r>
            <w:r w:rsidRPr="00805ACF">
              <w:rPr>
                <w:rFonts w:cs="Times New Roman" w:hint="eastAsia"/>
              </w:rPr>
              <w:t>입점</w:t>
            </w:r>
            <w:r w:rsidRPr="00805ACF">
              <w:rPr>
                <w:rFonts w:cs="Times New Roman" w:hint="eastAsia"/>
              </w:rPr>
              <w:t>(</w:t>
            </w:r>
            <w:r w:rsidRPr="00805ACF">
              <w:rPr>
                <w:rFonts w:cs="Times New Roman" w:hint="eastAsia"/>
              </w:rPr>
              <w:t>거래</w:t>
            </w:r>
            <w:r w:rsidRPr="00805ACF">
              <w:rPr>
                <w:rFonts w:cs="Times New Roman" w:hint="eastAsia"/>
              </w:rPr>
              <w:t>)</w:t>
            </w:r>
            <w:r w:rsidRPr="00805ACF">
              <w:rPr>
                <w:rFonts w:cs="Times New Roman" w:hint="eastAsia"/>
              </w:rPr>
              <w:t>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8DC365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푼타컴퍼니</w:t>
            </w:r>
          </w:p>
          <w:p w14:paraId="3B8DD0D5" w14:textId="77777777" w:rsidR="00E8603D" w:rsidRPr="008460D8" w:rsidRDefault="00E8603D" w:rsidP="007B127B">
            <w:pPr>
              <w:wordWrap/>
              <w:rPr>
                <w:rFonts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A915EB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</w:t>
            </w:r>
            <w:r>
              <w:rPr>
                <w:rFonts w:cs="Times New Roman"/>
              </w:rPr>
              <w:t>. 12. 3.</w:t>
            </w:r>
          </w:p>
          <w:p w14:paraId="45EC2697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12. 2.</w:t>
            </w:r>
          </w:p>
          <w:p w14:paraId="0F9155F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lastRenderedPageBreak/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559B6F72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푼타컴퍼니가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플랫폼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식후경을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470F4147" w14:textId="3BF7CA6A" w:rsidR="00E8603D" w:rsidRPr="00891338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0D77FC">
              <w:rPr>
                <w:rFonts w:cs="Times New Roman" w:hint="eastAsia"/>
              </w:rPr>
              <w:lastRenderedPageBreak/>
              <w:t>통지의무</w:t>
            </w:r>
            <w:r w:rsidRPr="000D77FC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26</w:t>
            </w:r>
            <w:r w:rsidRPr="000D77FC">
              <w:rPr>
                <w:rFonts w:cs="Times New Roman" w:hint="eastAsia"/>
              </w:rPr>
              <w:t>조</w:t>
            </w:r>
            <w:r w:rsidRPr="000D77FC">
              <w:rPr>
                <w:rFonts w:cs="Times New Roman" w:hint="eastAsia"/>
              </w:rPr>
              <w:t>)</w:t>
            </w:r>
            <w:r w:rsidRPr="000D77FC">
              <w:rPr>
                <w:rFonts w:cs="Times New Roman"/>
              </w:rPr>
              <w:t xml:space="preserve">: </w:t>
            </w:r>
            <w:r w:rsidRPr="000D77FC">
              <w:rPr>
                <w:rFonts w:cs="Times New Roman" w:hint="eastAsia"/>
              </w:rPr>
              <w:t>상호</w:t>
            </w:r>
            <w:r w:rsidRPr="000D77FC">
              <w:rPr>
                <w:rFonts w:cs="Times New Roman" w:hint="eastAsia"/>
              </w:rPr>
              <w:t>/</w:t>
            </w:r>
            <w:r w:rsidRPr="000D77FC">
              <w:rPr>
                <w:rFonts w:cs="Times New Roman" w:hint="eastAsia"/>
              </w:rPr>
              <w:t>주소</w:t>
            </w:r>
            <w:r w:rsidRPr="000D77FC">
              <w:rPr>
                <w:rFonts w:cs="Times New Roman" w:hint="eastAsia"/>
              </w:rPr>
              <w:t>/</w:t>
            </w:r>
            <w:r w:rsidRPr="000D77FC">
              <w:rPr>
                <w:rFonts w:cs="Times New Roman" w:hint="eastAsia"/>
              </w:rPr>
              <w:t>대표자가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변경되는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영업허가와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권리관계가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, </w:t>
            </w:r>
            <w:r w:rsidRPr="000D77FC">
              <w:rPr>
                <w:rFonts w:cs="Times New Roman" w:hint="eastAsia"/>
              </w:rPr>
              <w:t>기타</w:t>
            </w:r>
            <w:r w:rsidRPr="000D77F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이행함에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중대한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변경이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있는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경우</w:t>
            </w:r>
            <w:r w:rsidRPr="000D77F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지체없이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서면</w:t>
            </w:r>
            <w:r w:rsidRPr="000D77FC">
              <w:rPr>
                <w:rFonts w:cs="Times New Roman" w:hint="eastAsia"/>
              </w:rPr>
              <w:t xml:space="preserve"> </w:t>
            </w:r>
            <w:r w:rsidRPr="000D77FC">
              <w:rPr>
                <w:rFonts w:cs="Times New Roman" w:hint="eastAsia"/>
              </w:rPr>
              <w:t>통지하여야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0E43FB6F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EA52E54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lastRenderedPageBreak/>
              <w:t>기본</w:t>
            </w:r>
            <w:r w:rsidRPr="00805ACF">
              <w:rPr>
                <w:rFonts w:cs="Times New Roman" w:hint="eastAsia"/>
              </w:rPr>
              <w:t>(</w:t>
            </w:r>
            <w:r w:rsidRPr="00805ACF">
              <w:rPr>
                <w:rFonts w:cs="Times New Roman" w:hint="eastAsia"/>
              </w:rPr>
              <w:t>특약매입</w:t>
            </w:r>
            <w:r w:rsidRPr="00805ACF">
              <w:rPr>
                <w:rFonts w:cs="Times New Roman" w:hint="eastAsia"/>
              </w:rPr>
              <w:t>)</w:t>
            </w:r>
          </w:p>
          <w:p w14:paraId="21EF3C3C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거래계약서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1E69D0A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신세계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238145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2021. 1. 15.</w:t>
            </w:r>
          </w:p>
          <w:p w14:paraId="6822F8A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1. 14.</w:t>
            </w:r>
          </w:p>
          <w:p w14:paraId="20A8F3A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C994716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신세계가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특약매입하는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561C144F" w14:textId="4A338391" w:rsidR="00E8603D" w:rsidRDefault="00E8603D" w:rsidP="008C6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8460D8">
              <w:rPr>
                <w:rFonts w:cs="Times New Roman" w:hint="eastAsia"/>
              </w:rPr>
              <w:t>통지의무</w:t>
            </w:r>
            <w:r w:rsidRPr="008460D8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8460D8">
              <w:rPr>
                <w:rFonts w:cs="Times New Roman"/>
              </w:rPr>
              <w:t>22</w:t>
            </w:r>
            <w:r w:rsidRPr="008460D8">
              <w:rPr>
                <w:rFonts w:cs="Times New Roman" w:hint="eastAsia"/>
              </w:rPr>
              <w:t>조</w:t>
            </w:r>
            <w:r w:rsidRPr="008460D8">
              <w:rPr>
                <w:rFonts w:cs="Times New Roman" w:hint="eastAsia"/>
              </w:rPr>
              <w:t>)</w:t>
            </w:r>
            <w:r w:rsidRPr="008460D8">
              <w:rPr>
                <w:rFonts w:cs="Times New Roman"/>
              </w:rPr>
              <w:t xml:space="preserve">: </w:t>
            </w:r>
            <w:r w:rsidRPr="008460D8">
              <w:rPr>
                <w:rFonts w:cs="Times New Roman" w:hint="eastAsia"/>
              </w:rPr>
              <w:t>상호</w:t>
            </w:r>
            <w:r w:rsidRPr="008460D8">
              <w:rPr>
                <w:rFonts w:cs="Times New Roman" w:hint="eastAsia"/>
              </w:rPr>
              <w:t>/</w:t>
            </w:r>
            <w:r w:rsidRPr="008460D8">
              <w:rPr>
                <w:rFonts w:cs="Times New Roman" w:hint="eastAsia"/>
              </w:rPr>
              <w:t>주소</w:t>
            </w:r>
            <w:r w:rsidRPr="008460D8">
              <w:rPr>
                <w:rFonts w:cs="Times New Roman" w:hint="eastAsia"/>
              </w:rPr>
              <w:t>/</w:t>
            </w:r>
            <w:r w:rsidRPr="008460D8">
              <w:rPr>
                <w:rFonts w:cs="Times New Roman" w:hint="eastAsia"/>
              </w:rPr>
              <w:t>대표자가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변경되는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경우</w:t>
            </w:r>
            <w:r w:rsidRPr="008460D8">
              <w:rPr>
                <w:rFonts w:cs="Times New Roman" w:hint="eastAsia"/>
              </w:rPr>
              <w:t xml:space="preserve">, </w:t>
            </w:r>
            <w:r w:rsidRPr="008460D8">
              <w:rPr>
                <w:rFonts w:cs="Times New Roman" w:hint="eastAsia"/>
              </w:rPr>
              <w:t>통장계좌에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변경이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있는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경우</w:t>
            </w:r>
            <w:r w:rsidRPr="008460D8">
              <w:rPr>
                <w:rFonts w:cs="Times New Roman" w:hint="eastAsia"/>
              </w:rPr>
              <w:t xml:space="preserve">, </w:t>
            </w:r>
            <w:r w:rsidRPr="008460D8">
              <w:rPr>
                <w:rFonts w:cs="Times New Roman" w:hint="eastAsia"/>
              </w:rPr>
              <w:t>자본구성에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중대한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변경이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있는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경우</w:t>
            </w:r>
            <w:r w:rsidRPr="008460D8">
              <w:rPr>
                <w:rFonts w:cs="Times New Roman" w:hint="eastAsia"/>
              </w:rPr>
              <w:t>,</w:t>
            </w:r>
            <w:r w:rsidRPr="008460D8">
              <w:rPr>
                <w:rFonts w:cs="Times New Roman"/>
              </w:rPr>
              <w:t xml:space="preserve"> </w:t>
            </w:r>
            <w:r w:rsidRPr="008460D8">
              <w:rPr>
                <w:rFonts w:cs="Times New Roman" w:hint="eastAsia"/>
              </w:rPr>
              <w:t>기타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대상회사에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중대한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변경이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있는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경우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지체없이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서면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통지하여야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함</w:t>
            </w:r>
            <w:r w:rsidRPr="008460D8">
              <w:rPr>
                <w:rFonts w:cs="Times New Roman" w:hint="eastAsia"/>
              </w:rPr>
              <w:t>.</w:t>
            </w:r>
          </w:p>
        </w:tc>
      </w:tr>
      <w:tr w:rsidR="00E8603D" w:rsidRPr="00F64E83" w14:paraId="26059201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11197E8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거래기본계약서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AFD7D2A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신세계티비쇼핑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B7A4F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2021. </w:t>
            </w:r>
            <w:r>
              <w:rPr>
                <w:rFonts w:cs="Times New Roman"/>
              </w:rPr>
              <w:t>12. 16.</w:t>
            </w:r>
          </w:p>
          <w:p w14:paraId="453FDF4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12. 16.</w:t>
            </w:r>
          </w:p>
          <w:p w14:paraId="3E66BC2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64D17F0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신세계티비쇼핑이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상품판매채널을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모바일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569BF7A7" w14:textId="759C3910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215FB1">
              <w:rPr>
                <w:rFonts w:cs="Times New Roman" w:hint="eastAsia"/>
              </w:rPr>
              <w:t>통지의무</w:t>
            </w:r>
            <w:r w:rsidRPr="00215FB1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215FB1">
              <w:rPr>
                <w:rFonts w:cs="Times New Roman"/>
              </w:rPr>
              <w:t>27</w:t>
            </w:r>
            <w:r w:rsidRPr="00215FB1">
              <w:rPr>
                <w:rFonts w:cs="Times New Roman" w:hint="eastAsia"/>
              </w:rPr>
              <w:t>조</w:t>
            </w:r>
            <w:r w:rsidRPr="00215FB1">
              <w:rPr>
                <w:rFonts w:cs="Times New Roman" w:hint="eastAsia"/>
              </w:rPr>
              <w:t>)</w:t>
            </w:r>
            <w:r w:rsidRPr="00215FB1">
              <w:rPr>
                <w:rFonts w:cs="Times New Roman"/>
              </w:rPr>
              <w:t xml:space="preserve">: </w:t>
            </w:r>
            <w:r w:rsidRPr="00215FB1">
              <w:rPr>
                <w:rFonts w:cs="Times New Roman" w:hint="eastAsia"/>
              </w:rPr>
              <w:t>상호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주소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대표자가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자본구성에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있는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상법상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회사의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조직이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>,</w:t>
            </w:r>
            <w:r w:rsidRPr="00215FB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민형사상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소송이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제기된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215FB1">
              <w:rPr>
                <w:rFonts w:cs="Times New Roman" w:hint="eastAsia"/>
              </w:rPr>
              <w:t>기타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의무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이행에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변경을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초래하는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지체없이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서면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통지</w:t>
            </w:r>
            <w:r>
              <w:rPr>
                <w:rFonts w:cs="Times New Roman" w:hint="eastAsia"/>
              </w:rPr>
              <w:t>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04EA27CD" w14:textId="1235C7B6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7D41EB19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EBF027C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물품공급</w:t>
            </w:r>
            <w:r w:rsidRPr="00805ACF">
              <w:rPr>
                <w:rFonts w:cs="Times New Roman" w:hint="eastAsia"/>
              </w:rPr>
              <w:t xml:space="preserve"> </w:t>
            </w:r>
          </w:p>
          <w:p w14:paraId="40CF2BE2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구매계약서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6D358F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윙잇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08C9B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2022. 12. 22.</w:t>
            </w:r>
          </w:p>
          <w:p w14:paraId="4D2FE825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12. 22.</w:t>
            </w:r>
          </w:p>
          <w:p w14:paraId="41E9ABC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개월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3C6FF76A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윙잇이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2E737C98" w14:textId="1F4D0002" w:rsidR="00E8603D" w:rsidRPr="008460D8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8460D8">
              <w:rPr>
                <w:rFonts w:cs="Times New Roman" w:hint="eastAsia"/>
              </w:rPr>
              <w:t>통지의무</w:t>
            </w:r>
            <w:r w:rsidRPr="008460D8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15</w:t>
            </w:r>
            <w:r w:rsidRPr="008460D8">
              <w:rPr>
                <w:rFonts w:cs="Times New Roman" w:hint="eastAsia"/>
              </w:rPr>
              <w:t>조</w:t>
            </w:r>
            <w:r w:rsidRPr="008460D8">
              <w:rPr>
                <w:rFonts w:cs="Times New Roman" w:hint="eastAsia"/>
              </w:rPr>
              <w:t>)</w:t>
            </w:r>
            <w:r w:rsidRPr="008460D8">
              <w:rPr>
                <w:rFonts w:cs="Times New Roman"/>
              </w:rPr>
              <w:t xml:space="preserve">: </w:t>
            </w:r>
            <w:r w:rsidRPr="008460D8">
              <w:rPr>
                <w:rFonts w:cs="Times New Roman" w:hint="eastAsia"/>
              </w:rPr>
              <w:t>상호</w:t>
            </w:r>
            <w:r w:rsidRPr="008460D8">
              <w:rPr>
                <w:rFonts w:cs="Times New Roman" w:hint="eastAsia"/>
              </w:rPr>
              <w:t>/</w:t>
            </w:r>
            <w:r w:rsidRPr="008460D8">
              <w:rPr>
                <w:rFonts w:cs="Times New Roman" w:hint="eastAsia"/>
              </w:rPr>
              <w:t>주소</w:t>
            </w:r>
            <w:r w:rsidRPr="008460D8">
              <w:rPr>
                <w:rFonts w:cs="Times New Roman" w:hint="eastAsia"/>
              </w:rPr>
              <w:t>/</w:t>
            </w:r>
            <w:r w:rsidRPr="008460D8">
              <w:rPr>
                <w:rFonts w:cs="Times New Roman" w:hint="eastAsia"/>
              </w:rPr>
              <w:t>대표자가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변경되는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경우</w:t>
            </w:r>
            <w:r w:rsidRPr="008460D8"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이행에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중대한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변경이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있는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지체없이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서면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통지하여야</w:t>
            </w:r>
            <w:r w:rsidRPr="008460D8">
              <w:rPr>
                <w:rFonts w:cs="Times New Roman" w:hint="eastAsia"/>
              </w:rPr>
              <w:t xml:space="preserve"> </w:t>
            </w:r>
            <w:r w:rsidRPr="008460D8">
              <w:rPr>
                <w:rFonts w:cs="Times New Roman" w:hint="eastAsia"/>
              </w:rPr>
              <w:t>함</w:t>
            </w:r>
            <w:r w:rsidRPr="008460D8">
              <w:rPr>
                <w:rFonts w:cs="Times New Roman" w:hint="eastAsia"/>
              </w:rPr>
              <w:t>.</w:t>
            </w:r>
          </w:p>
          <w:p w14:paraId="1F7F99F4" w14:textId="4EFDA44F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16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7D283444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4E50688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상품</w:t>
            </w:r>
            <w:r w:rsidRPr="00805ACF">
              <w:rPr>
                <w:rFonts w:cs="Times New Roman" w:hint="eastAsia"/>
              </w:rPr>
              <w:t xml:space="preserve"> </w:t>
            </w:r>
            <w:r w:rsidRPr="00805ACF">
              <w:rPr>
                <w:rFonts w:cs="Times New Roman" w:hint="eastAsia"/>
              </w:rPr>
              <w:t>매입계약서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38715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삼성웰스토리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D60D99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2021. 12. 23.</w:t>
            </w:r>
          </w:p>
          <w:p w14:paraId="77885E87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12. 22.</w:t>
            </w:r>
          </w:p>
          <w:p w14:paraId="459F57B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CF56FFD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삼성웰스토리가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3ED5E23A" w14:textId="003083CA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상호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주소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대표자가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즉시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통지하여야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2E549015" w14:textId="15CCB2B0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11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</w:p>
        </w:tc>
      </w:tr>
      <w:tr w:rsidR="00E8603D" w:rsidRPr="00F64E83" w14:paraId="6F687B9F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A6A0F37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lastRenderedPageBreak/>
              <w:t>표준거래계약서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1D663D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카카오커머스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8C1AF3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2021. 3. 23.</w:t>
            </w:r>
          </w:p>
          <w:p w14:paraId="796B7E9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- 2021. 12. 31.</w:t>
            </w:r>
          </w:p>
          <w:p w14:paraId="2BE51844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EE0AA45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카카오커머스가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위탁판매하는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5BF0CA11" w14:textId="6C87053D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215FB1">
              <w:rPr>
                <w:rFonts w:cs="Times New Roman" w:hint="eastAsia"/>
              </w:rPr>
              <w:t>통지의무</w:t>
            </w:r>
            <w:r w:rsidRPr="00215FB1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215FB1">
              <w:rPr>
                <w:rFonts w:cs="Times New Roman"/>
              </w:rPr>
              <w:t>2</w:t>
            </w:r>
            <w:r>
              <w:rPr>
                <w:rFonts w:cs="Times New Roman"/>
              </w:rPr>
              <w:t>6</w:t>
            </w:r>
            <w:r w:rsidRPr="00215FB1">
              <w:rPr>
                <w:rFonts w:cs="Times New Roman" w:hint="eastAsia"/>
              </w:rPr>
              <w:t>조</w:t>
            </w:r>
            <w:r w:rsidRPr="00215FB1">
              <w:rPr>
                <w:rFonts w:cs="Times New Roman" w:hint="eastAsia"/>
              </w:rPr>
              <w:t>)</w:t>
            </w:r>
            <w:r w:rsidRPr="00215FB1">
              <w:rPr>
                <w:rFonts w:cs="Times New Roman"/>
              </w:rPr>
              <w:t xml:space="preserve">: </w:t>
            </w:r>
            <w:r w:rsidRPr="00215FB1">
              <w:rPr>
                <w:rFonts w:cs="Times New Roman" w:hint="eastAsia"/>
              </w:rPr>
              <w:t>상호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주소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대표자가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자본구성에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있는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기타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의무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이행에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변경을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초래하는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지체없이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서면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통지</w:t>
            </w:r>
            <w:r>
              <w:rPr>
                <w:rFonts w:cs="Times New Roman" w:hint="eastAsia"/>
              </w:rPr>
              <w:t>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68891E9E" w14:textId="6EA2C435" w:rsidR="00E8603D" w:rsidRPr="00756F29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658E7738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65B7601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상품공급계약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DCAC5ED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쿠팡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17EC7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매년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12. 31.</w:t>
            </w:r>
            <w:r>
              <w:rPr>
                <w:rFonts w:cs="Times New Roman" w:hint="eastAsia"/>
              </w:rPr>
              <w:t>까지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6BD76320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쿠팡이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1F4CEF8B" w14:textId="0C7BFFAA" w:rsidR="00E8603D" w:rsidRDefault="00E8603D" w:rsidP="008C6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215FB1">
              <w:rPr>
                <w:rFonts w:cs="Times New Roman" w:hint="eastAsia"/>
              </w:rPr>
              <w:t>통지의무</w:t>
            </w:r>
            <w:r w:rsidRPr="00215FB1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13</w:t>
            </w:r>
            <w:r w:rsidR="008C627B">
              <w:rPr>
                <w:rFonts w:cs="Times New Roman" w:hint="eastAsia"/>
              </w:rPr>
              <w:t>조</w:t>
            </w:r>
            <w:r w:rsidR="008C627B">
              <w:rPr>
                <w:rFonts w:cs="Times New Roman" w:hint="eastAsia"/>
              </w:rPr>
              <w:t>,</w:t>
            </w:r>
            <w:r w:rsidR="008C627B">
              <w:rPr>
                <w:rFonts w:cs="Times New Roman"/>
              </w:rPr>
              <w:t xml:space="preserve"> 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17</w:t>
            </w:r>
            <w:r w:rsidRPr="00215FB1">
              <w:rPr>
                <w:rFonts w:cs="Times New Roman" w:hint="eastAsia"/>
              </w:rPr>
              <w:t>조</w:t>
            </w:r>
            <w:r w:rsidRPr="00215FB1">
              <w:rPr>
                <w:rFonts w:cs="Times New Roman" w:hint="eastAsia"/>
              </w:rPr>
              <w:t>)</w:t>
            </w:r>
            <w:r w:rsidRPr="00215FB1">
              <w:rPr>
                <w:rFonts w:cs="Times New Roman"/>
              </w:rPr>
              <w:t xml:space="preserve">: </w:t>
            </w:r>
            <w:r w:rsidRPr="00215FB1">
              <w:rPr>
                <w:rFonts w:cs="Times New Roman" w:hint="eastAsia"/>
              </w:rPr>
              <w:t>상호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주소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대표자가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자본구성에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있는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기타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의무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이행에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변경을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초래하는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즉시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서면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통지</w:t>
            </w:r>
            <w:r>
              <w:rPr>
                <w:rFonts w:cs="Times New Roman" w:hint="eastAsia"/>
              </w:rPr>
              <w:t>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118BE4F4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5808360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온라인</w:t>
            </w:r>
            <w:r w:rsidRPr="00805ACF">
              <w:rPr>
                <w:rFonts w:cs="Times New Roman" w:hint="eastAsia"/>
              </w:rPr>
              <w:t xml:space="preserve"> </w:t>
            </w:r>
            <w:r w:rsidRPr="00805ACF">
              <w:rPr>
                <w:rFonts w:cs="Times New Roman" w:hint="eastAsia"/>
              </w:rPr>
              <w:t>직매입</w:t>
            </w:r>
          </w:p>
          <w:p w14:paraId="4E3CC028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거래계약서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A4A6E9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현대백화점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A3ED1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2021. 6. 28.</w:t>
            </w:r>
          </w:p>
          <w:p w14:paraId="19CB9141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7. 31.</w:t>
            </w:r>
          </w:p>
          <w:p w14:paraId="319034C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044622D8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현대백화점이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온라인몰인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현대식품관투홈에서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판매하기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11B37CCE" w14:textId="416F26F4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 w:rsidR="00A22DB0">
              <w:rPr>
                <w:rFonts w:cs="Times New Roman"/>
              </w:rPr>
              <w:t xml:space="preserve">: </w:t>
            </w:r>
            <w:r w:rsidRPr="00215FB1">
              <w:rPr>
                <w:rFonts w:cs="Times New Roman" w:hint="eastAsia"/>
              </w:rPr>
              <w:t>상호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주소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대표자가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자본구성에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있는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기타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의무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이행에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변경을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초래하는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즉시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서면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통지</w:t>
            </w:r>
            <w:r>
              <w:rPr>
                <w:rFonts w:cs="Times New Roman" w:hint="eastAsia"/>
              </w:rPr>
              <w:t>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61D70947" w14:textId="35DD4608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21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15CA86FF" w14:textId="77777777" w:rsidTr="00AC1067">
        <w:trPr>
          <w:trHeight w:val="475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EDB174B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특약매입</w:t>
            </w:r>
            <w:r w:rsidRPr="00805ACF">
              <w:rPr>
                <w:rFonts w:cs="Times New Roman" w:hint="eastAsia"/>
              </w:rPr>
              <w:t xml:space="preserve"> </w:t>
            </w:r>
          </w:p>
          <w:p w14:paraId="761969FD" w14:textId="77777777" w:rsidR="00E8603D" w:rsidRPr="00805ACF" w:rsidRDefault="00E8603D" w:rsidP="00805ACF">
            <w:pPr>
              <w:wordWrap/>
              <w:spacing w:line="360" w:lineRule="exact"/>
              <w:jc w:val="center"/>
              <w:rPr>
                <w:rFonts w:cs="Times New Roman"/>
              </w:rPr>
            </w:pPr>
            <w:r w:rsidRPr="00805ACF">
              <w:rPr>
                <w:rFonts w:cs="Times New Roman" w:hint="eastAsia"/>
              </w:rPr>
              <w:t>표준거래계약서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0415A2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현대홈쇼핑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BEB21B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2021. 11. 26.</w:t>
            </w:r>
          </w:p>
          <w:p w14:paraId="31C38FE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11. 26.</w:t>
            </w:r>
          </w:p>
          <w:p w14:paraId="36734497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</w:p>
          <w:p w14:paraId="7F1B21E1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4EEFAA73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현대홈쇼핑이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매입하는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5B6AE567" w14:textId="659ADDE8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 w:rsidRPr="00215FB1">
              <w:rPr>
                <w:rFonts w:cs="Times New Roman" w:hint="eastAsia"/>
              </w:rPr>
              <w:t>상호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주소</w:t>
            </w:r>
            <w:r w:rsidRPr="00215FB1">
              <w:rPr>
                <w:rFonts w:cs="Times New Roman" w:hint="eastAsia"/>
              </w:rPr>
              <w:t>/</w:t>
            </w:r>
            <w:r w:rsidRPr="00215FB1">
              <w:rPr>
                <w:rFonts w:cs="Times New Roman" w:hint="eastAsia"/>
              </w:rPr>
              <w:t>대표자가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 w:rsidRPr="00215FB1"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자본구성에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있는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, </w:t>
            </w:r>
            <w:r w:rsidRPr="00215FB1">
              <w:rPr>
                <w:rFonts w:cs="Times New Roman" w:hint="eastAsia"/>
              </w:rPr>
              <w:t>기타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의무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이행에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중대한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변경을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초래하는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즉시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서면</w:t>
            </w:r>
            <w:r w:rsidRPr="00215FB1">
              <w:rPr>
                <w:rFonts w:cs="Times New Roman" w:hint="eastAsia"/>
              </w:rPr>
              <w:t xml:space="preserve"> </w:t>
            </w:r>
            <w:r w:rsidRPr="00215FB1">
              <w:rPr>
                <w:rFonts w:cs="Times New Roman" w:hint="eastAsia"/>
              </w:rPr>
              <w:t>통지</w:t>
            </w:r>
            <w:r>
              <w:rPr>
                <w:rFonts w:cs="Times New Roman" w:hint="eastAsia"/>
              </w:rPr>
              <w:t>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356599D0" w14:textId="35A35F0B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26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쌍방은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비밀유지의무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>.</w:t>
            </w:r>
          </w:p>
        </w:tc>
      </w:tr>
    </w:tbl>
    <w:p w14:paraId="15A9B497" w14:textId="77777777" w:rsidR="00E8603D" w:rsidRDefault="00E8603D" w:rsidP="007B127B">
      <w:pPr>
        <w:widowControl/>
        <w:wordWrap/>
        <w:autoSpaceDN/>
        <w:adjustRightInd/>
        <w:snapToGrid/>
        <w:spacing w:line="240" w:lineRule="auto"/>
        <w:rPr>
          <w:rFonts w:cs="Times New Roman"/>
        </w:rPr>
      </w:pPr>
    </w:p>
    <w:p w14:paraId="2A81B111" w14:textId="77777777" w:rsidR="00E8603D" w:rsidRPr="005454CF" w:rsidRDefault="00E8603D" w:rsidP="007B127B">
      <w:pPr>
        <w:pStyle w:val="a8"/>
        <w:numPr>
          <w:ilvl w:val="0"/>
          <w:numId w:val="18"/>
        </w:numPr>
        <w:wordWrap/>
        <w:outlineLvl w:val="0"/>
        <w:rPr>
          <w:rFonts w:asciiTheme="minorHAnsi" w:eastAsiaTheme="minorHAnsi" w:hAnsiTheme="minorHAnsi" w:cs="Times New Roman"/>
          <w:b/>
          <w:sz w:val="24"/>
          <w:szCs w:val="28"/>
        </w:rPr>
      </w:pPr>
      <w:bookmarkStart w:id="117" w:name="_Toc129603640"/>
      <w:bookmarkStart w:id="118" w:name="_Toc129603779"/>
      <w:r>
        <w:rPr>
          <w:rFonts w:asciiTheme="minorHAnsi" w:eastAsiaTheme="minorHAnsi" w:hAnsiTheme="minorHAnsi" w:cs="Times New Roman" w:hint="eastAsia"/>
          <w:b/>
          <w:sz w:val="24"/>
          <w:szCs w:val="28"/>
        </w:rPr>
        <w:t>구매계약</w:t>
      </w:r>
      <w:bookmarkEnd w:id="117"/>
      <w:bookmarkEnd w:id="118"/>
    </w:p>
    <w:p w14:paraId="4C729318" w14:textId="77777777" w:rsidR="00E8603D" w:rsidRPr="002356FC" w:rsidRDefault="00E8603D" w:rsidP="007B127B">
      <w:pPr>
        <w:wordWrap/>
        <w:rPr>
          <w:rFonts w:cs="Times New Roman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7"/>
        <w:gridCol w:w="1984"/>
        <w:gridCol w:w="1701"/>
        <w:gridCol w:w="8505"/>
      </w:tblGrid>
      <w:tr w:rsidR="00E8603D" w:rsidRPr="00F64E83" w14:paraId="158F4991" w14:textId="77777777" w:rsidTr="00DD1868">
        <w:tc>
          <w:tcPr>
            <w:tcW w:w="2127" w:type="dxa"/>
            <w:shd w:val="clear" w:color="auto" w:fill="D7F2F1" w:themeFill="accent5" w:themeFillTint="33"/>
          </w:tcPr>
          <w:p w14:paraId="6281E937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lastRenderedPageBreak/>
              <w:t>계약명</w:t>
            </w:r>
          </w:p>
        </w:tc>
        <w:tc>
          <w:tcPr>
            <w:tcW w:w="1984" w:type="dxa"/>
            <w:shd w:val="clear" w:color="auto" w:fill="D7F2F1" w:themeFill="accent5" w:themeFillTint="33"/>
          </w:tcPr>
          <w:p w14:paraId="2CDCD998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</w:t>
            </w:r>
            <w:r w:rsidRPr="00F64E83">
              <w:rPr>
                <w:rFonts w:cs="Times New Roman"/>
                <w:b/>
              </w:rPr>
              <w:t>상대방</w:t>
            </w:r>
          </w:p>
        </w:tc>
        <w:tc>
          <w:tcPr>
            <w:tcW w:w="1701" w:type="dxa"/>
            <w:shd w:val="clear" w:color="auto" w:fill="D7F2F1" w:themeFill="accent5" w:themeFillTint="33"/>
          </w:tcPr>
          <w:p w14:paraId="2F94644D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계약</w:t>
            </w:r>
            <w:r w:rsidRPr="00F64E83">
              <w:rPr>
                <w:rFonts w:cs="Times New Roman"/>
                <w:b/>
              </w:rPr>
              <w:t>기간</w:t>
            </w:r>
          </w:p>
        </w:tc>
        <w:tc>
          <w:tcPr>
            <w:tcW w:w="8505" w:type="dxa"/>
            <w:shd w:val="clear" w:color="auto" w:fill="D7F2F1" w:themeFill="accent5" w:themeFillTint="33"/>
          </w:tcPr>
          <w:p w14:paraId="6AD8ADC5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  <w:b/>
              </w:rPr>
            </w:pPr>
            <w:r w:rsidRPr="00F64E83">
              <w:rPr>
                <w:rFonts w:cs="Times New Roman"/>
                <w:b/>
              </w:rPr>
              <w:t>주요</w:t>
            </w:r>
            <w:r w:rsidRPr="00F64E83">
              <w:rPr>
                <w:rFonts w:cs="Times New Roman"/>
                <w:b/>
              </w:rPr>
              <w:t xml:space="preserve"> </w:t>
            </w:r>
            <w:r w:rsidRPr="00F64E83">
              <w:rPr>
                <w:rFonts w:cs="Times New Roman"/>
                <w:b/>
              </w:rPr>
              <w:t>내용</w:t>
            </w:r>
          </w:p>
        </w:tc>
      </w:tr>
      <w:tr w:rsidR="00E8603D" w:rsidRPr="00F64E83" w14:paraId="521D9554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50601D7" w14:textId="77777777" w:rsidR="00E8603D" w:rsidRPr="00CA24A0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물품구매협약서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281577E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영광굴비센터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065410" w14:textId="77777777" w:rsidR="00E8603D" w:rsidRPr="00F64E83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2022. 11. 14.</w:t>
            </w:r>
          </w:p>
        </w:tc>
        <w:tc>
          <w:tcPr>
            <w:tcW w:w="8505" w:type="dxa"/>
            <w:shd w:val="clear" w:color="auto" w:fill="auto"/>
          </w:tcPr>
          <w:p w14:paraId="48D3DB1B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영광굴비센터로부터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‘</w:t>
            </w:r>
            <w:r>
              <w:rPr>
                <w:rFonts w:cs="Times New Roman" w:hint="eastAsia"/>
              </w:rPr>
              <w:t>보리굴비</w:t>
            </w:r>
            <w:r>
              <w:rPr>
                <w:rFonts w:cs="Times New Roman"/>
              </w:rPr>
              <w:t>’ 7</w:t>
            </w:r>
            <w:r>
              <w:rPr>
                <w:rFonts w:cs="Times New Roman" w:hint="eastAsia"/>
              </w:rPr>
              <w:t>만미를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028966DD" w14:textId="62FE5EDF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재고인수의무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2024. 3.</w:t>
            </w:r>
            <w:r>
              <w:rPr>
                <w:rFonts w:cs="Times New Roman" w:hint="eastAsia"/>
              </w:rPr>
              <w:t>말까지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보리굴비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7</w:t>
            </w:r>
            <w:r>
              <w:rPr>
                <w:rFonts w:cs="Times New Roman" w:hint="eastAsia"/>
              </w:rPr>
              <w:t>만미를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소진하여야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남은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재고를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인수하여야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6C3BEDC5" w14:textId="77777777" w:rsidR="00E8603D" w:rsidRPr="003C04C7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361E2F0C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3F6A489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물품공급계약서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81300A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농가에프엔씨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C0BC055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2021. 10. 1. </w:t>
            </w:r>
          </w:p>
          <w:p w14:paraId="79DE5E4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- 2022. 9. 30.</w:t>
            </w:r>
          </w:p>
          <w:p w14:paraId="62D3F574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단위</w:t>
            </w:r>
          </w:p>
          <w:p w14:paraId="787C425F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520B318B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농가에프엔씨로부터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참기름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들깨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1278853B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최소발주수량은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쌍방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수량으로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349BD2D8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일방의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강제적으로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양도되었을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양수인은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승계함</w:t>
            </w:r>
            <w:r>
              <w:rPr>
                <w:rFonts w:cs="Times New Roman" w:hint="eastAsia"/>
              </w:rPr>
              <w:t>.</w:t>
            </w:r>
          </w:p>
          <w:p w14:paraId="58F47AF7" w14:textId="77777777" w:rsidR="00E8603D" w:rsidRPr="00317E52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064EBE3C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EFFA69E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물품공급계약서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A7CB45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삼성웰스토리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02E0808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2021. 10. 8. </w:t>
            </w:r>
          </w:p>
          <w:p w14:paraId="30F6FF6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12. 31.</w:t>
            </w:r>
          </w:p>
          <w:p w14:paraId="0EB042C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1AFE5630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삼성웰스토리로부터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2A3D2204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</w:tc>
      </w:tr>
      <w:tr w:rsidR="00E8603D" w:rsidRPr="00F64E83" w14:paraId="35F3BB3B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5E4C1EA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B2B</w:t>
            </w:r>
            <w:r>
              <w:rPr>
                <w:rFonts w:cs="Times New Roman" w:hint="eastAsia"/>
              </w:rPr>
              <w:t>거래약정서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3EFF7BE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CJ</w:t>
            </w:r>
            <w:r>
              <w:rPr>
                <w:rFonts w:cs="Times New Roman" w:hint="eastAsia"/>
              </w:rPr>
              <w:t>제일제당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FFDD5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2023. 1. 18.</w:t>
            </w:r>
          </w:p>
          <w:p w14:paraId="1DD9FCC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- 2024. 1. 17.</w:t>
            </w:r>
          </w:p>
          <w:p w14:paraId="4EC28F3E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(</w:t>
            </w:r>
          </w:p>
        </w:tc>
        <w:tc>
          <w:tcPr>
            <w:tcW w:w="8505" w:type="dxa"/>
            <w:shd w:val="clear" w:color="auto" w:fill="auto"/>
          </w:tcPr>
          <w:p w14:paraId="18FE2587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CJ</w:t>
            </w:r>
            <w:r>
              <w:rPr>
                <w:rFonts w:cs="Times New Roman" w:hint="eastAsia"/>
              </w:rPr>
              <w:t>제일제당으로부터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68F26403" w14:textId="075EBB60" w:rsidR="00E8603D" w:rsidRPr="00387209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CoC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상대방에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사전통지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페지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양도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해산의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계약해지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 w:rsidR="00EC4012">
              <w:rPr>
                <w:rFonts w:cs="Times New Roman" w:hint="eastAsia"/>
              </w:rPr>
              <w:t>합병</w:t>
            </w:r>
            <w:r>
              <w:rPr>
                <w:rFonts w:cs="Times New Roman" w:hint="eastAsia"/>
              </w:rPr>
              <w:t>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).</w:t>
            </w:r>
          </w:p>
        </w:tc>
      </w:tr>
      <w:tr w:rsidR="00E8603D" w:rsidRPr="00F64E83" w14:paraId="56BEFF97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2628EBD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물품공급계약서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A0ACD5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정원프로비전스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75476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2023. 2. 14.</w:t>
            </w:r>
          </w:p>
        </w:tc>
        <w:tc>
          <w:tcPr>
            <w:tcW w:w="8505" w:type="dxa"/>
            <w:shd w:val="clear" w:color="auto" w:fill="auto"/>
          </w:tcPr>
          <w:p w14:paraId="2D41BD99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정원프로비전스로부터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스페인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돈육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4E13555F" w14:textId="11CD0920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8C627B">
              <w:rPr>
                <w:rFonts w:cs="Times New Roman" w:hint="eastAsia"/>
              </w:rPr>
              <w:t>재고인수의무</w:t>
            </w:r>
            <w:r w:rsidRPr="008C627B">
              <w:rPr>
                <w:rFonts w:cs="Times New Roman" w:hint="eastAsia"/>
              </w:rPr>
              <w:t>(</w:t>
            </w:r>
            <w:r w:rsidR="008C627B" w:rsidRPr="008C627B">
              <w:rPr>
                <w:rFonts w:cs="Times New Roman" w:hint="eastAsia"/>
              </w:rPr>
              <w:t>제</w:t>
            </w:r>
            <w:r w:rsidRPr="008C627B">
              <w:rPr>
                <w:rFonts w:cs="Times New Roman"/>
              </w:rPr>
              <w:t>5</w:t>
            </w:r>
            <w:r w:rsidRPr="008C627B">
              <w:rPr>
                <w:rFonts w:cs="Times New Roman" w:hint="eastAsia"/>
              </w:rPr>
              <w:t>조</w:t>
            </w:r>
            <w:r w:rsidRPr="008C627B">
              <w:rPr>
                <w:rFonts w:cs="Times New Roman" w:hint="eastAsia"/>
              </w:rPr>
              <w:t>)</w:t>
            </w:r>
            <w:r w:rsidRPr="008C627B">
              <w:rPr>
                <w:rFonts w:cs="Times New Roman"/>
              </w:rPr>
              <w:t xml:space="preserve">: </w:t>
            </w:r>
            <w:r w:rsidRPr="008C627B">
              <w:rPr>
                <w:rFonts w:cs="Times New Roman" w:hint="eastAsia"/>
              </w:rPr>
              <w:t>대상회사는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정원프로비전스가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공급하는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물품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전량은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인수하여야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함</w:t>
            </w:r>
            <w:r w:rsidRPr="008C627B">
              <w:rPr>
                <w:rFonts w:cs="Times New Roman" w:hint="eastAsia"/>
              </w:rPr>
              <w:t>.</w:t>
            </w:r>
          </w:p>
        </w:tc>
      </w:tr>
      <w:tr w:rsidR="00E8603D" w:rsidRPr="00F64E83" w14:paraId="417344C5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8603B2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물품공급계약서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C9B48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푸드머스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1ED6BD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2021. 10. 1.</w:t>
            </w:r>
          </w:p>
          <w:p w14:paraId="2920DFA3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9. 30.</w:t>
            </w:r>
          </w:p>
          <w:p w14:paraId="6D3034EC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협의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6D6B313A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푸드머스로부터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농산품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공산품을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구매하는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444C62B3" w14:textId="3D9675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4A516F">
              <w:rPr>
                <w:rFonts w:cs="Times New Roman" w:hint="eastAsia"/>
              </w:rPr>
              <w:t>상호</w:t>
            </w:r>
            <w:r w:rsidRPr="004A516F">
              <w:rPr>
                <w:rFonts w:cs="Times New Roman" w:hint="eastAsia"/>
              </w:rPr>
              <w:t>/</w:t>
            </w:r>
            <w:r w:rsidRPr="004A516F">
              <w:rPr>
                <w:rFonts w:cs="Times New Roman" w:hint="eastAsia"/>
              </w:rPr>
              <w:t>주소지</w:t>
            </w:r>
            <w:r w:rsidRPr="004A516F">
              <w:rPr>
                <w:rFonts w:cs="Times New Roman" w:hint="eastAsia"/>
              </w:rPr>
              <w:t>/</w:t>
            </w:r>
            <w:r w:rsidRPr="004A516F">
              <w:rPr>
                <w:rFonts w:cs="Times New Roman" w:hint="eastAsia"/>
              </w:rPr>
              <w:t>대표자가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변경되는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경우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변경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전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서면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통지하여야</w:t>
            </w:r>
            <w:r w:rsidRPr="004A516F">
              <w:rPr>
                <w:rFonts w:cs="Times New Roman" w:hint="eastAsia"/>
              </w:rPr>
              <w:t xml:space="preserve"> </w:t>
            </w:r>
            <w:r w:rsidRPr="004A516F">
              <w:rPr>
                <w:rFonts w:cs="Times New Roman" w:hint="eastAsia"/>
              </w:rPr>
              <w:t>함</w:t>
            </w:r>
            <w:r w:rsidRPr="004A516F"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 w:rsidRPr="004A516F">
              <w:rPr>
                <w:rFonts w:cs="Times New Roman"/>
              </w:rPr>
              <w:t>13</w:t>
            </w:r>
            <w:r w:rsidRPr="004A516F">
              <w:rPr>
                <w:rFonts w:cs="Times New Roman" w:hint="eastAsia"/>
              </w:rPr>
              <w:t>조</w:t>
            </w:r>
            <w:r w:rsidRPr="004A516F"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.</w:t>
            </w:r>
          </w:p>
        </w:tc>
      </w:tr>
      <w:tr w:rsidR="00E8603D" w:rsidRPr="00F64E83" w14:paraId="0CFC2492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E2207F0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물품공급계약서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A97823D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동원홈푸드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6C4856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2022. 3. 15.</w:t>
            </w:r>
          </w:p>
          <w:p w14:paraId="521FCD8E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- 2022. 12. 31.</w:t>
            </w:r>
          </w:p>
          <w:p w14:paraId="291D90E9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동일조건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6E4D09B1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동원홈푸드에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공급하는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1C79BD58" w14:textId="5D5FFE97" w:rsidR="00E8603D" w:rsidRPr="00387209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387209">
              <w:rPr>
                <w:rFonts w:cs="Times New Roman" w:hint="eastAsia"/>
              </w:rPr>
              <w:t>상호</w:t>
            </w:r>
            <w:r w:rsidRPr="00387209">
              <w:rPr>
                <w:rFonts w:cs="Times New Roman" w:hint="eastAsia"/>
              </w:rPr>
              <w:t>/</w:t>
            </w:r>
            <w:r w:rsidRPr="00387209">
              <w:rPr>
                <w:rFonts w:cs="Times New Roman" w:hint="eastAsia"/>
              </w:rPr>
              <w:t>주소</w:t>
            </w:r>
            <w:r w:rsidRPr="00387209">
              <w:rPr>
                <w:rFonts w:cs="Times New Roman" w:hint="eastAsia"/>
              </w:rPr>
              <w:t>/</w:t>
            </w:r>
            <w:r w:rsidRPr="00387209">
              <w:rPr>
                <w:rFonts w:cs="Times New Roman" w:hint="eastAsia"/>
              </w:rPr>
              <w:t>대표자가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변경되는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경우</w:t>
            </w:r>
            <w:r w:rsidRPr="00387209">
              <w:rPr>
                <w:rFonts w:cs="Times New Roman" w:hint="eastAsia"/>
              </w:rPr>
              <w:t xml:space="preserve">, </w:t>
            </w:r>
            <w:r w:rsidRPr="00387209">
              <w:rPr>
                <w:rFonts w:cs="Times New Roman" w:hint="eastAsia"/>
              </w:rPr>
              <w:t>자본구성에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중대한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변경이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있는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경우</w:t>
            </w:r>
            <w:r w:rsidRPr="00387209">
              <w:rPr>
                <w:rFonts w:cs="Times New Roman" w:hint="eastAsia"/>
              </w:rPr>
              <w:t>,</w:t>
            </w:r>
            <w:r w:rsidRPr="00387209">
              <w:rPr>
                <w:rFonts w:cs="Times New Roman"/>
              </w:rPr>
              <w:t xml:space="preserve"> </w:t>
            </w:r>
            <w:r w:rsidRPr="00387209">
              <w:rPr>
                <w:rFonts w:cs="Times New Roman" w:hint="eastAsia"/>
              </w:rPr>
              <w:t>그밖에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의무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이행에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중대한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변경을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초래할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수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있는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사유가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발생한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경우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지체없이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서면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통지하여야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05619E22" w14:textId="5846F5C4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CoC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16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387209">
              <w:rPr>
                <w:rFonts w:cs="Times New Roman" w:hint="eastAsia"/>
              </w:rPr>
              <w:t>일방이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영업의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폐지</w:t>
            </w:r>
            <w:r w:rsidRPr="00387209">
              <w:rPr>
                <w:rFonts w:cs="Times New Roman" w:hint="eastAsia"/>
              </w:rPr>
              <w:t>/</w:t>
            </w:r>
            <w:r w:rsidRPr="00387209">
              <w:rPr>
                <w:rFonts w:cs="Times New Roman" w:hint="eastAsia"/>
              </w:rPr>
              <w:t>양도</w:t>
            </w:r>
            <w:r w:rsidRPr="00387209">
              <w:rPr>
                <w:rFonts w:cs="Times New Roman" w:hint="eastAsia"/>
              </w:rPr>
              <w:t>/</w:t>
            </w:r>
            <w:r w:rsidRPr="00387209">
              <w:rPr>
                <w:rFonts w:cs="Times New Roman" w:hint="eastAsia"/>
              </w:rPr>
              <w:t>변경</w:t>
            </w:r>
            <w:r w:rsidRPr="00387209">
              <w:rPr>
                <w:rFonts w:cs="Times New Roman" w:hint="eastAsia"/>
              </w:rPr>
              <w:t>/</w:t>
            </w:r>
            <w:r w:rsidRPr="00387209">
              <w:rPr>
                <w:rFonts w:cs="Times New Roman" w:hint="eastAsia"/>
              </w:rPr>
              <w:t>해산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결의를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하는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경우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계약해지</w:t>
            </w:r>
            <w:r w:rsidRPr="00387209">
              <w:rPr>
                <w:rFonts w:cs="Times New Roman" w:hint="eastAsia"/>
              </w:rPr>
              <w:t xml:space="preserve"> </w:t>
            </w:r>
            <w:r w:rsidRPr="00387209">
              <w:rPr>
                <w:rFonts w:cs="Times New Roman" w:hint="eastAsia"/>
              </w:rPr>
              <w:t>가능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 w:rsidR="00EC4012">
              <w:rPr>
                <w:rFonts w:cs="Times New Roman" w:hint="eastAsia"/>
              </w:rPr>
              <w:t>합병</w:t>
            </w:r>
            <w:r>
              <w:rPr>
                <w:rFonts w:cs="Times New Roman" w:hint="eastAsia"/>
              </w:rPr>
              <w:t>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).</w:t>
            </w:r>
          </w:p>
        </w:tc>
      </w:tr>
      <w:tr w:rsidR="00E8603D" w:rsidRPr="00F64E83" w14:paraId="3CBA09D6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0139A94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물품공급계약서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1DF9AE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동원홈푸드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0060DA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2022. 4. 1. </w:t>
            </w:r>
          </w:p>
          <w:p w14:paraId="21906077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- 2023. 3. 31.</w:t>
            </w:r>
          </w:p>
          <w:p w14:paraId="3AD183D5" w14:textId="77777777" w:rsidR="00E8603D" w:rsidRDefault="00E8603D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자동연장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8505" w:type="dxa"/>
            <w:shd w:val="clear" w:color="auto" w:fill="auto"/>
          </w:tcPr>
          <w:p w14:paraId="12BB4A9D" w14:textId="77777777" w:rsidR="00E8603D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동원홈푸드가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가맹점에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공급하는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</w:p>
          <w:p w14:paraId="362A2068" w14:textId="0211E5DD" w:rsidR="00E8603D" w:rsidRPr="008C627B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 w:rsidRPr="008C627B">
              <w:rPr>
                <w:rFonts w:cs="Times New Roman" w:hint="eastAsia"/>
              </w:rPr>
              <w:t>부진재고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인수의무</w:t>
            </w:r>
            <w:r w:rsidRPr="008C627B">
              <w:rPr>
                <w:rFonts w:cs="Times New Roman" w:hint="eastAsia"/>
              </w:rPr>
              <w:t>(</w:t>
            </w:r>
            <w:r w:rsidR="008C627B" w:rsidRPr="008C627B">
              <w:rPr>
                <w:rFonts w:cs="Times New Roman" w:hint="eastAsia"/>
              </w:rPr>
              <w:t>제</w:t>
            </w:r>
            <w:r w:rsidRPr="008C627B">
              <w:rPr>
                <w:rFonts w:cs="Times New Roman"/>
              </w:rPr>
              <w:t>9</w:t>
            </w:r>
            <w:r w:rsidRPr="008C627B">
              <w:rPr>
                <w:rFonts w:cs="Times New Roman" w:hint="eastAsia"/>
              </w:rPr>
              <w:t>조</w:t>
            </w:r>
            <w:r w:rsidRPr="008C627B">
              <w:rPr>
                <w:rFonts w:cs="Times New Roman" w:hint="eastAsia"/>
              </w:rPr>
              <w:t>)</w:t>
            </w:r>
            <w:r w:rsidRPr="008C627B">
              <w:rPr>
                <w:rFonts w:cs="Times New Roman"/>
              </w:rPr>
              <w:t xml:space="preserve">: </w:t>
            </w:r>
            <w:r w:rsidRPr="008C627B">
              <w:rPr>
                <w:rFonts w:cs="Times New Roman" w:hint="eastAsia"/>
              </w:rPr>
              <w:t>대상회사의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요청으로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동원홈푸드가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보유하고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있는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재고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중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/>
              </w:rPr>
              <w:t>‘</w:t>
            </w:r>
            <w:r w:rsidRPr="008C627B">
              <w:rPr>
                <w:rFonts w:cs="Times New Roman" w:hint="eastAsia"/>
              </w:rPr>
              <w:t>부진재고</w:t>
            </w:r>
            <w:r w:rsidRPr="008C627B">
              <w:rPr>
                <w:rFonts w:cs="Times New Roman"/>
              </w:rPr>
              <w:t>’(</w:t>
            </w:r>
            <w:r w:rsidRPr="008C627B">
              <w:rPr>
                <w:rFonts w:cs="Times New Roman" w:hint="eastAsia"/>
              </w:rPr>
              <w:t>저회전재고</w:t>
            </w:r>
            <w:r w:rsidRPr="008C627B">
              <w:rPr>
                <w:rFonts w:cs="Times New Roman" w:hint="eastAsia"/>
              </w:rPr>
              <w:t>,</w:t>
            </w:r>
            <w:r w:rsidRPr="008C627B">
              <w:rPr>
                <w:rFonts w:cs="Times New Roman"/>
              </w:rPr>
              <w:t xml:space="preserve"> </w:t>
            </w:r>
            <w:r w:rsidRPr="008C627B">
              <w:rPr>
                <w:rFonts w:cs="Times New Roman" w:hint="eastAsia"/>
              </w:rPr>
              <w:t>임박재고</w:t>
            </w:r>
            <w:r w:rsidRPr="008C627B">
              <w:rPr>
                <w:rFonts w:cs="Times New Roman" w:hint="eastAsia"/>
              </w:rPr>
              <w:t>,</w:t>
            </w:r>
            <w:r w:rsidRPr="008C627B">
              <w:rPr>
                <w:rFonts w:cs="Times New Roman"/>
              </w:rPr>
              <w:t xml:space="preserve"> </w:t>
            </w:r>
            <w:r w:rsidRPr="008C627B">
              <w:rPr>
                <w:rFonts w:cs="Times New Roman" w:hint="eastAsia"/>
              </w:rPr>
              <w:t>경과재고</w:t>
            </w:r>
            <w:r w:rsidRPr="008C627B">
              <w:rPr>
                <w:rFonts w:cs="Times New Roman" w:hint="eastAsia"/>
              </w:rPr>
              <w:t>)</w:t>
            </w:r>
            <w:r w:rsidRPr="008C627B">
              <w:rPr>
                <w:rFonts w:cs="Times New Roman" w:hint="eastAsia"/>
              </w:rPr>
              <w:t>에</w:t>
            </w:r>
            <w:r w:rsidRPr="008C627B">
              <w:rPr>
                <w:rFonts w:cs="Times New Roman"/>
              </w:rPr>
              <w:t xml:space="preserve"> </w:t>
            </w:r>
            <w:r w:rsidRPr="008C627B">
              <w:rPr>
                <w:rFonts w:cs="Times New Roman" w:hint="eastAsia"/>
              </w:rPr>
              <w:t>대해서는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대상회사가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소진하여야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하며</w:t>
            </w:r>
            <w:r w:rsidRPr="008C627B">
              <w:rPr>
                <w:rFonts w:cs="Times New Roman" w:hint="eastAsia"/>
              </w:rPr>
              <w:t xml:space="preserve">, </w:t>
            </w:r>
            <w:r w:rsidRPr="008C627B">
              <w:rPr>
                <w:rFonts w:cs="Times New Roman" w:hint="eastAsia"/>
              </w:rPr>
              <w:t>계약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종료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시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동원홈푸드가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보유하고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있는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재고를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전량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인수하여야</w:t>
            </w:r>
            <w:r w:rsidRPr="008C627B">
              <w:rPr>
                <w:rFonts w:cs="Times New Roman" w:hint="eastAsia"/>
              </w:rPr>
              <w:t xml:space="preserve"> </w:t>
            </w:r>
            <w:r w:rsidRPr="008C627B">
              <w:rPr>
                <w:rFonts w:cs="Times New Roman" w:hint="eastAsia"/>
              </w:rPr>
              <w:t>함</w:t>
            </w:r>
            <w:r w:rsidRPr="008C627B">
              <w:rPr>
                <w:rFonts w:cs="Times New Roman" w:hint="eastAsia"/>
              </w:rPr>
              <w:t>.</w:t>
            </w:r>
          </w:p>
          <w:p w14:paraId="092A188A" w14:textId="31C5B0DA" w:rsidR="00E8603D" w:rsidRPr="00800285" w:rsidRDefault="00E8603D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CoC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규정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14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):</w:t>
            </w:r>
            <w:r>
              <w:rPr>
                <w:rFonts w:cs="Times New Roman"/>
              </w:rPr>
              <w:t xml:space="preserve"> </w:t>
            </w:r>
            <w:r w:rsidRPr="00800285">
              <w:rPr>
                <w:rFonts w:cs="Times New Roman" w:hint="eastAsia"/>
              </w:rPr>
              <w:t>일방이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영업의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폐지</w:t>
            </w:r>
            <w:r w:rsidRPr="00800285">
              <w:rPr>
                <w:rFonts w:cs="Times New Roman" w:hint="eastAsia"/>
              </w:rPr>
              <w:t>/</w:t>
            </w:r>
            <w:r w:rsidRPr="00800285">
              <w:rPr>
                <w:rFonts w:cs="Times New Roman" w:hint="eastAsia"/>
              </w:rPr>
              <w:t>양도</w:t>
            </w:r>
            <w:r w:rsidRPr="00800285">
              <w:rPr>
                <w:rFonts w:cs="Times New Roman" w:hint="eastAsia"/>
              </w:rPr>
              <w:t>/</w:t>
            </w:r>
            <w:r w:rsidRPr="00800285">
              <w:rPr>
                <w:rFonts w:cs="Times New Roman" w:hint="eastAsia"/>
              </w:rPr>
              <w:t>변경</w:t>
            </w:r>
            <w:r w:rsidRPr="00800285">
              <w:rPr>
                <w:rFonts w:cs="Times New Roman" w:hint="eastAsia"/>
              </w:rPr>
              <w:t>/</w:t>
            </w:r>
            <w:r w:rsidRPr="00800285">
              <w:rPr>
                <w:rFonts w:cs="Times New Roman" w:hint="eastAsia"/>
              </w:rPr>
              <w:t>해산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결의를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하는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경우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계약해지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가능</w:t>
            </w:r>
            <w:r w:rsidR="00EC4012">
              <w:rPr>
                <w:rFonts w:cs="Times New Roman" w:hint="eastAsia"/>
              </w:rPr>
              <w:t>(</w:t>
            </w:r>
            <w:r w:rsidR="00EC4012">
              <w:rPr>
                <w:rFonts w:cs="Times New Roman" w:hint="eastAsia"/>
              </w:rPr>
              <w:t>본건</w:t>
            </w:r>
            <w:r w:rsidR="00EC4012">
              <w:rPr>
                <w:rFonts w:cs="Times New Roman" w:hint="eastAsia"/>
              </w:rPr>
              <w:t xml:space="preserve"> </w:t>
            </w:r>
            <w:r w:rsidR="00EC4012">
              <w:rPr>
                <w:rFonts w:cs="Times New Roman" w:hint="eastAsia"/>
              </w:rPr>
              <w:t>합병에는</w:t>
            </w:r>
            <w:r w:rsidR="00EC4012">
              <w:rPr>
                <w:rFonts w:cs="Times New Roman" w:hint="eastAsia"/>
              </w:rPr>
              <w:t xml:space="preserve"> </w:t>
            </w:r>
            <w:r w:rsidR="00EC4012">
              <w:rPr>
                <w:rFonts w:cs="Times New Roman" w:hint="eastAsia"/>
              </w:rPr>
              <w:t>해당</w:t>
            </w:r>
            <w:r w:rsidR="00EC4012">
              <w:rPr>
                <w:rFonts w:cs="Times New Roman" w:hint="eastAsia"/>
              </w:rPr>
              <w:t xml:space="preserve"> </w:t>
            </w:r>
            <w:r w:rsidR="00EC4012">
              <w:rPr>
                <w:rFonts w:cs="Times New Roman" w:hint="eastAsia"/>
              </w:rPr>
              <w:t>사항</w:t>
            </w:r>
            <w:r w:rsidR="00EC4012">
              <w:rPr>
                <w:rFonts w:cs="Times New Roman" w:hint="eastAsia"/>
              </w:rPr>
              <w:t xml:space="preserve"> </w:t>
            </w:r>
            <w:r w:rsidR="00EC4012">
              <w:rPr>
                <w:rFonts w:cs="Times New Roman" w:hint="eastAsia"/>
              </w:rPr>
              <w:t>없음</w:t>
            </w:r>
            <w:r w:rsidR="00EC4012"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.</w:t>
            </w:r>
          </w:p>
          <w:p w14:paraId="1ABF6CB5" w14:textId="058EA7BE" w:rsidR="00E8603D" w:rsidRDefault="00E8603D" w:rsidP="008C6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통지의무</w:t>
            </w:r>
            <w:r>
              <w:rPr>
                <w:rFonts w:cs="Times New Roman" w:hint="eastAsia"/>
              </w:rPr>
              <w:t>(</w:t>
            </w:r>
            <w:r w:rsidR="008C627B">
              <w:rPr>
                <w:rFonts w:cs="Times New Roman" w:hint="eastAsia"/>
              </w:rPr>
              <w:t>제</w:t>
            </w:r>
            <w:r>
              <w:rPr>
                <w:rFonts w:cs="Times New Roman"/>
              </w:rPr>
              <w:t>15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: </w:t>
            </w:r>
            <w:r w:rsidRPr="00800285">
              <w:rPr>
                <w:rFonts w:cs="Times New Roman" w:hint="eastAsia"/>
              </w:rPr>
              <w:t>상호</w:t>
            </w:r>
            <w:r w:rsidRPr="00800285">
              <w:rPr>
                <w:rFonts w:cs="Times New Roman" w:hint="eastAsia"/>
              </w:rPr>
              <w:t>/</w:t>
            </w:r>
            <w:r w:rsidRPr="00800285">
              <w:rPr>
                <w:rFonts w:cs="Times New Roman" w:hint="eastAsia"/>
              </w:rPr>
              <w:t>주소</w:t>
            </w:r>
            <w:r w:rsidRPr="00800285">
              <w:rPr>
                <w:rFonts w:cs="Times New Roman" w:hint="eastAsia"/>
              </w:rPr>
              <w:t>/</w:t>
            </w:r>
            <w:r w:rsidRPr="00800285">
              <w:rPr>
                <w:rFonts w:cs="Times New Roman" w:hint="eastAsia"/>
              </w:rPr>
              <w:t>대표자가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변경되는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경우</w:t>
            </w:r>
            <w:r w:rsidRPr="00800285">
              <w:rPr>
                <w:rFonts w:cs="Times New Roman" w:hint="eastAsia"/>
              </w:rPr>
              <w:t xml:space="preserve">, </w:t>
            </w:r>
            <w:r w:rsidRPr="00800285">
              <w:rPr>
                <w:rFonts w:cs="Times New Roman" w:hint="eastAsia"/>
              </w:rPr>
              <w:t>자본구성에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중대한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변경이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있는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경우</w:t>
            </w:r>
            <w:r w:rsidRPr="00800285">
              <w:rPr>
                <w:rFonts w:cs="Times New Roman" w:hint="eastAsia"/>
              </w:rPr>
              <w:t>,</w:t>
            </w:r>
            <w:r w:rsidRPr="00800285">
              <w:rPr>
                <w:rFonts w:cs="Times New Roman"/>
              </w:rPr>
              <w:t xml:space="preserve"> </w:t>
            </w:r>
            <w:r w:rsidRPr="00800285">
              <w:rPr>
                <w:rFonts w:cs="Times New Roman" w:hint="eastAsia"/>
              </w:rPr>
              <w:t>그밖에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의무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이행에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중대한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변경을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초래할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수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있는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사유가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발생한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경우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지체없이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서면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통지하여야</w:t>
            </w:r>
            <w:r w:rsidRPr="00800285">
              <w:rPr>
                <w:rFonts w:cs="Times New Roman" w:hint="eastAsia"/>
              </w:rPr>
              <w:t xml:space="preserve"> </w:t>
            </w:r>
            <w:r w:rsidRPr="00800285"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  <w:tr w:rsidR="00603C0B" w:rsidRPr="00F64E83" w14:paraId="663FC8B9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8028D58" w14:textId="77777777" w:rsidR="00603C0B" w:rsidRDefault="00603C0B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위탁수주서</w:t>
            </w:r>
          </w:p>
          <w:p w14:paraId="6C0F8B20" w14:textId="6E00A04A" w:rsidR="008743F1" w:rsidRDefault="008743F1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창고보관계약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B5929EF" w14:textId="71D47981" w:rsidR="00603C0B" w:rsidRDefault="00603C0B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HL Holdings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6AA9177" w14:textId="60437B4A" w:rsidR="00603C0B" w:rsidRDefault="00B76477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2022. 10. 5.</w:t>
            </w:r>
          </w:p>
        </w:tc>
        <w:tc>
          <w:tcPr>
            <w:tcW w:w="8505" w:type="dxa"/>
            <w:shd w:val="clear" w:color="auto" w:fill="auto"/>
          </w:tcPr>
          <w:p w14:paraId="6C63A775" w14:textId="48BB3F97" w:rsidR="00603C0B" w:rsidRDefault="00603C0B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 w:rsidR="00B76477">
              <w:rPr>
                <w:rFonts w:cs="Times New Roman"/>
              </w:rPr>
              <w:t>HL Holdings</w:t>
            </w:r>
            <w:r w:rsidR="00B76477">
              <w:rPr>
                <w:rFonts w:cs="Times New Roman" w:hint="eastAsia"/>
              </w:rPr>
              <w:t>에</w:t>
            </w:r>
            <w:r w:rsidR="00B76477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냉동축산물을</w:t>
            </w:r>
            <w:r>
              <w:rPr>
                <w:rFonts w:cs="Times New Roman" w:hint="eastAsia"/>
              </w:rPr>
              <w:t xml:space="preserve"> </w:t>
            </w:r>
            <w:r w:rsidR="00B76477">
              <w:rPr>
                <w:rFonts w:cs="Times New Roman" w:hint="eastAsia"/>
              </w:rPr>
              <w:t>위탁</w:t>
            </w:r>
            <w:r w:rsidR="00B76477">
              <w:rPr>
                <w:rFonts w:cs="Times New Roman" w:hint="eastAsia"/>
              </w:rPr>
              <w:t xml:space="preserve"> </w:t>
            </w:r>
            <w:r w:rsidR="00B76477">
              <w:rPr>
                <w:rFonts w:cs="Times New Roman" w:hint="eastAsia"/>
              </w:rPr>
              <w:t>보관하는</w:t>
            </w:r>
            <w:r w:rsidR="00B76477">
              <w:rPr>
                <w:rFonts w:cs="Times New Roman" w:hint="eastAsia"/>
              </w:rPr>
              <w:t xml:space="preserve"> </w:t>
            </w:r>
            <w:r w:rsidR="00B76477">
              <w:rPr>
                <w:rFonts w:cs="Times New Roman" w:hint="eastAsia"/>
              </w:rPr>
              <w:t>창고</w:t>
            </w:r>
            <w:r w:rsidR="008743F1">
              <w:rPr>
                <w:rFonts w:cs="Times New Roman" w:hint="eastAsia"/>
              </w:rPr>
              <w:t>임치</w:t>
            </w:r>
            <w:r w:rsidR="00B76477">
              <w:rPr>
                <w:rFonts w:cs="Times New Roman" w:hint="eastAsia"/>
              </w:rPr>
              <w:t>계약</w:t>
            </w:r>
          </w:p>
          <w:p w14:paraId="528369D5" w14:textId="52F426C9" w:rsidR="00A3095B" w:rsidRDefault="00A3095B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보관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장소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경기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화성시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동탄물류로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103(</w:t>
            </w:r>
            <w:r>
              <w:rPr>
                <w:rFonts w:cs="Times New Roman" w:hint="eastAsia"/>
              </w:rPr>
              <w:t>동탄냉장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경기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광주시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도척면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진우리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1007(</w:t>
            </w:r>
            <w:r>
              <w:rPr>
                <w:rFonts w:cs="Times New Roman" w:hint="eastAsia"/>
              </w:rPr>
              <w:t>곤지암냉장</w:t>
            </w:r>
            <w:r>
              <w:rPr>
                <w:rFonts w:cs="Times New Roman" w:hint="eastAsia"/>
              </w:rPr>
              <w:t>)</w:t>
            </w:r>
          </w:p>
          <w:p w14:paraId="1AC42861" w14:textId="04DE624B" w:rsidR="00B76477" w:rsidRDefault="008743F1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보관료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1.2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/>
              </w:rPr>
              <w:t xml:space="preserve">kg, </w:t>
            </w:r>
            <w:r>
              <w:rPr>
                <w:rFonts w:cs="Times New Roman" w:hint="eastAsia"/>
              </w:rPr>
              <w:t>작업료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13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/>
              </w:rPr>
              <w:t xml:space="preserve">kg, </w:t>
            </w:r>
            <w:r>
              <w:rPr>
                <w:rFonts w:cs="Times New Roman" w:hint="eastAsia"/>
              </w:rPr>
              <w:t>미수금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입금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출고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</w:t>
            </w:r>
            <w:r>
              <w:rPr>
                <w:rFonts w:cs="Times New Roman" w:hint="eastAsia"/>
              </w:rPr>
              <w:t>.</w:t>
            </w:r>
          </w:p>
          <w:p w14:paraId="289B3B54" w14:textId="07CFC204" w:rsidR="008743F1" w:rsidRDefault="008743F1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유통기한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경과시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책임과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비용으로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즉각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폐기할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</w:tc>
      </w:tr>
      <w:tr w:rsidR="008743F1" w:rsidRPr="00F64E83" w14:paraId="716405B6" w14:textId="77777777" w:rsidTr="00DD1868">
        <w:trPr>
          <w:trHeight w:val="864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87EC6F9" w14:textId="77777777" w:rsidR="008743F1" w:rsidRDefault="008743F1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거래신청서</w:t>
            </w:r>
          </w:p>
          <w:p w14:paraId="08DE1FC7" w14:textId="1F37C39F" w:rsidR="008743F1" w:rsidRDefault="008743F1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창고보관계약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C75C52C" w14:textId="25214836" w:rsidR="008743F1" w:rsidRDefault="008743F1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유림냉장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D1A0572" w14:textId="21237802" w:rsidR="008743F1" w:rsidRDefault="008743F1" w:rsidP="007B12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2023. 2. 6.</w:t>
            </w:r>
          </w:p>
        </w:tc>
        <w:tc>
          <w:tcPr>
            <w:tcW w:w="8505" w:type="dxa"/>
            <w:shd w:val="clear" w:color="auto" w:fill="auto"/>
          </w:tcPr>
          <w:p w14:paraId="3A0B6231" w14:textId="09BA9424" w:rsidR="008743F1" w:rsidRDefault="008743F1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유림냉장에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물품을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보관하는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창고임치계약</w:t>
            </w:r>
          </w:p>
          <w:p w14:paraId="6B67EA1D" w14:textId="77777777" w:rsidR="008743F1" w:rsidRDefault="008743F1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보관료</w:t>
            </w:r>
            <w:r>
              <w:rPr>
                <w:rFonts w:cs="Times New Roman" w:hint="eastAsia"/>
              </w:rPr>
              <w:t>:</w:t>
            </w:r>
            <w:r>
              <w:rPr>
                <w:rFonts w:cs="Times New Roman"/>
              </w:rPr>
              <w:t xml:space="preserve"> 10,000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보관료는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말일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정산하여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일내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납부</w:t>
            </w:r>
            <w:r>
              <w:rPr>
                <w:rFonts w:cs="Times New Roman" w:hint="eastAsia"/>
              </w:rPr>
              <w:t>)</w:t>
            </w:r>
          </w:p>
          <w:p w14:paraId="4A4FC5CC" w14:textId="759629E5" w:rsidR="008743F1" w:rsidRDefault="008743F1" w:rsidP="007B127B">
            <w:pPr>
              <w:widowControl/>
              <w:numPr>
                <w:ilvl w:val="0"/>
                <w:numId w:val="3"/>
              </w:numPr>
              <w:wordWrap/>
              <w:autoSpaceDE w:val="0"/>
              <w:adjustRightInd/>
              <w:snapToGrid/>
              <w:spacing w:before="120" w:after="120" w:line="320" w:lineRule="atLeast"/>
              <w:ind w:left="321" w:hanging="283"/>
              <w:rPr>
                <w:rFonts w:cs="Times New Roman"/>
              </w:rPr>
            </w:pPr>
            <w:r>
              <w:rPr>
                <w:rFonts w:cs="Times New Roman" w:hint="eastAsia"/>
              </w:rPr>
              <w:t>보관료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개월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연체시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간주</w:t>
            </w:r>
          </w:p>
        </w:tc>
      </w:tr>
    </w:tbl>
    <w:p w14:paraId="4818256B" w14:textId="2FBA9596" w:rsidR="00E8603D" w:rsidRDefault="00E8603D" w:rsidP="007B127B">
      <w:pPr>
        <w:wordWrap/>
        <w:snapToGrid/>
        <w:spacing w:line="240" w:lineRule="auto"/>
        <w:rPr>
          <w:rFonts w:cs="Times New Roman"/>
        </w:rPr>
      </w:pPr>
    </w:p>
    <w:p w14:paraId="24097A94" w14:textId="30482D39" w:rsidR="00E8603D" w:rsidRDefault="00E8603D" w:rsidP="007B127B">
      <w:pPr>
        <w:wordWrap/>
        <w:ind w:firstLine="567"/>
        <w:rPr>
          <w:rFonts w:cs="Times New Roman"/>
        </w:rPr>
      </w:pPr>
      <w:r>
        <w:rPr>
          <w:rFonts w:cs="Times New Roman"/>
        </w:rPr>
        <w:br w:type="page"/>
      </w:r>
    </w:p>
    <w:p w14:paraId="5BFB9DB3" w14:textId="77777777" w:rsidR="00E8603D" w:rsidRDefault="00E8603D" w:rsidP="007B127B">
      <w:pPr>
        <w:wordWrap/>
        <w:ind w:firstLine="567"/>
        <w:rPr>
          <w:rFonts w:cs="Times New Roman"/>
        </w:rPr>
      </w:pPr>
    </w:p>
    <w:p w14:paraId="0BF5E595" w14:textId="6C336C7C" w:rsidR="00E8603D" w:rsidRDefault="00E8603D" w:rsidP="007B127B">
      <w:pPr>
        <w:wordWrap/>
        <w:rPr>
          <w:rFonts w:cs="Times New Roman"/>
        </w:rPr>
      </w:pPr>
    </w:p>
    <w:p w14:paraId="754B792A" w14:textId="4CC5C84A" w:rsidR="00167865" w:rsidRPr="002356FC" w:rsidRDefault="00167865" w:rsidP="007B127B">
      <w:pPr>
        <w:wordWrap/>
        <w:outlineLvl w:val="0"/>
        <w:rPr>
          <w:rFonts w:cs="Times New Roman"/>
          <w:b/>
          <w:sz w:val="28"/>
          <w:szCs w:val="28"/>
        </w:rPr>
      </w:pPr>
      <w:bookmarkStart w:id="119" w:name="_Toc129603780"/>
      <w:bookmarkStart w:id="120" w:name="_Toc91098664"/>
      <w:r w:rsidRPr="002356FC">
        <w:rPr>
          <w:rFonts w:cs="Times New Roman"/>
          <w:b/>
          <w:sz w:val="28"/>
          <w:szCs w:val="28"/>
        </w:rPr>
        <w:t>[</w:t>
      </w:r>
      <w:r w:rsidRPr="002356FC">
        <w:rPr>
          <w:rFonts w:cs="Times New Roman"/>
          <w:b/>
          <w:sz w:val="28"/>
          <w:szCs w:val="28"/>
        </w:rPr>
        <w:t>별첨</w:t>
      </w:r>
      <w:r w:rsidR="00E8603D">
        <w:rPr>
          <w:rFonts w:cs="Times New Roman" w:hint="eastAsia"/>
          <w:b/>
          <w:sz w:val="28"/>
          <w:szCs w:val="28"/>
        </w:rPr>
        <w:t xml:space="preserve"> </w:t>
      </w:r>
      <w:r w:rsidR="008C627B">
        <w:rPr>
          <w:rFonts w:cs="Times New Roman"/>
          <w:b/>
          <w:sz w:val="28"/>
          <w:szCs w:val="28"/>
        </w:rPr>
        <w:t>4</w:t>
      </w:r>
      <w:r w:rsidRPr="002356FC">
        <w:rPr>
          <w:rFonts w:cs="Times New Roman"/>
          <w:b/>
          <w:sz w:val="28"/>
          <w:szCs w:val="28"/>
        </w:rPr>
        <w:t>]</w:t>
      </w:r>
      <w:r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대상회사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지식재산권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보유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>현황</w:t>
      </w:r>
      <w:bookmarkEnd w:id="119"/>
    </w:p>
    <w:p w14:paraId="6B74410F" w14:textId="6B843380" w:rsidR="00167865" w:rsidRDefault="00167865" w:rsidP="007B127B">
      <w:pPr>
        <w:wordWrap/>
        <w:rPr>
          <w:b/>
        </w:rPr>
      </w:pPr>
    </w:p>
    <w:p w14:paraId="49B8AF7C" w14:textId="1ABED8BE" w:rsidR="00526A93" w:rsidRDefault="00526A93" w:rsidP="007B127B">
      <w:pPr>
        <w:wordWrap/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특허</w:t>
      </w:r>
      <w:r>
        <w:rPr>
          <w:rFonts w:hint="eastAsia"/>
          <w:b/>
        </w:rPr>
        <w:t>]</w:t>
      </w:r>
      <w:r>
        <w:rPr>
          <w:b/>
        </w:rPr>
        <w:t xml:space="preserve"> </w:t>
      </w:r>
    </w:p>
    <w:tbl>
      <w:tblPr>
        <w:tblW w:w="146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0"/>
        <w:gridCol w:w="1101"/>
        <w:gridCol w:w="1422"/>
        <w:gridCol w:w="1564"/>
        <w:gridCol w:w="1422"/>
        <w:gridCol w:w="1279"/>
        <w:gridCol w:w="1137"/>
        <w:gridCol w:w="1706"/>
        <w:gridCol w:w="1733"/>
        <w:gridCol w:w="2676"/>
      </w:tblGrid>
      <w:tr w:rsidR="00A9568B" w:rsidRPr="00766CF7" w14:paraId="3B437073" w14:textId="77777777" w:rsidTr="00A9568B">
        <w:trPr>
          <w:trHeight w:val="25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5269E0C8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번호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42E14288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법적상태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56C22822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출원번호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718A7A30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출원일자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3FC0A64D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등록번호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5CB89B7B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등록일자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3131B0C6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발명자</w:t>
            </w:r>
          </w:p>
        </w:tc>
        <w:tc>
          <w:tcPr>
            <w:tcW w:w="170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5A5775C4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출원인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684DD83C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최종권리자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0D6D758E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발명의명칭</w:t>
            </w:r>
          </w:p>
        </w:tc>
      </w:tr>
      <w:tr w:rsidR="00A9568B" w:rsidRPr="00766CF7" w14:paraId="131C26AC" w14:textId="77777777" w:rsidTr="00A9568B">
        <w:trPr>
          <w:trHeight w:val="250"/>
        </w:trPr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DB788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101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6A862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미공개</w:t>
            </w:r>
          </w:p>
        </w:tc>
        <w:tc>
          <w:tcPr>
            <w:tcW w:w="142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6987C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10-2022-0057878</w:t>
            </w:r>
          </w:p>
        </w:tc>
        <w:tc>
          <w:tcPr>
            <w:tcW w:w="156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4A191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2022.05.11</w:t>
            </w:r>
          </w:p>
        </w:tc>
        <w:tc>
          <w:tcPr>
            <w:tcW w:w="142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497A3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A27E5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97AAB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3E357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173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545B0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67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F5CE9" w14:textId="77777777" w:rsidR="00526A93" w:rsidRPr="00766CF7" w:rsidRDefault="00526A93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1E64034A" w14:textId="36C628C5" w:rsidR="00526A93" w:rsidRPr="00766CF7" w:rsidRDefault="00526A93" w:rsidP="007B127B">
      <w:pPr>
        <w:wordWrap/>
        <w:rPr>
          <w:rFonts w:cs="Times New Roman"/>
          <w:b/>
        </w:rPr>
      </w:pPr>
    </w:p>
    <w:p w14:paraId="6B16E588" w14:textId="693F1A6C" w:rsidR="00A9568B" w:rsidRPr="00766CF7" w:rsidRDefault="00A9568B" w:rsidP="007B127B">
      <w:pPr>
        <w:wordWrap/>
        <w:rPr>
          <w:rFonts w:cs="Times New Roman"/>
          <w:b/>
        </w:rPr>
      </w:pPr>
      <w:r w:rsidRPr="00766CF7">
        <w:rPr>
          <w:rFonts w:cs="Times New Roman"/>
          <w:b/>
        </w:rPr>
        <w:t>[</w:t>
      </w:r>
      <w:r w:rsidRPr="00766CF7">
        <w:rPr>
          <w:rFonts w:cs="Times New Roman"/>
          <w:b/>
        </w:rPr>
        <w:t>디자인</w:t>
      </w:r>
      <w:r w:rsidRPr="00766CF7">
        <w:rPr>
          <w:rFonts w:cs="Times New Roman"/>
          <w:b/>
        </w:rPr>
        <w:t>]</w:t>
      </w:r>
    </w:p>
    <w:tbl>
      <w:tblPr>
        <w:tblW w:w="1462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1082"/>
        <w:gridCol w:w="1439"/>
        <w:gridCol w:w="1494"/>
        <w:gridCol w:w="1489"/>
        <w:gridCol w:w="1277"/>
        <w:gridCol w:w="1136"/>
        <w:gridCol w:w="1704"/>
        <w:gridCol w:w="1704"/>
        <w:gridCol w:w="2700"/>
      </w:tblGrid>
      <w:tr w:rsidR="00A9568B" w:rsidRPr="00766CF7" w14:paraId="16858F8A" w14:textId="77777777" w:rsidTr="00A9568B">
        <w:trPr>
          <w:trHeight w:val="283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202BE2C2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번호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77319409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법적상태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44091FCB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출원번호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2D1598C5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출원일자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3092983B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등록번호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02E6E109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등록일자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6E53C25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창작자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1E52E2DE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출원인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6CD61AAA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최종권리자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noWrap/>
            <w:vAlign w:val="center"/>
            <w:hideMark/>
          </w:tcPr>
          <w:p w14:paraId="6CC9D88D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b/>
                <w:bCs/>
                <w:kern w:val="0"/>
                <w:sz w:val="20"/>
                <w:szCs w:val="20"/>
              </w:rPr>
              <w:t>물품명칭</w:t>
            </w:r>
          </w:p>
        </w:tc>
      </w:tr>
      <w:tr w:rsidR="00A9568B" w:rsidRPr="00766CF7" w14:paraId="39C16680" w14:textId="77777777" w:rsidTr="00A9568B">
        <w:trPr>
          <w:trHeight w:val="497"/>
        </w:trPr>
        <w:tc>
          <w:tcPr>
            <w:tcW w:w="59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4D6B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08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A71DA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등록</w:t>
            </w:r>
          </w:p>
        </w:tc>
        <w:tc>
          <w:tcPr>
            <w:tcW w:w="143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EAF2E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30-2009-0012065</w:t>
            </w:r>
          </w:p>
        </w:tc>
        <w:tc>
          <w:tcPr>
            <w:tcW w:w="149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62A1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2009.03.23</w:t>
            </w:r>
          </w:p>
        </w:tc>
        <w:tc>
          <w:tcPr>
            <w:tcW w:w="148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BC27C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30-0549811-0000</w:t>
            </w:r>
          </w:p>
        </w:tc>
        <w:tc>
          <w:tcPr>
            <w:tcW w:w="127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0DC99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2009.12.31</w:t>
            </w:r>
          </w:p>
        </w:tc>
        <w:tc>
          <w:tcPr>
            <w:tcW w:w="113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BB35A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이범택</w:t>
            </w:r>
          </w:p>
        </w:tc>
        <w:tc>
          <w:tcPr>
            <w:tcW w:w="170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C2808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</w:t>
            </w:r>
          </w:p>
        </w:tc>
        <w:tc>
          <w:tcPr>
            <w:tcW w:w="170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8BEC7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270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CC8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간판</w:t>
            </w:r>
          </w:p>
        </w:tc>
      </w:tr>
      <w:tr w:rsidR="00A9568B" w:rsidRPr="00766CF7" w14:paraId="33C515AA" w14:textId="77777777" w:rsidTr="00A9568B">
        <w:trPr>
          <w:trHeight w:val="4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61D15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C588E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등록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E1ED2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30-2009-0010827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132F6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2009.03.13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CC495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30-0553193-0000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E715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2010.02.09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E7E40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이범택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5C41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5FEF4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2D29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구이판</w:t>
            </w:r>
          </w:p>
        </w:tc>
      </w:tr>
      <w:tr w:rsidR="00A9568B" w:rsidRPr="00766CF7" w14:paraId="186519E7" w14:textId="77777777" w:rsidTr="00A9568B">
        <w:trPr>
          <w:trHeight w:val="4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CE071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F496A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등록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0440C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30-2021-0024614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F4059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2021.05.25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474D1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30-1114788-0000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51A4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2021.06.12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2C0A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이정민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53908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9BFA6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A11AF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라벨</w:t>
            </w:r>
          </w:p>
        </w:tc>
      </w:tr>
      <w:tr w:rsidR="00A9568B" w:rsidRPr="00766CF7" w14:paraId="55FAAF11" w14:textId="77777777" w:rsidTr="00A9568B">
        <w:trPr>
          <w:trHeight w:val="4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F76A6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4586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등록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AFF85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30-2021-0024618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962FE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2021.05.25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75D4D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30-1114789-0000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3213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2021.06.12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D6D47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이정민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62F2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B0C3D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12E51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라벨</w:t>
            </w:r>
          </w:p>
        </w:tc>
      </w:tr>
      <w:tr w:rsidR="00A9568B" w:rsidRPr="00766CF7" w14:paraId="36B88BBD" w14:textId="77777777" w:rsidTr="00A9568B">
        <w:trPr>
          <w:trHeight w:val="4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B109F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A509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등록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1E88D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30-2022-0023132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33832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2022.06.10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C13D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30-1171078-0000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50A4A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2022.06.30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89D8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이정민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8241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4E563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주식회사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 xml:space="preserve"> </w:t>
            </w:r>
            <w:r w:rsidRPr="00766CF7">
              <w:rPr>
                <w:rFonts w:cs="Times New Roman"/>
                <w:kern w:val="0"/>
                <w:sz w:val="20"/>
                <w:szCs w:val="20"/>
              </w:rPr>
              <w:t>디딤이앤에프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0BE7D" w14:textId="77777777" w:rsidR="00A9568B" w:rsidRPr="00766CF7" w:rsidRDefault="00A9568B" w:rsidP="00A9568B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766CF7">
              <w:rPr>
                <w:rFonts w:cs="Times New Roman"/>
                <w:kern w:val="0"/>
                <w:sz w:val="20"/>
                <w:szCs w:val="20"/>
              </w:rPr>
              <w:t>라벨</w:t>
            </w:r>
          </w:p>
        </w:tc>
      </w:tr>
    </w:tbl>
    <w:p w14:paraId="256CCA6D" w14:textId="77777777" w:rsidR="00A9568B" w:rsidRPr="00766CF7" w:rsidRDefault="00A9568B" w:rsidP="007B127B">
      <w:pPr>
        <w:wordWrap/>
        <w:rPr>
          <w:rFonts w:cs="Times New Roman"/>
          <w:b/>
        </w:rPr>
      </w:pPr>
    </w:p>
    <w:p w14:paraId="7568F848" w14:textId="77777777" w:rsidR="00736CF7" w:rsidRPr="00766CF7" w:rsidRDefault="00736CF7" w:rsidP="007B127B">
      <w:pPr>
        <w:wordWrap/>
        <w:rPr>
          <w:rFonts w:cs="Times New Roman"/>
          <w:b/>
        </w:rPr>
      </w:pPr>
      <w:r w:rsidRPr="00766CF7">
        <w:rPr>
          <w:rFonts w:cs="Times New Roman"/>
          <w:b/>
        </w:rPr>
        <w:br w:type="page"/>
      </w:r>
    </w:p>
    <w:p w14:paraId="65F0BF94" w14:textId="0D28E86B" w:rsidR="00167865" w:rsidRDefault="00167865" w:rsidP="007B127B">
      <w:pPr>
        <w:wordWrap/>
        <w:rPr>
          <w:rFonts w:cs="Times New Roman"/>
          <w:b/>
        </w:rPr>
      </w:pPr>
      <w:r w:rsidRPr="007B4C88">
        <w:rPr>
          <w:rFonts w:hint="eastAsia"/>
          <w:b/>
        </w:rPr>
        <w:lastRenderedPageBreak/>
        <w:t>[</w:t>
      </w:r>
      <w:r w:rsidRPr="0011152C">
        <w:rPr>
          <w:rFonts w:cs="Times New Roman" w:hint="eastAsia"/>
          <w:b/>
        </w:rPr>
        <w:t>상표</w:t>
      </w:r>
      <w:r w:rsidRPr="0011152C">
        <w:rPr>
          <w:rFonts w:cs="Times New Roman"/>
          <w:b/>
        </w:rPr>
        <w:t>]</w:t>
      </w:r>
    </w:p>
    <w:p w14:paraId="578D8190" w14:textId="692E7B49" w:rsidR="00A9568B" w:rsidRDefault="00A9568B" w:rsidP="007B127B">
      <w:pPr>
        <w:wordWrap/>
        <w:rPr>
          <w:rFonts w:cs="Times New Roman"/>
          <w:b/>
        </w:rPr>
      </w:pPr>
    </w:p>
    <w:tbl>
      <w:tblPr>
        <w:tblW w:w="15168" w:type="dxa"/>
        <w:tblInd w:w="-2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6"/>
        <w:gridCol w:w="919"/>
        <w:gridCol w:w="1170"/>
        <w:gridCol w:w="1918"/>
        <w:gridCol w:w="1037"/>
        <w:gridCol w:w="1008"/>
        <w:gridCol w:w="919"/>
        <w:gridCol w:w="1008"/>
        <w:gridCol w:w="1008"/>
        <w:gridCol w:w="1323"/>
        <w:gridCol w:w="4292"/>
      </w:tblGrid>
      <w:tr w:rsidR="00694F26" w:rsidRPr="00736CF7" w14:paraId="07489BE3" w14:textId="77777777" w:rsidTr="000E593A">
        <w:trPr>
          <w:trHeight w:val="5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55DD6B4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번호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2B18963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법적상태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6947F6E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이미지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08D8C35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상표명칭</w:t>
            </w: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영문</w:t>
            </w: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)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7ECB4B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출원번호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580B3F7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출원일자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428F6B5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등록번호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1316972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등록일자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64B211EE" w14:textId="71DAF63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만료일자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64C687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최종권리자</w:t>
            </w:r>
          </w:p>
        </w:tc>
        <w:tc>
          <w:tcPr>
            <w:tcW w:w="4492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7F2F1" w:themeFill="accent5" w:themeFillTint="33"/>
            <w:vAlign w:val="center"/>
            <w:hideMark/>
          </w:tcPr>
          <w:p w14:paraId="04D8ABE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b/>
                <w:bCs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b/>
                <w:bCs/>
                <w:kern w:val="0"/>
                <w:sz w:val="18"/>
                <w:szCs w:val="18"/>
              </w:rPr>
              <w:t>지정상품</w:t>
            </w:r>
          </w:p>
        </w:tc>
      </w:tr>
      <w:tr w:rsidR="00694F26" w:rsidRPr="00736CF7" w14:paraId="72C04BFE" w14:textId="77777777" w:rsidTr="000E593A">
        <w:trPr>
          <w:trHeight w:val="1200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0FF7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91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0900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25209" w14:textId="4DC8405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4896" behindDoc="0" locked="0" layoutInCell="1" allowOverlap="1" wp14:anchorId="1234E0E4" wp14:editId="582DF74F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120650</wp:posOffset>
                  </wp:positionV>
                  <wp:extent cx="466725" cy="476250"/>
                  <wp:effectExtent l="0" t="0" r="9525" b="0"/>
                  <wp:wrapNone/>
                  <wp:docPr id="80" name="그림 80" descr="Picture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66" descr="Picture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1CF8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43B7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41-2002-0023479</w:t>
            </w:r>
          </w:p>
        </w:tc>
        <w:tc>
          <w:tcPr>
            <w:tcW w:w="100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A767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2002.11.19</w:t>
            </w:r>
          </w:p>
        </w:tc>
        <w:tc>
          <w:tcPr>
            <w:tcW w:w="91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0519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41-0098511</w:t>
            </w:r>
          </w:p>
        </w:tc>
        <w:tc>
          <w:tcPr>
            <w:tcW w:w="100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7957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2004.03.15</w:t>
            </w:r>
          </w:p>
        </w:tc>
        <w:tc>
          <w:tcPr>
            <w:tcW w:w="100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D5D9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2024.03.15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30BF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93FC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탁아소업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회원제숙박설비운영업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야영장시설제공업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</w:p>
        </w:tc>
      </w:tr>
      <w:tr w:rsidR="00694F26" w:rsidRPr="00736CF7" w14:paraId="0E4352FA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050E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5A15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AE09F" w14:textId="57BD5D2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5920" behindDoc="0" locked="0" layoutInCell="1" allowOverlap="1" wp14:anchorId="11A43E28" wp14:editId="4CEB5093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137795</wp:posOffset>
                  </wp:positionV>
                  <wp:extent cx="466725" cy="476250"/>
                  <wp:effectExtent l="0" t="0" r="9525" b="0"/>
                  <wp:wrapNone/>
                  <wp:docPr id="79" name="그림 79" descr="Picture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67" descr="Picture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7E3B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7C6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41-2003-0013624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6B3E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2003.06.27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0AE4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41-0106537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A182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2004.10.04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D8BD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2024.10.04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1392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7BEE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대나무냉면전문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대나무냉면전문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대나무보쌈전문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대나무보쌈전문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대나무삼계탕전문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대나무삼계탕전문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대나무통영양밥전문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대나무통영양밥전문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음식점경영업</w:t>
            </w:r>
          </w:p>
        </w:tc>
      </w:tr>
      <w:tr w:rsidR="00694F26" w:rsidRPr="00736CF7" w14:paraId="16796AB2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2F6F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D5C9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6A862" w14:textId="274E891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6944" behindDoc="0" locked="0" layoutInCell="1" allowOverlap="1" wp14:anchorId="64F14844" wp14:editId="2F2140CD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-25400</wp:posOffset>
                  </wp:positionV>
                  <wp:extent cx="466725" cy="476250"/>
                  <wp:effectExtent l="0" t="0" r="9525" b="0"/>
                  <wp:wrapNone/>
                  <wp:docPr id="78" name="그림 78" descr="Picture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68" descr="Pictur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69E0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우등불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9581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41-2005-0025182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4891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2005.11.07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66C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41-0136446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292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2006.08.24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564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2026.08.24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A35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4868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관광숙박업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방임대업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야영장비공급업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야영장시설제공업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텐트대여업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휴게실업</w:t>
            </w:r>
          </w:p>
        </w:tc>
      </w:tr>
      <w:tr w:rsidR="00694F26" w:rsidRPr="00736CF7" w14:paraId="2ED97069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EE1F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7DB5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725E5" w14:textId="594C051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7968" behindDoc="0" locked="0" layoutInCell="1" allowOverlap="1" wp14:anchorId="176E3A56" wp14:editId="436FE5E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26035</wp:posOffset>
                  </wp:positionV>
                  <wp:extent cx="466725" cy="476250"/>
                  <wp:effectExtent l="0" t="0" r="9525" b="0"/>
                  <wp:wrapNone/>
                  <wp:docPr id="77" name="그림 77" descr="Picture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69" descr="Picture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5BB8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6FA5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41-2008-0031311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E911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2008.12.11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86C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41-0194321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D906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2010.02.23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9E47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2030.02.23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8F16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5F6C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관광숙박업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</w:p>
        </w:tc>
      </w:tr>
      <w:tr w:rsidR="00694F26" w:rsidRPr="00736CF7" w14:paraId="17DD5EAA" w14:textId="77777777" w:rsidTr="000E593A">
        <w:trPr>
          <w:trHeight w:val="20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A3B7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2A30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59D23" w14:textId="544AB77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8992" behindDoc="0" locked="0" layoutInCell="1" allowOverlap="1" wp14:anchorId="7AC0C2B7" wp14:editId="3E54CE46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-121285</wp:posOffset>
                  </wp:positionV>
                  <wp:extent cx="466725" cy="476250"/>
                  <wp:effectExtent l="0" t="0" r="9525" b="0"/>
                  <wp:wrapNone/>
                  <wp:docPr id="76" name="그림 76" descr="Picture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71" descr="Pictur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A0DC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마포갈매기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F386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41-2009-0031950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3883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2009.12.31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E1DD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41-0211476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BBC3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2011.06.08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04E2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2031.06.08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56C6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2936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관광숙박업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휴게실업</w:t>
            </w:r>
          </w:p>
        </w:tc>
      </w:tr>
      <w:tr w:rsidR="00694F26" w:rsidRPr="00736CF7" w14:paraId="5AA1A7C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5527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101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799D1" w14:textId="1BB4253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0016" behindDoc="0" locked="0" layoutInCell="1" allowOverlap="1" wp14:anchorId="4FFADFA4" wp14:editId="6C7F405A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-247015</wp:posOffset>
                  </wp:positionV>
                  <wp:extent cx="466725" cy="476250"/>
                  <wp:effectExtent l="0" t="0" r="9525" b="0"/>
                  <wp:wrapNone/>
                  <wp:docPr id="75" name="그림 75" descr="Picture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73" descr="Pictur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4DCD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마포갈매기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주먹고기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삼겹살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돼지껍딱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마포갈비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9E08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41-2011-0004533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7778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2011.02.21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06F4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41-0243655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8A67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2012.11.01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80B1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2022.11.01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2C04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75481" w14:textId="77821A1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다방업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(bar)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패스트푸드식당업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항공기기내식제공업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휴게실업</w:t>
            </w:r>
          </w:p>
        </w:tc>
      </w:tr>
      <w:tr w:rsidR="00694F26" w:rsidRPr="00736CF7" w14:paraId="4876B08C" w14:textId="77777777" w:rsidTr="000E593A">
        <w:trPr>
          <w:trHeight w:val="24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C7F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89B8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2CBC6" w14:textId="5AFBA7D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1040" behindDoc="0" locked="0" layoutInCell="1" allowOverlap="1" wp14:anchorId="6662657A" wp14:editId="206F2B0F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1270</wp:posOffset>
                  </wp:positionV>
                  <wp:extent cx="466725" cy="476250"/>
                  <wp:effectExtent l="0" t="0" r="9525" b="0"/>
                  <wp:wrapNone/>
                  <wp:docPr id="56" name="그림 56" descr="Picture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74" descr="Pictur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6D4E" w14:textId="356CF50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디딤푸드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(DIDIMFOOD Co., Ltd.)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E254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41-2012-0017293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8C36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2012.05.18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CF94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41-0258250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498E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2013.05.06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A838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2023.05.06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0BAB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47E8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BB3B105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FCAF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5E33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B3C20" w14:textId="6B8FE5E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2064" behindDoc="0" locked="0" layoutInCell="1" allowOverlap="1" wp14:anchorId="67DBDD6C" wp14:editId="1A29402F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65405</wp:posOffset>
                  </wp:positionV>
                  <wp:extent cx="466725" cy="476250"/>
                  <wp:effectExtent l="0" t="0" r="9525" b="0"/>
                  <wp:wrapNone/>
                  <wp:docPr id="57" name="그림 57" descr="Picture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75" descr="Pictur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E94D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Sool10.4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076F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41-2012-0036676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F9A9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2012.11.02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9B48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41-0264921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F383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2013.07.26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C976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2023.07.26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EC90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549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(bar)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휴게실업</w:t>
            </w:r>
          </w:p>
        </w:tc>
      </w:tr>
      <w:tr w:rsidR="00694F26" w:rsidRPr="00736CF7" w14:paraId="74B5EF66" w14:textId="77777777" w:rsidTr="000E593A">
        <w:trPr>
          <w:trHeight w:val="5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AE54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23CC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593C" w14:textId="74E2C79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3088" behindDoc="0" locked="0" layoutInCell="1" allowOverlap="1" wp14:anchorId="78CA6BD8" wp14:editId="6CCA84FA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66675</wp:posOffset>
                  </wp:positionV>
                  <wp:extent cx="466725" cy="476250"/>
                  <wp:effectExtent l="0" t="0" r="9525" b="0"/>
                  <wp:wrapNone/>
                  <wp:docPr id="58" name="그림 58" descr="Picture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76" descr="Pictur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4112" behindDoc="0" locked="0" layoutInCell="1" allowOverlap="1" wp14:anchorId="08984817" wp14:editId="42567649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835025</wp:posOffset>
                  </wp:positionV>
                  <wp:extent cx="466725" cy="476250"/>
                  <wp:effectExtent l="0" t="0" r="9525" b="0"/>
                  <wp:wrapNone/>
                  <wp:docPr id="59" name="그림 59" descr="Picture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77" descr="Pictur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5136" behindDoc="0" locked="0" layoutInCell="1" allowOverlap="1" wp14:anchorId="55124F54" wp14:editId="163E70C0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1603375</wp:posOffset>
                  </wp:positionV>
                  <wp:extent cx="466725" cy="476250"/>
                  <wp:effectExtent l="0" t="0" r="9525" b="0"/>
                  <wp:wrapNone/>
                  <wp:docPr id="60" name="그림 60" descr="Picture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78" descr="Pictur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6160" behindDoc="0" locked="0" layoutInCell="1" allowOverlap="1" wp14:anchorId="3A7A3377" wp14:editId="2E8A8858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2585085</wp:posOffset>
                  </wp:positionV>
                  <wp:extent cx="466725" cy="476250"/>
                  <wp:effectExtent l="0" t="0" r="9525" b="0"/>
                  <wp:wrapNone/>
                  <wp:docPr id="61" name="그림 61" descr="Picture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79" descr="Picture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97184" behindDoc="0" locked="0" layoutInCell="1" allowOverlap="1" wp14:anchorId="7D152FEC" wp14:editId="395C630B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3780790</wp:posOffset>
                  </wp:positionV>
                  <wp:extent cx="466725" cy="476250"/>
                  <wp:effectExtent l="0" t="0" r="9525" b="0"/>
                  <wp:wrapNone/>
                  <wp:docPr id="62" name="그림 62" descr="Picture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80" descr="Pictur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20736" behindDoc="0" locked="0" layoutInCell="1" allowOverlap="1" wp14:anchorId="30DC6CD1" wp14:editId="093B30E5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4976495</wp:posOffset>
                  </wp:positionV>
                  <wp:extent cx="466725" cy="476250"/>
                  <wp:effectExtent l="0" t="0" r="9525" b="0"/>
                  <wp:wrapNone/>
                  <wp:docPr id="120" name="그림 120" descr="Picture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10" descr="Pictur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91136" w14:textId="051296C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호랭이돌곱창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(Tiger)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62A3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41-2013-0004137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E975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2013.02.05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094C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41-0260457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8B4F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2013.06.04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4435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2023.06.04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8BA6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C9A3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곱창요리전문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3A0485E" w14:textId="77777777" w:rsidTr="000E593A">
        <w:trPr>
          <w:trHeight w:val="36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E02B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E29B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36E88" w14:textId="4793F74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4267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백제원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숯불갈비한정식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4222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41-2013-0004501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02A3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2013.02.06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10C5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41-0273591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48AC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2013.11.19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CCE4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2023.11.19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C535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9F53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A23F746" w14:textId="77777777" w:rsidTr="000E593A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529B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11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D339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19B98" w14:textId="376182AD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B11B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도쿄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일본코스요리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2E7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41-2013-0004503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6D48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2013.02.06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55A7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41-0274236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CBCB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2013.11.27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0430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2023.11.27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D38C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CFD7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</w:p>
        </w:tc>
      </w:tr>
      <w:tr w:rsidR="00694F26" w:rsidRPr="00736CF7" w14:paraId="79AF6B2F" w14:textId="77777777" w:rsidTr="000E593A">
        <w:trPr>
          <w:trHeight w:val="1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211B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12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FF0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4DAF" w14:textId="07DECC9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ED8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이리술술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88A5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41-2013-0020930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F404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2013.05.29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2EC5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41-0281936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1B72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2014.03.03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B013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2024.03.03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F68E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ADF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(bar)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휴게실음식점업</w:t>
            </w:r>
          </w:p>
        </w:tc>
      </w:tr>
      <w:tr w:rsidR="00694F26" w:rsidRPr="00736CF7" w14:paraId="3D6ADFFD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FE38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13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8F5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B7EA1" w14:textId="07E8B6B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5BCA7" w14:textId="42BDD1B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이리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(SOOLSOOL)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34E8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41-2013-0020931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84E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2013.05.29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C434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41-0281774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EE63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2014.03.03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E45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2024.03.03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2C71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8FA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(bar)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휴게음식점업</w:t>
            </w:r>
          </w:p>
        </w:tc>
      </w:tr>
      <w:tr w:rsidR="00694F26" w:rsidRPr="00736CF7" w14:paraId="33604760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07FD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17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99EC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6141" w14:textId="1CB4556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8EB7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MAGAL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DB01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41-2015-0013824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9FC6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2015.03.25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301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41-0347643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6B3A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2016.02.04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810A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2026.02.04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5C65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5274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관광숙박업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다방업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방임대업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야영장비공급업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야영장시설제공업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텐트대여업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휴게음식점업</w:t>
            </w:r>
          </w:p>
        </w:tc>
      </w:tr>
      <w:tr w:rsidR="00694F26" w:rsidRPr="00736CF7" w14:paraId="0208D5E6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6B24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0855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7A51B" w14:textId="181D7563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5E27D" w14:textId="6C33606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(MAPOGALMAEGI)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E9B8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41-2015-0023333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1FDF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2015.05.19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79CE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41-0367469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A428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2016.08.02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6DFE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2026.08.02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4BCE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4E6D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관광숙박업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다방업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방임대업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야영장비공급업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야영장시설제공업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텐트대여업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휴게음식점업</w:t>
            </w:r>
          </w:p>
        </w:tc>
      </w:tr>
      <w:tr w:rsidR="00694F26" w:rsidRPr="00736CF7" w14:paraId="01E8370B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1D72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ACAE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6DD34" w14:textId="5E6C038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0F34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(DIDIM)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A70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41-2015-0028388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1DF9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2015.06.17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C274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41-0355307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AE2D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2016.04.08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C75F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2026.04.08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6BF3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0B26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12EA29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4419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23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F0F7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EF2A" w14:textId="192FF0D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6EFE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마포갈매기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마포해구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(MA GAL B.B.Q)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F56D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41-2015-0046315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3B76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2015.09.25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75F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41-0367478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B36F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2016.08.02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8633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2026.08.02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EE0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783F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관광숙박업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다방업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방임대업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야영장비공급업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야영장시설제공업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텐트대여업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휴게음식점업</w:t>
            </w:r>
          </w:p>
        </w:tc>
      </w:tr>
      <w:tr w:rsidR="00694F26" w:rsidRPr="00736CF7" w14:paraId="1C0AC99E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FC74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EEF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CC476" w14:textId="5F34B6B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2304" behindDoc="0" locked="0" layoutInCell="1" allowOverlap="1" wp14:anchorId="58B94DEF" wp14:editId="794B7782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67" name="그림 67" descr="Picture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88" descr="Picture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990B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1E95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41-2015-0047690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18A2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2015.10.07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E6C1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41-0356663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65BD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2016.04.20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F2A7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2026.04.20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701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0E9E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72815FB2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85C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1F2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CAF5A" w14:textId="3407D7A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3328" behindDoc="0" locked="0" layoutInCell="1" allowOverlap="1" wp14:anchorId="57EFBD96" wp14:editId="414CA2A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68" name="그림 68" descr="Picture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89" descr="Picture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FFDC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71B9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41-2015-0058355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A9CD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2015.12.04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0B3C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41-0382772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DF64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2017.01.05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D7D2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2027.01.05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C0B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6900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샐러드바업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72151CCD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11E1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1BFD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2EA9" w14:textId="4270CCE8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4352" behindDoc="0" locked="0" layoutInCell="1" allowOverlap="1" wp14:anchorId="234915AF" wp14:editId="4380E22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69" name="그림 69" descr="Picture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90" descr="Pictur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FF2E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육고수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60B7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41-2016-0031832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1B62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2016.07.07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5062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41-0390158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9CAC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2017.03.08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030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2027.03.08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9824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1D855" w14:textId="170CE6C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도시락전문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호텔서비스업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실외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이동음식조달업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패스트푸드레스토랑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0DEBA81" w14:textId="77777777" w:rsidTr="000E593A">
        <w:trPr>
          <w:trHeight w:val="61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EE23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EEB0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C5812" w14:textId="2A6EB0A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5376" behindDoc="0" locked="0" layoutInCell="1" allowOverlap="1" wp14:anchorId="45D1AD85" wp14:editId="5C04424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70" name="그림 70" descr="Picture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91" descr="Picture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B8F2B" w14:textId="1569B3B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한라담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제주돼지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숯불구이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(HANRADAM)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03C4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41-2016-0039282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5AA4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2016.08.22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2B6B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41-0390170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78E0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2017.03.08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0615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2027.03.08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D3D4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5947F" w14:textId="64FD667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0DE9D79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5D60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28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DA10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7E90D" w14:textId="3B17F0FC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6400" behindDoc="0" locked="0" layoutInCell="1" allowOverlap="1" wp14:anchorId="17FAA415" wp14:editId="50968FD0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71" name="그림 71" descr="Picture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92" descr="Pictur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4918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POOLSIDE228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0DBE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41-2016-0039283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165F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2016.08.22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28DC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41-0390171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5D03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2017.03.08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21F1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2027.03.08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7DCB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F2296" w14:textId="6850895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12A92D4B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C01A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8DA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78B11" w14:textId="06CB323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7424" behindDoc="0" locked="0" layoutInCell="1" allowOverlap="1" wp14:anchorId="0575682A" wp14:editId="25FD7055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72" name="그림 72" descr="Picture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0" descr="Pictur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EF7B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고래식당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33BC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40-2016-0071239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B9A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2016.09.09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5275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40-1254724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4353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2017.05.22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A575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2027.05.22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50DF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27CC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21B42960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B51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DDC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269B4" w14:textId="673C9E6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8448" behindDoc="0" locked="0" layoutInCell="1" allowOverlap="1" wp14:anchorId="0429BF05" wp14:editId="34BA397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73" name="그림 73" descr="Pictur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1" descr="Pictur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E1AD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고래식당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8C56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40-2016-0071241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AFB8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2016.09.09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1545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40-1254725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CB09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2017.05.22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08DA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2027.05.22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AE21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ABDE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무도유흥주점업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식품소개업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026D2A9A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4154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76B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DA84" w14:textId="11C0541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09472" behindDoc="0" locked="0" layoutInCell="1" allowOverlap="1" wp14:anchorId="5091D94A" wp14:editId="37DC1938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74" name="그림 74" descr="Pictur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2" descr="Pictur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CED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마갈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42CF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40-2016-0082092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D697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2016.10.10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4492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40-1253603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85E1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2017.05.17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DDC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2027.05.17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1070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66CA" w14:textId="0973E17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도시락전문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호텔서비스업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실외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이동음식조달업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패스트푸드레스토랑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A2BFD86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819E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FC59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D2F9E" w14:textId="6A200E6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37792" behindDoc="0" locked="0" layoutInCell="1" allowOverlap="1" wp14:anchorId="0649C7C0" wp14:editId="3B9F522B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5" name="그림 55" descr="Pictur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3" descr="Pictur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885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고래감자탕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5ABA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40-2016-0095571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71C0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2016.11.08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C1EA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40-1284564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FBC4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2017.09.11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726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2027.09.11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6B9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CECFA" w14:textId="440F4BA8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도시락전문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호텔서비스업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실외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이동음식조달업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패스트푸드레스토랑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02DFD5B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9DB3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139F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8B322" w14:textId="098AB8E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38816" behindDoc="0" locked="0" layoutInCell="1" allowOverlap="1" wp14:anchorId="5780B863" wp14:editId="03BD203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4" name="그림 54" descr="Picture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4" descr="Pictur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CFE7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9D57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40-2016-0095572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0359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2016.11.08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B9A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40-1267795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5AAB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2017.07.10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3C6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2027.07.10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7A61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738E1" w14:textId="4D0C84A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도시락전문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호텔서비스업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실외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이동음식조달업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커피하우스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패스트푸드레스토랑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515FA57" w14:textId="77777777" w:rsidTr="000E593A">
        <w:trPr>
          <w:trHeight w:val="48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D824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D210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8A5F1" w14:textId="410E4BA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39840" behindDoc="0" locked="0" layoutInCell="1" allowOverlap="1" wp14:anchorId="002E8B2E" wp14:editId="46DDABA2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3" name="그림 53" descr="Picture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5" descr="Pictur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2E26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디딤황금식당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4205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40-2017-0000789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9C02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2017.01.03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CD55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40-1278594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0F6D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2017.08.21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9A12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2027.08.21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479A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21ED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753E6813" w14:textId="77777777" w:rsidTr="000E593A">
        <w:trPr>
          <w:trHeight w:val="4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1CC7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029D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10513" w14:textId="15AE24F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0864" behindDoc="0" locked="0" layoutInCell="1" allowOverlap="1" wp14:anchorId="149E15B1" wp14:editId="6C1C5322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2" name="그림 52" descr="Picture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6" descr="Pictur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C95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밴댕이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멍게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바지락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꼬막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연안식당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EE3D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40-2017-0118575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6CFC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2017.09.18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E9D2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40-1378364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FA50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2018.07.16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BD34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2028.07.16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3A73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DA2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7357F1A5" w14:textId="77777777" w:rsidTr="000E593A">
        <w:trPr>
          <w:trHeight w:val="17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B884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1105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CA5F6" w14:textId="74564D9C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1888" behindDoc="0" locked="0" layoutInCell="1" allowOverlap="1" wp14:anchorId="0FB2E0B3" wp14:editId="60428E34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1" name="그림 51" descr="Picture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7" descr="Pictur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7857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바지락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백상합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연안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해물칼국수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706E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40-2017-0129737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1D23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2017.10.13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A8EA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40-1386597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E79A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2018.08.10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BF6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2028.08.10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0BFC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4121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275A4E4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E449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4898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C4A52" w14:textId="15924D7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2912" behindDoc="0" locked="0" layoutInCell="1" allowOverlap="1" wp14:anchorId="5C62FA1D" wp14:editId="745254F6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0" name="그림 50" descr="Picture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14" descr="Pictur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BFC9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차돌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6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키로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4F2C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40-2017-0142224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3C88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2017.11.09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373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40-1411265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2E27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2018.10.29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7C76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2028.10.29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096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E6B6" w14:textId="7449004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04FF7D1C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3915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38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E20D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1B11" w14:textId="1CBCAD5B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3936" behindDoc="0" locked="0" layoutInCell="1" allowOverlap="1" wp14:anchorId="5C221AAF" wp14:editId="6BB1BD6B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9" name="그림 49" descr="Picture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15" descr="Pictur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E4D2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미추냉삼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42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40-2018-0023273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D51C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2018.02.21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845F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40-1427473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117C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2018.12.14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A219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2028.12.14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E43F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8887" w14:textId="2F9DBF2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AB905AB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F5B6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39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62CA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AB750" w14:textId="375384C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4960" behindDoc="0" locked="0" layoutInCell="1" allowOverlap="1" wp14:anchorId="23668A10" wp14:editId="2D8736F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8" name="그림 48" descr="Picture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16" descr="Pictur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752F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회고수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61AC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40-2018-0052239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E30B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2018.04.18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FAFF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40-1435765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DE47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2019.01.10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2148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2029.01.10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BA34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A91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3E29CDCC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B512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85AF3" w14:textId="2641B53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  <w:r w:rsidRPr="00736CF7">
              <w:rPr>
                <w:rStyle w:val="ad"/>
                <w:rFonts w:cs="Times New Roman"/>
                <w:kern w:val="0"/>
                <w:sz w:val="18"/>
                <w:szCs w:val="18"/>
              </w:rPr>
              <w:footnoteReference w:id="23"/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5E33D" w14:textId="399A3993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5984" behindDoc="0" locked="0" layoutInCell="1" allowOverlap="1" wp14:anchorId="2FCB3D2A" wp14:editId="6DBE539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6" name="그림 6" descr="Picture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17" descr="Pictur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B4F2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PUB REDMOON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8B3F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40-2018-0055979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D871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2018.04.25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4E3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40-1458777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8FA5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2019.03.15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94A4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2029.03.15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220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나대호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2079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수제맥주전문점업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수제맥주전문점체인업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와인전문점업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와인전문점체인업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음식조리대행업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27CC6CA4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8EF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6B0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F9C0" w14:textId="57F5478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7008" behindDoc="0" locked="0" layoutInCell="1" allowOverlap="1" wp14:anchorId="22F63453" wp14:editId="268F0666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1" name="그림 11" descr="Picture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19" descr="Pictur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EFA9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차낙새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0436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40-2018-0136529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6AA6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2018.10.04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2E43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40-1494285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8F1F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2019.06.28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6384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2029.06.28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812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3E171" w14:textId="51BAF6BC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낙지요리전문점업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2F2295E5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991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C64B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0D67D" w14:textId="0D942FC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8032" behindDoc="0" locked="0" layoutInCell="1" allowOverlap="1" wp14:anchorId="5A42133E" wp14:editId="2705337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5" name="그림 5" descr="Picture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28" descr="Pictur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1459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육고수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8677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40-2018-0168356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5E20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2018.11.30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CD70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40-1549497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1C8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2019.12.02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BE02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2029.12.02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8A90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35C8E" w14:textId="4B75A2B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家禽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)(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살아있지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않은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닭고기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보존처리된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불고기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사골육수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설렁탕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육개장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육류내장품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인조육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식육중개업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식육판매알선업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</w:p>
        </w:tc>
      </w:tr>
      <w:tr w:rsidR="00694F26" w:rsidRPr="00736CF7" w14:paraId="1236E7CD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D31A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43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D8DA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FB063" w14:textId="68D9679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49056" behindDoc="0" locked="0" layoutInCell="1" allowOverlap="1" wp14:anchorId="33E9091E" wp14:editId="4B93315C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" name="그림 4" descr="Picture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29" descr="Pictur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E775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딤디만두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5395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40-2019-0000237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5BE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2019.01.02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01D2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40-1531069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A739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2019.10.11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2858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2029.10.11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A26F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9E80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만두전문음식점경영업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37C7A7A8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7712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AFE6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E6D50" w14:textId="3C5ECDC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0080" behindDoc="0" locked="0" layoutInCell="1" allowOverlap="1" wp14:anchorId="0E0F8457" wp14:editId="791F2F19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4" name="그림 14" descr="Picture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30" descr="Pictur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4836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발전돼지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1210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40-2019-0000238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D5FB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2019.01.02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C1B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40-1531070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0A76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2019.10.11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3FCE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2029.10.11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6048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B1D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샐러드바업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246C28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7A43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28FD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5F385" w14:textId="32C9DA0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1104" behindDoc="0" locked="0" layoutInCell="1" allowOverlap="1" wp14:anchorId="0454B92D" wp14:editId="50D26718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5" name="그림 15" descr="Picture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31" descr="Pictur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BED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소고기발전소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F1CC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40-2019-0000753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EE9F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2019.01.03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15D2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40-1536378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F672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2019.10.25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50FA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2029.10.25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B2CE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0BA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4427A79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E1F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EAA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88208" w14:textId="5B61645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2128" behindDoc="0" locked="0" layoutInCell="1" allowOverlap="1" wp14:anchorId="4150B655" wp14:editId="05FD242C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" name="그림 3" descr="Picture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32" descr="Pictur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1339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카돈소만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4002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40-2019-0006696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737D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2019.01.14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5A16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40-1515952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E8B2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2019.08.30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DCFC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2029.08.30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2FFC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CE4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매장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내외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패스트푸드식당업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32A14EA" w14:textId="77777777" w:rsidTr="000E593A">
        <w:trPr>
          <w:trHeight w:val="5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162A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53BA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E38F5" w14:textId="0B70CB4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3152" behindDoc="0" locked="0" layoutInCell="1" allowOverlap="1" wp14:anchorId="506FC38E" wp14:editId="1F7AF4CB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-43815</wp:posOffset>
                  </wp:positionV>
                  <wp:extent cx="466725" cy="228600"/>
                  <wp:effectExtent l="0" t="0" r="9525" b="0"/>
                  <wp:wrapNone/>
                  <wp:docPr id="17" name="그림 17" descr="Picture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33" descr="Pictur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BC6D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디딤라멘공방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772D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40-2019-0023435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E0C1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2019.02.15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34BC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40-1559127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5DA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2019.12.31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C3D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2029.12.31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0E48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075F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라면전문점업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</w:p>
        </w:tc>
      </w:tr>
      <w:tr w:rsidR="00694F26" w:rsidRPr="00736CF7" w14:paraId="63937F15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137D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12D2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D462B" w14:textId="0A5A9B3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4176" behindDoc="0" locked="0" layoutInCell="1" allowOverlap="1" wp14:anchorId="6AADEEE8" wp14:editId="351BE630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8" name="그림 18" descr="Picture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34" descr="Pictur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9D12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마갈친구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90CA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40-2019-0040424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7FDF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2019.03.18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70A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40-1574535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D0AA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2020.02.12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DE5C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2030.02.12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7ABA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F30E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B4CF954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F23F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17AE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4EC00" w14:textId="21BD4EF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5200" behindDoc="0" locked="0" layoutInCell="1" allowOverlap="1" wp14:anchorId="2DB32FB2" wp14:editId="786A5149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9" name="그림 19" descr="Picture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35" descr="Pictur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E8E0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디딤만두공방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383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40-2019-0053129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5E9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2019.04.05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A8BC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40-1574561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185C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2020.02.12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6AC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2030.02.12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B89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2185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만두전문점업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손님용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0EDF068F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5F40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50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AC2C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EB703" w14:textId="5BC731F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6224" behindDoc="0" locked="0" layoutInCell="1" allowOverlap="1" wp14:anchorId="4E398B57" wp14:editId="27073D4B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0" name="그림 20" descr="Picture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36" descr="Picture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D7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디딤딤섬공방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72BB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40-2019-0053132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4EDB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2019.04.05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03DF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40-1574562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6780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2020.02.12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DCE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2030.02.12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5BF8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D5C6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딤섬전문점업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손님용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936A18B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B4A5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841E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4A2F0" w14:textId="04043E1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7248" behindDoc="0" locked="0" layoutInCell="1" allowOverlap="1" wp14:anchorId="10A373FB" wp14:editId="2696D8B4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1" name="그림 21" descr="Picture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37" descr="Picture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BCC9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황금쌈밥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황금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제철쌈과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화덕생선구이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4C35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40-2019-0095985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72F5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2019.06.21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FAF6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40-1605465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93FB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2020.05.13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160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2030.05.13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6D5F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406D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4708D93" w14:textId="77777777" w:rsidTr="000E593A">
        <w:trPr>
          <w:trHeight w:val="97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049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E3EC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A4715" w14:textId="506654D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8272" behindDoc="0" locked="0" layoutInCell="1" allowOverlap="1" wp14:anchorId="69A522D2" wp14:editId="4C255CC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" name="그림 1" descr="Picture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38" descr="Picture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5C9B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디딤진미국수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8709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40-2019-0110869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2FA2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2019.07.17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4CD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40-1617974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C792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2020.06.22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A8C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2030.06.22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0B06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FC6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국수전문식당업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39C32C9D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41A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8951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D6FA0" w14:textId="3F807A9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59296" behindDoc="0" locked="0" layoutInCell="1" allowOverlap="1" wp14:anchorId="7F35CCCB" wp14:editId="49077E2E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3" name="그림 23" descr="Picture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39" descr="Pictur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0AC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디딤연남숯불닭갈비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D40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40-2019-0110872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4F91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2019.07.17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3E9E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40-1625369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200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2020.07.15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86F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2030.07.15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8C3C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8904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32426347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479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C5FC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41264" w14:textId="0FDD57CB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0320" behindDoc="0" locked="0" layoutInCell="1" allowOverlap="1" wp14:anchorId="4DFE8746" wp14:editId="1DDF055C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4" name="그림 24" descr="Picture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40" descr="Pictur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254C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명태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고등어조림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고래식당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밥도둑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시래기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생선조림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화덕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생선구이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B36F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40-2019-0170586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7EE4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2019.11.06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C159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40-1677272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63EB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2020.12.31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0D70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2030.12.31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6695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109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041A916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7783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C94D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1C80" w14:textId="1270ABED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1344" behindDoc="0" locked="0" layoutInCell="1" allowOverlap="1" wp14:anchorId="38986844" wp14:editId="4FA1EF93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5" name="그림 25" descr="Picture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41" descr="Pictur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016A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감자탕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해장국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뼈찜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고래감자탕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24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얼큰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해장국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전문점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2727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40-2019-0170589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137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2019.11.06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B290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40-1677271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0E49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2020.12.31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ECE9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2030.12.31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BD3F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83EE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일반유흥주점업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한국식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유흥주점업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0FA6F3A8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09F4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2BB4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6E144" w14:textId="3D88259C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2368" behindDoc="0" locked="0" layoutInCell="1" allowOverlap="1" wp14:anchorId="49E4B864" wp14:editId="2C6F1BBE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6" name="그림 26" descr="Picture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42" descr="Picture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CC52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99&amp;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구구스시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3F54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40-2020-0048648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69B8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2020.03.24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8B2D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40-1742488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1386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2021.06.21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C67B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2031.06.21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AD34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5BC55" w14:textId="7AF0624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</w:p>
        </w:tc>
      </w:tr>
      <w:tr w:rsidR="00694F26" w:rsidRPr="00736CF7" w14:paraId="79E9B6BD" w14:textId="77777777" w:rsidTr="000E593A">
        <w:trPr>
          <w:trHeight w:val="48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E214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57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6370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99075" w14:textId="5819BFD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3392" behindDoc="0" locked="0" layoutInCell="1" allowOverlap="1" wp14:anchorId="6682BD4D" wp14:editId="252358FE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7" name="그림 27" descr="Picture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43" descr="Pictur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7CA0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갈비발전소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E02C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40-2020-0066085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D416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2020.04.21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377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40-1752950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8292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2021.07.16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F46E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2031.07.16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46A5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D0FF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73F2043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6C5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961D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AB5A4" w14:textId="0F39F03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4416" behindDoc="0" locked="0" layoutInCell="1" allowOverlap="1" wp14:anchorId="40A51F2B" wp14:editId="5AFBF6D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8" name="그림 28" descr="Picture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44" descr="Pictur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7344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해피하닭치킨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CC67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40-2020-0072130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415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2020.04.29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62B8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40-1732028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FDFD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2021.05.26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AE4C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2031.05.26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0B1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0D401" w14:textId="72F649A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630D916A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8109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59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1B05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7CF0" w14:textId="0DF659E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5440" behindDoc="0" locked="0" layoutInCell="1" allowOverlap="1" wp14:anchorId="19A9998D" wp14:editId="7931FE5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29" name="그림 29" descr="Picture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45" descr="Pictur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0A98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5601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40-2020-0072359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3177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2020.04.29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8C97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40-1928512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49BE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2022.11.01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E2BC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2032.11.01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949A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F0CDE" w14:textId="280D5F7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건조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다시마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갈비탕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김치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부대찌개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생선매운탕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설렁탕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수프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순대국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해산물을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주성분으로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</w:p>
        </w:tc>
      </w:tr>
      <w:tr w:rsidR="00694F26" w:rsidRPr="00736CF7" w14:paraId="2CDB25DE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779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78F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B58DE" w14:textId="7B0AD4D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6464" behindDoc="0" locked="0" layoutInCell="1" allowOverlap="1" wp14:anchorId="1A748367" wp14:editId="7CE868D6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0" name="그림 30" descr="Picture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46" descr="Pictur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CF79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집쿡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4405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40-2020-0072374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6131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2020.04.29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6409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40-1928515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839A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2022.11.01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92F0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2032.11.01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673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9825D" w14:textId="238A00C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30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고추장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주원료로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국수장국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냉동피자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덮밥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搗精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)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된장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만두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볶은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비빔밥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야채죽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인스턴트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우동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쌀로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구성되고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또는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포함된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미리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점심도시락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즉석밥</w:t>
            </w:r>
          </w:p>
        </w:tc>
      </w:tr>
      <w:tr w:rsidR="00694F26" w:rsidRPr="00736CF7" w14:paraId="2F57A3FC" w14:textId="77777777" w:rsidTr="000E593A">
        <w:trPr>
          <w:trHeight w:val="73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887B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47A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DDBC4" w14:textId="1DC5A6F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7488" behindDoc="0" locked="0" layoutInCell="1" allowOverlap="1" wp14:anchorId="02E1BD58" wp14:editId="5F42B925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1" name="그림 31" descr="Picture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47" descr="Picture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F40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집쿡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273E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40-2020-0072383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54A2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2020.04.29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A567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40-1928517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4EC9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2022.11.01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4A43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2032.11.01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3B8A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F0BE1" w14:textId="004BC103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31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미가공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살아있는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갑각류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</w:t>
            </w:r>
          </w:p>
        </w:tc>
      </w:tr>
      <w:tr w:rsidR="00694F26" w:rsidRPr="00736CF7" w14:paraId="45C827A1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ACDF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7D30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6C82B" w14:textId="7005DB1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8512" behindDoc="0" locked="0" layoutInCell="1" allowOverlap="1" wp14:anchorId="292991EA" wp14:editId="2314CCE9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2" name="그림 32" descr="Picture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48" descr="Pictur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A0E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집쿡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138B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40-2020-0072384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AB89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2020.04.29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7BA7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40-1928518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84F1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2022.11.01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062C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2032.11.01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AD21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4D1F9" w14:textId="4171FCF8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가공처리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건조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고추장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된장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가공처리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건조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주원료로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살아있는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갑각류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향신료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해산물을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주성분으로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</w:p>
        </w:tc>
      </w:tr>
      <w:tr w:rsidR="00694F26" w:rsidRPr="00736CF7" w14:paraId="158B582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5342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63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FC62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29E63" w14:textId="7478072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69536" behindDoc="0" locked="0" layoutInCell="1" allowOverlap="1" wp14:anchorId="3ACF99A6" wp14:editId="70B1EA5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3" name="그림 33" descr="Picture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49" descr="Pictur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3275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코리앗치킨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8F35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40-2020-0073761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B6BE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2020.05.06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751F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40-1764295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2A6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2021.08.17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86C3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2031.08.17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597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4F72D" w14:textId="75757FB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치킨요리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E512DB5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0E1A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672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F5F70" w14:textId="19D74B9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0560" behindDoc="0" locked="0" layoutInCell="1" allowOverlap="1" wp14:anchorId="49464567" wp14:editId="766B9F9D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4" name="그림 34" descr="Picture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50" descr="Pictur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D4FA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얼큰깔끔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미식가손칼국수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4F51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40-2020-0082298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C054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2020.05.19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3EB1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40-1739171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E607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2021.06.11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88FC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2031.06.11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A295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552AA" w14:textId="291D036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칼국수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칼국수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전문체인점업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060B0F9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34C9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186F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3885A" w14:textId="11F18DC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1584" behindDoc="0" locked="0" layoutInCell="1" allowOverlap="1" wp14:anchorId="27E160ED" wp14:editId="6D19CD9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5" name="그림 35" descr="Picture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51" descr="Pictur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2974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지암리산골막국수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2233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40-2020-0082301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8CB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2020.05.19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CD21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40-1739170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5060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2021.06.11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66CC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2031.06.11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3D92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43CE3" w14:textId="12DEE77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막국수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막국수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전문체인점업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7906CF6D" w14:textId="77777777" w:rsidTr="000E593A">
        <w:trPr>
          <w:trHeight w:val="104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2187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F612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F9A38" w14:textId="7831AF1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2608" behindDoc="0" locked="0" layoutInCell="1" allowOverlap="1" wp14:anchorId="0C503C24" wp14:editId="57FF4CC9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6" name="그림 36" descr="Picture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52" descr="Picture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C29E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청무초밥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D79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40-2020-0089574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F55F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2020.05.28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1939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40-1757122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6C2F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2021.07.28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18A4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2031.07.28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ABC3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53FA0" w14:textId="177C0ED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음식준비조달업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초밥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초밥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전문체인점업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</w:p>
        </w:tc>
      </w:tr>
      <w:tr w:rsidR="00694F26" w:rsidRPr="00736CF7" w14:paraId="51E6B147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0792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67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B9B6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66902" w14:textId="622974A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3632" behindDoc="0" locked="0" layoutInCell="1" allowOverlap="1" wp14:anchorId="7D1FF4F6" wp14:editId="07D3C496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7" name="그림 37" descr="Picture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53" descr="Pictur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7455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장고치킨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C361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40-2020-0105733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399C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2020.06.22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FC9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40-1779361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A837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2021.09.27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1B50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2031.09.27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60ED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0DACC" w14:textId="0CAEEB2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치킨요리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AB25690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BE3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C678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D647C" w14:textId="5933E21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4656" behindDoc="0" locked="0" layoutInCell="1" allowOverlap="1" wp14:anchorId="4E0570EF" wp14:editId="54F86B29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8" name="그림 38" descr="Picture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56" descr="Picture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E85A" w14:textId="372D439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디딤서해물총칼국수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28F8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40-2020-0169849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9D94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2020.09.23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2714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40-1807640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1B3B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2021.12.07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899C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2031.12.07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AB4B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18905" w14:textId="7F11616C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식음료제공서비스업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칼국수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칼국수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전문체인점업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45FD43F7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B2A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69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27EF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E5202" w14:textId="49C7DB9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5680" behindDoc="0" locked="0" layoutInCell="1" allowOverlap="1" wp14:anchorId="41CA6C7F" wp14:editId="66CFB7B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39" name="그림 39" descr="Picture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57" descr="Pictur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BCB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마포갈매기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095D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40-2020-0197940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13F6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2020.11.05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96A1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40-1848726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E0B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2022.03.24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24C0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2032.03.24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3A36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D01DD" w14:textId="343EA6C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갈비탕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돼지껍데기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부대찌개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설렁탕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</w:p>
        </w:tc>
      </w:tr>
      <w:tr w:rsidR="00694F26" w:rsidRPr="00736CF7" w14:paraId="0C79501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53B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70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D26C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60652" w14:textId="5C3DE0A4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6704" behindDoc="0" locked="0" layoutInCell="1" allowOverlap="1" wp14:anchorId="0DB11EA7" wp14:editId="027EF9B2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0" name="그림 40" descr="Picture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58" descr="Pictur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D6A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밴댕이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멍게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바지락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꼬막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연안식당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751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40-2020-0197941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A399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2020.11.05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007A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40-1869281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396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2022.05.19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D880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2032.05.19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A9D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97E2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꼬막무침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꼬막장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새우장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생선조림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해물탕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꼬막무침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꼬막장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새우장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새우장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</w:p>
        </w:tc>
      </w:tr>
      <w:tr w:rsidR="00694F26" w:rsidRPr="00736CF7" w14:paraId="54A40C80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19B5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1279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7AEA9" w14:textId="19B93DF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7728" behindDoc="0" locked="0" layoutInCell="1" allowOverlap="1" wp14:anchorId="5EF1B054" wp14:editId="06197564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1" name="그림 41" descr="Picture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59" descr="Pictur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439B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고래감자탕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74E1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40-2020-0197943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9B8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2020.11.05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7B7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40-1869283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4644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2022.05.19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7196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2032.05.19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76A2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5D89F" w14:textId="15E4C43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감자탕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돼지뼈찜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선지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해장국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콩나물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해장국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감자탕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감자탕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돼지뼈찜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돼지뼈찜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</w:p>
        </w:tc>
      </w:tr>
      <w:tr w:rsidR="00694F26" w:rsidRPr="00736CF7" w14:paraId="76E8C0CC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061F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72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353A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E22D1" w14:textId="75BA3A1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8752" behindDoc="0" locked="0" layoutInCell="1" allowOverlap="1" wp14:anchorId="7906612D" wp14:editId="0C60B98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2" name="그림 42" descr="Picture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60" descr="Pictur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A4EE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한라담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(HANRADAM)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2608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40-2020-0197944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E7FC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2020.11.05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9A41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40-1855925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86D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2022.04.12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CD5D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2032.04.12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3064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EED77" w14:textId="12BDA9A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갈비탕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돼지껍데기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부대찌개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사골육수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설렁탕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</w:p>
        </w:tc>
      </w:tr>
      <w:tr w:rsidR="00694F26" w:rsidRPr="00736CF7" w14:paraId="19E42571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958C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5B02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3B27F" w14:textId="2B9C5B7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79776" behindDoc="0" locked="0" layoutInCell="1" allowOverlap="1" wp14:anchorId="04CAF350" wp14:editId="0B2528D6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3" name="그림 43" descr="Picture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61" descr="Pictur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5BF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고래식당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B3A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40-2020-0197949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BE24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2020.11.05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3758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40-1869282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FE84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2022.05.19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E9C6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2032.05.19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CD33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9210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생선매운탕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생선조림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생선조림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생선조림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</w:p>
        </w:tc>
      </w:tr>
      <w:tr w:rsidR="00694F26" w:rsidRPr="00736CF7" w14:paraId="2A5D76D4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D201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74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0A8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9B74E" w14:textId="74CE0CF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0800" behindDoc="0" locked="0" layoutInCell="1" allowOverlap="1" wp14:anchorId="78E4F031" wp14:editId="24DE0762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4" name="그림 44" descr="Picture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62" descr="Pictur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9E6E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디딤딜리버리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C2C4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40-2020-0225519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AD6B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2020.12.10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CE6A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40-1859625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A68C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2022.04.21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12F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2032.04.21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E596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BA6DE" w14:textId="1121EB2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</w:p>
        </w:tc>
      </w:tr>
      <w:tr w:rsidR="00694F26" w:rsidRPr="00736CF7" w14:paraId="4F1FF5CB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4774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2A7E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094DF" w14:textId="5183C57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1824" behindDoc="0" locked="0" layoutInCell="1" allowOverlap="1" wp14:anchorId="01DF877C" wp14:editId="0CDB3B6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5" name="그림 45" descr="Picture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63" descr="Pictur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C19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호랭이돌곱창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(Tiger)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F08A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40-2020-0236635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C9E3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2020.12.24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041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40-1890468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EA51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2022.07.18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1386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2032.07.18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16E9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0A0A7" w14:textId="52F2FE36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곱창전골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내장탕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뼈다귀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해장국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육류내장품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또는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또는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곱창요리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</w:p>
        </w:tc>
      </w:tr>
      <w:tr w:rsidR="00694F26" w:rsidRPr="00736CF7" w14:paraId="6D0D6736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53F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012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0B910" w14:textId="314DBC8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2848" behindDoc="0" locked="0" layoutInCell="1" allowOverlap="1" wp14:anchorId="775D40F0" wp14:editId="3D2AE2DB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6" name="그림 46" descr="Picture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64" descr="Pictur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85B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ZIPCOOK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F5ED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40-2021-0061342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6BE1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2021.03.25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6691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40-1776200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97A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2021.09.14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7FA7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2031.09.14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C75B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5F24F" w14:textId="188CB59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건조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갈비탕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김치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부대찌개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생선매운탕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주성분으로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설렁탕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수프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순대국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채소가공식품</w:t>
            </w:r>
          </w:p>
        </w:tc>
      </w:tr>
      <w:tr w:rsidR="00694F26" w:rsidRPr="00736CF7" w14:paraId="1CAAAC2C" w14:textId="77777777" w:rsidTr="000E593A">
        <w:trPr>
          <w:trHeight w:val="34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6A6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77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B554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등록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3217D" w14:textId="340CF2C8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1983872" behindDoc="0" locked="0" layoutInCell="1" allowOverlap="1" wp14:anchorId="4F912D6D" wp14:editId="631191A3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47" name="그림 47" descr="Picture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65" descr="Picture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8A80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ZIPCOOK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3ED4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40-2021-0061347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2FF4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2021.03.25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941D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40-1779363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0455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2021.09.27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680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2031.09.27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77D4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주식회사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디딤이앤에프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D4346" w14:textId="28EDEE53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가공처리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건조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어패류를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주성분으로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갑각류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살아있지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않은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고추장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주성분으로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향신료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주성분으로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</w:p>
        </w:tc>
      </w:tr>
      <w:tr w:rsidR="00694F26" w:rsidRPr="00736CF7" w14:paraId="72099AE0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BE25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EC545" w14:textId="7B9695C8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공고</w:t>
            </w:r>
            <w:r w:rsidRPr="00736CF7">
              <w:rPr>
                <w:rStyle w:val="ad"/>
                <w:rFonts w:cs="Times New Roman"/>
                <w:kern w:val="0"/>
                <w:sz w:val="18"/>
                <w:szCs w:val="18"/>
              </w:rPr>
              <w:footnoteReference w:id="24"/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2C9B2" w14:textId="19B094D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4592" behindDoc="0" locked="0" layoutInCell="1" allowOverlap="1" wp14:anchorId="0F889148" wp14:editId="4855ABE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7" name="그림 97" descr="Picture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81" descr="Picture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0A58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아미시빌리지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A18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40-2021-0181611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0DA3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2021.09.01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073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B070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A87F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7D24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033A2" w14:textId="7ADFE77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쇠고기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건조된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페이스트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닭고기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대형할인마트업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동결건조된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돼지고기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보존처리된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쇠고기조각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육류내장품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육류내장품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종합쇼핑몰업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통조림된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</w:p>
        </w:tc>
      </w:tr>
      <w:tr w:rsidR="00694F26" w:rsidRPr="00736CF7" w14:paraId="2B989CF6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7791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79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C1754" w14:textId="505FBCE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공고</w:t>
            </w:r>
            <w:r w:rsidRPr="00736CF7">
              <w:rPr>
                <w:rStyle w:val="ad"/>
                <w:rFonts w:cs="Times New Roman"/>
                <w:kern w:val="0"/>
                <w:sz w:val="18"/>
                <w:szCs w:val="18"/>
              </w:rPr>
              <w:footnoteReference w:id="25"/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DADE" w14:textId="1565B7B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5616" behindDoc="0" locked="0" layoutInCell="1" allowOverlap="1" wp14:anchorId="053A331A" wp14:editId="671E6DC3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8" name="그림 98" descr="Picture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82" descr="Pictur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438F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아미시빌리지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A05B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40-2021-0181732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9265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2021.09.01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1166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425E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E341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740C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FCC2C" w14:textId="7ECEDD2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뷔페식당업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식사준비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정보제공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이동식레스토랑업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인터넷카페용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분야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상담업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55937EC2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A4F3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80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521A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공고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9ED7F" w14:textId="13633FE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6640" behindDoc="0" locked="0" layoutInCell="1" allowOverlap="1" wp14:anchorId="24C72BE9" wp14:editId="6789252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9" name="그림 99" descr="Picture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83" descr="Picture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9007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연안맥주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2F1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40-2021-0187800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65F2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2021.09.09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E514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134D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3DA7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4898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CA21A" w14:textId="0EA020B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32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맥아맥주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맥아즙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맥주함유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무알코올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밀맥주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비알코올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비알코올성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과일주스음료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비알코올성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홍삼넥타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비알코올성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맥주맛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비알코올성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비알코올성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탄산음료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알코올성분을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제거한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와인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에일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유사맥주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커피맛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필젠맥주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합성맥주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흑맥주</w:t>
            </w:r>
          </w:p>
        </w:tc>
      </w:tr>
      <w:tr w:rsidR="00694F26" w:rsidRPr="00736CF7" w14:paraId="276BBF54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2C4F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5A4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공고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701AB" w14:textId="3A9165C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7664" behindDoc="0" locked="0" layoutInCell="1" allowOverlap="1" wp14:anchorId="07EC5DB8" wp14:editId="0EB46B9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00" name="그림 100" descr="Picture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84" descr="Picture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7F4B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연안맥주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399B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40-2021-0187803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C289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2021.09.09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EFEE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5C51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7407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344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B671" w14:textId="2E17C112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극장식주점업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브루펍용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접대업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비스트로업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선술집업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시설용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접대업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알코올성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접대업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와인바업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분야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상담업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칵테일라운지뷔페업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칵테일라운지서비스업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</w:tr>
      <w:tr w:rsidR="00694F26" w:rsidRPr="00736CF7" w14:paraId="2F1DC6BF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7CEC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17312" w14:textId="77B3B87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  <w:r w:rsidRPr="00736CF7">
              <w:rPr>
                <w:rStyle w:val="ad"/>
                <w:rFonts w:cs="Times New Roman"/>
                <w:kern w:val="0"/>
                <w:sz w:val="18"/>
                <w:szCs w:val="18"/>
              </w:rPr>
              <w:footnoteReference w:id="26"/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837E1" w14:textId="29278CDE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0496" behindDoc="0" locked="0" layoutInCell="1" allowOverlap="1" wp14:anchorId="11D407AE" wp14:editId="344A8044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0" name="그림 90" descr="Picture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69" descr="Picture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4916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백제원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9D328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40-2020-0197946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AA1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2020.11.05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7A78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3570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DEDEC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D73F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59765" w14:textId="6458B7BF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29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갈비찜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갈비탕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가공요리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사골육수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설렁탕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35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식육소매업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주재료로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하는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육류가공식품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전기통신에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의한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통신판매중개업</w:t>
            </w:r>
          </w:p>
        </w:tc>
      </w:tr>
      <w:tr w:rsidR="00694F26" w:rsidRPr="00736CF7" w14:paraId="615E9F80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E6B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83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683D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8A13" w14:textId="69EEC401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1520" behindDoc="0" locked="0" layoutInCell="1" allowOverlap="1" wp14:anchorId="0E375BA8" wp14:editId="32A11D53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4" name="그림 94" descr="Picture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76" descr="Pictur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9D2D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ZIPCOOK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B71E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40-2021-0048598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E84C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2021.03.10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8FE3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E679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8E83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D5FE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1ED6F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30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고추장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곡물가공식품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주원료로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스낵식품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냉동피자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덮밥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搗精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)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곡물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된장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만두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볶은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비빔밥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야채죽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인스턴트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우동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주로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쌀로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구성되고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고기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생선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또는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포함된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미리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점심도시락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즉석밥</w:t>
            </w:r>
          </w:p>
        </w:tc>
      </w:tr>
      <w:tr w:rsidR="00694F26" w:rsidRPr="00736CF7" w14:paraId="0A249942" w14:textId="77777777" w:rsidTr="000E593A">
        <w:trPr>
          <w:trHeight w:val="28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9EC1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0316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14E8" w14:textId="6EC2212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2544" behindDoc="0" locked="0" layoutInCell="1" allowOverlap="1" wp14:anchorId="7CC3ED68" wp14:editId="327C89E0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5" name="그림 95" descr="Picture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77" descr="Pictur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2F5F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ZIPCOOK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34E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40-2021-0048600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D973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2021.03.10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E3F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853C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351E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E4B9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4CFCC" w14:textId="3A8E0755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31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미가공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살아있는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갑각류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과실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채소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신선한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해초</w:t>
            </w:r>
          </w:p>
        </w:tc>
      </w:tr>
      <w:tr w:rsidR="00694F26" w:rsidRPr="00736CF7" w14:paraId="706914E8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82BC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35EF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DE80A" w14:textId="4AEB7613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3568" behindDoc="0" locked="0" layoutInCell="1" allowOverlap="1" wp14:anchorId="0377A386" wp14:editId="38F9317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96" name="그림 96" descr="Picture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80" descr="Pictur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BB31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오백년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장어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&amp;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장수오리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1F23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40-2021-0106854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6DE3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2021.05.25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68A9E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0853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2B90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C8042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3B87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음식조달서비스업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이동식레스토랑업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인터넷카페용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분야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상담업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호텔음식준비조달업</w:t>
            </w:r>
          </w:p>
        </w:tc>
      </w:tr>
      <w:tr w:rsidR="00694F26" w:rsidRPr="00736CF7" w14:paraId="25C35A73" w14:textId="77777777" w:rsidTr="000E593A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3FA6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3DEA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1C9CC" w14:textId="505099AA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8688" behindDoc="0" locked="0" layoutInCell="1" allowOverlap="1" wp14:anchorId="1FC8FF28" wp14:editId="10EC324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01" name="그림 101" descr="Picture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85" descr="Picture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746C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신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(MAGAL EXPRESS)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294C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40-2022-0139446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1CDD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2022.07.26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2722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C26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B651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E64E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5672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서양음식점업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셀프서비스식당업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시설용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접대업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카페테리아업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식품서비스업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0BBB3325" w14:textId="77777777" w:rsidTr="000E593A">
        <w:trPr>
          <w:trHeight w:val="47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1BD5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87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D42E9" w14:textId="666B0E59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  <w:r w:rsidRPr="00736CF7">
              <w:rPr>
                <w:rStyle w:val="ad"/>
                <w:rFonts w:cs="Times New Roman"/>
                <w:kern w:val="0"/>
                <w:sz w:val="18"/>
                <w:szCs w:val="18"/>
              </w:rPr>
              <w:footnoteReference w:id="27"/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CA5E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59723" w14:textId="4E019A88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마갈분식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(MAGAL BUNSIK)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3FC19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40-2022-0235030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B2884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2022.12.23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E3D3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EA0E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05DF1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EFF0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F7513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도시락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시설용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접대업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이동식레스토랑업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  <w:tr w:rsidR="00694F26" w:rsidRPr="00736CF7" w14:paraId="11F43EB7" w14:textId="77777777" w:rsidTr="000E593A">
        <w:trPr>
          <w:trHeight w:val="22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5D2BB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lastRenderedPageBreak/>
              <w:t>88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92CB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출원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443DC" w14:textId="2F0D3E50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noProof/>
                <w:kern w:val="0"/>
                <w:sz w:val="18"/>
                <w:szCs w:val="18"/>
              </w:rPr>
              <w:drawing>
                <wp:anchor distT="0" distB="0" distL="114300" distR="114300" simplePos="0" relativeHeight="252019712" behindDoc="0" locked="0" layoutInCell="1" allowOverlap="1" wp14:anchorId="7CF17333" wp14:editId="0CF506A9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142875</wp:posOffset>
                  </wp:positionV>
                  <wp:extent cx="466725" cy="476250"/>
                  <wp:effectExtent l="0" t="0" r="9525" b="0"/>
                  <wp:wrapNone/>
                  <wp:docPr id="102" name="그림 102" descr="Picture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86" descr="Pictur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C4CA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마갈분식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(MAGAL BUNSIK)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574B7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40-2022-0235031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B665A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>2022.12.23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2445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3A50D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FC475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1C0E0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06736" w14:textId="77777777" w:rsidR="00736CF7" w:rsidRPr="00736CF7" w:rsidRDefault="00736CF7" w:rsidP="00E4319D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kern w:val="0"/>
                <w:sz w:val="18"/>
                <w:szCs w:val="18"/>
              </w:rPr>
            </w:pP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43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류</w:t>
            </w:r>
            <w:r w:rsidRPr="00736CF7">
              <w:rPr>
                <w:rFonts w:ascii="Cambria Math" w:hAnsi="Cambria Math" w:cs="Cambria Math"/>
                <w:kern w:val="0"/>
                <w:sz w:val="18"/>
                <w:szCs w:val="18"/>
              </w:rPr>
              <w:t>◈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br/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가정배달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간이식당서비스업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간이음식점업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도시락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떡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전문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시설용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접대업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소매점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식사용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준비업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음식물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조달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식당체인업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이동식레스토랑업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일본음식점업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조리법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관련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자문업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중국음식점업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카페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및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테이크아웃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레스토랑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서비스업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포장마차업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(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음식점업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),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포장음식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/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음료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제공업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포장판매식당업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 xml:space="preserve">, </w:t>
            </w:r>
            <w:r w:rsidRPr="00736CF7">
              <w:rPr>
                <w:rFonts w:cs="Times New Roman"/>
                <w:kern w:val="0"/>
                <w:sz w:val="18"/>
                <w:szCs w:val="18"/>
              </w:rPr>
              <w:t>한식점업</w:t>
            </w:r>
          </w:p>
        </w:tc>
      </w:tr>
    </w:tbl>
    <w:p w14:paraId="67B5ADDF" w14:textId="211C1346" w:rsidR="00A9568B" w:rsidRPr="0011152C" w:rsidRDefault="00A9568B" w:rsidP="007B127B">
      <w:pPr>
        <w:wordWrap/>
        <w:rPr>
          <w:rFonts w:cs="Times New Roman"/>
          <w:b/>
        </w:rPr>
      </w:pPr>
    </w:p>
    <w:bookmarkEnd w:id="120"/>
    <w:p w14:paraId="6A444201" w14:textId="0D78A8EB" w:rsidR="00F151FA" w:rsidRPr="004859E5" w:rsidRDefault="00F151FA" w:rsidP="007B127B">
      <w:pPr>
        <w:widowControl/>
        <w:wordWrap/>
        <w:autoSpaceDN/>
        <w:adjustRightInd/>
        <w:snapToGrid/>
        <w:spacing w:line="240" w:lineRule="auto"/>
        <w:rPr>
          <w:rFonts w:cs="Times New Roman"/>
        </w:rPr>
      </w:pPr>
    </w:p>
    <w:sectPr w:rsidR="00F151FA" w:rsidRPr="004859E5" w:rsidSect="00BF7F32">
      <w:headerReference w:type="default" r:id="rId88"/>
      <w:pgSz w:w="16838" w:h="11906" w:orient="landscape" w:code="9"/>
      <w:pgMar w:top="0" w:right="1134" w:bottom="1134" w:left="1134" w:header="851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04" w:author="Kim Doyoung" w:date="2023-03-15T13:30:00Z" w:initials="KD">
    <w:p w14:paraId="56794405" w14:textId="77777777" w:rsidR="00561824" w:rsidRDefault="00561824" w:rsidP="008F76F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계약기간이</w:t>
      </w:r>
      <w:r>
        <w:rPr>
          <w:rFonts w:hint="eastAsia"/>
        </w:rPr>
        <w:t xml:space="preserve"> </w:t>
      </w:r>
      <w:r>
        <w:rPr>
          <w:rFonts w:hint="eastAsia"/>
        </w:rPr>
        <w:t>연장되었는지요</w:t>
      </w:r>
      <w:r>
        <w:rPr>
          <w:rFonts w:hint="eastAsia"/>
        </w:rPr>
        <w:t xml:space="preserve">? </w:t>
      </w:r>
      <w:r>
        <w:rPr>
          <w:rFonts w:hint="eastAsia"/>
        </w:rPr>
        <w:t>그렇다면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가맹비</w:t>
      </w:r>
      <w:r>
        <w:rPr>
          <w:rFonts w:hint="eastAsia"/>
        </w:rPr>
        <w:t>/</w:t>
      </w:r>
      <w:r>
        <w:rPr>
          <w:rFonts w:hint="eastAsia"/>
        </w:rPr>
        <w:t>교육비</w:t>
      </w:r>
      <w:r>
        <w:rPr>
          <w:rFonts w:hint="eastAsia"/>
        </w:rPr>
        <w:t xml:space="preserve"> </w:t>
      </w:r>
      <w:r>
        <w:rPr>
          <w:rFonts w:hint="eastAsia"/>
        </w:rPr>
        <w:t>면제</w:t>
      </w:r>
      <w:r>
        <w:rPr>
          <w:rFonts w:hint="eastAsia"/>
        </w:rPr>
        <w:t xml:space="preserve"> </w:t>
      </w:r>
      <w:r>
        <w:rPr>
          <w:rFonts w:hint="eastAsia"/>
        </w:rPr>
        <w:t>상태인지요</w:t>
      </w:r>
      <w:r>
        <w:rPr>
          <w:rFonts w:hint="eastAsia"/>
        </w:rPr>
        <w:t>?</w:t>
      </w:r>
    </w:p>
  </w:comment>
  <w:comment w:id="105" w:author="wonseok.lee" w:date="2023-03-15T15:09:00Z" w:initials="w">
    <w:p w14:paraId="19E47B30" w14:textId="7B687B0D" w:rsidR="00561824" w:rsidRDefault="0056182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계약서에</w:t>
      </w:r>
      <w:r>
        <w:rPr>
          <w:rFonts w:hint="eastAsia"/>
        </w:rPr>
        <w:t xml:space="preserve"> </w:t>
      </w:r>
      <w:r>
        <w:rPr>
          <w:rFonts w:hint="eastAsia"/>
        </w:rPr>
        <w:t>따르면</w:t>
      </w:r>
      <w:r>
        <w:rPr>
          <w:rFonts w:hint="eastAsia"/>
        </w:rPr>
        <w:t xml:space="preserve">, </w:t>
      </w:r>
      <w:r>
        <w:rPr>
          <w:rFonts w:hint="eastAsia"/>
        </w:rPr>
        <w:t>재계약을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가맹비와</w:t>
      </w:r>
      <w:r>
        <w:rPr>
          <w:rFonts w:hint="eastAsia"/>
        </w:rPr>
        <w:t xml:space="preserve"> </w:t>
      </w:r>
      <w:r>
        <w:rPr>
          <w:rFonts w:hint="eastAsia"/>
        </w:rPr>
        <w:t>교육비가</w:t>
      </w:r>
      <w:r>
        <w:rPr>
          <w:rFonts w:hint="eastAsia"/>
        </w:rPr>
        <w:t xml:space="preserve"> </w:t>
      </w:r>
      <w:r>
        <w:rPr>
          <w:rFonts w:hint="eastAsia"/>
        </w:rPr>
        <w:t>면제된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보이는데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질의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반영하겠습니다</w:t>
      </w:r>
      <w:r>
        <w:rPr>
          <w:rFonts w:hint="eastAsia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6794405" w15:done="0"/>
  <w15:commentEx w15:paraId="19E47B30" w15:paraIdParent="567944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C1D8C" w16cex:dateUtc="2023-03-15T01:33:00Z"/>
  <w16cex:commentExtensible w16cex:durableId="27BC4DF1" w16cex:dateUtc="2023-03-15T05:00:00Z"/>
  <w16cex:commentExtensible w16cex:durableId="27BC1EE9" w16cex:dateUtc="2023-03-15T01:39:00Z"/>
  <w16cex:commentExtensible w16cex:durableId="27BC4E1F" w16cex:dateUtc="2023-03-15T05:01:00Z"/>
  <w16cex:commentExtensible w16cex:durableId="27BC4E92" w16cex:dateUtc="2023-03-15T05:02:00Z"/>
  <w16cex:commentExtensible w16cex:durableId="27BC1FAD" w16cex:dateUtc="2023-03-15T01:42:00Z"/>
  <w16cex:commentExtensible w16cex:durableId="27BC4F1C" w16cex:dateUtc="2023-03-15T05:05:00Z"/>
  <w16cex:commentExtensible w16cex:durableId="27BC23CA" w16cex:dateUtc="2023-03-15T02:00:00Z"/>
  <w16cex:commentExtensible w16cex:durableId="27BC50C3" w16cex:dateUtc="2023-03-15T05:12:00Z"/>
  <w16cex:commentExtensible w16cex:durableId="27BC4FA5" w16cex:dateUtc="2023-03-15T05:07:00Z"/>
  <w16cex:commentExtensible w16cex:durableId="27BC244D" w16cex:dateUtc="2023-03-15T02:02:00Z"/>
  <w16cex:commentExtensible w16cex:durableId="27BC5082" w16cex:dateUtc="2023-03-15T05:11:00Z"/>
  <w16cex:commentExtensible w16cex:durableId="27BC2B09" w16cex:dateUtc="2023-03-15T02:31:00Z"/>
  <w16cex:commentExtensible w16cex:durableId="27BC2517" w16cex:dateUtc="2023-03-15T02:05:00Z"/>
  <w16cex:commentExtensible w16cex:durableId="27BC51D8" w16cex:dateUtc="2023-03-15T05:16:00Z"/>
  <w16cex:commentExtensible w16cex:durableId="27BC529D" w16cex:dateUtc="2023-03-15T05:20:00Z"/>
  <w16cex:commentExtensible w16cex:durableId="27BC26BD" w16cex:dateUtc="2023-03-15T02:13:00Z"/>
  <w16cex:commentExtensible w16cex:durableId="27BC5341" w16cex:dateUtc="2023-03-15T05:22:00Z"/>
  <w16cex:commentExtensible w16cex:durableId="27BC5383" w16cex:dateUtc="2023-03-15T05:24:00Z"/>
  <w16cex:commentExtensible w16cex:durableId="27BC53BA" w16cex:dateUtc="2023-03-15T05:24:00Z"/>
  <w16cex:commentExtensible w16cex:durableId="27BC2D7D" w16cex:dateUtc="2023-03-15T02:41:00Z"/>
  <w16cex:commentExtensible w16cex:durableId="27BC443F" w16cex:dateUtc="2023-03-15T04:18:00Z"/>
  <w16cex:commentExtensible w16cex:durableId="27BC2A4B" w16cex:dateUtc="2023-03-15T02:28:00Z"/>
  <w16cex:commentExtensible w16cex:durableId="27BC5441" w16cex:dateUtc="2023-03-15T05:27:00Z"/>
  <w16cex:commentExtensible w16cex:durableId="27BC54D9" w16cex:dateUtc="2023-03-15T05:29:00Z"/>
  <w16cex:commentExtensible w16cex:durableId="27BC552A" w16cex:dateUtc="2023-03-15T05:31:00Z"/>
  <w16cex:commentExtensible w16cex:durableId="27BC5565" w16cex:dateUtc="2023-03-15T05:32:00Z"/>
  <w16cex:commentExtensible w16cex:durableId="27BC2BB9" w16cex:dateUtc="2023-03-15T02:34:00Z"/>
  <w16cex:commentExtensible w16cex:durableId="27BC2C80" w16cex:dateUtc="2023-03-15T02:37:00Z"/>
  <w16cex:commentExtensible w16cex:durableId="27BC2C93" w16cex:dateUtc="2023-03-15T02:37:00Z"/>
  <w16cex:commentExtensible w16cex:durableId="27BC5633" w16cex:dateUtc="2023-03-15T05:35:00Z"/>
  <w16cex:commentExtensible w16cex:durableId="27BC4493" w16cex:dateUtc="2023-03-15T04:20:00Z"/>
  <w16cex:commentExtensible w16cex:durableId="27BC4668" w16cex:dateUtc="2023-03-15T04:28:00Z"/>
  <w16cex:commentExtensible w16cex:durableId="27BC470F" w16cex:dateUtc="2023-03-15T04:30:00Z"/>
  <w16cex:commentExtensible w16cex:durableId="27BC56D6" w16cex:dateUtc="2023-03-15T05:38:00Z"/>
  <w16cex:commentExtensible w16cex:durableId="27BC49BA" w16cex:dateUtc="2023-03-15T0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D57774" w16cid:durableId="27BC1D8C"/>
  <w16cid:commentId w16cid:paraId="5CD420CE" w16cid:durableId="27BC4DF1"/>
  <w16cid:commentId w16cid:paraId="1C33353C" w16cid:durableId="27BC1EE9"/>
  <w16cid:commentId w16cid:paraId="02B919D4" w16cid:durableId="27BC4E1F"/>
  <w16cid:commentId w16cid:paraId="47507954" w16cid:durableId="27BC4E92"/>
  <w16cid:commentId w16cid:paraId="2FFCCC27" w16cid:durableId="27BC1FAD"/>
  <w16cid:commentId w16cid:paraId="4E5944A0" w16cid:durableId="27BC4F1C"/>
  <w16cid:commentId w16cid:paraId="22BF62B4" w16cid:durableId="27BC23CA"/>
  <w16cid:commentId w16cid:paraId="673DF91E" w16cid:durableId="27BC50C3"/>
  <w16cid:commentId w16cid:paraId="7B8BD73D" w16cid:durableId="27BC4FA5"/>
  <w16cid:commentId w16cid:paraId="64BCD02C" w16cid:durableId="27BC244D"/>
  <w16cid:commentId w16cid:paraId="0BBAC313" w16cid:durableId="27BC5082"/>
  <w16cid:commentId w16cid:paraId="5BC9AF44" w16cid:durableId="27BC2B09"/>
  <w16cid:commentId w16cid:paraId="2A9A3D03" w16cid:durableId="27BC2517"/>
  <w16cid:commentId w16cid:paraId="00C4B268" w16cid:durableId="27BC51D8"/>
  <w16cid:commentId w16cid:paraId="094008C3" w16cid:durableId="27BC529D"/>
  <w16cid:commentId w16cid:paraId="6E3BA724" w16cid:durableId="27BC26BD"/>
  <w16cid:commentId w16cid:paraId="304A247B" w16cid:durableId="27BC5341"/>
  <w16cid:commentId w16cid:paraId="7C9C01DD" w16cid:durableId="27BC5383"/>
  <w16cid:commentId w16cid:paraId="33242467" w16cid:durableId="27BC53BA"/>
  <w16cid:commentId w16cid:paraId="58CE43DC" w16cid:durableId="27BC2D7D"/>
  <w16cid:commentId w16cid:paraId="6EC333AF" w16cid:durableId="27BC443F"/>
  <w16cid:commentId w16cid:paraId="755B7723" w16cid:durableId="27BC2A4B"/>
  <w16cid:commentId w16cid:paraId="21F9A3C0" w16cid:durableId="27BC5441"/>
  <w16cid:commentId w16cid:paraId="7440FE1C" w16cid:durableId="27BC54D9"/>
  <w16cid:commentId w16cid:paraId="0E30B0AB" w16cid:durableId="27BC552A"/>
  <w16cid:commentId w16cid:paraId="11F8E4F2" w16cid:durableId="27BC5565"/>
  <w16cid:commentId w16cid:paraId="3D38957E" w16cid:durableId="27BC2BB9"/>
  <w16cid:commentId w16cid:paraId="2418B8A3" w16cid:durableId="27BC2C80"/>
  <w16cid:commentId w16cid:paraId="5F29D9A6" w16cid:durableId="27BC2C93"/>
  <w16cid:commentId w16cid:paraId="690904FE" w16cid:durableId="27BC5633"/>
  <w16cid:commentId w16cid:paraId="052EB0BF" w16cid:durableId="27BC4493"/>
  <w16cid:commentId w16cid:paraId="1F30623C" w16cid:durableId="27BC4668"/>
  <w16cid:commentId w16cid:paraId="56794405" w16cid:durableId="27BC470F"/>
  <w16cid:commentId w16cid:paraId="642F93FE" w16cid:durableId="27BC56D6"/>
  <w16cid:commentId w16cid:paraId="0392413F" w16cid:durableId="27BC49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7F4ACD" w14:textId="77777777" w:rsidR="00561824" w:rsidRDefault="00561824" w:rsidP="002B1371">
      <w:pPr>
        <w:spacing w:line="240" w:lineRule="auto"/>
      </w:pPr>
      <w:r>
        <w:separator/>
      </w:r>
    </w:p>
  </w:endnote>
  <w:endnote w:type="continuationSeparator" w:id="0">
    <w:p w14:paraId="69A55B57" w14:textId="77777777" w:rsidR="00561824" w:rsidRDefault="00561824" w:rsidP="002B1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DA910D" w14:textId="77777777" w:rsidR="00561824" w:rsidRPr="009B28F7" w:rsidRDefault="00561824" w:rsidP="009B28F7">
    <w:pPr>
      <w:pStyle w:val="a4"/>
    </w:pPr>
    <w:r w:rsidRPr="00383F71">
      <w:rPr>
        <w:rFonts w:ascii="Calibri" w:hAnsi="Calibri" w:cs="Calibri"/>
        <w:color w:val="FFFFFF" w:themeColor="background1"/>
        <w:sz w:val="20"/>
      </w:rPr>
      <w:t>Privileged and Confidential</w:t>
    </w:r>
    <w:r>
      <w:rPr>
        <w:noProof/>
      </w:rPr>
      <w:drawing>
        <wp:anchor distT="0" distB="0" distL="114300" distR="114300" simplePos="0" relativeHeight="251682816" behindDoc="1" locked="1" layoutInCell="1" allowOverlap="1" wp14:anchorId="6B5878B2" wp14:editId="3C1B2F10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0692000" cy="3063600"/>
          <wp:effectExtent l="0" t="0" r="0" b="3810"/>
          <wp:wrapNone/>
          <wp:docPr id="12" name="그림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81"/>
                  <a:stretch/>
                </pic:blipFill>
                <pic:spPr bwMode="auto">
                  <a:xfrm>
                    <a:off x="0" y="0"/>
                    <a:ext cx="10692000" cy="3063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F9A6D" w14:textId="77777777" w:rsidR="00561824" w:rsidRPr="00383F71" w:rsidRDefault="00561824">
    <w:pPr>
      <w:pStyle w:val="a4"/>
      <w:rPr>
        <w:rFonts w:ascii="Calibri" w:hAnsi="Calibri" w:cs="Calibri"/>
        <w:color w:val="FFFFFF" w:themeColor="background1"/>
        <w:sz w:val="20"/>
      </w:rPr>
    </w:pPr>
    <w:r w:rsidRPr="00383F71">
      <w:rPr>
        <w:rFonts w:ascii="Calibri" w:hAnsi="Calibri" w:cs="Calibri"/>
        <w:color w:val="FFFFFF" w:themeColor="background1"/>
        <w:sz w:val="20"/>
      </w:rPr>
      <w:t>Privileged and Confidential</w:t>
    </w:r>
    <w:r>
      <w:rPr>
        <w:noProof/>
      </w:rPr>
      <w:drawing>
        <wp:anchor distT="0" distB="0" distL="114300" distR="114300" simplePos="0" relativeHeight="251678720" behindDoc="1" locked="1" layoutInCell="1" allowOverlap="1" wp14:anchorId="3BBDD915" wp14:editId="7D3DC94D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0692000" cy="3063600"/>
          <wp:effectExtent l="0" t="0" r="0" b="3810"/>
          <wp:wrapNone/>
          <wp:docPr id="16" name="그림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81"/>
                  <a:stretch/>
                </pic:blipFill>
                <pic:spPr bwMode="auto">
                  <a:xfrm>
                    <a:off x="0" y="0"/>
                    <a:ext cx="10692000" cy="3063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4674939"/>
      <w:docPartObj>
        <w:docPartGallery w:val="Page Numbers (Bottom of Page)"/>
        <w:docPartUnique/>
      </w:docPartObj>
    </w:sdtPr>
    <w:sdtEndPr/>
    <w:sdtContent>
      <w:p w14:paraId="1642DCE2" w14:textId="6954086A" w:rsidR="00561824" w:rsidRDefault="0056182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6162" w:rsidRPr="00566162">
          <w:rPr>
            <w:noProof/>
            <w:lang w:val="ko-KR"/>
          </w:rPr>
          <w:t>9</w:t>
        </w:r>
        <w:r>
          <w:fldChar w:fldCharType="end"/>
        </w:r>
      </w:p>
    </w:sdtContent>
  </w:sdt>
  <w:p w14:paraId="2023F8B0" w14:textId="5B563BD9" w:rsidR="00561824" w:rsidRPr="00D00788" w:rsidRDefault="00561824" w:rsidP="00383F71">
    <w:pPr>
      <w:pStyle w:val="a4"/>
      <w:tabs>
        <w:tab w:val="clear" w:pos="4513"/>
        <w:tab w:val="clear" w:pos="9026"/>
        <w:tab w:val="right" w:pos="14570"/>
      </w:tabs>
      <w:rPr>
        <w:rFonts w:cs="Times New Roman"/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0914C" w14:textId="15EB2D54" w:rsidR="00561824" w:rsidRPr="00E812A6" w:rsidRDefault="00561824" w:rsidP="00D0175B">
    <w:pPr>
      <w:pStyle w:val="a4"/>
      <w:tabs>
        <w:tab w:val="clear" w:pos="4513"/>
        <w:tab w:val="clear" w:pos="9026"/>
        <w:tab w:val="left" w:pos="6795"/>
      </w:tabs>
    </w:pPr>
    <w:r w:rsidRPr="00EA1594">
      <w:rPr>
        <w:noProof/>
        <w:color w:val="FFFFFF" w:themeColor="background1"/>
      </w:rPr>
      <w:drawing>
        <wp:anchor distT="0" distB="0" distL="114300" distR="114300" simplePos="0" relativeHeight="251686912" behindDoc="1" locked="1" layoutInCell="1" allowOverlap="1" wp14:anchorId="134D031D" wp14:editId="0C7D1D8B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0710000" cy="3063600"/>
          <wp:effectExtent l="0" t="0" r="0" b="3810"/>
          <wp:wrapNone/>
          <wp:docPr id="9" name="그림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623"/>
                  <a:stretch/>
                </pic:blipFill>
                <pic:spPr bwMode="auto">
                  <a:xfrm>
                    <a:off x="0" y="0"/>
                    <a:ext cx="10710000" cy="3063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B2506" w14:textId="77777777" w:rsidR="00561824" w:rsidRDefault="00561824" w:rsidP="002B1371">
      <w:pPr>
        <w:spacing w:line="240" w:lineRule="auto"/>
      </w:pPr>
      <w:r>
        <w:separator/>
      </w:r>
    </w:p>
  </w:footnote>
  <w:footnote w:type="continuationSeparator" w:id="0">
    <w:p w14:paraId="59076495" w14:textId="77777777" w:rsidR="00561824" w:rsidRDefault="00561824" w:rsidP="002B1371">
      <w:pPr>
        <w:spacing w:line="240" w:lineRule="auto"/>
      </w:pPr>
      <w:r>
        <w:continuationSeparator/>
      </w:r>
    </w:p>
  </w:footnote>
  <w:footnote w:id="1">
    <w:p w14:paraId="42B9FF0B" w14:textId="79DC04D6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상법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제</w:t>
      </w:r>
      <w:r w:rsidRPr="00EB2B5F">
        <w:rPr>
          <w:rFonts w:cs="Times New Roman"/>
          <w:sz w:val="18"/>
          <w:szCs w:val="18"/>
        </w:rPr>
        <w:t>527</w:t>
      </w:r>
      <w:r w:rsidRPr="00EB2B5F">
        <w:rPr>
          <w:rFonts w:cs="Times New Roman"/>
          <w:sz w:val="18"/>
          <w:szCs w:val="18"/>
        </w:rPr>
        <w:t>조의</w:t>
      </w:r>
      <w:r w:rsidRPr="00EB2B5F">
        <w:rPr>
          <w:rFonts w:cs="Times New Roman"/>
          <w:sz w:val="18"/>
          <w:szCs w:val="18"/>
        </w:rPr>
        <w:t>2</w:t>
      </w:r>
      <w:r w:rsidRPr="00EB2B5F">
        <w:rPr>
          <w:rFonts w:cs="Times New Roman"/>
          <w:sz w:val="18"/>
          <w:szCs w:val="18"/>
        </w:rPr>
        <w:t>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따른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간이합병의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경우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이사회의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승인결의일을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주주총회의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승인결의일로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봄</w:t>
      </w:r>
      <w:r w:rsidRPr="00EB2B5F">
        <w:rPr>
          <w:rFonts w:cs="Times New Roman"/>
          <w:sz w:val="18"/>
          <w:szCs w:val="18"/>
        </w:rPr>
        <w:t>(</w:t>
      </w:r>
      <w:r w:rsidRPr="00EB2B5F">
        <w:rPr>
          <w:rFonts w:cs="Times New Roman"/>
          <w:sz w:val="18"/>
          <w:szCs w:val="18"/>
        </w:rPr>
        <w:t>상법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제</w:t>
      </w:r>
      <w:r w:rsidRPr="00EB2B5F">
        <w:rPr>
          <w:rFonts w:cs="Times New Roman"/>
          <w:sz w:val="18"/>
          <w:szCs w:val="18"/>
        </w:rPr>
        <w:t>527</w:t>
      </w:r>
      <w:r w:rsidRPr="00EB2B5F">
        <w:rPr>
          <w:rFonts w:cs="Times New Roman"/>
          <w:sz w:val="18"/>
          <w:szCs w:val="18"/>
        </w:rPr>
        <w:t>조의</w:t>
      </w:r>
      <w:r w:rsidRPr="00EB2B5F">
        <w:rPr>
          <w:rFonts w:cs="Times New Roman"/>
          <w:sz w:val="18"/>
          <w:szCs w:val="18"/>
        </w:rPr>
        <w:t xml:space="preserve">5 </w:t>
      </w:r>
      <w:r w:rsidRPr="00EB2B5F">
        <w:rPr>
          <w:rFonts w:cs="Times New Roman"/>
          <w:sz w:val="18"/>
          <w:szCs w:val="18"/>
        </w:rPr>
        <w:t>제</w:t>
      </w:r>
      <w:r w:rsidRPr="00EB2B5F">
        <w:rPr>
          <w:rFonts w:cs="Times New Roman"/>
          <w:sz w:val="18"/>
          <w:szCs w:val="18"/>
        </w:rPr>
        <w:t>2</w:t>
      </w:r>
      <w:r w:rsidRPr="00EB2B5F">
        <w:rPr>
          <w:rFonts w:cs="Times New Roman"/>
          <w:sz w:val="18"/>
          <w:szCs w:val="18"/>
        </w:rPr>
        <w:t>항</w:t>
      </w:r>
      <w:r w:rsidRPr="00EB2B5F">
        <w:rPr>
          <w:rFonts w:cs="Times New Roman"/>
          <w:sz w:val="18"/>
          <w:szCs w:val="18"/>
        </w:rPr>
        <w:t>)</w:t>
      </w:r>
    </w:p>
  </w:footnote>
  <w:footnote w:id="2">
    <w:p w14:paraId="0EB82FA7" w14:textId="4D46B232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2020</w:t>
      </w:r>
      <w:r w:rsidRPr="00EB2B5F">
        <w:rPr>
          <w:rFonts w:cs="Times New Roman"/>
          <w:sz w:val="18"/>
          <w:szCs w:val="18"/>
        </w:rPr>
        <w:t>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기준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자산총액</w:t>
      </w:r>
      <w:r w:rsidRPr="00EB2B5F">
        <w:rPr>
          <w:rFonts w:cs="Times New Roman"/>
          <w:sz w:val="18"/>
          <w:szCs w:val="18"/>
        </w:rPr>
        <w:t xml:space="preserve"> 25.3</w:t>
      </w:r>
      <w:r w:rsidRPr="00EB2B5F">
        <w:rPr>
          <w:rFonts w:cs="Times New Roman"/>
          <w:sz w:val="18"/>
          <w:szCs w:val="18"/>
        </w:rPr>
        <w:t>억원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규모의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민법상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조합으로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대표자는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이정민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최</w:t>
      </w:r>
      <w:r w:rsidRPr="00EB2B5F">
        <w:rPr>
          <w:rFonts w:cs="Times New Roman" w:hint="eastAsia"/>
          <w:sz w:val="18"/>
          <w:szCs w:val="18"/>
        </w:rPr>
        <w:t>다출자자</w:t>
      </w:r>
      <w:r w:rsidRPr="00EB2B5F">
        <w:rPr>
          <w:rFonts w:cs="Times New Roman"/>
          <w:sz w:val="18"/>
          <w:szCs w:val="18"/>
        </w:rPr>
        <w:t>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정담유통㈜</w:t>
      </w:r>
      <w:r w:rsidRPr="00EB2B5F">
        <w:rPr>
          <w:rFonts w:cs="Times New Roman"/>
          <w:sz w:val="18"/>
          <w:szCs w:val="18"/>
        </w:rPr>
        <w:t>(</w:t>
      </w:r>
      <w:r w:rsidRPr="00EB2B5F">
        <w:rPr>
          <w:rFonts w:cs="Times New Roman" w:hint="eastAsia"/>
          <w:sz w:val="18"/>
          <w:szCs w:val="18"/>
        </w:rPr>
        <w:t>출자비율</w:t>
      </w:r>
      <w:r w:rsidRPr="00EB2B5F">
        <w:rPr>
          <w:rFonts w:cs="Times New Roman"/>
          <w:sz w:val="18"/>
          <w:szCs w:val="18"/>
        </w:rPr>
        <w:t xml:space="preserve"> 95.0%) </w:t>
      </w:r>
    </w:p>
  </w:footnote>
  <w:footnote w:id="3">
    <w:p w14:paraId="6A7F2674" w14:textId="44CA2232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2021</w:t>
      </w:r>
      <w:r w:rsidRPr="00EB2B5F">
        <w:rPr>
          <w:rFonts w:cs="Times New Roman"/>
          <w:sz w:val="18"/>
          <w:szCs w:val="18"/>
        </w:rPr>
        <w:t>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기준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자산총액</w:t>
      </w:r>
      <w:r w:rsidRPr="00EB2B5F">
        <w:rPr>
          <w:rFonts w:cs="Times New Roman"/>
          <w:sz w:val="18"/>
          <w:szCs w:val="18"/>
        </w:rPr>
        <w:t xml:space="preserve"> 99.4</w:t>
      </w:r>
      <w:r w:rsidRPr="00EB2B5F">
        <w:rPr>
          <w:rFonts w:cs="Times New Roman"/>
          <w:sz w:val="18"/>
          <w:szCs w:val="18"/>
        </w:rPr>
        <w:t>억원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규모의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주식회사로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최대주주는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이정민</w:t>
      </w:r>
      <w:r w:rsidRPr="00EB2B5F">
        <w:rPr>
          <w:rFonts w:cs="Times New Roman"/>
          <w:sz w:val="18"/>
          <w:szCs w:val="18"/>
        </w:rPr>
        <w:t>(</w:t>
      </w:r>
      <w:r w:rsidRPr="00EB2B5F">
        <w:rPr>
          <w:rFonts w:cs="Times New Roman"/>
          <w:sz w:val="18"/>
          <w:szCs w:val="18"/>
        </w:rPr>
        <w:t>지분율</w:t>
      </w:r>
      <w:r w:rsidRPr="00EB2B5F">
        <w:rPr>
          <w:rFonts w:cs="Times New Roman"/>
          <w:sz w:val="18"/>
          <w:szCs w:val="18"/>
        </w:rPr>
        <w:t xml:space="preserve"> 100.0%)</w:t>
      </w:r>
    </w:p>
  </w:footnote>
  <w:footnote w:id="4">
    <w:p w14:paraId="769811D9" w14:textId="49420EAB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2023. 1. 19. 150,000</w:t>
      </w:r>
      <w:r w:rsidRPr="00EB2B5F">
        <w:rPr>
          <w:rFonts w:hint="eastAsia"/>
          <w:sz w:val="18"/>
          <w:szCs w:val="18"/>
        </w:rPr>
        <w:t>주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2023. 1. 26. 150,000</w:t>
      </w:r>
      <w:r w:rsidRPr="00EB2B5F">
        <w:rPr>
          <w:rFonts w:hint="eastAsia"/>
          <w:sz w:val="18"/>
          <w:szCs w:val="18"/>
        </w:rPr>
        <w:t>주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2023. 2. 6. 450,000</w:t>
      </w:r>
      <w:r w:rsidRPr="00EB2B5F">
        <w:rPr>
          <w:rFonts w:hint="eastAsia"/>
          <w:sz w:val="18"/>
          <w:szCs w:val="18"/>
        </w:rPr>
        <w:t>주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2023. 3. 13. 87,436</w:t>
      </w:r>
      <w:r w:rsidRPr="00EB2B5F">
        <w:rPr>
          <w:rFonts w:hint="eastAsia"/>
          <w:sz w:val="18"/>
          <w:szCs w:val="18"/>
        </w:rPr>
        <w:t>주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2023. 3. 14. 1,726,950</w:t>
      </w:r>
      <w:r w:rsidRPr="00EB2B5F">
        <w:rPr>
          <w:rFonts w:hint="eastAsia"/>
          <w:sz w:val="18"/>
          <w:szCs w:val="18"/>
        </w:rPr>
        <w:t>주</w:t>
      </w:r>
      <w:r w:rsidRPr="00EB2B5F">
        <w:rPr>
          <w:sz w:val="18"/>
          <w:szCs w:val="18"/>
        </w:rPr>
        <w:t>, 2023. 3. 15. 5,532,090</w:t>
      </w:r>
      <w:r w:rsidRPr="00EB2B5F">
        <w:rPr>
          <w:rFonts w:hint="eastAsia"/>
          <w:sz w:val="18"/>
          <w:szCs w:val="18"/>
        </w:rPr>
        <w:t>주를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장내매도함</w:t>
      </w:r>
      <w:r w:rsidRPr="00EB2B5F">
        <w:rPr>
          <w:rFonts w:hint="eastAsia"/>
          <w:sz w:val="18"/>
          <w:szCs w:val="18"/>
        </w:rPr>
        <w:t>.</w:t>
      </w:r>
    </w:p>
  </w:footnote>
  <w:footnote w:id="5">
    <w:p w14:paraId="6860E6B2" w14:textId="6A94F18B" w:rsidR="00561824" w:rsidRPr="00EB2B5F" w:rsidRDefault="00561824" w:rsidP="00EB2B5F">
      <w:pPr>
        <w:pStyle w:val="ac"/>
        <w:spacing w:line="240" w:lineRule="auto"/>
        <w:rPr>
          <w:sz w:val="18"/>
          <w:szCs w:val="18"/>
          <w:highlight w:val="yellow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대상회사가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발행한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교환사채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및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전환사채가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모두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전자등록되어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있으며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사채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계약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상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대상회사의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동의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없이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전매가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가능한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바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정확한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사채권자의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파악은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어렵다고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함</w:t>
      </w:r>
      <w:r w:rsidRPr="00EB2B5F">
        <w:rPr>
          <w:rFonts w:hint="eastAsia"/>
          <w:sz w:val="18"/>
          <w:szCs w:val="18"/>
        </w:rPr>
        <w:t>.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이에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대상회사가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2023. 3. 9.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기준으로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파악하고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있는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사채권자를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정리하였음</w:t>
      </w:r>
      <w:r w:rsidRPr="00EB2B5F">
        <w:rPr>
          <w:rFonts w:hint="eastAsia"/>
          <w:sz w:val="18"/>
          <w:szCs w:val="18"/>
        </w:rPr>
        <w:t>.</w:t>
      </w:r>
      <w:r w:rsidRPr="00EB2B5F">
        <w:rPr>
          <w:sz w:val="18"/>
          <w:szCs w:val="18"/>
        </w:rPr>
        <w:t xml:space="preserve"> </w:t>
      </w:r>
    </w:p>
  </w:footnote>
  <w:footnote w:id="6">
    <w:p w14:paraId="6E7C73B0" w14:textId="3FC52C06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2023. 3. 9. </w:t>
      </w:r>
      <w:r w:rsidRPr="00EB2B5F">
        <w:rPr>
          <w:rFonts w:cs="Times New Roman"/>
          <w:sz w:val="18"/>
          <w:szCs w:val="18"/>
        </w:rPr>
        <w:t>기준</w:t>
      </w:r>
    </w:p>
  </w:footnote>
  <w:footnote w:id="7">
    <w:p w14:paraId="581C46ED" w14:textId="77777777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2023. 3. 9. </w:t>
      </w:r>
      <w:r w:rsidRPr="00EB2B5F">
        <w:rPr>
          <w:rFonts w:cs="Times New Roman"/>
          <w:sz w:val="18"/>
          <w:szCs w:val="18"/>
        </w:rPr>
        <w:t>기준</w:t>
      </w:r>
    </w:p>
  </w:footnote>
  <w:footnote w:id="8">
    <w:p w14:paraId="0F742289" w14:textId="5B1F1A90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최초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인수인은</w:t>
      </w:r>
      <w:r w:rsidRPr="00EB2B5F">
        <w:rPr>
          <w:rFonts w:hint="eastAsia"/>
          <w:sz w:val="18"/>
          <w:szCs w:val="18"/>
        </w:rPr>
        <w:t xml:space="preserve"> EVO</w:t>
      </w:r>
      <w:r w:rsidRPr="00EB2B5F">
        <w:rPr>
          <w:rFonts w:hint="eastAsia"/>
          <w:sz w:val="18"/>
          <w:szCs w:val="18"/>
        </w:rPr>
        <w:t>리서치</w:t>
      </w:r>
      <w:r w:rsidRPr="00EB2B5F">
        <w:rPr>
          <w:rFonts w:hint="eastAsia"/>
          <w:sz w:val="18"/>
          <w:szCs w:val="18"/>
        </w:rPr>
        <w:t>(20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 xml:space="preserve">), </w:t>
      </w:r>
      <w:r w:rsidRPr="00EB2B5F">
        <w:rPr>
          <w:rFonts w:hint="eastAsia"/>
          <w:sz w:val="18"/>
          <w:szCs w:val="18"/>
        </w:rPr>
        <w:t>엠케이케어랩</w:t>
      </w:r>
      <w:r w:rsidRPr="00EB2B5F">
        <w:rPr>
          <w:rFonts w:hint="eastAsia"/>
          <w:sz w:val="18"/>
          <w:szCs w:val="18"/>
        </w:rPr>
        <w:t>(9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rFonts w:hint="eastAsia"/>
          <w:sz w:val="18"/>
          <w:szCs w:val="18"/>
        </w:rPr>
        <w:t>이며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이후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2021.6.17.</w:t>
      </w:r>
      <w:r w:rsidRPr="00EB2B5F">
        <w:rPr>
          <w:rFonts w:hint="eastAsia"/>
          <w:sz w:val="18"/>
          <w:szCs w:val="18"/>
        </w:rPr>
        <w:t>부터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2021.8.31.</w:t>
      </w:r>
      <w:r w:rsidRPr="00EB2B5F">
        <w:rPr>
          <w:rFonts w:hint="eastAsia"/>
          <w:sz w:val="18"/>
          <w:szCs w:val="18"/>
        </w:rPr>
        <w:t>까지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총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14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규모의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교환청구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되었음</w:t>
      </w:r>
      <w:r w:rsidRPr="00EB2B5F">
        <w:rPr>
          <w:rFonts w:hint="eastAsia"/>
          <w:sz w:val="18"/>
          <w:szCs w:val="18"/>
        </w:rPr>
        <w:t>.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현재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잔액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15</w:t>
      </w:r>
      <w:r w:rsidRPr="00EB2B5F">
        <w:rPr>
          <w:rFonts w:hint="eastAsia"/>
          <w:sz w:val="18"/>
          <w:szCs w:val="18"/>
        </w:rPr>
        <w:t>억원의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사채권자는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대상회사</w:t>
      </w:r>
      <w:r w:rsidRPr="00EB2B5F">
        <w:rPr>
          <w:sz w:val="18"/>
          <w:szCs w:val="18"/>
        </w:rPr>
        <w:t>(5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sz w:val="18"/>
          <w:szCs w:val="18"/>
        </w:rPr>
        <w:t xml:space="preserve">2022. 11. 24. </w:t>
      </w:r>
      <w:r w:rsidRPr="00EB2B5F">
        <w:rPr>
          <w:rFonts w:hint="eastAsia"/>
          <w:sz w:val="18"/>
          <w:szCs w:val="18"/>
        </w:rPr>
        <w:t>공시에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따르면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보유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재매각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예정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및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공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</w:t>
      </w:r>
      <w:r w:rsidRPr="00EB2B5F">
        <w:rPr>
          <w:rFonts w:hint="eastAsia"/>
          <w:sz w:val="18"/>
          <w:szCs w:val="18"/>
        </w:rPr>
        <w:t>(10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rFonts w:hint="eastAsia"/>
          <w:sz w:val="18"/>
          <w:szCs w:val="18"/>
        </w:rPr>
        <w:t>임</w:t>
      </w:r>
      <w:r w:rsidRPr="00EB2B5F">
        <w:rPr>
          <w:rFonts w:hint="eastAsia"/>
          <w:sz w:val="18"/>
          <w:szCs w:val="18"/>
        </w:rPr>
        <w:t>.</w:t>
      </w:r>
    </w:p>
  </w:footnote>
  <w:footnote w:id="9">
    <w:p w14:paraId="3F37B164" w14:textId="77777777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2022. 11. 24.</w:t>
      </w:r>
      <w:r w:rsidRPr="00EB2B5F">
        <w:rPr>
          <w:rFonts w:hint="eastAsia"/>
          <w:sz w:val="18"/>
          <w:szCs w:val="18"/>
        </w:rPr>
        <w:t>자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공시자료에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따르면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대상회사의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만기전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사채취득</w:t>
      </w:r>
      <w:r w:rsidRPr="00EB2B5F">
        <w:rPr>
          <w:rFonts w:hint="eastAsia"/>
          <w:sz w:val="18"/>
          <w:szCs w:val="18"/>
        </w:rPr>
        <w:t>(5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rFonts w:hint="eastAsia"/>
          <w:sz w:val="18"/>
          <w:szCs w:val="18"/>
        </w:rPr>
        <w:t>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공시일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현재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전자등록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잔액은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10</w:t>
      </w:r>
      <w:r w:rsidRPr="00EB2B5F">
        <w:rPr>
          <w:rFonts w:hint="eastAsia"/>
          <w:sz w:val="18"/>
          <w:szCs w:val="18"/>
        </w:rPr>
        <w:t>억원으로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공시되어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있음</w:t>
      </w:r>
      <w:r w:rsidRPr="00EB2B5F">
        <w:rPr>
          <w:rFonts w:hint="eastAsia"/>
          <w:sz w:val="18"/>
          <w:szCs w:val="18"/>
        </w:rPr>
        <w:t xml:space="preserve">. </w:t>
      </w:r>
      <w:r w:rsidRPr="00EB2B5F">
        <w:rPr>
          <w:rFonts w:hint="eastAsia"/>
          <w:sz w:val="18"/>
          <w:szCs w:val="18"/>
        </w:rPr>
        <w:t>대상회사는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대상회사의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취득액</w:t>
      </w:r>
      <w:r w:rsidRPr="00EB2B5F">
        <w:rPr>
          <w:rFonts w:hint="eastAsia"/>
          <w:sz w:val="18"/>
          <w:szCs w:val="18"/>
        </w:rPr>
        <w:t>(5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rFonts w:hint="eastAsia"/>
          <w:sz w:val="18"/>
          <w:szCs w:val="18"/>
        </w:rPr>
        <w:t>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포함하여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잔액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15</w:t>
      </w:r>
      <w:r w:rsidRPr="00EB2B5F">
        <w:rPr>
          <w:rFonts w:hint="eastAsia"/>
          <w:sz w:val="18"/>
          <w:szCs w:val="18"/>
        </w:rPr>
        <w:t>억원으로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관리하고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있는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것으로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보임</w:t>
      </w:r>
      <w:r w:rsidRPr="00EB2B5F">
        <w:rPr>
          <w:rFonts w:hint="eastAsia"/>
          <w:sz w:val="18"/>
          <w:szCs w:val="18"/>
        </w:rPr>
        <w:t>.</w:t>
      </w:r>
    </w:p>
  </w:footnote>
  <w:footnote w:id="10">
    <w:p w14:paraId="74DAEB26" w14:textId="101A2FEB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bookmarkStart w:id="14" w:name="_GoBack"/>
      <w:r w:rsidRPr="00EB2B5F">
        <w:rPr>
          <w:rFonts w:hint="eastAsia"/>
          <w:sz w:val="18"/>
          <w:szCs w:val="18"/>
        </w:rPr>
        <w:t>대상회사는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같은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수량의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자기주식을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한국예탁결제원에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예탁한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상태임</w:t>
      </w:r>
      <w:r w:rsidRPr="00EB2B5F">
        <w:rPr>
          <w:rFonts w:hint="eastAsia"/>
          <w:sz w:val="18"/>
          <w:szCs w:val="18"/>
        </w:rPr>
        <w:t>.</w:t>
      </w:r>
      <w:bookmarkEnd w:id="14"/>
    </w:p>
  </w:footnote>
  <w:footnote w:id="11">
    <w:p w14:paraId="17D57C3C" w14:textId="3B0BBC91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최초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인수인은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㈜넥스아이디랩</w:t>
      </w:r>
      <w:r w:rsidRPr="00EB2B5F">
        <w:rPr>
          <w:rFonts w:cs="Times New Roman" w:hint="eastAsia"/>
          <w:sz w:val="18"/>
          <w:szCs w:val="18"/>
        </w:rPr>
        <w:t>임</w:t>
      </w:r>
      <w:r w:rsidRPr="00EB2B5F">
        <w:rPr>
          <w:rFonts w:cs="Times New Roman"/>
          <w:sz w:val="18"/>
          <w:szCs w:val="18"/>
        </w:rPr>
        <w:t xml:space="preserve">. </w:t>
      </w:r>
      <w:r w:rsidRPr="00EB2B5F">
        <w:rPr>
          <w:rFonts w:cs="Times New Roman" w:hint="eastAsia"/>
          <w:sz w:val="18"/>
          <w:szCs w:val="18"/>
        </w:rPr>
        <w:t>이후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㈜포트리스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인베스트먼트에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매각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후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현재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지브이에이자산운용의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펀드가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보유한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것으로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파악하고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있음</w:t>
      </w:r>
      <w:r w:rsidRPr="00EB2B5F">
        <w:rPr>
          <w:rFonts w:cs="Times New Roman"/>
          <w:sz w:val="18"/>
          <w:szCs w:val="18"/>
        </w:rPr>
        <w:t>.</w:t>
      </w:r>
    </w:p>
  </w:footnote>
  <w:footnote w:id="12">
    <w:p w14:paraId="0C38BB25" w14:textId="6F71C01E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최초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인수인은</w:t>
      </w:r>
      <w:r w:rsidRPr="00EB2B5F">
        <w:rPr>
          <w:rFonts w:cs="Times New Roman"/>
          <w:sz w:val="18"/>
          <w:szCs w:val="18"/>
        </w:rPr>
        <w:t xml:space="preserve"> (</w:t>
      </w:r>
      <w:r w:rsidRPr="00EB2B5F">
        <w:rPr>
          <w:rFonts w:cs="Times New Roman"/>
          <w:sz w:val="18"/>
          <w:szCs w:val="18"/>
        </w:rPr>
        <w:t>주</w:t>
      </w:r>
      <w:r w:rsidRPr="00EB2B5F">
        <w:rPr>
          <w:rFonts w:cs="Times New Roman"/>
          <w:sz w:val="18"/>
          <w:szCs w:val="18"/>
        </w:rPr>
        <w:t>)</w:t>
      </w:r>
      <w:r w:rsidRPr="00EB2B5F">
        <w:rPr>
          <w:rFonts w:cs="Times New Roman"/>
          <w:sz w:val="18"/>
          <w:szCs w:val="18"/>
        </w:rPr>
        <w:t>탑코</w:t>
      </w:r>
      <w:r w:rsidRPr="00EB2B5F">
        <w:rPr>
          <w:rFonts w:cs="Times New Roman" w:hint="eastAsia"/>
          <w:sz w:val="18"/>
          <w:szCs w:val="18"/>
        </w:rPr>
        <w:t>임</w:t>
      </w:r>
      <w:r w:rsidRPr="00EB2B5F">
        <w:rPr>
          <w:rFonts w:cs="Times New Roman"/>
          <w:sz w:val="18"/>
          <w:szCs w:val="18"/>
        </w:rPr>
        <w:t>. 2023. 2. 7.</w:t>
      </w:r>
      <w:r w:rsidRPr="00EB2B5F">
        <w:rPr>
          <w:rFonts w:cs="Times New Roman"/>
          <w:sz w:val="18"/>
          <w:szCs w:val="18"/>
        </w:rPr>
        <w:t>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매매계약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체결로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㈜에스</w:t>
      </w:r>
      <w:r w:rsidRPr="00EB2B5F">
        <w:rPr>
          <w:rFonts w:cs="Times New Roman"/>
          <w:sz w:val="18"/>
          <w:szCs w:val="18"/>
        </w:rPr>
        <w:t>***</w:t>
      </w:r>
      <w:r w:rsidRPr="00EB2B5F">
        <w:rPr>
          <w:rFonts w:cs="Times New Roman"/>
          <w:sz w:val="18"/>
          <w:szCs w:val="18"/>
        </w:rPr>
        <w:t>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인수하였으며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현재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대금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지급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진행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중인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것으로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파악하고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있음</w:t>
      </w:r>
      <w:r w:rsidRPr="00EB2B5F">
        <w:rPr>
          <w:rFonts w:cs="Times New Roman"/>
          <w:sz w:val="18"/>
          <w:szCs w:val="18"/>
        </w:rPr>
        <w:t>.</w:t>
      </w:r>
    </w:p>
  </w:footnote>
  <w:footnote w:id="13">
    <w:p w14:paraId="41967454" w14:textId="2E923471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최초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인수인은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㈜탑</w:t>
      </w:r>
      <w:r>
        <w:rPr>
          <w:rFonts w:cs="Times New Roman" w:hint="eastAsia"/>
          <w:sz w:val="18"/>
          <w:szCs w:val="18"/>
        </w:rPr>
        <w:t>코</w:t>
      </w:r>
      <w:r w:rsidRPr="00EB2B5F">
        <w:rPr>
          <w:rFonts w:cs="Times New Roman" w:hint="eastAsia"/>
          <w:sz w:val="18"/>
          <w:szCs w:val="18"/>
        </w:rPr>
        <w:t>임</w:t>
      </w:r>
      <w:r w:rsidRPr="00EB2B5F">
        <w:rPr>
          <w:rFonts w:cs="Times New Roman" w:hint="eastAsia"/>
          <w:sz w:val="18"/>
          <w:szCs w:val="18"/>
        </w:rPr>
        <w:t>.</w:t>
      </w:r>
      <w:r w:rsidRPr="00EB2B5F">
        <w:rPr>
          <w:rFonts w:cs="Times New Roman"/>
          <w:sz w:val="18"/>
          <w:szCs w:val="18"/>
        </w:rPr>
        <w:t xml:space="preserve"> 2023. 3. 10.</w:t>
      </w:r>
      <w:r w:rsidRPr="00EB2B5F">
        <w:rPr>
          <w:rFonts w:cs="Times New Roman" w:hint="eastAsia"/>
          <w:sz w:val="18"/>
          <w:szCs w:val="18"/>
        </w:rPr>
        <w:t>자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공시에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따르면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대상회사가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만기전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전액</w:t>
      </w:r>
      <w:r w:rsidRPr="00EB2B5F">
        <w:rPr>
          <w:rFonts w:cs="Times New Roman" w:hint="eastAsia"/>
          <w:sz w:val="18"/>
          <w:szCs w:val="18"/>
        </w:rPr>
        <w:t xml:space="preserve"> </w:t>
      </w:r>
      <w:r w:rsidRPr="00EB2B5F">
        <w:rPr>
          <w:rFonts w:cs="Times New Roman" w:hint="eastAsia"/>
          <w:sz w:val="18"/>
          <w:szCs w:val="18"/>
        </w:rPr>
        <w:t>인수하였음</w:t>
      </w:r>
      <w:r w:rsidRPr="00EB2B5F">
        <w:rPr>
          <w:rFonts w:cs="Times New Roman" w:hint="eastAsia"/>
          <w:sz w:val="18"/>
          <w:szCs w:val="18"/>
        </w:rPr>
        <w:t>.</w:t>
      </w:r>
    </w:p>
  </w:footnote>
  <w:footnote w:id="14">
    <w:p w14:paraId="6BE53618" w14:textId="412E416B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최초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인수인은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㈜제이엔엠파트너스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이브이오리서치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하우투파트너스이나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현재는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개인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포함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총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9</w:t>
      </w:r>
      <w:r w:rsidRPr="00EB2B5F">
        <w:rPr>
          <w:rFonts w:hint="eastAsia"/>
          <w:sz w:val="18"/>
          <w:szCs w:val="18"/>
        </w:rPr>
        <w:t>인의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채권자가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보유한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것으로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파악하고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있음</w:t>
      </w:r>
      <w:r w:rsidRPr="00EB2B5F">
        <w:rPr>
          <w:rFonts w:hint="eastAsia"/>
          <w:sz w:val="18"/>
          <w:szCs w:val="18"/>
        </w:rPr>
        <w:t>(</w:t>
      </w:r>
      <w:r w:rsidRPr="00EB2B5F">
        <w:rPr>
          <w:rFonts w:hint="eastAsia"/>
          <w:sz w:val="18"/>
          <w:szCs w:val="18"/>
        </w:rPr>
        <w:t>공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*(15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하우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한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*(1</w:t>
      </w:r>
      <w:r w:rsidRPr="00EB2B5F">
        <w:rPr>
          <w:rFonts w:hint="eastAsia"/>
          <w:sz w:val="18"/>
          <w:szCs w:val="18"/>
        </w:rPr>
        <w:t>억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장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*(13</w:t>
      </w:r>
      <w:r w:rsidRPr="00EB2B5F">
        <w:rPr>
          <w:rFonts w:hint="eastAsia"/>
          <w:sz w:val="18"/>
          <w:szCs w:val="18"/>
        </w:rPr>
        <w:t>억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조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</w:t>
      </w:r>
      <w:r w:rsidRPr="00EB2B5F">
        <w:rPr>
          <w:rFonts w:hint="eastAsia"/>
          <w:sz w:val="18"/>
          <w:szCs w:val="18"/>
        </w:rPr>
        <w:t>10</w:t>
      </w:r>
      <w:r w:rsidRPr="00EB2B5F">
        <w:rPr>
          <w:rFonts w:hint="eastAsia"/>
          <w:sz w:val="18"/>
          <w:szCs w:val="18"/>
        </w:rPr>
        <w:t>억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㈜제이</w:t>
      </w:r>
      <w:r w:rsidRPr="00EB2B5F">
        <w:rPr>
          <w:rFonts w:hint="eastAsia"/>
          <w:sz w:val="18"/>
          <w:szCs w:val="18"/>
        </w:rPr>
        <w:t>**(10</w:t>
      </w:r>
      <w:r w:rsidRPr="00EB2B5F">
        <w:rPr>
          <w:rFonts w:hint="eastAsia"/>
          <w:sz w:val="18"/>
          <w:szCs w:val="18"/>
        </w:rPr>
        <w:t>억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정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*(10</w:t>
      </w:r>
      <w:r w:rsidRPr="00EB2B5F">
        <w:rPr>
          <w:rFonts w:hint="eastAsia"/>
          <w:sz w:val="18"/>
          <w:szCs w:val="18"/>
        </w:rPr>
        <w:t>억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이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*(5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㈜타워</w:t>
      </w:r>
      <w:r w:rsidRPr="00EB2B5F">
        <w:rPr>
          <w:rFonts w:hint="eastAsia"/>
          <w:sz w:val="18"/>
          <w:szCs w:val="18"/>
        </w:rPr>
        <w:t>***(</w:t>
      </w:r>
      <w:r w:rsidRPr="00EB2B5F">
        <w:rPr>
          <w:sz w:val="18"/>
          <w:szCs w:val="18"/>
        </w:rPr>
        <w:t>5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대상회사</w:t>
      </w:r>
      <w:r w:rsidRPr="00EB2B5F">
        <w:rPr>
          <w:rFonts w:hint="eastAsia"/>
          <w:sz w:val="18"/>
          <w:szCs w:val="18"/>
        </w:rPr>
        <w:t>(</w:t>
      </w:r>
      <w:r w:rsidRPr="00EB2B5F">
        <w:rPr>
          <w:sz w:val="18"/>
          <w:szCs w:val="18"/>
        </w:rPr>
        <w:t>53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sz w:val="18"/>
          <w:szCs w:val="18"/>
        </w:rPr>
        <w:t xml:space="preserve">). </w:t>
      </w:r>
      <w:r w:rsidRPr="00EB2B5F">
        <w:rPr>
          <w:rFonts w:hint="eastAsia"/>
          <w:sz w:val="18"/>
          <w:szCs w:val="18"/>
        </w:rPr>
        <w:t>즉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53</w:t>
      </w:r>
      <w:r w:rsidRPr="00EB2B5F">
        <w:rPr>
          <w:rFonts w:hint="eastAsia"/>
          <w:sz w:val="18"/>
          <w:szCs w:val="18"/>
        </w:rPr>
        <w:t>억원의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사채권자는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대상회사임</w:t>
      </w:r>
      <w:r w:rsidRPr="00EB2B5F">
        <w:rPr>
          <w:rFonts w:hint="eastAsia"/>
          <w:sz w:val="18"/>
          <w:szCs w:val="18"/>
        </w:rPr>
        <w:t>.</w:t>
      </w:r>
    </w:p>
  </w:footnote>
  <w:footnote w:id="15">
    <w:p w14:paraId="5540197E" w14:textId="76D48115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외국환거래규정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제</w:t>
      </w:r>
      <w:r w:rsidRPr="00EB2B5F">
        <w:rPr>
          <w:rFonts w:hint="eastAsia"/>
          <w:sz w:val="18"/>
          <w:szCs w:val="18"/>
        </w:rPr>
        <w:t>9</w:t>
      </w:r>
      <w:r w:rsidRPr="00EB2B5F">
        <w:rPr>
          <w:sz w:val="18"/>
          <w:szCs w:val="18"/>
        </w:rPr>
        <w:t>-6</w:t>
      </w:r>
      <w:r w:rsidRPr="00EB2B5F">
        <w:rPr>
          <w:rFonts w:hint="eastAsia"/>
          <w:sz w:val="18"/>
          <w:szCs w:val="18"/>
        </w:rPr>
        <w:t>조</w:t>
      </w:r>
    </w:p>
  </w:footnote>
  <w:footnote w:id="16">
    <w:p w14:paraId="7C5AC5BE" w14:textId="2ABD8684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누구의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명의로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하든지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자기의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계산으로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의결권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없는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주식을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제외한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발행주식총수의</w:t>
      </w:r>
      <w:r w:rsidRPr="00EB2B5F">
        <w:rPr>
          <w:rFonts w:hint="eastAsia"/>
          <w:sz w:val="18"/>
          <w:szCs w:val="18"/>
        </w:rPr>
        <w:t xml:space="preserve"> 100</w:t>
      </w:r>
      <w:r w:rsidRPr="00EB2B5F">
        <w:rPr>
          <w:rFonts w:hint="eastAsia"/>
          <w:sz w:val="18"/>
          <w:szCs w:val="18"/>
        </w:rPr>
        <w:t>분의</w:t>
      </w:r>
      <w:r w:rsidRPr="00EB2B5F">
        <w:rPr>
          <w:rFonts w:hint="eastAsia"/>
          <w:sz w:val="18"/>
          <w:szCs w:val="18"/>
        </w:rPr>
        <w:t xml:space="preserve"> 10 </w:t>
      </w:r>
      <w:r w:rsidRPr="00EB2B5F">
        <w:rPr>
          <w:rFonts w:hint="eastAsia"/>
          <w:sz w:val="18"/>
          <w:szCs w:val="18"/>
        </w:rPr>
        <w:t>이상의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주식을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소유하거나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이사ㆍ집행임원ㆍ감사의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선임과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해임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등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상장회사의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주요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경영사항에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대하여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사실상의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영향력을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행사하는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주주</w:t>
      </w:r>
      <w:r w:rsidRPr="00EB2B5F">
        <w:rPr>
          <w:rFonts w:hint="eastAsia"/>
          <w:sz w:val="18"/>
          <w:szCs w:val="18"/>
        </w:rPr>
        <w:t xml:space="preserve"> (</w:t>
      </w:r>
      <w:r w:rsidRPr="00EB2B5F">
        <w:rPr>
          <w:rFonts w:hint="eastAsia"/>
          <w:sz w:val="18"/>
          <w:szCs w:val="18"/>
        </w:rPr>
        <w:t>상법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제</w:t>
      </w:r>
      <w:r w:rsidRPr="00EB2B5F">
        <w:rPr>
          <w:rFonts w:hint="eastAsia"/>
          <w:sz w:val="18"/>
          <w:szCs w:val="18"/>
        </w:rPr>
        <w:t>542</w:t>
      </w:r>
      <w:r w:rsidRPr="00EB2B5F">
        <w:rPr>
          <w:rFonts w:hint="eastAsia"/>
          <w:sz w:val="18"/>
          <w:szCs w:val="18"/>
        </w:rPr>
        <w:t>조의</w:t>
      </w:r>
      <w:r w:rsidRPr="00EB2B5F">
        <w:rPr>
          <w:rFonts w:hint="eastAsia"/>
          <w:sz w:val="18"/>
          <w:szCs w:val="18"/>
        </w:rPr>
        <w:t xml:space="preserve">8 </w:t>
      </w:r>
      <w:r w:rsidRPr="00EB2B5F">
        <w:rPr>
          <w:rFonts w:hint="eastAsia"/>
          <w:sz w:val="18"/>
          <w:szCs w:val="18"/>
        </w:rPr>
        <w:t>제</w:t>
      </w:r>
      <w:r w:rsidRPr="00EB2B5F">
        <w:rPr>
          <w:rFonts w:hint="eastAsia"/>
          <w:sz w:val="18"/>
          <w:szCs w:val="18"/>
        </w:rPr>
        <w:t>2</w:t>
      </w:r>
      <w:r w:rsidRPr="00EB2B5F">
        <w:rPr>
          <w:rFonts w:hint="eastAsia"/>
          <w:sz w:val="18"/>
          <w:szCs w:val="18"/>
        </w:rPr>
        <w:t>항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제</w:t>
      </w:r>
      <w:r w:rsidRPr="00EB2B5F">
        <w:rPr>
          <w:rFonts w:hint="eastAsia"/>
          <w:sz w:val="18"/>
          <w:szCs w:val="18"/>
        </w:rPr>
        <w:t>6</w:t>
      </w:r>
      <w:r w:rsidRPr="00EB2B5F">
        <w:rPr>
          <w:rFonts w:hint="eastAsia"/>
          <w:sz w:val="18"/>
          <w:szCs w:val="18"/>
        </w:rPr>
        <w:t>호</w:t>
      </w:r>
      <w:r w:rsidRPr="00EB2B5F">
        <w:rPr>
          <w:rFonts w:hint="eastAsia"/>
          <w:sz w:val="18"/>
          <w:szCs w:val="18"/>
        </w:rPr>
        <w:t>)</w:t>
      </w:r>
    </w:p>
  </w:footnote>
  <w:footnote w:id="17">
    <w:p w14:paraId="4CE8F09B" w14:textId="2486E210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제</w:t>
      </w:r>
      <w:r w:rsidRPr="00EB2B5F">
        <w:rPr>
          <w:rFonts w:hint="eastAsia"/>
          <w:sz w:val="18"/>
          <w:szCs w:val="18"/>
        </w:rPr>
        <w:t>8</w:t>
      </w:r>
      <w:r w:rsidRPr="00EB2B5F">
        <w:rPr>
          <w:rFonts w:hint="eastAsia"/>
          <w:sz w:val="18"/>
          <w:szCs w:val="18"/>
        </w:rPr>
        <w:t>회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전환사채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관련</w:t>
      </w:r>
      <w:r w:rsidRPr="00EB2B5F">
        <w:rPr>
          <w:rFonts w:hint="eastAsia"/>
          <w:sz w:val="18"/>
          <w:szCs w:val="18"/>
        </w:rPr>
        <w:t>.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회사의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설명에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따르면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㈜탑코가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사채전액</w:t>
      </w:r>
      <w:r w:rsidRPr="00EB2B5F">
        <w:rPr>
          <w:rFonts w:hint="eastAsia"/>
          <w:sz w:val="18"/>
          <w:szCs w:val="18"/>
        </w:rPr>
        <w:t>(</w:t>
      </w:r>
      <w:r w:rsidRPr="00EB2B5F">
        <w:rPr>
          <w:sz w:val="18"/>
          <w:szCs w:val="18"/>
        </w:rPr>
        <w:t>20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>)</w:t>
      </w:r>
      <w:r w:rsidRPr="00EB2B5F">
        <w:rPr>
          <w:rFonts w:hint="eastAsia"/>
          <w:sz w:val="18"/>
          <w:szCs w:val="18"/>
        </w:rPr>
        <w:t>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㈜에스</w:t>
      </w:r>
      <w:r w:rsidRPr="00EB2B5F">
        <w:rPr>
          <w:rFonts w:hint="eastAsia"/>
          <w:sz w:val="18"/>
          <w:szCs w:val="18"/>
        </w:rPr>
        <w:t>*</w:t>
      </w:r>
      <w:r w:rsidRPr="00EB2B5F">
        <w:rPr>
          <w:sz w:val="18"/>
          <w:szCs w:val="18"/>
        </w:rPr>
        <w:t>*</w:t>
      </w:r>
      <w:r w:rsidRPr="00EB2B5F">
        <w:rPr>
          <w:rFonts w:hint="eastAsia"/>
          <w:sz w:val="18"/>
          <w:szCs w:val="18"/>
        </w:rPr>
        <w:t>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매각하였으나</w:t>
      </w:r>
      <w:r w:rsidRPr="00EB2B5F">
        <w:rPr>
          <w:rFonts w:hint="eastAsia"/>
          <w:sz w:val="18"/>
          <w:szCs w:val="18"/>
        </w:rPr>
        <w:t xml:space="preserve">, </w:t>
      </w:r>
      <w:r w:rsidRPr="00EB2B5F">
        <w:rPr>
          <w:rFonts w:hint="eastAsia"/>
          <w:sz w:val="18"/>
          <w:szCs w:val="18"/>
        </w:rPr>
        <w:t>대금지급이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완료되지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않았다고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함</w:t>
      </w:r>
      <w:r w:rsidRPr="00EB2B5F">
        <w:rPr>
          <w:rFonts w:hint="eastAsia"/>
          <w:sz w:val="18"/>
          <w:szCs w:val="18"/>
        </w:rPr>
        <w:t>.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사채총액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20</w:t>
      </w:r>
      <w:r w:rsidRPr="00EB2B5F">
        <w:rPr>
          <w:rFonts w:hint="eastAsia"/>
          <w:sz w:val="18"/>
          <w:szCs w:val="18"/>
        </w:rPr>
        <w:t>억원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중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10</w:t>
      </w:r>
      <w:r w:rsidRPr="00EB2B5F">
        <w:rPr>
          <w:rFonts w:hint="eastAsia"/>
          <w:sz w:val="18"/>
          <w:szCs w:val="18"/>
        </w:rPr>
        <w:t>억원은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sz w:val="18"/>
          <w:szCs w:val="18"/>
        </w:rPr>
        <w:t>2023. 3. 13.</w:t>
      </w:r>
      <w:r w:rsidRPr="00EB2B5F">
        <w:rPr>
          <w:rFonts w:hint="eastAsia"/>
          <w:sz w:val="18"/>
          <w:szCs w:val="18"/>
        </w:rPr>
        <w:t>자로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전환청구권이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행사되었음</w:t>
      </w:r>
      <w:r w:rsidRPr="00EB2B5F">
        <w:rPr>
          <w:rFonts w:hint="eastAsia"/>
          <w:sz w:val="18"/>
          <w:szCs w:val="18"/>
        </w:rPr>
        <w:t>.</w:t>
      </w:r>
    </w:p>
  </w:footnote>
  <w:footnote w:id="18">
    <w:p w14:paraId="124AE53E" w14:textId="55AF761A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제</w:t>
      </w:r>
      <w:r w:rsidRPr="00EB2B5F">
        <w:rPr>
          <w:rFonts w:hint="eastAsia"/>
          <w:sz w:val="18"/>
          <w:szCs w:val="18"/>
        </w:rPr>
        <w:t>6</w:t>
      </w:r>
      <w:r w:rsidRPr="00EB2B5F">
        <w:rPr>
          <w:rFonts w:hint="eastAsia"/>
          <w:sz w:val="18"/>
          <w:szCs w:val="18"/>
        </w:rPr>
        <w:t>회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전환사채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관련</w:t>
      </w:r>
      <w:r w:rsidRPr="00EB2B5F">
        <w:rPr>
          <w:rFonts w:hint="eastAsia"/>
          <w:sz w:val="18"/>
          <w:szCs w:val="18"/>
        </w:rPr>
        <w:t>.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회사의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설명에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따르면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사채권자는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지브이에이자산운용이라고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하나</w:t>
      </w:r>
      <w:r w:rsidRPr="00EB2B5F">
        <w:rPr>
          <w:rFonts w:hint="eastAsia"/>
          <w:sz w:val="18"/>
          <w:szCs w:val="18"/>
        </w:rPr>
        <w:t>,</w:t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사채권자의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요청으로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세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개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금융기관에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근저당권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설정하였다고</w:t>
      </w:r>
      <w:r w:rsidRPr="00EB2B5F">
        <w:rPr>
          <w:rFonts w:hint="eastAsia"/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함</w:t>
      </w:r>
      <w:r w:rsidRPr="00EB2B5F">
        <w:rPr>
          <w:rFonts w:hint="eastAsia"/>
          <w:sz w:val="18"/>
          <w:szCs w:val="18"/>
        </w:rPr>
        <w:t>.</w:t>
      </w:r>
    </w:p>
  </w:footnote>
  <w:footnote w:id="19">
    <w:p w14:paraId="6DB295E6" w14:textId="7528F2E7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PUB REDMOON </w:t>
      </w:r>
      <w:r w:rsidRPr="00EB2B5F">
        <w:rPr>
          <w:rFonts w:cs="Times New Roman"/>
          <w:sz w:val="18"/>
          <w:szCs w:val="18"/>
        </w:rPr>
        <w:t>상표는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나대호와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공동소유로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되어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있으나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제공된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자료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및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설명에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따르면</w:t>
      </w:r>
      <w:r w:rsidRPr="00EB2B5F">
        <w:rPr>
          <w:rFonts w:cs="Times New Roman"/>
          <w:sz w:val="18"/>
          <w:szCs w:val="18"/>
        </w:rPr>
        <w:t xml:space="preserve"> Redmoon </w:t>
      </w:r>
      <w:r w:rsidRPr="00EB2B5F">
        <w:rPr>
          <w:rFonts w:cs="Times New Roman"/>
          <w:sz w:val="18"/>
          <w:szCs w:val="18"/>
        </w:rPr>
        <w:t>브랜드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영업권은</w:t>
      </w:r>
      <w:r w:rsidRPr="00EB2B5F">
        <w:rPr>
          <w:rFonts w:cs="Times New Roman"/>
          <w:sz w:val="18"/>
          <w:szCs w:val="18"/>
        </w:rPr>
        <w:t xml:space="preserve"> 2021. 3. 31.</w:t>
      </w:r>
      <w:r w:rsidRPr="00EB2B5F">
        <w:rPr>
          <w:rFonts w:cs="Times New Roman"/>
          <w:sz w:val="18"/>
          <w:szCs w:val="18"/>
        </w:rPr>
        <w:t>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㈜엠푸드와의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영업양도계약에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따라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㈜엠푸드에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양도된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것으로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확인됨</w:t>
      </w:r>
      <w:r w:rsidRPr="00EB2B5F">
        <w:rPr>
          <w:rFonts w:cs="Times New Roman" w:hint="eastAsia"/>
          <w:sz w:val="18"/>
          <w:szCs w:val="18"/>
        </w:rPr>
        <w:t>.</w:t>
      </w:r>
    </w:p>
  </w:footnote>
  <w:footnote w:id="20">
    <w:p w14:paraId="48DFC043" w14:textId="77777777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본사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직원에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대해서는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확정급여형</w:t>
      </w:r>
      <w:r w:rsidRPr="00EB2B5F">
        <w:rPr>
          <w:rFonts w:cs="Times New Roman"/>
          <w:sz w:val="18"/>
          <w:szCs w:val="18"/>
        </w:rPr>
        <w:t>(DB)</w:t>
      </w:r>
      <w:r w:rsidRPr="00EB2B5F">
        <w:rPr>
          <w:rFonts w:cs="Times New Roman"/>
          <w:sz w:val="18"/>
          <w:szCs w:val="18"/>
        </w:rPr>
        <w:t>퇴직연금을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적용하고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직영매장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직원과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임원에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대해서는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일반퇴직금제도로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퇴직충당금을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적립함</w:t>
      </w:r>
      <w:r w:rsidRPr="00EB2B5F">
        <w:rPr>
          <w:rFonts w:cs="Times New Roman"/>
          <w:sz w:val="18"/>
          <w:szCs w:val="18"/>
        </w:rPr>
        <w:t>.</w:t>
      </w:r>
    </w:p>
  </w:footnote>
  <w:footnote w:id="21">
    <w:p w14:paraId="4ADF980A" w14:textId="77777777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연차휴가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미사용일수에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대해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매년</w:t>
      </w:r>
      <w:r w:rsidRPr="00EB2B5F">
        <w:rPr>
          <w:rFonts w:cs="Times New Roman"/>
          <w:sz w:val="18"/>
          <w:szCs w:val="18"/>
        </w:rPr>
        <w:t xml:space="preserve"> 4</w:t>
      </w:r>
      <w:r w:rsidRPr="00EB2B5F">
        <w:rPr>
          <w:rFonts w:cs="Times New Roman"/>
          <w:sz w:val="18"/>
          <w:szCs w:val="18"/>
        </w:rPr>
        <w:t>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임금지급시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수당으로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지급함</w:t>
      </w:r>
      <w:r w:rsidRPr="00EB2B5F">
        <w:rPr>
          <w:rFonts w:cs="Times New Roman"/>
          <w:sz w:val="18"/>
          <w:szCs w:val="18"/>
        </w:rPr>
        <w:t>. 2022</w:t>
      </w:r>
      <w:r w:rsidRPr="00EB2B5F">
        <w:rPr>
          <w:rFonts w:cs="Times New Roman"/>
          <w:sz w:val="18"/>
          <w:szCs w:val="18"/>
        </w:rPr>
        <w:t>년분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본사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약</w:t>
      </w:r>
      <w:r w:rsidRPr="00EB2B5F">
        <w:rPr>
          <w:rFonts w:cs="Times New Roman"/>
          <w:sz w:val="18"/>
          <w:szCs w:val="18"/>
        </w:rPr>
        <w:t>2,500</w:t>
      </w:r>
      <w:r w:rsidRPr="00EB2B5F">
        <w:rPr>
          <w:rFonts w:cs="Times New Roman"/>
          <w:sz w:val="18"/>
          <w:szCs w:val="18"/>
        </w:rPr>
        <w:t>만원</w:t>
      </w:r>
      <w:r w:rsidRPr="00EB2B5F">
        <w:rPr>
          <w:rFonts w:cs="Times New Roman"/>
          <w:sz w:val="18"/>
          <w:szCs w:val="18"/>
        </w:rPr>
        <w:t>/</w:t>
      </w:r>
      <w:r w:rsidRPr="00EB2B5F">
        <w:rPr>
          <w:rFonts w:cs="Times New Roman"/>
          <w:sz w:val="18"/>
          <w:szCs w:val="18"/>
        </w:rPr>
        <w:t>직영매장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약</w:t>
      </w:r>
      <w:r w:rsidRPr="00EB2B5F">
        <w:rPr>
          <w:rFonts w:cs="Times New Roman"/>
          <w:sz w:val="18"/>
          <w:szCs w:val="18"/>
        </w:rPr>
        <w:t>6,300</w:t>
      </w:r>
      <w:r w:rsidRPr="00EB2B5F">
        <w:rPr>
          <w:rFonts w:cs="Times New Roman"/>
          <w:sz w:val="18"/>
          <w:szCs w:val="18"/>
        </w:rPr>
        <w:t>만원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지급</w:t>
      </w:r>
      <w:r w:rsidRPr="00EB2B5F">
        <w:rPr>
          <w:rFonts w:cs="Times New Roman"/>
          <w:sz w:val="18"/>
          <w:szCs w:val="18"/>
        </w:rPr>
        <w:t>, 2021</w:t>
      </w:r>
      <w:r w:rsidRPr="00EB2B5F">
        <w:rPr>
          <w:rFonts w:cs="Times New Roman"/>
          <w:sz w:val="18"/>
          <w:szCs w:val="18"/>
        </w:rPr>
        <w:t>년분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본사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약</w:t>
      </w:r>
      <w:r w:rsidRPr="00EB2B5F">
        <w:rPr>
          <w:rFonts w:cs="Times New Roman"/>
          <w:sz w:val="18"/>
          <w:szCs w:val="18"/>
        </w:rPr>
        <w:t>3,500</w:t>
      </w:r>
      <w:r w:rsidRPr="00EB2B5F">
        <w:rPr>
          <w:rFonts w:cs="Times New Roman"/>
          <w:sz w:val="18"/>
          <w:szCs w:val="18"/>
        </w:rPr>
        <w:t>만원</w:t>
      </w:r>
      <w:r w:rsidRPr="00EB2B5F">
        <w:rPr>
          <w:rFonts w:cs="Times New Roman"/>
          <w:sz w:val="18"/>
          <w:szCs w:val="18"/>
        </w:rPr>
        <w:t>/</w:t>
      </w:r>
      <w:r w:rsidRPr="00EB2B5F">
        <w:rPr>
          <w:rFonts w:cs="Times New Roman"/>
          <w:sz w:val="18"/>
          <w:szCs w:val="18"/>
        </w:rPr>
        <w:t>직영매장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약</w:t>
      </w:r>
      <w:r w:rsidRPr="00EB2B5F">
        <w:rPr>
          <w:rFonts w:cs="Times New Roman"/>
          <w:sz w:val="18"/>
          <w:szCs w:val="18"/>
        </w:rPr>
        <w:t>3,700</w:t>
      </w:r>
      <w:r w:rsidRPr="00EB2B5F">
        <w:rPr>
          <w:rFonts w:cs="Times New Roman"/>
          <w:sz w:val="18"/>
          <w:szCs w:val="18"/>
        </w:rPr>
        <w:t>만원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지급함</w:t>
      </w:r>
      <w:r w:rsidRPr="00EB2B5F">
        <w:rPr>
          <w:rFonts w:cs="Times New Roman"/>
          <w:sz w:val="18"/>
          <w:szCs w:val="18"/>
        </w:rPr>
        <w:t>.</w:t>
      </w:r>
    </w:p>
  </w:footnote>
  <w:footnote w:id="22">
    <w:p w14:paraId="7ED89F54" w14:textId="77777777" w:rsidR="00561824" w:rsidRPr="00EB2B5F" w:rsidRDefault="00561824" w:rsidP="00EB2B5F">
      <w:pPr>
        <w:pStyle w:val="ac"/>
        <w:spacing w:line="240" w:lineRule="auto"/>
        <w:rPr>
          <w:rFonts w:cs="Times New Roman"/>
          <w:sz w:val="18"/>
          <w:szCs w:val="18"/>
        </w:rPr>
      </w:pPr>
      <w:r w:rsidRPr="00EB2B5F">
        <w:rPr>
          <w:rStyle w:val="ad"/>
          <w:rFonts w:cs="Times New Roman"/>
          <w:sz w:val="18"/>
          <w:szCs w:val="18"/>
        </w:rPr>
        <w:footnoteRef/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특별상여금이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평균임금에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포함하는지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여부에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대해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삼성전자</w:t>
      </w:r>
      <w:r w:rsidRPr="00EB2B5F">
        <w:rPr>
          <w:rFonts w:cs="Times New Roman"/>
          <w:sz w:val="18"/>
          <w:szCs w:val="18"/>
        </w:rPr>
        <w:t>, SK</w:t>
      </w:r>
      <w:r w:rsidRPr="00EB2B5F">
        <w:rPr>
          <w:rFonts w:cs="Times New Roman"/>
          <w:sz w:val="18"/>
          <w:szCs w:val="18"/>
        </w:rPr>
        <w:t>하이닉스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등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사건이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현재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대법원에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계류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중인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바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그에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따라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향후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평균임금에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포함될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가능성도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배제할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없으나</w:t>
      </w:r>
      <w:r w:rsidRPr="00EB2B5F">
        <w:rPr>
          <w:rFonts w:cs="Times New Roman"/>
          <w:sz w:val="18"/>
          <w:szCs w:val="18"/>
        </w:rPr>
        <w:t xml:space="preserve">, </w:t>
      </w:r>
      <w:r w:rsidRPr="00EB2B5F">
        <w:rPr>
          <w:rFonts w:cs="Times New Roman"/>
          <w:sz w:val="18"/>
          <w:szCs w:val="18"/>
        </w:rPr>
        <w:t>대상회사의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특별상여금은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지급액수가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소액인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점에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비추어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금전적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리스크는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낮은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것으로</w:t>
      </w:r>
      <w:r w:rsidRPr="00EB2B5F">
        <w:rPr>
          <w:rFonts w:cs="Times New Roman"/>
          <w:sz w:val="18"/>
          <w:szCs w:val="18"/>
        </w:rPr>
        <w:t xml:space="preserve"> </w:t>
      </w:r>
      <w:r w:rsidRPr="00EB2B5F">
        <w:rPr>
          <w:rFonts w:cs="Times New Roman"/>
          <w:sz w:val="18"/>
          <w:szCs w:val="18"/>
        </w:rPr>
        <w:t>보임</w:t>
      </w:r>
      <w:r w:rsidRPr="00EB2B5F">
        <w:rPr>
          <w:rFonts w:cs="Times New Roman"/>
          <w:sz w:val="18"/>
          <w:szCs w:val="18"/>
        </w:rPr>
        <w:t xml:space="preserve">. </w:t>
      </w:r>
    </w:p>
  </w:footnote>
  <w:footnote w:id="23">
    <w:p w14:paraId="41D0AFE1" w14:textId="5CD7DE7B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hint="eastAsia"/>
          <w:sz w:val="18"/>
          <w:szCs w:val="18"/>
        </w:rPr>
        <w:t>공동소유</w:t>
      </w:r>
    </w:p>
  </w:footnote>
  <w:footnote w:id="24">
    <w:p w14:paraId="5AFD034E" w14:textId="23ACBEC8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t>등록결정 [2023.02.02]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br/>
        <w:t>- 등록료납부기한 : 2023.04.07</w:t>
      </w:r>
    </w:p>
  </w:footnote>
  <w:footnote w:id="25">
    <w:p w14:paraId="03DED8D1" w14:textId="3D293A65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t>등록결정 [2023.02.02]</w:t>
      </w:r>
      <w:r w:rsidRPr="00EB2B5F">
        <w:rPr>
          <w:rFonts w:ascii="맑은 고딕" w:eastAsia="맑은 고딕" w:hAnsi="맑은 고딕" w:cs="굴림"/>
          <w:kern w:val="0"/>
          <w:sz w:val="18"/>
          <w:szCs w:val="18"/>
        </w:rPr>
        <w:t xml:space="preserve">. 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t>등록료납부기한 : 2023.04.07</w:t>
      </w:r>
    </w:p>
  </w:footnote>
  <w:footnote w:id="26">
    <w:p w14:paraId="44B8E09C" w14:textId="466BAABE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t>거절결정불복심판 진행중 (심판번호 : 2022원1237</w:t>
      </w:r>
      <w:r w:rsidRPr="00EB2B5F">
        <w:rPr>
          <w:rFonts w:ascii="맑은 고딕" w:eastAsia="맑은 고딕" w:hAnsi="맑은 고딕" w:cs="굴림"/>
          <w:kern w:val="0"/>
          <w:sz w:val="18"/>
          <w:szCs w:val="18"/>
        </w:rPr>
        <w:t xml:space="preserve">, 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t>청구일 : 2022.06.10</w:t>
      </w:r>
      <w:r w:rsidRPr="00EB2B5F">
        <w:rPr>
          <w:rFonts w:ascii="맑은 고딕" w:eastAsia="맑은 고딕" w:hAnsi="맑은 고딕" w:cs="굴림"/>
          <w:kern w:val="0"/>
          <w:sz w:val="18"/>
          <w:szCs w:val="18"/>
        </w:rPr>
        <w:t>)</w:t>
      </w:r>
    </w:p>
  </w:footnote>
  <w:footnote w:id="27">
    <w:p w14:paraId="34125FF3" w14:textId="5F7A4436" w:rsidR="00561824" w:rsidRPr="00EB2B5F" w:rsidRDefault="00561824" w:rsidP="00EB2B5F">
      <w:pPr>
        <w:pStyle w:val="ac"/>
        <w:spacing w:line="240" w:lineRule="auto"/>
        <w:rPr>
          <w:sz w:val="18"/>
          <w:szCs w:val="18"/>
        </w:rPr>
      </w:pPr>
      <w:r w:rsidRPr="00EB2B5F">
        <w:rPr>
          <w:rStyle w:val="ad"/>
          <w:sz w:val="18"/>
          <w:szCs w:val="18"/>
        </w:rPr>
        <w:footnoteRef/>
      </w:r>
      <w:r w:rsidRPr="00EB2B5F">
        <w:rPr>
          <w:sz w:val="18"/>
          <w:szCs w:val="18"/>
        </w:rPr>
        <w:t xml:space="preserve"> </w:t>
      </w:r>
      <w:r w:rsidRPr="00EB2B5F">
        <w:rPr>
          <w:rFonts w:ascii="맑은 고딕" w:eastAsia="맑은 고딕" w:hAnsi="맑은 고딕" w:cs="굴림" w:hint="eastAsia"/>
          <w:kern w:val="0"/>
          <w:sz w:val="18"/>
          <w:szCs w:val="18"/>
        </w:rPr>
        <w:t>출원서 보정요구에 대한 대응이 없어 무효처분 될 예정임 (보정서 제출 기한 : 2023.02.10)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19761" w14:textId="77777777" w:rsidR="00561824" w:rsidRDefault="00561824" w:rsidP="009249C8">
    <w:pPr>
      <w:pStyle w:val="a3"/>
      <w:jc w:val="right"/>
    </w:pPr>
    <w:r w:rsidRPr="00AA57C9">
      <w:rPr>
        <w:noProof/>
        <w:color w:val="595959" w:themeColor="text1" w:themeTint="A6"/>
      </w:rPr>
      <w:drawing>
        <wp:inline distT="0" distB="0" distL="0" distR="0" wp14:anchorId="4C4BD3EB" wp14:editId="140DAAA7">
          <wp:extent cx="1260000" cy="126000"/>
          <wp:effectExtent l="0" t="0" r="0" b="7620"/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12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4792E" w14:textId="77777777" w:rsidR="00561824" w:rsidRDefault="00561824" w:rsidP="00B01F9F">
    <w:pPr>
      <w:pStyle w:val="a3"/>
      <w:jc w:val="right"/>
    </w:pPr>
    <w:r>
      <w:rPr>
        <w:noProof/>
      </w:rPr>
      <w:drawing>
        <wp:inline distT="0" distB="0" distL="0" distR="0" wp14:anchorId="79E94FF3" wp14:editId="06AD2700">
          <wp:extent cx="1974648" cy="198000"/>
          <wp:effectExtent l="0" t="0" r="0" b="0"/>
          <wp:docPr id="13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4648" cy="19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1CC84" w14:textId="77777777" w:rsidR="00561824" w:rsidRDefault="00561824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AC822" w14:textId="77777777" w:rsidR="00561824" w:rsidRDefault="00561824" w:rsidP="009249C8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F2695"/>
    <w:multiLevelType w:val="hybridMultilevel"/>
    <w:tmpl w:val="14E8581C"/>
    <w:lvl w:ilvl="0" w:tplc="E13EC786">
      <w:start w:val="1"/>
      <w:numFmt w:val="ganada"/>
      <w:lvlText w:val="(%1)"/>
      <w:lvlJc w:val="left"/>
      <w:pPr>
        <w:ind w:left="800" w:hanging="40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231167"/>
    <w:multiLevelType w:val="hybridMultilevel"/>
    <w:tmpl w:val="91B0B1F4"/>
    <w:lvl w:ilvl="0" w:tplc="4F20E592">
      <w:start w:val="1"/>
      <w:numFmt w:val="bullet"/>
      <w:lvlText w:val="•"/>
      <w:lvlJc w:val="left"/>
      <w:pPr>
        <w:ind w:left="800" w:hanging="40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E64595"/>
    <w:multiLevelType w:val="hybridMultilevel"/>
    <w:tmpl w:val="D388A9DE"/>
    <w:lvl w:ilvl="0" w:tplc="A07AEB34"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4F20E592">
      <w:start w:val="1"/>
      <w:numFmt w:val="bullet"/>
      <w:lvlText w:val="•"/>
      <w:lvlJc w:val="left"/>
      <w:pPr>
        <w:ind w:left="1200" w:hanging="400"/>
      </w:pPr>
      <w:rPr>
        <w:rFonts w:ascii="바탕체" w:eastAsia="바탕체" w:hAnsi="바탕체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5A63168"/>
    <w:multiLevelType w:val="hybridMultilevel"/>
    <w:tmpl w:val="EB1C2754"/>
    <w:lvl w:ilvl="0" w:tplc="41A489FC">
      <w:start w:val="1"/>
      <w:numFmt w:val="bullet"/>
      <w:pStyle w:val="1"/>
      <w:lvlText w:val=""/>
      <w:lvlJc w:val="left"/>
      <w:pPr>
        <w:ind w:left="513" w:hanging="400"/>
      </w:pPr>
      <w:rPr>
        <w:rFonts w:ascii="Wingdings" w:hAnsi="Wingdings" w:hint="default"/>
        <w:color w:val="auto"/>
      </w:rPr>
    </w:lvl>
    <w:lvl w:ilvl="1" w:tplc="49082EB2">
      <w:start w:val="1"/>
      <w:numFmt w:val="bullet"/>
      <w:lvlText w:val="–"/>
      <w:lvlJc w:val="left"/>
      <w:pPr>
        <w:ind w:left="913" w:hanging="400"/>
      </w:pPr>
      <w:rPr>
        <w:rFonts w:ascii="바탕체" w:eastAsia="바탕체" w:hAnsi="바탕체" w:hint="eastAsia"/>
        <w:lang w:val="en-US"/>
      </w:rPr>
    </w:lvl>
    <w:lvl w:ilvl="2" w:tplc="04090005" w:tentative="1">
      <w:start w:val="1"/>
      <w:numFmt w:val="bullet"/>
      <w:lvlText w:val=""/>
      <w:lvlJc w:val="left"/>
      <w:pPr>
        <w:ind w:left="13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3" w:hanging="400"/>
      </w:pPr>
      <w:rPr>
        <w:rFonts w:ascii="Wingdings" w:hAnsi="Wingdings" w:hint="default"/>
      </w:rPr>
    </w:lvl>
  </w:abstractNum>
  <w:abstractNum w:abstractNumId="4" w15:restartNumberingAfterBreak="0">
    <w:nsid w:val="1ED347B9"/>
    <w:multiLevelType w:val="hybridMultilevel"/>
    <w:tmpl w:val="99EEDDD8"/>
    <w:lvl w:ilvl="0" w:tplc="74126276">
      <w:start w:val="1"/>
      <w:numFmt w:val="bullet"/>
      <w:lvlText w:val="•"/>
      <w:lvlJc w:val="left"/>
      <w:pPr>
        <w:ind w:left="1047" w:hanging="40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7" w:hanging="400"/>
      </w:pPr>
      <w:rPr>
        <w:rFonts w:ascii="Wingdings" w:hAnsi="Wingdings" w:hint="default"/>
      </w:rPr>
    </w:lvl>
  </w:abstractNum>
  <w:abstractNum w:abstractNumId="5" w15:restartNumberingAfterBreak="0">
    <w:nsid w:val="1FD0339E"/>
    <w:multiLevelType w:val="hybridMultilevel"/>
    <w:tmpl w:val="F6E683E4"/>
    <w:lvl w:ilvl="0" w:tplc="69E00FBC"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3702B10"/>
    <w:multiLevelType w:val="multilevel"/>
    <w:tmpl w:val="10D4F30A"/>
    <w:lvl w:ilvl="0">
      <w:start w:val="1"/>
      <w:numFmt w:val="upperRoman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134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8E0644F"/>
    <w:multiLevelType w:val="hybridMultilevel"/>
    <w:tmpl w:val="B330B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7F58D8D4">
      <w:start w:val="1"/>
      <w:numFmt w:val="decimal"/>
      <w:lvlText w:val="%2."/>
      <w:lvlJc w:val="left"/>
      <w:pPr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A2A478B"/>
    <w:multiLevelType w:val="hybridMultilevel"/>
    <w:tmpl w:val="B016C6A4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36035CB8"/>
    <w:multiLevelType w:val="multilevel"/>
    <w:tmpl w:val="130856D0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425" w:hanging="425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851" w:hanging="426"/>
      </w:pPr>
      <w:rPr>
        <w:rFonts w:ascii="바탕체" w:eastAsia="바탕체" w:hAnsi="바탕체" w:hint="eastAsia"/>
      </w:rPr>
    </w:lvl>
    <w:lvl w:ilvl="3">
      <w:start w:val="1"/>
      <w:numFmt w:val="bullet"/>
      <w:lvlText w:val="○"/>
      <w:lvlJc w:val="left"/>
      <w:pPr>
        <w:ind w:left="1276" w:hanging="425"/>
      </w:pPr>
      <w:rPr>
        <w:rFonts w:ascii="바탕" w:eastAsia="바탕" w:hAnsi="바탕" w:hint="eastAsia"/>
      </w:rPr>
    </w:lvl>
    <w:lvl w:ilvl="4">
      <w:start w:val="1"/>
      <w:numFmt w:val="upperLetter"/>
      <w:lvlText w:val="%5."/>
      <w:lvlJc w:val="left"/>
      <w:pPr>
        <w:ind w:left="21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50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400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25" w:hanging="425"/>
      </w:pPr>
      <w:rPr>
        <w:rFonts w:hint="eastAsia"/>
      </w:rPr>
    </w:lvl>
  </w:abstractNum>
  <w:abstractNum w:abstractNumId="10" w15:restartNumberingAfterBreak="0">
    <w:nsid w:val="381372C9"/>
    <w:multiLevelType w:val="hybridMultilevel"/>
    <w:tmpl w:val="A89A87A0"/>
    <w:lvl w:ilvl="0" w:tplc="342E4F8A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E1C6AAC"/>
    <w:multiLevelType w:val="hybridMultilevel"/>
    <w:tmpl w:val="68F64760"/>
    <w:lvl w:ilvl="0" w:tplc="535EC970">
      <w:start w:val="1"/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33B00F1"/>
    <w:multiLevelType w:val="hybridMultilevel"/>
    <w:tmpl w:val="B87CFD92"/>
    <w:lvl w:ilvl="0" w:tplc="04090013">
      <w:start w:val="1"/>
      <w:numFmt w:val="upperRoman"/>
      <w:lvlText w:val="%1."/>
      <w:lvlJc w:val="left"/>
      <w:pPr>
        <w:ind w:left="1677" w:hanging="400"/>
      </w:pPr>
    </w:lvl>
    <w:lvl w:ilvl="1" w:tplc="04090019" w:tentative="1">
      <w:start w:val="1"/>
      <w:numFmt w:val="upperLetter"/>
      <w:lvlText w:val="%2."/>
      <w:lvlJc w:val="left"/>
      <w:pPr>
        <w:ind w:left="1228" w:hanging="400"/>
      </w:pPr>
    </w:lvl>
    <w:lvl w:ilvl="2" w:tplc="0409001B" w:tentative="1">
      <w:start w:val="1"/>
      <w:numFmt w:val="lowerRoman"/>
      <w:lvlText w:val="%3."/>
      <w:lvlJc w:val="right"/>
      <w:pPr>
        <w:ind w:left="1628" w:hanging="400"/>
      </w:pPr>
    </w:lvl>
    <w:lvl w:ilvl="3" w:tplc="0409000F" w:tentative="1">
      <w:start w:val="1"/>
      <w:numFmt w:val="decimal"/>
      <w:lvlText w:val="%4."/>
      <w:lvlJc w:val="left"/>
      <w:pPr>
        <w:ind w:left="2028" w:hanging="400"/>
      </w:pPr>
    </w:lvl>
    <w:lvl w:ilvl="4" w:tplc="04090019" w:tentative="1">
      <w:start w:val="1"/>
      <w:numFmt w:val="upperLetter"/>
      <w:lvlText w:val="%5."/>
      <w:lvlJc w:val="left"/>
      <w:pPr>
        <w:ind w:left="2428" w:hanging="400"/>
      </w:pPr>
    </w:lvl>
    <w:lvl w:ilvl="5" w:tplc="0409001B" w:tentative="1">
      <w:start w:val="1"/>
      <w:numFmt w:val="lowerRoman"/>
      <w:lvlText w:val="%6."/>
      <w:lvlJc w:val="right"/>
      <w:pPr>
        <w:ind w:left="2828" w:hanging="400"/>
      </w:pPr>
    </w:lvl>
    <w:lvl w:ilvl="6" w:tplc="0409000F" w:tentative="1">
      <w:start w:val="1"/>
      <w:numFmt w:val="decimal"/>
      <w:lvlText w:val="%7."/>
      <w:lvlJc w:val="left"/>
      <w:pPr>
        <w:ind w:left="3228" w:hanging="400"/>
      </w:pPr>
    </w:lvl>
    <w:lvl w:ilvl="7" w:tplc="04090019" w:tentative="1">
      <w:start w:val="1"/>
      <w:numFmt w:val="upperLetter"/>
      <w:lvlText w:val="%8."/>
      <w:lvlJc w:val="left"/>
      <w:pPr>
        <w:ind w:left="3628" w:hanging="400"/>
      </w:pPr>
    </w:lvl>
    <w:lvl w:ilvl="8" w:tplc="0409001B" w:tentative="1">
      <w:start w:val="1"/>
      <w:numFmt w:val="lowerRoman"/>
      <w:lvlText w:val="%9."/>
      <w:lvlJc w:val="right"/>
      <w:pPr>
        <w:ind w:left="4028" w:hanging="400"/>
      </w:pPr>
    </w:lvl>
  </w:abstractNum>
  <w:abstractNum w:abstractNumId="13" w15:restartNumberingAfterBreak="0">
    <w:nsid w:val="46560ADE"/>
    <w:multiLevelType w:val="hybridMultilevel"/>
    <w:tmpl w:val="50F41080"/>
    <w:lvl w:ilvl="0" w:tplc="D1DA3F98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A6D09CD"/>
    <w:multiLevelType w:val="hybridMultilevel"/>
    <w:tmpl w:val="7EDC4CFA"/>
    <w:lvl w:ilvl="0" w:tplc="7F58D8D4">
      <w:start w:val="1"/>
      <w:numFmt w:val="decimal"/>
      <w:lvlText w:val="%1.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 w15:restartNumberingAfterBreak="0">
    <w:nsid w:val="4CC575BE"/>
    <w:multiLevelType w:val="hybridMultilevel"/>
    <w:tmpl w:val="14E8581C"/>
    <w:lvl w:ilvl="0" w:tplc="E13EC786">
      <w:start w:val="1"/>
      <w:numFmt w:val="ganada"/>
      <w:lvlText w:val="(%1)"/>
      <w:lvlJc w:val="left"/>
      <w:pPr>
        <w:ind w:left="800" w:hanging="40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9986174"/>
    <w:multiLevelType w:val="hybridMultilevel"/>
    <w:tmpl w:val="CAE4110E"/>
    <w:lvl w:ilvl="0" w:tplc="404C1BD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ADB457E"/>
    <w:multiLevelType w:val="hybridMultilevel"/>
    <w:tmpl w:val="8346A874"/>
    <w:lvl w:ilvl="0" w:tplc="1FE03824">
      <w:start w:val="1"/>
      <w:numFmt w:val="decimal"/>
      <w:lvlText w:val="%1."/>
      <w:lvlJc w:val="right"/>
      <w:pPr>
        <w:ind w:left="800" w:hanging="40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C404412"/>
    <w:multiLevelType w:val="hybridMultilevel"/>
    <w:tmpl w:val="10668632"/>
    <w:lvl w:ilvl="0" w:tplc="A39E7912">
      <w:start w:val="100"/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D072C8A"/>
    <w:multiLevelType w:val="hybridMultilevel"/>
    <w:tmpl w:val="88FA3F94"/>
    <w:lvl w:ilvl="0" w:tplc="7F82156E">
      <w:start w:val="100"/>
      <w:numFmt w:val="bullet"/>
      <w:lvlText w:val="-"/>
      <w:lvlJc w:val="left"/>
      <w:pPr>
        <w:ind w:left="493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3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3" w:hanging="400"/>
      </w:pPr>
      <w:rPr>
        <w:rFonts w:ascii="Wingdings" w:hAnsi="Wingdings" w:hint="default"/>
      </w:rPr>
    </w:lvl>
  </w:abstractNum>
  <w:abstractNum w:abstractNumId="20" w15:restartNumberingAfterBreak="0">
    <w:nsid w:val="5F1028AF"/>
    <w:multiLevelType w:val="multilevel"/>
    <w:tmpl w:val="75C8EFD0"/>
    <w:lvl w:ilvl="0">
      <w:start w:val="1"/>
      <w:numFmt w:val="upperRoman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134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0B4302D"/>
    <w:multiLevelType w:val="hybridMultilevel"/>
    <w:tmpl w:val="CAE4110E"/>
    <w:lvl w:ilvl="0" w:tplc="404C1BD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1A11E3A"/>
    <w:multiLevelType w:val="hybridMultilevel"/>
    <w:tmpl w:val="908CE0F6"/>
    <w:lvl w:ilvl="0" w:tplc="6C3833B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4216255"/>
    <w:multiLevelType w:val="hybridMultilevel"/>
    <w:tmpl w:val="E5EA068A"/>
    <w:lvl w:ilvl="0" w:tplc="1AD01BBA">
      <w:start w:val="100"/>
      <w:numFmt w:val="bullet"/>
      <w:lvlText w:val=""/>
      <w:lvlJc w:val="left"/>
      <w:pPr>
        <w:ind w:left="502" w:hanging="360"/>
      </w:pPr>
      <w:rPr>
        <w:rFonts w:ascii="Wingdings" w:eastAsia="바탕체" w:hAnsi="Wingdings" w:cs="Times New Roman" w:hint="default"/>
      </w:rPr>
    </w:lvl>
    <w:lvl w:ilvl="1" w:tplc="A53C658E">
      <w:start w:val="1"/>
      <w:numFmt w:val="bullet"/>
      <w:lvlText w:val=""/>
      <w:lvlJc w:val="left"/>
      <w:pPr>
        <w:ind w:left="1254" w:hanging="400"/>
      </w:pPr>
      <w:rPr>
        <w:rFonts w:ascii="Wingdings" w:eastAsia="바탕체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4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2"/>
  </w:num>
  <w:num w:numId="5">
    <w:abstractNumId w:val="18"/>
  </w:num>
  <w:num w:numId="6">
    <w:abstractNumId w:val="23"/>
  </w:num>
  <w:num w:numId="7">
    <w:abstractNumId w:val="9"/>
  </w:num>
  <w:num w:numId="8">
    <w:abstractNumId w:val="19"/>
  </w:num>
  <w:num w:numId="9">
    <w:abstractNumId w:val="0"/>
  </w:num>
  <w:num w:numId="10">
    <w:abstractNumId w:val="17"/>
  </w:num>
  <w:num w:numId="11">
    <w:abstractNumId w:val="4"/>
  </w:num>
  <w:num w:numId="12">
    <w:abstractNumId w:val="16"/>
  </w:num>
  <w:num w:numId="13">
    <w:abstractNumId w:val="21"/>
  </w:num>
  <w:num w:numId="14">
    <w:abstractNumId w:val="11"/>
  </w:num>
  <w:num w:numId="15">
    <w:abstractNumId w:val="7"/>
  </w:num>
  <w:num w:numId="16">
    <w:abstractNumId w:val="13"/>
  </w:num>
  <w:num w:numId="17">
    <w:abstractNumId w:val="5"/>
  </w:num>
  <w:num w:numId="18">
    <w:abstractNumId w:val="8"/>
  </w:num>
  <w:num w:numId="19">
    <w:abstractNumId w:val="10"/>
  </w:num>
  <w:num w:numId="20">
    <w:abstractNumId w:val="22"/>
  </w:num>
  <w:num w:numId="21">
    <w:abstractNumId w:val="14"/>
  </w:num>
  <w:num w:numId="22">
    <w:abstractNumId w:val="1"/>
  </w:num>
  <w:num w:numId="23">
    <w:abstractNumId w:val="20"/>
  </w:num>
  <w:num w:numId="24">
    <w:abstractNumId w:val="15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eyang.jang">
    <w15:presenceInfo w15:providerId="None" w15:userId="heeyang.jang"/>
  </w15:person>
  <w15:person w15:author="K&amp;C">
    <w15:presenceInfo w15:providerId="None" w15:userId="K&amp;C"/>
  </w15:person>
  <w15:person w15:author="khkim1 (Kee-Hak Kim)">
    <w15:presenceInfo w15:providerId="AD" w15:userId="S-1-5-21-507921405-651377827-682003330-13997"/>
  </w15:person>
  <w15:person w15:author="Kim Doyoung">
    <w15:presenceInfo w15:providerId="Windows Live" w15:userId="39a709c3446e1927"/>
  </w15:person>
  <w15:person w15:author="wonseok.lee">
    <w15:presenceInfo w15:providerId="AD" w15:userId="S-1-5-21-507921405-651377827-682003330-755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bordersDoNotSurroundHeader/>
  <w:bordersDoNotSurroundFooter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trackRevisions/>
  <w:doNotTrackFormatting/>
  <w:defaultTabStop w:val="567"/>
  <w:drawingGridHorizontalSpacing w:val="11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1NTM1MjM0tzAyMDRU0lEKTi0uzszPAykwrgUAEUE2ziwAAAA="/>
  </w:docVars>
  <w:rsids>
    <w:rsidRoot w:val="002B1371"/>
    <w:rsid w:val="0000187A"/>
    <w:rsid w:val="00002B0F"/>
    <w:rsid w:val="00003CD9"/>
    <w:rsid w:val="000067DA"/>
    <w:rsid w:val="00006B32"/>
    <w:rsid w:val="00010C1D"/>
    <w:rsid w:val="00010E08"/>
    <w:rsid w:val="00011E68"/>
    <w:rsid w:val="00013132"/>
    <w:rsid w:val="00013E86"/>
    <w:rsid w:val="00016AB2"/>
    <w:rsid w:val="00020770"/>
    <w:rsid w:val="000207FD"/>
    <w:rsid w:val="000233E9"/>
    <w:rsid w:val="00023FFE"/>
    <w:rsid w:val="00024906"/>
    <w:rsid w:val="000253E4"/>
    <w:rsid w:val="00025523"/>
    <w:rsid w:val="000255B2"/>
    <w:rsid w:val="0003011F"/>
    <w:rsid w:val="0003352B"/>
    <w:rsid w:val="00034ED3"/>
    <w:rsid w:val="0003527D"/>
    <w:rsid w:val="00035FDD"/>
    <w:rsid w:val="00036849"/>
    <w:rsid w:val="00044D14"/>
    <w:rsid w:val="000518B0"/>
    <w:rsid w:val="00051FCD"/>
    <w:rsid w:val="0005432B"/>
    <w:rsid w:val="00054F4F"/>
    <w:rsid w:val="00056BC3"/>
    <w:rsid w:val="00057109"/>
    <w:rsid w:val="00057D16"/>
    <w:rsid w:val="0006129B"/>
    <w:rsid w:val="00061CE8"/>
    <w:rsid w:val="00063387"/>
    <w:rsid w:val="0006376C"/>
    <w:rsid w:val="00067E40"/>
    <w:rsid w:val="00070CBC"/>
    <w:rsid w:val="00072CAA"/>
    <w:rsid w:val="000731E0"/>
    <w:rsid w:val="000734F5"/>
    <w:rsid w:val="00073551"/>
    <w:rsid w:val="0007451E"/>
    <w:rsid w:val="00074F64"/>
    <w:rsid w:val="000751AB"/>
    <w:rsid w:val="00076839"/>
    <w:rsid w:val="000773A7"/>
    <w:rsid w:val="00077579"/>
    <w:rsid w:val="000813FB"/>
    <w:rsid w:val="00081D12"/>
    <w:rsid w:val="000821BA"/>
    <w:rsid w:val="00082810"/>
    <w:rsid w:val="0008298F"/>
    <w:rsid w:val="00085CFE"/>
    <w:rsid w:val="0008634E"/>
    <w:rsid w:val="000900E4"/>
    <w:rsid w:val="00091597"/>
    <w:rsid w:val="00092079"/>
    <w:rsid w:val="00092256"/>
    <w:rsid w:val="00093E52"/>
    <w:rsid w:val="00093FF5"/>
    <w:rsid w:val="00094FAE"/>
    <w:rsid w:val="000979CF"/>
    <w:rsid w:val="000A02F5"/>
    <w:rsid w:val="000A082D"/>
    <w:rsid w:val="000A3649"/>
    <w:rsid w:val="000A5006"/>
    <w:rsid w:val="000A58BD"/>
    <w:rsid w:val="000A6837"/>
    <w:rsid w:val="000A7DFF"/>
    <w:rsid w:val="000B049C"/>
    <w:rsid w:val="000B0C3B"/>
    <w:rsid w:val="000B43F9"/>
    <w:rsid w:val="000B6730"/>
    <w:rsid w:val="000B682B"/>
    <w:rsid w:val="000B6EEA"/>
    <w:rsid w:val="000C2E3A"/>
    <w:rsid w:val="000C466D"/>
    <w:rsid w:val="000C480A"/>
    <w:rsid w:val="000C773D"/>
    <w:rsid w:val="000D007F"/>
    <w:rsid w:val="000D0164"/>
    <w:rsid w:val="000D117B"/>
    <w:rsid w:val="000D315E"/>
    <w:rsid w:val="000D3ADC"/>
    <w:rsid w:val="000D3E06"/>
    <w:rsid w:val="000D5A0E"/>
    <w:rsid w:val="000D6C49"/>
    <w:rsid w:val="000D6D22"/>
    <w:rsid w:val="000D7F10"/>
    <w:rsid w:val="000E09F7"/>
    <w:rsid w:val="000E147F"/>
    <w:rsid w:val="000E1FDD"/>
    <w:rsid w:val="000E2024"/>
    <w:rsid w:val="000E4661"/>
    <w:rsid w:val="000E593A"/>
    <w:rsid w:val="000E77E3"/>
    <w:rsid w:val="000F034E"/>
    <w:rsid w:val="000F2916"/>
    <w:rsid w:val="000F2EB5"/>
    <w:rsid w:val="000F2F00"/>
    <w:rsid w:val="000F5A00"/>
    <w:rsid w:val="000F6A71"/>
    <w:rsid w:val="000F6C6A"/>
    <w:rsid w:val="000F74AD"/>
    <w:rsid w:val="00100251"/>
    <w:rsid w:val="00100D68"/>
    <w:rsid w:val="00100F55"/>
    <w:rsid w:val="001018B1"/>
    <w:rsid w:val="0010370C"/>
    <w:rsid w:val="001061E2"/>
    <w:rsid w:val="00106965"/>
    <w:rsid w:val="001103C9"/>
    <w:rsid w:val="0011152C"/>
    <w:rsid w:val="00111BB1"/>
    <w:rsid w:val="00112FFA"/>
    <w:rsid w:val="0011443B"/>
    <w:rsid w:val="00114479"/>
    <w:rsid w:val="001155A3"/>
    <w:rsid w:val="00115B0A"/>
    <w:rsid w:val="00115BE5"/>
    <w:rsid w:val="001175F8"/>
    <w:rsid w:val="001229B7"/>
    <w:rsid w:val="00122A01"/>
    <w:rsid w:val="00124098"/>
    <w:rsid w:val="001240F8"/>
    <w:rsid w:val="0012509C"/>
    <w:rsid w:val="001254DA"/>
    <w:rsid w:val="00125E2B"/>
    <w:rsid w:val="00126A3F"/>
    <w:rsid w:val="00132724"/>
    <w:rsid w:val="0013287C"/>
    <w:rsid w:val="001334A4"/>
    <w:rsid w:val="00133DC5"/>
    <w:rsid w:val="0013416E"/>
    <w:rsid w:val="0013586C"/>
    <w:rsid w:val="00137205"/>
    <w:rsid w:val="00140DA2"/>
    <w:rsid w:val="00141219"/>
    <w:rsid w:val="001417D0"/>
    <w:rsid w:val="001449F7"/>
    <w:rsid w:val="00147968"/>
    <w:rsid w:val="00150D96"/>
    <w:rsid w:val="00151DBB"/>
    <w:rsid w:val="00153227"/>
    <w:rsid w:val="0015324A"/>
    <w:rsid w:val="00154078"/>
    <w:rsid w:val="00155A81"/>
    <w:rsid w:val="001568EF"/>
    <w:rsid w:val="00156FAB"/>
    <w:rsid w:val="00161613"/>
    <w:rsid w:val="0016234A"/>
    <w:rsid w:val="001625B7"/>
    <w:rsid w:val="00165454"/>
    <w:rsid w:val="00166229"/>
    <w:rsid w:val="001669F8"/>
    <w:rsid w:val="0016743A"/>
    <w:rsid w:val="00167865"/>
    <w:rsid w:val="00167C0E"/>
    <w:rsid w:val="00167D45"/>
    <w:rsid w:val="00167EA8"/>
    <w:rsid w:val="00170EC2"/>
    <w:rsid w:val="001716DF"/>
    <w:rsid w:val="00172594"/>
    <w:rsid w:val="0017407E"/>
    <w:rsid w:val="00175759"/>
    <w:rsid w:val="00177077"/>
    <w:rsid w:val="0017747E"/>
    <w:rsid w:val="00177BC4"/>
    <w:rsid w:val="00180944"/>
    <w:rsid w:val="00182619"/>
    <w:rsid w:val="00185830"/>
    <w:rsid w:val="00185C65"/>
    <w:rsid w:val="00185D6E"/>
    <w:rsid w:val="00186694"/>
    <w:rsid w:val="00186FF1"/>
    <w:rsid w:val="001905E4"/>
    <w:rsid w:val="001932DF"/>
    <w:rsid w:val="0019373B"/>
    <w:rsid w:val="0019542F"/>
    <w:rsid w:val="001A0481"/>
    <w:rsid w:val="001A28C8"/>
    <w:rsid w:val="001A3BC1"/>
    <w:rsid w:val="001A3FA1"/>
    <w:rsid w:val="001A4A16"/>
    <w:rsid w:val="001A5131"/>
    <w:rsid w:val="001A5453"/>
    <w:rsid w:val="001A5A45"/>
    <w:rsid w:val="001A62D7"/>
    <w:rsid w:val="001A7E08"/>
    <w:rsid w:val="001B0738"/>
    <w:rsid w:val="001B1EF6"/>
    <w:rsid w:val="001B2311"/>
    <w:rsid w:val="001B3BA5"/>
    <w:rsid w:val="001B5180"/>
    <w:rsid w:val="001B5DC1"/>
    <w:rsid w:val="001B5DFB"/>
    <w:rsid w:val="001B733E"/>
    <w:rsid w:val="001C07A1"/>
    <w:rsid w:val="001C09BA"/>
    <w:rsid w:val="001C37CE"/>
    <w:rsid w:val="001C3C95"/>
    <w:rsid w:val="001C437F"/>
    <w:rsid w:val="001C5D73"/>
    <w:rsid w:val="001C63A2"/>
    <w:rsid w:val="001D210B"/>
    <w:rsid w:val="001D26B2"/>
    <w:rsid w:val="001D3054"/>
    <w:rsid w:val="001D35A0"/>
    <w:rsid w:val="001D5814"/>
    <w:rsid w:val="001D5AB6"/>
    <w:rsid w:val="001D7A99"/>
    <w:rsid w:val="001D7C1B"/>
    <w:rsid w:val="001E1A11"/>
    <w:rsid w:val="001E1EAD"/>
    <w:rsid w:val="001E3413"/>
    <w:rsid w:val="001E41C0"/>
    <w:rsid w:val="001E4765"/>
    <w:rsid w:val="001E490A"/>
    <w:rsid w:val="001E4930"/>
    <w:rsid w:val="001E4E03"/>
    <w:rsid w:val="001E6AE5"/>
    <w:rsid w:val="001E7100"/>
    <w:rsid w:val="001F04B0"/>
    <w:rsid w:val="001F1549"/>
    <w:rsid w:val="001F2923"/>
    <w:rsid w:val="001F2ABC"/>
    <w:rsid w:val="001F2B7D"/>
    <w:rsid w:val="001F4048"/>
    <w:rsid w:val="001F618F"/>
    <w:rsid w:val="002005B1"/>
    <w:rsid w:val="0020097B"/>
    <w:rsid w:val="00200FC4"/>
    <w:rsid w:val="0020115F"/>
    <w:rsid w:val="002013D3"/>
    <w:rsid w:val="00202A88"/>
    <w:rsid w:val="002039CD"/>
    <w:rsid w:val="002059C0"/>
    <w:rsid w:val="002063C1"/>
    <w:rsid w:val="00207D46"/>
    <w:rsid w:val="00210F75"/>
    <w:rsid w:val="00211044"/>
    <w:rsid w:val="00211FE3"/>
    <w:rsid w:val="00213061"/>
    <w:rsid w:val="00213F83"/>
    <w:rsid w:val="002140F3"/>
    <w:rsid w:val="00214AB8"/>
    <w:rsid w:val="0021533A"/>
    <w:rsid w:val="002156F2"/>
    <w:rsid w:val="00215B80"/>
    <w:rsid w:val="00215DF8"/>
    <w:rsid w:val="0021740A"/>
    <w:rsid w:val="00217AA1"/>
    <w:rsid w:val="0022097A"/>
    <w:rsid w:val="0022547C"/>
    <w:rsid w:val="0023099F"/>
    <w:rsid w:val="00231993"/>
    <w:rsid w:val="002326D2"/>
    <w:rsid w:val="002356FC"/>
    <w:rsid w:val="002362E9"/>
    <w:rsid w:val="002372D2"/>
    <w:rsid w:val="00240F9B"/>
    <w:rsid w:val="00242214"/>
    <w:rsid w:val="00242890"/>
    <w:rsid w:val="00242F93"/>
    <w:rsid w:val="0024330F"/>
    <w:rsid w:val="002454D3"/>
    <w:rsid w:val="002477B3"/>
    <w:rsid w:val="00251727"/>
    <w:rsid w:val="00254067"/>
    <w:rsid w:val="00255AB9"/>
    <w:rsid w:val="002564D8"/>
    <w:rsid w:val="002569BA"/>
    <w:rsid w:val="00256C33"/>
    <w:rsid w:val="0025784D"/>
    <w:rsid w:val="00257B80"/>
    <w:rsid w:val="002639E6"/>
    <w:rsid w:val="00263C24"/>
    <w:rsid w:val="002644C6"/>
    <w:rsid w:val="00266495"/>
    <w:rsid w:val="00267FD3"/>
    <w:rsid w:val="00270DD0"/>
    <w:rsid w:val="002723A2"/>
    <w:rsid w:val="002732F9"/>
    <w:rsid w:val="00273D68"/>
    <w:rsid w:val="002743F4"/>
    <w:rsid w:val="002747BD"/>
    <w:rsid w:val="00275B2A"/>
    <w:rsid w:val="00275D82"/>
    <w:rsid w:val="00275DC8"/>
    <w:rsid w:val="00277DC2"/>
    <w:rsid w:val="00282A21"/>
    <w:rsid w:val="0028412C"/>
    <w:rsid w:val="00284C91"/>
    <w:rsid w:val="00285E2D"/>
    <w:rsid w:val="00285FE0"/>
    <w:rsid w:val="002862E1"/>
    <w:rsid w:val="0028735F"/>
    <w:rsid w:val="002903C8"/>
    <w:rsid w:val="00291D89"/>
    <w:rsid w:val="00292F82"/>
    <w:rsid w:val="002937DE"/>
    <w:rsid w:val="002964E4"/>
    <w:rsid w:val="00296853"/>
    <w:rsid w:val="00297728"/>
    <w:rsid w:val="00297913"/>
    <w:rsid w:val="002A04FF"/>
    <w:rsid w:val="002A1E8C"/>
    <w:rsid w:val="002A3E9E"/>
    <w:rsid w:val="002A4306"/>
    <w:rsid w:val="002A6E07"/>
    <w:rsid w:val="002A70F9"/>
    <w:rsid w:val="002B1371"/>
    <w:rsid w:val="002B2249"/>
    <w:rsid w:val="002B5A76"/>
    <w:rsid w:val="002B7D38"/>
    <w:rsid w:val="002C1310"/>
    <w:rsid w:val="002C1D04"/>
    <w:rsid w:val="002C276F"/>
    <w:rsid w:val="002C3491"/>
    <w:rsid w:val="002C3A8E"/>
    <w:rsid w:val="002C42EC"/>
    <w:rsid w:val="002C45AC"/>
    <w:rsid w:val="002C6FDD"/>
    <w:rsid w:val="002C792E"/>
    <w:rsid w:val="002D0123"/>
    <w:rsid w:val="002D0F75"/>
    <w:rsid w:val="002D13B9"/>
    <w:rsid w:val="002D1632"/>
    <w:rsid w:val="002D1EED"/>
    <w:rsid w:val="002D476F"/>
    <w:rsid w:val="002D4E12"/>
    <w:rsid w:val="002D64CE"/>
    <w:rsid w:val="002D7B9E"/>
    <w:rsid w:val="002E076D"/>
    <w:rsid w:val="002E325C"/>
    <w:rsid w:val="002E3453"/>
    <w:rsid w:val="002E73BE"/>
    <w:rsid w:val="002F324E"/>
    <w:rsid w:val="002F47D3"/>
    <w:rsid w:val="002F5924"/>
    <w:rsid w:val="002F5C7D"/>
    <w:rsid w:val="002F685B"/>
    <w:rsid w:val="002F6E7C"/>
    <w:rsid w:val="002F7949"/>
    <w:rsid w:val="00300461"/>
    <w:rsid w:val="003023BF"/>
    <w:rsid w:val="00302E93"/>
    <w:rsid w:val="0030350B"/>
    <w:rsid w:val="00303B83"/>
    <w:rsid w:val="003042EA"/>
    <w:rsid w:val="00305CD2"/>
    <w:rsid w:val="00305DAD"/>
    <w:rsid w:val="0030769F"/>
    <w:rsid w:val="00307C5A"/>
    <w:rsid w:val="00311004"/>
    <w:rsid w:val="00311250"/>
    <w:rsid w:val="00311482"/>
    <w:rsid w:val="003123F2"/>
    <w:rsid w:val="003129A5"/>
    <w:rsid w:val="00312F2E"/>
    <w:rsid w:val="0031397D"/>
    <w:rsid w:val="0031494C"/>
    <w:rsid w:val="00320523"/>
    <w:rsid w:val="0032061B"/>
    <w:rsid w:val="0032275C"/>
    <w:rsid w:val="00322CAD"/>
    <w:rsid w:val="00323B8C"/>
    <w:rsid w:val="0032435B"/>
    <w:rsid w:val="003267ED"/>
    <w:rsid w:val="003273F9"/>
    <w:rsid w:val="0033171D"/>
    <w:rsid w:val="003318AE"/>
    <w:rsid w:val="00331E32"/>
    <w:rsid w:val="00333500"/>
    <w:rsid w:val="003363AF"/>
    <w:rsid w:val="00337928"/>
    <w:rsid w:val="00337993"/>
    <w:rsid w:val="003427C0"/>
    <w:rsid w:val="0034289C"/>
    <w:rsid w:val="00344C76"/>
    <w:rsid w:val="00344E90"/>
    <w:rsid w:val="00347251"/>
    <w:rsid w:val="00351330"/>
    <w:rsid w:val="00351DC9"/>
    <w:rsid w:val="0035309F"/>
    <w:rsid w:val="00354EF9"/>
    <w:rsid w:val="00355A48"/>
    <w:rsid w:val="003560DB"/>
    <w:rsid w:val="00356F3B"/>
    <w:rsid w:val="00357CB9"/>
    <w:rsid w:val="003612FE"/>
    <w:rsid w:val="00361B71"/>
    <w:rsid w:val="003625CF"/>
    <w:rsid w:val="00362BEF"/>
    <w:rsid w:val="00363605"/>
    <w:rsid w:val="003644EC"/>
    <w:rsid w:val="00366D0A"/>
    <w:rsid w:val="003672C7"/>
    <w:rsid w:val="00370D8A"/>
    <w:rsid w:val="00371113"/>
    <w:rsid w:val="0037477B"/>
    <w:rsid w:val="00375468"/>
    <w:rsid w:val="0038049D"/>
    <w:rsid w:val="00383036"/>
    <w:rsid w:val="003837C7"/>
    <w:rsid w:val="00383F71"/>
    <w:rsid w:val="003860B1"/>
    <w:rsid w:val="00386441"/>
    <w:rsid w:val="00386D49"/>
    <w:rsid w:val="00387A7A"/>
    <w:rsid w:val="00390676"/>
    <w:rsid w:val="00393F22"/>
    <w:rsid w:val="00394915"/>
    <w:rsid w:val="003956E0"/>
    <w:rsid w:val="003A0DA7"/>
    <w:rsid w:val="003A1836"/>
    <w:rsid w:val="003A225F"/>
    <w:rsid w:val="003A3DBB"/>
    <w:rsid w:val="003A615C"/>
    <w:rsid w:val="003A7FD1"/>
    <w:rsid w:val="003B1127"/>
    <w:rsid w:val="003B231F"/>
    <w:rsid w:val="003B4053"/>
    <w:rsid w:val="003B4711"/>
    <w:rsid w:val="003B47F0"/>
    <w:rsid w:val="003B4BAB"/>
    <w:rsid w:val="003B61CF"/>
    <w:rsid w:val="003B6840"/>
    <w:rsid w:val="003C0887"/>
    <w:rsid w:val="003C0D4E"/>
    <w:rsid w:val="003C51D8"/>
    <w:rsid w:val="003C5A42"/>
    <w:rsid w:val="003C5CFC"/>
    <w:rsid w:val="003C66BD"/>
    <w:rsid w:val="003C6EC2"/>
    <w:rsid w:val="003C75AD"/>
    <w:rsid w:val="003D0C44"/>
    <w:rsid w:val="003D0F92"/>
    <w:rsid w:val="003D11AA"/>
    <w:rsid w:val="003D1770"/>
    <w:rsid w:val="003D2067"/>
    <w:rsid w:val="003D351C"/>
    <w:rsid w:val="003D3C4D"/>
    <w:rsid w:val="003D434D"/>
    <w:rsid w:val="003D5B0A"/>
    <w:rsid w:val="003D5F6B"/>
    <w:rsid w:val="003D7452"/>
    <w:rsid w:val="003D7CAA"/>
    <w:rsid w:val="003E17FD"/>
    <w:rsid w:val="003E44A0"/>
    <w:rsid w:val="003E586C"/>
    <w:rsid w:val="003E78B1"/>
    <w:rsid w:val="003F0BB4"/>
    <w:rsid w:val="003F2A0A"/>
    <w:rsid w:val="003F2F6D"/>
    <w:rsid w:val="003F4281"/>
    <w:rsid w:val="003F7587"/>
    <w:rsid w:val="003F7DF7"/>
    <w:rsid w:val="003F7FBE"/>
    <w:rsid w:val="0040516E"/>
    <w:rsid w:val="0040519F"/>
    <w:rsid w:val="00405A67"/>
    <w:rsid w:val="00405D3B"/>
    <w:rsid w:val="00406867"/>
    <w:rsid w:val="00406ED6"/>
    <w:rsid w:val="004079AE"/>
    <w:rsid w:val="004118B5"/>
    <w:rsid w:val="00411973"/>
    <w:rsid w:val="00411E85"/>
    <w:rsid w:val="00414012"/>
    <w:rsid w:val="00414293"/>
    <w:rsid w:val="0041790A"/>
    <w:rsid w:val="00417CD0"/>
    <w:rsid w:val="00417D18"/>
    <w:rsid w:val="00420E55"/>
    <w:rsid w:val="004231AD"/>
    <w:rsid w:val="004251FB"/>
    <w:rsid w:val="00425B25"/>
    <w:rsid w:val="0042631D"/>
    <w:rsid w:val="004263BE"/>
    <w:rsid w:val="00426FA9"/>
    <w:rsid w:val="00427405"/>
    <w:rsid w:val="00430367"/>
    <w:rsid w:val="00430DB5"/>
    <w:rsid w:val="00432146"/>
    <w:rsid w:val="004324C2"/>
    <w:rsid w:val="004332F5"/>
    <w:rsid w:val="004338C9"/>
    <w:rsid w:val="00433976"/>
    <w:rsid w:val="00433C5E"/>
    <w:rsid w:val="00433ECD"/>
    <w:rsid w:val="00434B38"/>
    <w:rsid w:val="00435319"/>
    <w:rsid w:val="00435C45"/>
    <w:rsid w:val="00435C7B"/>
    <w:rsid w:val="00436C35"/>
    <w:rsid w:val="00442B66"/>
    <w:rsid w:val="00443AF1"/>
    <w:rsid w:val="00445FE9"/>
    <w:rsid w:val="00447D9C"/>
    <w:rsid w:val="00447E3A"/>
    <w:rsid w:val="00450304"/>
    <w:rsid w:val="0045108E"/>
    <w:rsid w:val="00453BEB"/>
    <w:rsid w:val="00453C8F"/>
    <w:rsid w:val="0045621A"/>
    <w:rsid w:val="00460D3C"/>
    <w:rsid w:val="004641BC"/>
    <w:rsid w:val="00464C51"/>
    <w:rsid w:val="00464CF5"/>
    <w:rsid w:val="00464F7E"/>
    <w:rsid w:val="00465312"/>
    <w:rsid w:val="0046535A"/>
    <w:rsid w:val="00465A91"/>
    <w:rsid w:val="00466A35"/>
    <w:rsid w:val="00470D29"/>
    <w:rsid w:val="00471A7A"/>
    <w:rsid w:val="00473C0A"/>
    <w:rsid w:val="00473CBB"/>
    <w:rsid w:val="00474100"/>
    <w:rsid w:val="0047518E"/>
    <w:rsid w:val="0047521B"/>
    <w:rsid w:val="00475815"/>
    <w:rsid w:val="00475A46"/>
    <w:rsid w:val="00477010"/>
    <w:rsid w:val="0047733D"/>
    <w:rsid w:val="004777BB"/>
    <w:rsid w:val="004800AD"/>
    <w:rsid w:val="00480E7C"/>
    <w:rsid w:val="004859E5"/>
    <w:rsid w:val="004915B6"/>
    <w:rsid w:val="00491A43"/>
    <w:rsid w:val="00492AA4"/>
    <w:rsid w:val="00493C05"/>
    <w:rsid w:val="004950AD"/>
    <w:rsid w:val="0049680E"/>
    <w:rsid w:val="00497507"/>
    <w:rsid w:val="0049792A"/>
    <w:rsid w:val="004A1A86"/>
    <w:rsid w:val="004A2EA4"/>
    <w:rsid w:val="004A7A70"/>
    <w:rsid w:val="004A7BF6"/>
    <w:rsid w:val="004B29FC"/>
    <w:rsid w:val="004B3070"/>
    <w:rsid w:val="004B30E6"/>
    <w:rsid w:val="004B4BF3"/>
    <w:rsid w:val="004B67E3"/>
    <w:rsid w:val="004B6EEF"/>
    <w:rsid w:val="004C2343"/>
    <w:rsid w:val="004C54E3"/>
    <w:rsid w:val="004C563A"/>
    <w:rsid w:val="004C64B8"/>
    <w:rsid w:val="004C6C2B"/>
    <w:rsid w:val="004C7675"/>
    <w:rsid w:val="004D1074"/>
    <w:rsid w:val="004D1E65"/>
    <w:rsid w:val="004D3E5A"/>
    <w:rsid w:val="004D52E1"/>
    <w:rsid w:val="004D5BF1"/>
    <w:rsid w:val="004D6A30"/>
    <w:rsid w:val="004D739B"/>
    <w:rsid w:val="004E0541"/>
    <w:rsid w:val="004E0C8D"/>
    <w:rsid w:val="004E0DD6"/>
    <w:rsid w:val="004E15AD"/>
    <w:rsid w:val="004E19A0"/>
    <w:rsid w:val="004E3F97"/>
    <w:rsid w:val="004E491F"/>
    <w:rsid w:val="004E4CA0"/>
    <w:rsid w:val="004E7311"/>
    <w:rsid w:val="004E7AEA"/>
    <w:rsid w:val="004F04BA"/>
    <w:rsid w:val="004F0B9C"/>
    <w:rsid w:val="004F234E"/>
    <w:rsid w:val="004F39DF"/>
    <w:rsid w:val="004F5422"/>
    <w:rsid w:val="004F581F"/>
    <w:rsid w:val="004F6222"/>
    <w:rsid w:val="00502294"/>
    <w:rsid w:val="00502ED9"/>
    <w:rsid w:val="00502F2D"/>
    <w:rsid w:val="00503465"/>
    <w:rsid w:val="00503EA4"/>
    <w:rsid w:val="005057E8"/>
    <w:rsid w:val="0050763C"/>
    <w:rsid w:val="00507B64"/>
    <w:rsid w:val="0051083E"/>
    <w:rsid w:val="00510EED"/>
    <w:rsid w:val="00515708"/>
    <w:rsid w:val="005169B9"/>
    <w:rsid w:val="00520395"/>
    <w:rsid w:val="00522325"/>
    <w:rsid w:val="00526317"/>
    <w:rsid w:val="00526A93"/>
    <w:rsid w:val="00526CF2"/>
    <w:rsid w:val="005278AF"/>
    <w:rsid w:val="00531F80"/>
    <w:rsid w:val="005322D2"/>
    <w:rsid w:val="00532BBF"/>
    <w:rsid w:val="00533518"/>
    <w:rsid w:val="00534C3D"/>
    <w:rsid w:val="00535133"/>
    <w:rsid w:val="00535F42"/>
    <w:rsid w:val="00536393"/>
    <w:rsid w:val="0053657C"/>
    <w:rsid w:val="00541E32"/>
    <w:rsid w:val="00542502"/>
    <w:rsid w:val="00543843"/>
    <w:rsid w:val="00545E1A"/>
    <w:rsid w:val="00550238"/>
    <w:rsid w:val="00550729"/>
    <w:rsid w:val="00551731"/>
    <w:rsid w:val="00552103"/>
    <w:rsid w:val="00553377"/>
    <w:rsid w:val="0055508A"/>
    <w:rsid w:val="00555497"/>
    <w:rsid w:val="00557432"/>
    <w:rsid w:val="00557D1E"/>
    <w:rsid w:val="005601C3"/>
    <w:rsid w:val="00560B10"/>
    <w:rsid w:val="00560C58"/>
    <w:rsid w:val="00561824"/>
    <w:rsid w:val="005626D0"/>
    <w:rsid w:val="00563D42"/>
    <w:rsid w:val="00566162"/>
    <w:rsid w:val="0056625C"/>
    <w:rsid w:val="00567571"/>
    <w:rsid w:val="005700F9"/>
    <w:rsid w:val="00571266"/>
    <w:rsid w:val="005726BA"/>
    <w:rsid w:val="00576D9C"/>
    <w:rsid w:val="00576E53"/>
    <w:rsid w:val="00577C31"/>
    <w:rsid w:val="00580435"/>
    <w:rsid w:val="00580A07"/>
    <w:rsid w:val="00584A06"/>
    <w:rsid w:val="00584D2E"/>
    <w:rsid w:val="00586A5B"/>
    <w:rsid w:val="00591069"/>
    <w:rsid w:val="0059194C"/>
    <w:rsid w:val="00593C62"/>
    <w:rsid w:val="00595BD8"/>
    <w:rsid w:val="00596C19"/>
    <w:rsid w:val="005975A8"/>
    <w:rsid w:val="005A0D29"/>
    <w:rsid w:val="005A3095"/>
    <w:rsid w:val="005A33B5"/>
    <w:rsid w:val="005A34F2"/>
    <w:rsid w:val="005A4A25"/>
    <w:rsid w:val="005A66BA"/>
    <w:rsid w:val="005A71B3"/>
    <w:rsid w:val="005A7A43"/>
    <w:rsid w:val="005B0CE8"/>
    <w:rsid w:val="005B16EE"/>
    <w:rsid w:val="005B1F14"/>
    <w:rsid w:val="005B3319"/>
    <w:rsid w:val="005B3384"/>
    <w:rsid w:val="005B35C8"/>
    <w:rsid w:val="005B3B14"/>
    <w:rsid w:val="005B3FA8"/>
    <w:rsid w:val="005B511E"/>
    <w:rsid w:val="005B697F"/>
    <w:rsid w:val="005B6FA4"/>
    <w:rsid w:val="005B79FA"/>
    <w:rsid w:val="005C0F65"/>
    <w:rsid w:val="005C1053"/>
    <w:rsid w:val="005C1710"/>
    <w:rsid w:val="005C1CF5"/>
    <w:rsid w:val="005C347D"/>
    <w:rsid w:val="005C3F42"/>
    <w:rsid w:val="005C5B21"/>
    <w:rsid w:val="005C6233"/>
    <w:rsid w:val="005D0C94"/>
    <w:rsid w:val="005D191D"/>
    <w:rsid w:val="005D40C2"/>
    <w:rsid w:val="005D4563"/>
    <w:rsid w:val="005D4BC7"/>
    <w:rsid w:val="005D4BFB"/>
    <w:rsid w:val="005E1B56"/>
    <w:rsid w:val="005E20F3"/>
    <w:rsid w:val="005E2456"/>
    <w:rsid w:val="005E2B77"/>
    <w:rsid w:val="005E644C"/>
    <w:rsid w:val="005F02D3"/>
    <w:rsid w:val="005F137B"/>
    <w:rsid w:val="005F18FB"/>
    <w:rsid w:val="005F25F0"/>
    <w:rsid w:val="005F2799"/>
    <w:rsid w:val="005F3256"/>
    <w:rsid w:val="005F347D"/>
    <w:rsid w:val="005F7234"/>
    <w:rsid w:val="005F7C2A"/>
    <w:rsid w:val="00603004"/>
    <w:rsid w:val="00603C0B"/>
    <w:rsid w:val="006042DB"/>
    <w:rsid w:val="00604A5A"/>
    <w:rsid w:val="006064EC"/>
    <w:rsid w:val="00606A2D"/>
    <w:rsid w:val="006100C9"/>
    <w:rsid w:val="00610626"/>
    <w:rsid w:val="00611147"/>
    <w:rsid w:val="006115D7"/>
    <w:rsid w:val="0061238F"/>
    <w:rsid w:val="006128B9"/>
    <w:rsid w:val="00614048"/>
    <w:rsid w:val="0061443D"/>
    <w:rsid w:val="00615B5D"/>
    <w:rsid w:val="00616A18"/>
    <w:rsid w:val="0061712E"/>
    <w:rsid w:val="006177E4"/>
    <w:rsid w:val="00620D56"/>
    <w:rsid w:val="0062142C"/>
    <w:rsid w:val="00621CD1"/>
    <w:rsid w:val="00622ACA"/>
    <w:rsid w:val="00625074"/>
    <w:rsid w:val="006277BC"/>
    <w:rsid w:val="00627D06"/>
    <w:rsid w:val="0063138A"/>
    <w:rsid w:val="00631A6D"/>
    <w:rsid w:val="00633A4A"/>
    <w:rsid w:val="00633B6D"/>
    <w:rsid w:val="00633E46"/>
    <w:rsid w:val="00635F03"/>
    <w:rsid w:val="00636A2C"/>
    <w:rsid w:val="00637F56"/>
    <w:rsid w:val="006408E0"/>
    <w:rsid w:val="0064267D"/>
    <w:rsid w:val="00642B72"/>
    <w:rsid w:val="0064316D"/>
    <w:rsid w:val="006443D7"/>
    <w:rsid w:val="0064648D"/>
    <w:rsid w:val="00646E8B"/>
    <w:rsid w:val="0064787B"/>
    <w:rsid w:val="00652CC9"/>
    <w:rsid w:val="006542E4"/>
    <w:rsid w:val="00654EC1"/>
    <w:rsid w:val="00655EBC"/>
    <w:rsid w:val="006636AC"/>
    <w:rsid w:val="00667A55"/>
    <w:rsid w:val="006716E5"/>
    <w:rsid w:val="006720A0"/>
    <w:rsid w:val="006726A5"/>
    <w:rsid w:val="006728E2"/>
    <w:rsid w:val="00672F6F"/>
    <w:rsid w:val="0067492B"/>
    <w:rsid w:val="00674E97"/>
    <w:rsid w:val="00676CB8"/>
    <w:rsid w:val="0067725A"/>
    <w:rsid w:val="00677B5E"/>
    <w:rsid w:val="00677D39"/>
    <w:rsid w:val="006806C9"/>
    <w:rsid w:val="00680802"/>
    <w:rsid w:val="00681228"/>
    <w:rsid w:val="00683A6B"/>
    <w:rsid w:val="00684043"/>
    <w:rsid w:val="00684271"/>
    <w:rsid w:val="00685612"/>
    <w:rsid w:val="0068577A"/>
    <w:rsid w:val="00687748"/>
    <w:rsid w:val="00687A57"/>
    <w:rsid w:val="00687DAB"/>
    <w:rsid w:val="00690120"/>
    <w:rsid w:val="006903B7"/>
    <w:rsid w:val="00691BC0"/>
    <w:rsid w:val="00692C24"/>
    <w:rsid w:val="00693BFF"/>
    <w:rsid w:val="00693C8A"/>
    <w:rsid w:val="006943FD"/>
    <w:rsid w:val="0069452A"/>
    <w:rsid w:val="00694F26"/>
    <w:rsid w:val="00695A9C"/>
    <w:rsid w:val="006962DC"/>
    <w:rsid w:val="0069639D"/>
    <w:rsid w:val="006965D4"/>
    <w:rsid w:val="006A034A"/>
    <w:rsid w:val="006A0F6D"/>
    <w:rsid w:val="006A1102"/>
    <w:rsid w:val="006A1B44"/>
    <w:rsid w:val="006A2AD7"/>
    <w:rsid w:val="006A32AE"/>
    <w:rsid w:val="006A3426"/>
    <w:rsid w:val="006A380F"/>
    <w:rsid w:val="006A4717"/>
    <w:rsid w:val="006A5AB9"/>
    <w:rsid w:val="006A7A2D"/>
    <w:rsid w:val="006B3B65"/>
    <w:rsid w:val="006B48E9"/>
    <w:rsid w:val="006B5F8E"/>
    <w:rsid w:val="006B652F"/>
    <w:rsid w:val="006B6BC8"/>
    <w:rsid w:val="006C0510"/>
    <w:rsid w:val="006C501B"/>
    <w:rsid w:val="006C63B9"/>
    <w:rsid w:val="006C6E88"/>
    <w:rsid w:val="006C754E"/>
    <w:rsid w:val="006D0192"/>
    <w:rsid w:val="006D037E"/>
    <w:rsid w:val="006D09BA"/>
    <w:rsid w:val="006D0EC9"/>
    <w:rsid w:val="006D1AD8"/>
    <w:rsid w:val="006D2577"/>
    <w:rsid w:val="006D2668"/>
    <w:rsid w:val="006D3939"/>
    <w:rsid w:val="006D4236"/>
    <w:rsid w:val="006D4E09"/>
    <w:rsid w:val="006D603D"/>
    <w:rsid w:val="006D6DA6"/>
    <w:rsid w:val="006E010D"/>
    <w:rsid w:val="006E04C0"/>
    <w:rsid w:val="006E0C58"/>
    <w:rsid w:val="006E1113"/>
    <w:rsid w:val="006E3FAC"/>
    <w:rsid w:val="006E5088"/>
    <w:rsid w:val="006E6453"/>
    <w:rsid w:val="006E693B"/>
    <w:rsid w:val="006E720C"/>
    <w:rsid w:val="006E7259"/>
    <w:rsid w:val="006F0F13"/>
    <w:rsid w:val="006F3D40"/>
    <w:rsid w:val="006F3FF6"/>
    <w:rsid w:val="006F547D"/>
    <w:rsid w:val="0070221D"/>
    <w:rsid w:val="00702225"/>
    <w:rsid w:val="00703027"/>
    <w:rsid w:val="00703CFF"/>
    <w:rsid w:val="00705A96"/>
    <w:rsid w:val="00707AA1"/>
    <w:rsid w:val="00710272"/>
    <w:rsid w:val="00711DBA"/>
    <w:rsid w:val="0071361F"/>
    <w:rsid w:val="00714AD8"/>
    <w:rsid w:val="00714F5A"/>
    <w:rsid w:val="00715A14"/>
    <w:rsid w:val="007161F0"/>
    <w:rsid w:val="007167DB"/>
    <w:rsid w:val="00716C17"/>
    <w:rsid w:val="007179C9"/>
    <w:rsid w:val="00721B15"/>
    <w:rsid w:val="00721DBE"/>
    <w:rsid w:val="00725C55"/>
    <w:rsid w:val="00727AB2"/>
    <w:rsid w:val="00727B1C"/>
    <w:rsid w:val="00730BEE"/>
    <w:rsid w:val="00730C3C"/>
    <w:rsid w:val="00734492"/>
    <w:rsid w:val="007349A3"/>
    <w:rsid w:val="00736CF7"/>
    <w:rsid w:val="00737180"/>
    <w:rsid w:val="007401EB"/>
    <w:rsid w:val="007403B6"/>
    <w:rsid w:val="00740655"/>
    <w:rsid w:val="007427C1"/>
    <w:rsid w:val="00742CF8"/>
    <w:rsid w:val="007448EA"/>
    <w:rsid w:val="00744F10"/>
    <w:rsid w:val="007453A3"/>
    <w:rsid w:val="00746388"/>
    <w:rsid w:val="00751C73"/>
    <w:rsid w:val="00752588"/>
    <w:rsid w:val="007564EA"/>
    <w:rsid w:val="00757FDC"/>
    <w:rsid w:val="007603A3"/>
    <w:rsid w:val="00760D2F"/>
    <w:rsid w:val="00762B9D"/>
    <w:rsid w:val="00763BBD"/>
    <w:rsid w:val="00763C01"/>
    <w:rsid w:val="00764937"/>
    <w:rsid w:val="0076650B"/>
    <w:rsid w:val="00766874"/>
    <w:rsid w:val="00766CF7"/>
    <w:rsid w:val="00767850"/>
    <w:rsid w:val="00767897"/>
    <w:rsid w:val="00767A4F"/>
    <w:rsid w:val="007750E2"/>
    <w:rsid w:val="00775123"/>
    <w:rsid w:val="00781F4B"/>
    <w:rsid w:val="007821FD"/>
    <w:rsid w:val="00782C9F"/>
    <w:rsid w:val="00783ED7"/>
    <w:rsid w:val="00786AA4"/>
    <w:rsid w:val="007900AC"/>
    <w:rsid w:val="007908F9"/>
    <w:rsid w:val="007916D3"/>
    <w:rsid w:val="00793650"/>
    <w:rsid w:val="00795FE3"/>
    <w:rsid w:val="00795FEA"/>
    <w:rsid w:val="00796434"/>
    <w:rsid w:val="00796A30"/>
    <w:rsid w:val="00796D4B"/>
    <w:rsid w:val="007A015A"/>
    <w:rsid w:val="007A161C"/>
    <w:rsid w:val="007A1FB3"/>
    <w:rsid w:val="007A3C4A"/>
    <w:rsid w:val="007A4740"/>
    <w:rsid w:val="007A483A"/>
    <w:rsid w:val="007A495C"/>
    <w:rsid w:val="007A7B21"/>
    <w:rsid w:val="007B127B"/>
    <w:rsid w:val="007B1366"/>
    <w:rsid w:val="007B177B"/>
    <w:rsid w:val="007B1B65"/>
    <w:rsid w:val="007B1C3A"/>
    <w:rsid w:val="007B25A7"/>
    <w:rsid w:val="007B4233"/>
    <w:rsid w:val="007B4C88"/>
    <w:rsid w:val="007B5515"/>
    <w:rsid w:val="007B72A7"/>
    <w:rsid w:val="007C2EC2"/>
    <w:rsid w:val="007C37F3"/>
    <w:rsid w:val="007C78BD"/>
    <w:rsid w:val="007D01FC"/>
    <w:rsid w:val="007D0664"/>
    <w:rsid w:val="007D0C1F"/>
    <w:rsid w:val="007D1192"/>
    <w:rsid w:val="007D1220"/>
    <w:rsid w:val="007D19E1"/>
    <w:rsid w:val="007D25CC"/>
    <w:rsid w:val="007D2A10"/>
    <w:rsid w:val="007D2AA0"/>
    <w:rsid w:val="007D30CD"/>
    <w:rsid w:val="007D37B1"/>
    <w:rsid w:val="007D3F58"/>
    <w:rsid w:val="007D40C8"/>
    <w:rsid w:val="007D50B5"/>
    <w:rsid w:val="007D55FC"/>
    <w:rsid w:val="007D606B"/>
    <w:rsid w:val="007D60AE"/>
    <w:rsid w:val="007D74D0"/>
    <w:rsid w:val="007E0FEB"/>
    <w:rsid w:val="007E2EB6"/>
    <w:rsid w:val="007E3CB6"/>
    <w:rsid w:val="007E6363"/>
    <w:rsid w:val="007F0013"/>
    <w:rsid w:val="007F0578"/>
    <w:rsid w:val="007F0A11"/>
    <w:rsid w:val="007F11E2"/>
    <w:rsid w:val="007F4799"/>
    <w:rsid w:val="007F640D"/>
    <w:rsid w:val="007F78DB"/>
    <w:rsid w:val="00800D9A"/>
    <w:rsid w:val="00801F4A"/>
    <w:rsid w:val="008021F8"/>
    <w:rsid w:val="00802902"/>
    <w:rsid w:val="0080351A"/>
    <w:rsid w:val="00803582"/>
    <w:rsid w:val="008036FA"/>
    <w:rsid w:val="008045C8"/>
    <w:rsid w:val="008057F8"/>
    <w:rsid w:val="00805ACF"/>
    <w:rsid w:val="00806383"/>
    <w:rsid w:val="00807D7F"/>
    <w:rsid w:val="00811360"/>
    <w:rsid w:val="00815214"/>
    <w:rsid w:val="008152D9"/>
    <w:rsid w:val="00815B69"/>
    <w:rsid w:val="008162F3"/>
    <w:rsid w:val="00816C0A"/>
    <w:rsid w:val="008177C7"/>
    <w:rsid w:val="0082046B"/>
    <w:rsid w:val="00822E43"/>
    <w:rsid w:val="0082325A"/>
    <w:rsid w:val="008244A5"/>
    <w:rsid w:val="008258C3"/>
    <w:rsid w:val="00826B6F"/>
    <w:rsid w:val="00827301"/>
    <w:rsid w:val="00830381"/>
    <w:rsid w:val="00831D7F"/>
    <w:rsid w:val="00832D7C"/>
    <w:rsid w:val="008333F2"/>
    <w:rsid w:val="008341C1"/>
    <w:rsid w:val="00837285"/>
    <w:rsid w:val="00837B45"/>
    <w:rsid w:val="00837ED5"/>
    <w:rsid w:val="008417E8"/>
    <w:rsid w:val="00842021"/>
    <w:rsid w:val="00842802"/>
    <w:rsid w:val="00843A82"/>
    <w:rsid w:val="00845DE9"/>
    <w:rsid w:val="00850E95"/>
    <w:rsid w:val="00850FF7"/>
    <w:rsid w:val="00851ADC"/>
    <w:rsid w:val="008547D9"/>
    <w:rsid w:val="00854B70"/>
    <w:rsid w:val="00854EB8"/>
    <w:rsid w:val="0085558B"/>
    <w:rsid w:val="008568E2"/>
    <w:rsid w:val="00863742"/>
    <w:rsid w:val="008639F9"/>
    <w:rsid w:val="00864026"/>
    <w:rsid w:val="00865E43"/>
    <w:rsid w:val="00865FAB"/>
    <w:rsid w:val="008708AF"/>
    <w:rsid w:val="00872E61"/>
    <w:rsid w:val="008743F1"/>
    <w:rsid w:val="0087445D"/>
    <w:rsid w:val="008746FA"/>
    <w:rsid w:val="00874A38"/>
    <w:rsid w:val="00880B65"/>
    <w:rsid w:val="008811D7"/>
    <w:rsid w:val="008870AA"/>
    <w:rsid w:val="00887BA3"/>
    <w:rsid w:val="0089059D"/>
    <w:rsid w:val="00890E78"/>
    <w:rsid w:val="00891572"/>
    <w:rsid w:val="00892CBD"/>
    <w:rsid w:val="00892CCA"/>
    <w:rsid w:val="00894586"/>
    <w:rsid w:val="00895C38"/>
    <w:rsid w:val="00897885"/>
    <w:rsid w:val="008A1B20"/>
    <w:rsid w:val="008A36D4"/>
    <w:rsid w:val="008A49E2"/>
    <w:rsid w:val="008A4C6C"/>
    <w:rsid w:val="008A626F"/>
    <w:rsid w:val="008A68EA"/>
    <w:rsid w:val="008B05D7"/>
    <w:rsid w:val="008B2A1B"/>
    <w:rsid w:val="008B31C4"/>
    <w:rsid w:val="008B4011"/>
    <w:rsid w:val="008B4387"/>
    <w:rsid w:val="008B69C7"/>
    <w:rsid w:val="008B7686"/>
    <w:rsid w:val="008B7E72"/>
    <w:rsid w:val="008C01AD"/>
    <w:rsid w:val="008C09DC"/>
    <w:rsid w:val="008C0A74"/>
    <w:rsid w:val="008C0FA9"/>
    <w:rsid w:val="008C285F"/>
    <w:rsid w:val="008C2FCB"/>
    <w:rsid w:val="008C387B"/>
    <w:rsid w:val="008C50D0"/>
    <w:rsid w:val="008C627B"/>
    <w:rsid w:val="008C649C"/>
    <w:rsid w:val="008C6B7F"/>
    <w:rsid w:val="008C6EE6"/>
    <w:rsid w:val="008D101C"/>
    <w:rsid w:val="008D1736"/>
    <w:rsid w:val="008D2307"/>
    <w:rsid w:val="008D3064"/>
    <w:rsid w:val="008D4AC3"/>
    <w:rsid w:val="008D4F10"/>
    <w:rsid w:val="008D5014"/>
    <w:rsid w:val="008D5044"/>
    <w:rsid w:val="008D5609"/>
    <w:rsid w:val="008D5E60"/>
    <w:rsid w:val="008D650D"/>
    <w:rsid w:val="008D6D72"/>
    <w:rsid w:val="008D740A"/>
    <w:rsid w:val="008D7A15"/>
    <w:rsid w:val="008D7DA0"/>
    <w:rsid w:val="008E020E"/>
    <w:rsid w:val="008E0A21"/>
    <w:rsid w:val="008E1034"/>
    <w:rsid w:val="008E1713"/>
    <w:rsid w:val="008E1819"/>
    <w:rsid w:val="008E187B"/>
    <w:rsid w:val="008E2DE4"/>
    <w:rsid w:val="008E2FF0"/>
    <w:rsid w:val="008E4413"/>
    <w:rsid w:val="008E7101"/>
    <w:rsid w:val="008F0499"/>
    <w:rsid w:val="008F2E05"/>
    <w:rsid w:val="008F5E91"/>
    <w:rsid w:val="008F70B2"/>
    <w:rsid w:val="008F76FF"/>
    <w:rsid w:val="00900E71"/>
    <w:rsid w:val="00902937"/>
    <w:rsid w:val="00903773"/>
    <w:rsid w:val="009048AB"/>
    <w:rsid w:val="0090565C"/>
    <w:rsid w:val="0090611D"/>
    <w:rsid w:val="0090700F"/>
    <w:rsid w:val="0091058C"/>
    <w:rsid w:val="0091226C"/>
    <w:rsid w:val="009130AB"/>
    <w:rsid w:val="00913379"/>
    <w:rsid w:val="009167AB"/>
    <w:rsid w:val="00921F96"/>
    <w:rsid w:val="00922D79"/>
    <w:rsid w:val="009242A3"/>
    <w:rsid w:val="009249C8"/>
    <w:rsid w:val="00927075"/>
    <w:rsid w:val="00927A0B"/>
    <w:rsid w:val="00927EF3"/>
    <w:rsid w:val="00930B20"/>
    <w:rsid w:val="0093229F"/>
    <w:rsid w:val="0093494C"/>
    <w:rsid w:val="00934B2C"/>
    <w:rsid w:val="009371E3"/>
    <w:rsid w:val="00941880"/>
    <w:rsid w:val="00941F94"/>
    <w:rsid w:val="00943031"/>
    <w:rsid w:val="0094337B"/>
    <w:rsid w:val="00944844"/>
    <w:rsid w:val="00945373"/>
    <w:rsid w:val="009466E7"/>
    <w:rsid w:val="00947D5C"/>
    <w:rsid w:val="009519BF"/>
    <w:rsid w:val="00954989"/>
    <w:rsid w:val="0095548B"/>
    <w:rsid w:val="009554F5"/>
    <w:rsid w:val="009579FF"/>
    <w:rsid w:val="00961824"/>
    <w:rsid w:val="0096234A"/>
    <w:rsid w:val="00962D3A"/>
    <w:rsid w:val="009637BD"/>
    <w:rsid w:val="00965DA4"/>
    <w:rsid w:val="009663DA"/>
    <w:rsid w:val="00966477"/>
    <w:rsid w:val="00966B62"/>
    <w:rsid w:val="00967088"/>
    <w:rsid w:val="00967ADE"/>
    <w:rsid w:val="0097436D"/>
    <w:rsid w:val="00975063"/>
    <w:rsid w:val="00975716"/>
    <w:rsid w:val="009768AF"/>
    <w:rsid w:val="009803D9"/>
    <w:rsid w:val="00980578"/>
    <w:rsid w:val="009805E3"/>
    <w:rsid w:val="00980A16"/>
    <w:rsid w:val="00980D99"/>
    <w:rsid w:val="0098177B"/>
    <w:rsid w:val="009818E1"/>
    <w:rsid w:val="009828BB"/>
    <w:rsid w:val="00983F95"/>
    <w:rsid w:val="00985AD3"/>
    <w:rsid w:val="00985D06"/>
    <w:rsid w:val="009864DA"/>
    <w:rsid w:val="00986A44"/>
    <w:rsid w:val="00986BAE"/>
    <w:rsid w:val="00987B3C"/>
    <w:rsid w:val="00987E2C"/>
    <w:rsid w:val="00990A11"/>
    <w:rsid w:val="00991A6D"/>
    <w:rsid w:val="009924BA"/>
    <w:rsid w:val="00993128"/>
    <w:rsid w:val="00993B4F"/>
    <w:rsid w:val="00993D7C"/>
    <w:rsid w:val="009940EB"/>
    <w:rsid w:val="00995BED"/>
    <w:rsid w:val="00995D29"/>
    <w:rsid w:val="009965FD"/>
    <w:rsid w:val="00996916"/>
    <w:rsid w:val="00996A3A"/>
    <w:rsid w:val="009970A8"/>
    <w:rsid w:val="009970D3"/>
    <w:rsid w:val="00997776"/>
    <w:rsid w:val="00997E33"/>
    <w:rsid w:val="009A0498"/>
    <w:rsid w:val="009A201C"/>
    <w:rsid w:val="009A57BA"/>
    <w:rsid w:val="009A5AE5"/>
    <w:rsid w:val="009A65F6"/>
    <w:rsid w:val="009B2582"/>
    <w:rsid w:val="009B28F7"/>
    <w:rsid w:val="009B302C"/>
    <w:rsid w:val="009B3C41"/>
    <w:rsid w:val="009B4F83"/>
    <w:rsid w:val="009B4FEB"/>
    <w:rsid w:val="009B5DC2"/>
    <w:rsid w:val="009B7FD1"/>
    <w:rsid w:val="009C1012"/>
    <w:rsid w:val="009C1159"/>
    <w:rsid w:val="009C1950"/>
    <w:rsid w:val="009C199C"/>
    <w:rsid w:val="009C1C4B"/>
    <w:rsid w:val="009C39E1"/>
    <w:rsid w:val="009C4009"/>
    <w:rsid w:val="009C45D4"/>
    <w:rsid w:val="009C464E"/>
    <w:rsid w:val="009C498B"/>
    <w:rsid w:val="009D122E"/>
    <w:rsid w:val="009D25D7"/>
    <w:rsid w:val="009D2D0C"/>
    <w:rsid w:val="009D43BB"/>
    <w:rsid w:val="009D49BE"/>
    <w:rsid w:val="009D49D1"/>
    <w:rsid w:val="009D5CE1"/>
    <w:rsid w:val="009D68C0"/>
    <w:rsid w:val="009D6F5C"/>
    <w:rsid w:val="009E011D"/>
    <w:rsid w:val="009E0F69"/>
    <w:rsid w:val="009E15E5"/>
    <w:rsid w:val="009E179E"/>
    <w:rsid w:val="009E219C"/>
    <w:rsid w:val="009E37B6"/>
    <w:rsid w:val="009E4157"/>
    <w:rsid w:val="009E4F40"/>
    <w:rsid w:val="009E5650"/>
    <w:rsid w:val="009E7D6F"/>
    <w:rsid w:val="009F00F3"/>
    <w:rsid w:val="009F01FD"/>
    <w:rsid w:val="009F23EE"/>
    <w:rsid w:val="009F36F0"/>
    <w:rsid w:val="009F3AA0"/>
    <w:rsid w:val="009F3F14"/>
    <w:rsid w:val="009F6254"/>
    <w:rsid w:val="00A009B6"/>
    <w:rsid w:val="00A00FEB"/>
    <w:rsid w:val="00A037A3"/>
    <w:rsid w:val="00A0550F"/>
    <w:rsid w:val="00A05637"/>
    <w:rsid w:val="00A06383"/>
    <w:rsid w:val="00A07584"/>
    <w:rsid w:val="00A07A68"/>
    <w:rsid w:val="00A1008E"/>
    <w:rsid w:val="00A10461"/>
    <w:rsid w:val="00A1117C"/>
    <w:rsid w:val="00A13903"/>
    <w:rsid w:val="00A13980"/>
    <w:rsid w:val="00A16AAD"/>
    <w:rsid w:val="00A16C27"/>
    <w:rsid w:val="00A17227"/>
    <w:rsid w:val="00A21189"/>
    <w:rsid w:val="00A21F9B"/>
    <w:rsid w:val="00A224E2"/>
    <w:rsid w:val="00A22DB0"/>
    <w:rsid w:val="00A26F24"/>
    <w:rsid w:val="00A27991"/>
    <w:rsid w:val="00A27EF5"/>
    <w:rsid w:val="00A3095B"/>
    <w:rsid w:val="00A325A2"/>
    <w:rsid w:val="00A3273C"/>
    <w:rsid w:val="00A346A7"/>
    <w:rsid w:val="00A357EB"/>
    <w:rsid w:val="00A3595A"/>
    <w:rsid w:val="00A36256"/>
    <w:rsid w:val="00A36FEC"/>
    <w:rsid w:val="00A374D2"/>
    <w:rsid w:val="00A378D3"/>
    <w:rsid w:val="00A37D65"/>
    <w:rsid w:val="00A37F67"/>
    <w:rsid w:val="00A401D1"/>
    <w:rsid w:val="00A409E3"/>
    <w:rsid w:val="00A40D4D"/>
    <w:rsid w:val="00A41AAE"/>
    <w:rsid w:val="00A4254B"/>
    <w:rsid w:val="00A4301C"/>
    <w:rsid w:val="00A43D9A"/>
    <w:rsid w:val="00A44E31"/>
    <w:rsid w:val="00A454A0"/>
    <w:rsid w:val="00A45EE0"/>
    <w:rsid w:val="00A50D17"/>
    <w:rsid w:val="00A50D92"/>
    <w:rsid w:val="00A50DFC"/>
    <w:rsid w:val="00A5149B"/>
    <w:rsid w:val="00A537B1"/>
    <w:rsid w:val="00A540D0"/>
    <w:rsid w:val="00A54965"/>
    <w:rsid w:val="00A554D3"/>
    <w:rsid w:val="00A55A77"/>
    <w:rsid w:val="00A55BF1"/>
    <w:rsid w:val="00A56F49"/>
    <w:rsid w:val="00A574BD"/>
    <w:rsid w:val="00A574CF"/>
    <w:rsid w:val="00A602F0"/>
    <w:rsid w:val="00A6155C"/>
    <w:rsid w:val="00A61A7E"/>
    <w:rsid w:val="00A61F3D"/>
    <w:rsid w:val="00A62049"/>
    <w:rsid w:val="00A622C4"/>
    <w:rsid w:val="00A62301"/>
    <w:rsid w:val="00A62A59"/>
    <w:rsid w:val="00A62FE1"/>
    <w:rsid w:val="00A637C5"/>
    <w:rsid w:val="00A64567"/>
    <w:rsid w:val="00A66C6D"/>
    <w:rsid w:val="00A72415"/>
    <w:rsid w:val="00A74F69"/>
    <w:rsid w:val="00A75DD3"/>
    <w:rsid w:val="00A76D80"/>
    <w:rsid w:val="00A81CEA"/>
    <w:rsid w:val="00A81E7A"/>
    <w:rsid w:val="00A84ED4"/>
    <w:rsid w:val="00A8587A"/>
    <w:rsid w:val="00A85F5D"/>
    <w:rsid w:val="00A8657E"/>
    <w:rsid w:val="00A868BB"/>
    <w:rsid w:val="00A907A6"/>
    <w:rsid w:val="00A90E4C"/>
    <w:rsid w:val="00A914A2"/>
    <w:rsid w:val="00A94A10"/>
    <w:rsid w:val="00A9568B"/>
    <w:rsid w:val="00A9612F"/>
    <w:rsid w:val="00A96614"/>
    <w:rsid w:val="00A971D3"/>
    <w:rsid w:val="00A97EE4"/>
    <w:rsid w:val="00AA0210"/>
    <w:rsid w:val="00AA0CB1"/>
    <w:rsid w:val="00AA39F3"/>
    <w:rsid w:val="00AA40BC"/>
    <w:rsid w:val="00AA5298"/>
    <w:rsid w:val="00AA5D91"/>
    <w:rsid w:val="00AA5F45"/>
    <w:rsid w:val="00AA7107"/>
    <w:rsid w:val="00AA7C05"/>
    <w:rsid w:val="00AB0664"/>
    <w:rsid w:val="00AB271C"/>
    <w:rsid w:val="00AB3683"/>
    <w:rsid w:val="00AB434F"/>
    <w:rsid w:val="00AB7821"/>
    <w:rsid w:val="00AB7BBD"/>
    <w:rsid w:val="00AC096C"/>
    <w:rsid w:val="00AC1067"/>
    <w:rsid w:val="00AC1905"/>
    <w:rsid w:val="00AC289B"/>
    <w:rsid w:val="00AC3A02"/>
    <w:rsid w:val="00AC4151"/>
    <w:rsid w:val="00AC47DB"/>
    <w:rsid w:val="00AC4B39"/>
    <w:rsid w:val="00AD2D99"/>
    <w:rsid w:val="00AD38E0"/>
    <w:rsid w:val="00AD3ACD"/>
    <w:rsid w:val="00AD4824"/>
    <w:rsid w:val="00AD52BD"/>
    <w:rsid w:val="00AD541D"/>
    <w:rsid w:val="00AD5A23"/>
    <w:rsid w:val="00AE0BBB"/>
    <w:rsid w:val="00AE1EBA"/>
    <w:rsid w:val="00AE3652"/>
    <w:rsid w:val="00AE3D0F"/>
    <w:rsid w:val="00AE44D1"/>
    <w:rsid w:val="00AE5905"/>
    <w:rsid w:val="00AE5C57"/>
    <w:rsid w:val="00AE73EA"/>
    <w:rsid w:val="00AF18A9"/>
    <w:rsid w:val="00AF2336"/>
    <w:rsid w:val="00AF3B59"/>
    <w:rsid w:val="00AF42C9"/>
    <w:rsid w:val="00AF6042"/>
    <w:rsid w:val="00B00DD2"/>
    <w:rsid w:val="00B01063"/>
    <w:rsid w:val="00B015C1"/>
    <w:rsid w:val="00B01723"/>
    <w:rsid w:val="00B01DC4"/>
    <w:rsid w:val="00B01F61"/>
    <w:rsid w:val="00B01F9F"/>
    <w:rsid w:val="00B05860"/>
    <w:rsid w:val="00B067D4"/>
    <w:rsid w:val="00B07C21"/>
    <w:rsid w:val="00B1032B"/>
    <w:rsid w:val="00B10871"/>
    <w:rsid w:val="00B1191F"/>
    <w:rsid w:val="00B12F37"/>
    <w:rsid w:val="00B14BF0"/>
    <w:rsid w:val="00B157BE"/>
    <w:rsid w:val="00B16118"/>
    <w:rsid w:val="00B16BA7"/>
    <w:rsid w:val="00B170F0"/>
    <w:rsid w:val="00B17CED"/>
    <w:rsid w:val="00B17E89"/>
    <w:rsid w:val="00B20BA7"/>
    <w:rsid w:val="00B20E0F"/>
    <w:rsid w:val="00B2128C"/>
    <w:rsid w:val="00B21A3A"/>
    <w:rsid w:val="00B21F26"/>
    <w:rsid w:val="00B2393F"/>
    <w:rsid w:val="00B24DF0"/>
    <w:rsid w:val="00B27276"/>
    <w:rsid w:val="00B30C8C"/>
    <w:rsid w:val="00B320D5"/>
    <w:rsid w:val="00B325D4"/>
    <w:rsid w:val="00B333E2"/>
    <w:rsid w:val="00B36CDE"/>
    <w:rsid w:val="00B3723C"/>
    <w:rsid w:val="00B37358"/>
    <w:rsid w:val="00B41DDE"/>
    <w:rsid w:val="00B42395"/>
    <w:rsid w:val="00B42FC6"/>
    <w:rsid w:val="00B434A2"/>
    <w:rsid w:val="00B450EA"/>
    <w:rsid w:val="00B45162"/>
    <w:rsid w:val="00B4724C"/>
    <w:rsid w:val="00B50693"/>
    <w:rsid w:val="00B5099B"/>
    <w:rsid w:val="00B50A3C"/>
    <w:rsid w:val="00B50ABC"/>
    <w:rsid w:val="00B5104C"/>
    <w:rsid w:val="00B510AA"/>
    <w:rsid w:val="00B5157B"/>
    <w:rsid w:val="00B51E84"/>
    <w:rsid w:val="00B530DD"/>
    <w:rsid w:val="00B53250"/>
    <w:rsid w:val="00B5426F"/>
    <w:rsid w:val="00B55AA5"/>
    <w:rsid w:val="00B60269"/>
    <w:rsid w:val="00B64254"/>
    <w:rsid w:val="00B64F72"/>
    <w:rsid w:val="00B677ED"/>
    <w:rsid w:val="00B712AE"/>
    <w:rsid w:val="00B712FD"/>
    <w:rsid w:val="00B71392"/>
    <w:rsid w:val="00B74F76"/>
    <w:rsid w:val="00B750C3"/>
    <w:rsid w:val="00B75E2B"/>
    <w:rsid w:val="00B76477"/>
    <w:rsid w:val="00B76C1D"/>
    <w:rsid w:val="00B770D0"/>
    <w:rsid w:val="00B80E73"/>
    <w:rsid w:val="00B810BB"/>
    <w:rsid w:val="00B81569"/>
    <w:rsid w:val="00B86D81"/>
    <w:rsid w:val="00B8732E"/>
    <w:rsid w:val="00B87589"/>
    <w:rsid w:val="00B87BA9"/>
    <w:rsid w:val="00B90CCB"/>
    <w:rsid w:val="00B91132"/>
    <w:rsid w:val="00B93292"/>
    <w:rsid w:val="00B93B93"/>
    <w:rsid w:val="00B950D9"/>
    <w:rsid w:val="00B96B0D"/>
    <w:rsid w:val="00BA3B7D"/>
    <w:rsid w:val="00BA4747"/>
    <w:rsid w:val="00BA4CAA"/>
    <w:rsid w:val="00BA57CD"/>
    <w:rsid w:val="00BA58F2"/>
    <w:rsid w:val="00BA7B07"/>
    <w:rsid w:val="00BB082B"/>
    <w:rsid w:val="00BB125E"/>
    <w:rsid w:val="00BB1F8F"/>
    <w:rsid w:val="00BB3F21"/>
    <w:rsid w:val="00BB44D5"/>
    <w:rsid w:val="00BB4625"/>
    <w:rsid w:val="00BB53F2"/>
    <w:rsid w:val="00BB62DA"/>
    <w:rsid w:val="00BB66F9"/>
    <w:rsid w:val="00BB712C"/>
    <w:rsid w:val="00BB75D4"/>
    <w:rsid w:val="00BB7C56"/>
    <w:rsid w:val="00BB7D24"/>
    <w:rsid w:val="00BC5967"/>
    <w:rsid w:val="00BC5E4C"/>
    <w:rsid w:val="00BD0DE9"/>
    <w:rsid w:val="00BD21AE"/>
    <w:rsid w:val="00BD5D06"/>
    <w:rsid w:val="00BD7A65"/>
    <w:rsid w:val="00BE0BE9"/>
    <w:rsid w:val="00BE1437"/>
    <w:rsid w:val="00BE162D"/>
    <w:rsid w:val="00BE2275"/>
    <w:rsid w:val="00BE26DE"/>
    <w:rsid w:val="00BE3085"/>
    <w:rsid w:val="00BE3340"/>
    <w:rsid w:val="00BE3D55"/>
    <w:rsid w:val="00BE3D70"/>
    <w:rsid w:val="00BE4FFF"/>
    <w:rsid w:val="00BF29E6"/>
    <w:rsid w:val="00BF4538"/>
    <w:rsid w:val="00BF4D30"/>
    <w:rsid w:val="00BF50FD"/>
    <w:rsid w:val="00BF5D65"/>
    <w:rsid w:val="00BF711E"/>
    <w:rsid w:val="00BF765E"/>
    <w:rsid w:val="00BF7F32"/>
    <w:rsid w:val="00C00761"/>
    <w:rsid w:val="00C01001"/>
    <w:rsid w:val="00C01557"/>
    <w:rsid w:val="00C029DF"/>
    <w:rsid w:val="00C0345A"/>
    <w:rsid w:val="00C05939"/>
    <w:rsid w:val="00C105D4"/>
    <w:rsid w:val="00C11B79"/>
    <w:rsid w:val="00C11EA3"/>
    <w:rsid w:val="00C1255A"/>
    <w:rsid w:val="00C133C1"/>
    <w:rsid w:val="00C13C31"/>
    <w:rsid w:val="00C1402B"/>
    <w:rsid w:val="00C15739"/>
    <w:rsid w:val="00C15ED3"/>
    <w:rsid w:val="00C21254"/>
    <w:rsid w:val="00C2372B"/>
    <w:rsid w:val="00C2444A"/>
    <w:rsid w:val="00C248ED"/>
    <w:rsid w:val="00C251EB"/>
    <w:rsid w:val="00C3029A"/>
    <w:rsid w:val="00C31236"/>
    <w:rsid w:val="00C31443"/>
    <w:rsid w:val="00C31DB6"/>
    <w:rsid w:val="00C33C10"/>
    <w:rsid w:val="00C411C5"/>
    <w:rsid w:val="00C41921"/>
    <w:rsid w:val="00C41FB4"/>
    <w:rsid w:val="00C42313"/>
    <w:rsid w:val="00C43C8E"/>
    <w:rsid w:val="00C450E2"/>
    <w:rsid w:val="00C454C7"/>
    <w:rsid w:val="00C50618"/>
    <w:rsid w:val="00C5062B"/>
    <w:rsid w:val="00C509D5"/>
    <w:rsid w:val="00C52479"/>
    <w:rsid w:val="00C53565"/>
    <w:rsid w:val="00C54B59"/>
    <w:rsid w:val="00C54D08"/>
    <w:rsid w:val="00C55C81"/>
    <w:rsid w:val="00C55E17"/>
    <w:rsid w:val="00C57AA0"/>
    <w:rsid w:val="00C6265A"/>
    <w:rsid w:val="00C62A20"/>
    <w:rsid w:val="00C62B53"/>
    <w:rsid w:val="00C6340D"/>
    <w:rsid w:val="00C641B7"/>
    <w:rsid w:val="00C64C98"/>
    <w:rsid w:val="00C6636B"/>
    <w:rsid w:val="00C6768A"/>
    <w:rsid w:val="00C701B1"/>
    <w:rsid w:val="00C706CA"/>
    <w:rsid w:val="00C70956"/>
    <w:rsid w:val="00C73AE5"/>
    <w:rsid w:val="00C73E20"/>
    <w:rsid w:val="00C7713B"/>
    <w:rsid w:val="00C813E1"/>
    <w:rsid w:val="00C81887"/>
    <w:rsid w:val="00C8569A"/>
    <w:rsid w:val="00C8581E"/>
    <w:rsid w:val="00C8677F"/>
    <w:rsid w:val="00C86BFC"/>
    <w:rsid w:val="00C87B9C"/>
    <w:rsid w:val="00C87BC6"/>
    <w:rsid w:val="00C9005A"/>
    <w:rsid w:val="00C92C77"/>
    <w:rsid w:val="00C95827"/>
    <w:rsid w:val="00C95DC5"/>
    <w:rsid w:val="00C97116"/>
    <w:rsid w:val="00C97DAB"/>
    <w:rsid w:val="00CA1D26"/>
    <w:rsid w:val="00CA1EEE"/>
    <w:rsid w:val="00CA3324"/>
    <w:rsid w:val="00CA5621"/>
    <w:rsid w:val="00CA5FF7"/>
    <w:rsid w:val="00CA6FB6"/>
    <w:rsid w:val="00CA6FE3"/>
    <w:rsid w:val="00CB0F28"/>
    <w:rsid w:val="00CB25CA"/>
    <w:rsid w:val="00CB2A56"/>
    <w:rsid w:val="00CB360A"/>
    <w:rsid w:val="00CB3934"/>
    <w:rsid w:val="00CB40B4"/>
    <w:rsid w:val="00CB5E93"/>
    <w:rsid w:val="00CB5FF8"/>
    <w:rsid w:val="00CC1B14"/>
    <w:rsid w:val="00CC1BC3"/>
    <w:rsid w:val="00CC4F2F"/>
    <w:rsid w:val="00CC4F72"/>
    <w:rsid w:val="00CC550D"/>
    <w:rsid w:val="00CC5C10"/>
    <w:rsid w:val="00CC6460"/>
    <w:rsid w:val="00CC6552"/>
    <w:rsid w:val="00CC6B3C"/>
    <w:rsid w:val="00CD01E6"/>
    <w:rsid w:val="00CD094B"/>
    <w:rsid w:val="00CD190C"/>
    <w:rsid w:val="00CD386B"/>
    <w:rsid w:val="00CD68A2"/>
    <w:rsid w:val="00CD730F"/>
    <w:rsid w:val="00CD75FB"/>
    <w:rsid w:val="00CD7A22"/>
    <w:rsid w:val="00CE1285"/>
    <w:rsid w:val="00CE1EB2"/>
    <w:rsid w:val="00CE2279"/>
    <w:rsid w:val="00CE3246"/>
    <w:rsid w:val="00CE4370"/>
    <w:rsid w:val="00CE4505"/>
    <w:rsid w:val="00CE54D8"/>
    <w:rsid w:val="00CE6832"/>
    <w:rsid w:val="00CF01E8"/>
    <w:rsid w:val="00CF2A28"/>
    <w:rsid w:val="00CF2BE7"/>
    <w:rsid w:val="00CF3420"/>
    <w:rsid w:val="00CF35E0"/>
    <w:rsid w:val="00CF4824"/>
    <w:rsid w:val="00CF4DFD"/>
    <w:rsid w:val="00CF5662"/>
    <w:rsid w:val="00CF653F"/>
    <w:rsid w:val="00CF6D6D"/>
    <w:rsid w:val="00CF6E24"/>
    <w:rsid w:val="00CF71D1"/>
    <w:rsid w:val="00CF73A7"/>
    <w:rsid w:val="00D00788"/>
    <w:rsid w:val="00D00FF5"/>
    <w:rsid w:val="00D0175B"/>
    <w:rsid w:val="00D02D1E"/>
    <w:rsid w:val="00D0677C"/>
    <w:rsid w:val="00D10915"/>
    <w:rsid w:val="00D110ED"/>
    <w:rsid w:val="00D12243"/>
    <w:rsid w:val="00D14306"/>
    <w:rsid w:val="00D14905"/>
    <w:rsid w:val="00D16EDC"/>
    <w:rsid w:val="00D21103"/>
    <w:rsid w:val="00D21509"/>
    <w:rsid w:val="00D22BC7"/>
    <w:rsid w:val="00D257D3"/>
    <w:rsid w:val="00D25A5C"/>
    <w:rsid w:val="00D314D1"/>
    <w:rsid w:val="00D319E4"/>
    <w:rsid w:val="00D35368"/>
    <w:rsid w:val="00D40593"/>
    <w:rsid w:val="00D42D87"/>
    <w:rsid w:val="00D45601"/>
    <w:rsid w:val="00D4664A"/>
    <w:rsid w:val="00D47718"/>
    <w:rsid w:val="00D47BE4"/>
    <w:rsid w:val="00D52353"/>
    <w:rsid w:val="00D52BF6"/>
    <w:rsid w:val="00D54275"/>
    <w:rsid w:val="00D54A2D"/>
    <w:rsid w:val="00D56350"/>
    <w:rsid w:val="00D567AC"/>
    <w:rsid w:val="00D6286C"/>
    <w:rsid w:val="00D65454"/>
    <w:rsid w:val="00D66164"/>
    <w:rsid w:val="00D66BB2"/>
    <w:rsid w:val="00D70239"/>
    <w:rsid w:val="00D71124"/>
    <w:rsid w:val="00D72974"/>
    <w:rsid w:val="00D7462E"/>
    <w:rsid w:val="00D75EB9"/>
    <w:rsid w:val="00D774AD"/>
    <w:rsid w:val="00D77C00"/>
    <w:rsid w:val="00D77FFA"/>
    <w:rsid w:val="00D80091"/>
    <w:rsid w:val="00D805DE"/>
    <w:rsid w:val="00D81E31"/>
    <w:rsid w:val="00D845F0"/>
    <w:rsid w:val="00D84E75"/>
    <w:rsid w:val="00D8755C"/>
    <w:rsid w:val="00D92B75"/>
    <w:rsid w:val="00D9505A"/>
    <w:rsid w:val="00D9682D"/>
    <w:rsid w:val="00DA00A0"/>
    <w:rsid w:val="00DA18F7"/>
    <w:rsid w:val="00DA3E74"/>
    <w:rsid w:val="00DA7C5A"/>
    <w:rsid w:val="00DB0F3B"/>
    <w:rsid w:val="00DB19F6"/>
    <w:rsid w:val="00DB505F"/>
    <w:rsid w:val="00DB67A1"/>
    <w:rsid w:val="00DB751C"/>
    <w:rsid w:val="00DB778C"/>
    <w:rsid w:val="00DC0DD8"/>
    <w:rsid w:val="00DC1993"/>
    <w:rsid w:val="00DC30E3"/>
    <w:rsid w:val="00DC3A3F"/>
    <w:rsid w:val="00DC3AA3"/>
    <w:rsid w:val="00DC49F6"/>
    <w:rsid w:val="00DC672A"/>
    <w:rsid w:val="00DC793C"/>
    <w:rsid w:val="00DD1351"/>
    <w:rsid w:val="00DD1868"/>
    <w:rsid w:val="00DD1ACC"/>
    <w:rsid w:val="00DD2D2D"/>
    <w:rsid w:val="00DD3947"/>
    <w:rsid w:val="00DD5167"/>
    <w:rsid w:val="00DD5990"/>
    <w:rsid w:val="00DD60E7"/>
    <w:rsid w:val="00DD65F6"/>
    <w:rsid w:val="00DD7FC1"/>
    <w:rsid w:val="00DE027C"/>
    <w:rsid w:val="00DE310B"/>
    <w:rsid w:val="00DE35CE"/>
    <w:rsid w:val="00DE5664"/>
    <w:rsid w:val="00DE737C"/>
    <w:rsid w:val="00DE762C"/>
    <w:rsid w:val="00DF0BA7"/>
    <w:rsid w:val="00DF1BE5"/>
    <w:rsid w:val="00DF1E76"/>
    <w:rsid w:val="00DF2C93"/>
    <w:rsid w:val="00DF45F1"/>
    <w:rsid w:val="00DF4C92"/>
    <w:rsid w:val="00DF5649"/>
    <w:rsid w:val="00DF578A"/>
    <w:rsid w:val="00DF6150"/>
    <w:rsid w:val="00DF6E8A"/>
    <w:rsid w:val="00DF7E1C"/>
    <w:rsid w:val="00E0195C"/>
    <w:rsid w:val="00E048D5"/>
    <w:rsid w:val="00E04B51"/>
    <w:rsid w:val="00E0509F"/>
    <w:rsid w:val="00E0522A"/>
    <w:rsid w:val="00E102AF"/>
    <w:rsid w:val="00E118BC"/>
    <w:rsid w:val="00E11F13"/>
    <w:rsid w:val="00E1374A"/>
    <w:rsid w:val="00E16081"/>
    <w:rsid w:val="00E17F4B"/>
    <w:rsid w:val="00E2146F"/>
    <w:rsid w:val="00E21BC6"/>
    <w:rsid w:val="00E24057"/>
    <w:rsid w:val="00E2593A"/>
    <w:rsid w:val="00E26879"/>
    <w:rsid w:val="00E26E31"/>
    <w:rsid w:val="00E27608"/>
    <w:rsid w:val="00E27BAF"/>
    <w:rsid w:val="00E31A9F"/>
    <w:rsid w:val="00E31D83"/>
    <w:rsid w:val="00E320D5"/>
    <w:rsid w:val="00E3334F"/>
    <w:rsid w:val="00E35123"/>
    <w:rsid w:val="00E3698A"/>
    <w:rsid w:val="00E36B0D"/>
    <w:rsid w:val="00E371FA"/>
    <w:rsid w:val="00E37A94"/>
    <w:rsid w:val="00E423CC"/>
    <w:rsid w:val="00E4319D"/>
    <w:rsid w:val="00E43BB5"/>
    <w:rsid w:val="00E46B4E"/>
    <w:rsid w:val="00E51013"/>
    <w:rsid w:val="00E5149C"/>
    <w:rsid w:val="00E53999"/>
    <w:rsid w:val="00E545C7"/>
    <w:rsid w:val="00E546FE"/>
    <w:rsid w:val="00E55504"/>
    <w:rsid w:val="00E5726D"/>
    <w:rsid w:val="00E578A9"/>
    <w:rsid w:val="00E60598"/>
    <w:rsid w:val="00E63FBB"/>
    <w:rsid w:val="00E641B9"/>
    <w:rsid w:val="00E64CB3"/>
    <w:rsid w:val="00E64E95"/>
    <w:rsid w:val="00E66486"/>
    <w:rsid w:val="00E67F20"/>
    <w:rsid w:val="00E731FB"/>
    <w:rsid w:val="00E73DC2"/>
    <w:rsid w:val="00E77DAB"/>
    <w:rsid w:val="00E77F88"/>
    <w:rsid w:val="00E812A6"/>
    <w:rsid w:val="00E8138B"/>
    <w:rsid w:val="00E833F7"/>
    <w:rsid w:val="00E83D3B"/>
    <w:rsid w:val="00E85474"/>
    <w:rsid w:val="00E8603D"/>
    <w:rsid w:val="00E86288"/>
    <w:rsid w:val="00E868FB"/>
    <w:rsid w:val="00E86D08"/>
    <w:rsid w:val="00E86F80"/>
    <w:rsid w:val="00E90749"/>
    <w:rsid w:val="00E908A2"/>
    <w:rsid w:val="00E919E4"/>
    <w:rsid w:val="00E921F8"/>
    <w:rsid w:val="00E9231D"/>
    <w:rsid w:val="00E9241F"/>
    <w:rsid w:val="00E92CAE"/>
    <w:rsid w:val="00E92E2E"/>
    <w:rsid w:val="00E95199"/>
    <w:rsid w:val="00E965CC"/>
    <w:rsid w:val="00EA039F"/>
    <w:rsid w:val="00EA057E"/>
    <w:rsid w:val="00EA0C58"/>
    <w:rsid w:val="00EA1450"/>
    <w:rsid w:val="00EA1904"/>
    <w:rsid w:val="00EA2774"/>
    <w:rsid w:val="00EA2CF1"/>
    <w:rsid w:val="00EA2E12"/>
    <w:rsid w:val="00EA35EE"/>
    <w:rsid w:val="00EA414E"/>
    <w:rsid w:val="00EA664A"/>
    <w:rsid w:val="00EB077B"/>
    <w:rsid w:val="00EB0A21"/>
    <w:rsid w:val="00EB2507"/>
    <w:rsid w:val="00EB2B5F"/>
    <w:rsid w:val="00EB370C"/>
    <w:rsid w:val="00EB3C32"/>
    <w:rsid w:val="00EB4C82"/>
    <w:rsid w:val="00EB7003"/>
    <w:rsid w:val="00EC04C3"/>
    <w:rsid w:val="00EC0D67"/>
    <w:rsid w:val="00EC10E0"/>
    <w:rsid w:val="00EC2428"/>
    <w:rsid w:val="00EC4012"/>
    <w:rsid w:val="00EC4312"/>
    <w:rsid w:val="00EC564D"/>
    <w:rsid w:val="00EC63EC"/>
    <w:rsid w:val="00ED0723"/>
    <w:rsid w:val="00ED2D8C"/>
    <w:rsid w:val="00ED3515"/>
    <w:rsid w:val="00ED5043"/>
    <w:rsid w:val="00ED5C52"/>
    <w:rsid w:val="00ED5DC0"/>
    <w:rsid w:val="00ED6C90"/>
    <w:rsid w:val="00ED6CE8"/>
    <w:rsid w:val="00ED719B"/>
    <w:rsid w:val="00EE1033"/>
    <w:rsid w:val="00EE38D0"/>
    <w:rsid w:val="00EE3E71"/>
    <w:rsid w:val="00EE3F60"/>
    <w:rsid w:val="00EE5237"/>
    <w:rsid w:val="00EE554A"/>
    <w:rsid w:val="00EE5643"/>
    <w:rsid w:val="00EE7E08"/>
    <w:rsid w:val="00EF0458"/>
    <w:rsid w:val="00EF1887"/>
    <w:rsid w:val="00EF2F76"/>
    <w:rsid w:val="00EF38D5"/>
    <w:rsid w:val="00EF4C7C"/>
    <w:rsid w:val="00EF5CA3"/>
    <w:rsid w:val="00EF742B"/>
    <w:rsid w:val="00F00011"/>
    <w:rsid w:val="00F005C9"/>
    <w:rsid w:val="00F00C11"/>
    <w:rsid w:val="00F01E9F"/>
    <w:rsid w:val="00F01FDF"/>
    <w:rsid w:val="00F02D5B"/>
    <w:rsid w:val="00F0349A"/>
    <w:rsid w:val="00F051E1"/>
    <w:rsid w:val="00F07F46"/>
    <w:rsid w:val="00F10B3B"/>
    <w:rsid w:val="00F10C53"/>
    <w:rsid w:val="00F12D8E"/>
    <w:rsid w:val="00F13C34"/>
    <w:rsid w:val="00F14170"/>
    <w:rsid w:val="00F151FA"/>
    <w:rsid w:val="00F15822"/>
    <w:rsid w:val="00F16007"/>
    <w:rsid w:val="00F1773D"/>
    <w:rsid w:val="00F204E5"/>
    <w:rsid w:val="00F21793"/>
    <w:rsid w:val="00F22C06"/>
    <w:rsid w:val="00F250E0"/>
    <w:rsid w:val="00F26167"/>
    <w:rsid w:val="00F27542"/>
    <w:rsid w:val="00F31E6F"/>
    <w:rsid w:val="00F32B92"/>
    <w:rsid w:val="00F33051"/>
    <w:rsid w:val="00F33B2C"/>
    <w:rsid w:val="00F33EE1"/>
    <w:rsid w:val="00F3490F"/>
    <w:rsid w:val="00F34E8C"/>
    <w:rsid w:val="00F352A8"/>
    <w:rsid w:val="00F371D7"/>
    <w:rsid w:val="00F37340"/>
    <w:rsid w:val="00F37442"/>
    <w:rsid w:val="00F418E9"/>
    <w:rsid w:val="00F4226D"/>
    <w:rsid w:val="00F42CE2"/>
    <w:rsid w:val="00F459F0"/>
    <w:rsid w:val="00F47F24"/>
    <w:rsid w:val="00F50099"/>
    <w:rsid w:val="00F51E0B"/>
    <w:rsid w:val="00F53471"/>
    <w:rsid w:val="00F55663"/>
    <w:rsid w:val="00F5662B"/>
    <w:rsid w:val="00F5725B"/>
    <w:rsid w:val="00F6180A"/>
    <w:rsid w:val="00F64253"/>
    <w:rsid w:val="00F64BE1"/>
    <w:rsid w:val="00F64E83"/>
    <w:rsid w:val="00F65BBE"/>
    <w:rsid w:val="00F670F8"/>
    <w:rsid w:val="00F7267E"/>
    <w:rsid w:val="00F7416E"/>
    <w:rsid w:val="00F76FF6"/>
    <w:rsid w:val="00F82598"/>
    <w:rsid w:val="00F839DB"/>
    <w:rsid w:val="00F87F9A"/>
    <w:rsid w:val="00F916D7"/>
    <w:rsid w:val="00F92EB4"/>
    <w:rsid w:val="00F93811"/>
    <w:rsid w:val="00F93AB5"/>
    <w:rsid w:val="00F95ECE"/>
    <w:rsid w:val="00F96679"/>
    <w:rsid w:val="00FA0DB9"/>
    <w:rsid w:val="00FA1660"/>
    <w:rsid w:val="00FA2D64"/>
    <w:rsid w:val="00FA3C61"/>
    <w:rsid w:val="00FA3F4B"/>
    <w:rsid w:val="00FA41B1"/>
    <w:rsid w:val="00FA5640"/>
    <w:rsid w:val="00FA605D"/>
    <w:rsid w:val="00FA7350"/>
    <w:rsid w:val="00FA7DB3"/>
    <w:rsid w:val="00FB1017"/>
    <w:rsid w:val="00FB1A5E"/>
    <w:rsid w:val="00FB32A5"/>
    <w:rsid w:val="00FB39C7"/>
    <w:rsid w:val="00FB458C"/>
    <w:rsid w:val="00FB48D5"/>
    <w:rsid w:val="00FB5DCF"/>
    <w:rsid w:val="00FB742C"/>
    <w:rsid w:val="00FB7471"/>
    <w:rsid w:val="00FB751E"/>
    <w:rsid w:val="00FB76C5"/>
    <w:rsid w:val="00FC19D4"/>
    <w:rsid w:val="00FC343D"/>
    <w:rsid w:val="00FC4545"/>
    <w:rsid w:val="00FC5017"/>
    <w:rsid w:val="00FC5929"/>
    <w:rsid w:val="00FC6904"/>
    <w:rsid w:val="00FC7B74"/>
    <w:rsid w:val="00FD0A00"/>
    <w:rsid w:val="00FD238D"/>
    <w:rsid w:val="00FD3279"/>
    <w:rsid w:val="00FD35E5"/>
    <w:rsid w:val="00FD456F"/>
    <w:rsid w:val="00FD62D8"/>
    <w:rsid w:val="00FD6DFD"/>
    <w:rsid w:val="00FE098F"/>
    <w:rsid w:val="00FE106B"/>
    <w:rsid w:val="00FE18EC"/>
    <w:rsid w:val="00FE2AD2"/>
    <w:rsid w:val="00FE31F2"/>
    <w:rsid w:val="00FE54F6"/>
    <w:rsid w:val="00FE561E"/>
    <w:rsid w:val="00FE5BAC"/>
    <w:rsid w:val="00FE7509"/>
    <w:rsid w:val="00FE78A5"/>
    <w:rsid w:val="00FF01E2"/>
    <w:rsid w:val="00FF082D"/>
    <w:rsid w:val="00FF1225"/>
    <w:rsid w:val="00FF125E"/>
    <w:rsid w:val="00FF1C1D"/>
    <w:rsid w:val="00FF4CAD"/>
    <w:rsid w:val="00FF51BB"/>
    <w:rsid w:val="00FF5E63"/>
    <w:rsid w:val="00FF62F0"/>
    <w:rsid w:val="00FF6E15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221E32"/>
  <w15:chartTrackingRefBased/>
  <w15:docId w15:val="{F7C9E119-65CC-4250-AC43-6A7F0942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theme="minorBidi"/>
        <w:kern w:val="2"/>
        <w:sz w:val="23"/>
        <w:szCs w:val="22"/>
        <w:lang w:val="en-US" w:eastAsia="ko-KR" w:bidi="ar-SA"/>
      </w:rPr>
    </w:rPrDefault>
    <w:pPrDefault>
      <w:pPr>
        <w:spacing w:line="42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2FD"/>
    <w:pPr>
      <w:widowControl w:val="0"/>
      <w:wordWrap w:val="0"/>
      <w:autoSpaceDN w:val="0"/>
      <w:adjustRightInd w:val="0"/>
      <w:snapToGrid w:val="0"/>
      <w:spacing w:line="360" w:lineRule="atLeast"/>
    </w:pPr>
    <w:rPr>
      <w:sz w:val="22"/>
    </w:rPr>
  </w:style>
  <w:style w:type="paragraph" w:styleId="10">
    <w:name w:val="heading 1"/>
    <w:basedOn w:val="a"/>
    <w:next w:val="a"/>
    <w:link w:val="1Char"/>
    <w:uiPriority w:val="9"/>
    <w:qFormat/>
    <w:rsid w:val="00BD5D06"/>
    <w:pPr>
      <w:spacing w:after="360"/>
      <w:ind w:left="567" w:hanging="567"/>
      <w:jc w:val="left"/>
      <w:outlineLvl w:val="0"/>
    </w:pPr>
    <w:rPr>
      <w:rFonts w:ascii="Arial" w:eastAsia="맑은 고딕" w:hAnsi="Arial"/>
      <w:b/>
      <w:color w:val="404040"/>
      <w:sz w:val="32"/>
      <w:szCs w:val="56"/>
    </w:rPr>
  </w:style>
  <w:style w:type="paragraph" w:styleId="2">
    <w:name w:val="heading 2"/>
    <w:basedOn w:val="a"/>
    <w:next w:val="a"/>
    <w:link w:val="2Char"/>
    <w:uiPriority w:val="9"/>
    <w:unhideWhenUsed/>
    <w:qFormat/>
    <w:rsid w:val="003D351C"/>
    <w:pPr>
      <w:ind w:left="567" w:hanging="567"/>
      <w:outlineLvl w:val="1"/>
    </w:pPr>
    <w:rPr>
      <w:rFonts w:ascii="Arial" w:eastAsia="맑은 고딕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D5D06"/>
    <w:rPr>
      <w:rFonts w:ascii="Arial" w:eastAsia="맑은 고딕" w:hAnsi="Arial"/>
      <w:b/>
      <w:color w:val="404040"/>
      <w:sz w:val="32"/>
      <w:szCs w:val="56"/>
    </w:rPr>
  </w:style>
  <w:style w:type="character" w:customStyle="1" w:styleId="2Char">
    <w:name w:val="제목 2 Char"/>
    <w:basedOn w:val="a0"/>
    <w:link w:val="2"/>
    <w:uiPriority w:val="9"/>
    <w:rsid w:val="003D351C"/>
    <w:rPr>
      <w:rFonts w:ascii="Arial" w:eastAsia="맑은 고딕" w:hAnsi="Arial"/>
      <w:b/>
      <w:sz w:val="28"/>
    </w:rPr>
  </w:style>
  <w:style w:type="paragraph" w:styleId="a3">
    <w:name w:val="header"/>
    <w:basedOn w:val="a"/>
    <w:link w:val="Char"/>
    <w:uiPriority w:val="99"/>
    <w:unhideWhenUsed/>
    <w:rsid w:val="002B1371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2B1371"/>
    <w:rPr>
      <w:sz w:val="22"/>
    </w:rPr>
  </w:style>
  <w:style w:type="paragraph" w:styleId="a4">
    <w:name w:val="footer"/>
    <w:basedOn w:val="a"/>
    <w:link w:val="Char0"/>
    <w:uiPriority w:val="99"/>
    <w:unhideWhenUsed/>
    <w:rsid w:val="002B1371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2B1371"/>
    <w:rPr>
      <w:sz w:val="22"/>
    </w:rPr>
  </w:style>
  <w:style w:type="table" w:styleId="a5">
    <w:name w:val="Table Grid"/>
    <w:basedOn w:val="a1"/>
    <w:uiPriority w:val="59"/>
    <w:rsid w:val="005157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소제목"/>
    <w:basedOn w:val="a"/>
    <w:next w:val="a"/>
    <w:qFormat/>
    <w:rsid w:val="005F2799"/>
    <w:pPr>
      <w:spacing w:after="120"/>
    </w:pPr>
    <w:rPr>
      <w:rFonts w:ascii="맑은 고딕" w:eastAsia="맑은 고딕"/>
      <w:b/>
      <w:color w:val="9D0001"/>
      <w:sz w:val="24"/>
    </w:rPr>
  </w:style>
  <w:style w:type="paragraph" w:styleId="11">
    <w:name w:val="toc 1"/>
    <w:basedOn w:val="a"/>
    <w:next w:val="a"/>
    <w:autoRedefine/>
    <w:uiPriority w:val="39"/>
    <w:unhideWhenUsed/>
    <w:rsid w:val="00D81E31"/>
    <w:pPr>
      <w:tabs>
        <w:tab w:val="left" w:pos="400"/>
        <w:tab w:val="right" w:leader="dot" w:pos="13436"/>
      </w:tabs>
      <w:wordWrap/>
      <w:spacing w:before="120" w:line="360" w:lineRule="exact"/>
      <w:ind w:left="1701" w:right="1134" w:hanging="567"/>
    </w:pPr>
    <w:rPr>
      <w:b/>
      <w:color w:val="5D2A2C" w:themeColor="text2"/>
      <w:sz w:val="24"/>
    </w:rPr>
  </w:style>
  <w:style w:type="character" w:styleId="a7">
    <w:name w:val="Hyperlink"/>
    <w:basedOn w:val="a0"/>
    <w:uiPriority w:val="99"/>
    <w:unhideWhenUsed/>
    <w:rsid w:val="005F2799"/>
    <w:rPr>
      <w:color w:val="F1590E" w:themeColor="hyperlink"/>
      <w:u w:val="single"/>
    </w:rPr>
  </w:style>
  <w:style w:type="paragraph" w:styleId="a8">
    <w:name w:val="List Paragraph"/>
    <w:aliases w:val="Source,Driving Outline,설명문단CxSpLast,설명문단,번호매기기 기본,Paragraphe de liste,abc,bullet 1,List Paragraph1,Header 1,箇?条ß,箇条書"/>
    <w:basedOn w:val="a"/>
    <w:link w:val="Char1"/>
    <w:uiPriority w:val="34"/>
    <w:qFormat/>
    <w:rsid w:val="0019373B"/>
    <w:pPr>
      <w:ind w:left="851"/>
    </w:pPr>
  </w:style>
  <w:style w:type="character" w:customStyle="1" w:styleId="Char1">
    <w:name w:val="목록 단락 Char"/>
    <w:aliases w:val="Source Char,Driving Outline Char,설명문단CxSpLast Char,설명문단 Char,번호매기기 기본 Char,Paragraphe de liste Char,abc Char,bullet 1 Char,List Paragraph1 Char,Header 1 Char,箇?条ß Char,箇条書 Char"/>
    <w:link w:val="a8"/>
    <w:uiPriority w:val="34"/>
    <w:rsid w:val="00F418E9"/>
    <w:rPr>
      <w:sz w:val="22"/>
    </w:rPr>
  </w:style>
  <w:style w:type="paragraph" w:styleId="20">
    <w:name w:val="toc 2"/>
    <w:basedOn w:val="a"/>
    <w:next w:val="a"/>
    <w:autoRedefine/>
    <w:uiPriority w:val="39"/>
    <w:unhideWhenUsed/>
    <w:rsid w:val="00D14905"/>
    <w:pPr>
      <w:tabs>
        <w:tab w:val="left" w:pos="1134"/>
        <w:tab w:val="right" w:leader="dot" w:pos="13436"/>
      </w:tabs>
      <w:spacing w:before="120"/>
      <w:ind w:left="2268" w:right="1134" w:hanging="567"/>
    </w:pPr>
  </w:style>
  <w:style w:type="paragraph" w:styleId="a9">
    <w:name w:val="Balloon Text"/>
    <w:basedOn w:val="a"/>
    <w:link w:val="Char2"/>
    <w:uiPriority w:val="99"/>
    <w:semiHidden/>
    <w:unhideWhenUsed/>
    <w:rsid w:val="003427C0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3427C0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7A3C4A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7A3C4A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7A3C4A"/>
    <w:rPr>
      <w:sz w:val="22"/>
    </w:rPr>
  </w:style>
  <w:style w:type="paragraph" w:styleId="ac">
    <w:name w:val="footnote text"/>
    <w:aliases w:val="Car,ABC 각주, Char,Char"/>
    <w:basedOn w:val="a"/>
    <w:link w:val="Char4"/>
    <w:uiPriority w:val="99"/>
    <w:unhideWhenUsed/>
    <w:rsid w:val="007F4799"/>
    <w:pPr>
      <w:jc w:val="left"/>
    </w:pPr>
  </w:style>
  <w:style w:type="character" w:customStyle="1" w:styleId="Char4">
    <w:name w:val="각주 텍스트 Char"/>
    <w:aliases w:val="Car Char,ABC 각주 Char, Char Char,Char Char"/>
    <w:basedOn w:val="a0"/>
    <w:link w:val="ac"/>
    <w:uiPriority w:val="99"/>
    <w:rsid w:val="007F4799"/>
    <w:rPr>
      <w:sz w:val="22"/>
    </w:rPr>
  </w:style>
  <w:style w:type="character" w:styleId="ad">
    <w:name w:val="footnote reference"/>
    <w:basedOn w:val="a0"/>
    <w:uiPriority w:val="99"/>
    <w:semiHidden/>
    <w:unhideWhenUsed/>
    <w:rsid w:val="007F4799"/>
    <w:rPr>
      <w:vertAlign w:val="superscript"/>
    </w:rPr>
  </w:style>
  <w:style w:type="paragraph" w:styleId="ae">
    <w:name w:val="Revision"/>
    <w:hidden/>
    <w:uiPriority w:val="99"/>
    <w:semiHidden/>
    <w:rsid w:val="001B1EF6"/>
    <w:pPr>
      <w:spacing w:line="240" w:lineRule="auto"/>
      <w:jc w:val="left"/>
    </w:pPr>
    <w:rPr>
      <w:sz w:val="22"/>
    </w:rPr>
  </w:style>
  <w:style w:type="paragraph" w:styleId="af">
    <w:name w:val="annotation subject"/>
    <w:basedOn w:val="ab"/>
    <w:next w:val="ab"/>
    <w:link w:val="Char5"/>
    <w:uiPriority w:val="99"/>
    <w:semiHidden/>
    <w:unhideWhenUsed/>
    <w:rsid w:val="002732F9"/>
    <w:rPr>
      <w:b/>
      <w:bCs/>
    </w:rPr>
  </w:style>
  <w:style w:type="character" w:customStyle="1" w:styleId="Char5">
    <w:name w:val="메모 주제 Char"/>
    <w:basedOn w:val="Char3"/>
    <w:link w:val="af"/>
    <w:uiPriority w:val="99"/>
    <w:semiHidden/>
    <w:rsid w:val="002732F9"/>
    <w:rPr>
      <w:b/>
      <w:bCs/>
      <w:sz w:val="22"/>
    </w:rPr>
  </w:style>
  <w:style w:type="character" w:customStyle="1" w:styleId="DeltaViewInsertion">
    <w:name w:val="DeltaView Insertion"/>
    <w:uiPriority w:val="99"/>
    <w:rsid w:val="00F01E9F"/>
    <w:rPr>
      <w:color w:val="0000FF"/>
      <w:u w:val="double"/>
    </w:rPr>
  </w:style>
  <w:style w:type="paragraph" w:customStyle="1" w:styleId="af0">
    <w:name w:val="바탕글"/>
    <w:basedOn w:val="a"/>
    <w:rsid w:val="00F10C53"/>
    <w:pPr>
      <w:autoSpaceDE w:val="0"/>
      <w:adjustRightInd/>
      <w:spacing w:line="384" w:lineRule="auto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  <w:style w:type="paragraph" w:styleId="af1">
    <w:name w:val="Normal (Web)"/>
    <w:basedOn w:val="a"/>
    <w:uiPriority w:val="99"/>
    <w:unhideWhenUsed/>
    <w:rsid w:val="004E0541"/>
    <w:pPr>
      <w:widowControl/>
      <w:wordWrap/>
      <w:autoSpaceDN/>
      <w:adjustRightInd/>
      <w:snapToGrid/>
      <w:spacing w:line="384" w:lineRule="auto"/>
      <w:jc w:val="left"/>
    </w:pPr>
    <w:rPr>
      <w:rFonts w:ascii="굴림" w:eastAsia="굴림" w:hAnsi="굴림" w:cs="굴림"/>
      <w:kern w:val="0"/>
      <w:sz w:val="18"/>
      <w:szCs w:val="18"/>
    </w:rPr>
  </w:style>
  <w:style w:type="paragraph" w:customStyle="1" w:styleId="1">
    <w:name w:val="스타일1"/>
    <w:basedOn w:val="a"/>
    <w:link w:val="1Char0"/>
    <w:qFormat/>
    <w:rsid w:val="004E0541"/>
    <w:pPr>
      <w:numPr>
        <w:numId w:val="2"/>
      </w:numPr>
      <w:autoSpaceDE w:val="0"/>
      <w:spacing w:before="120" w:after="120" w:line="300" w:lineRule="exact"/>
      <w:ind w:right="113"/>
    </w:pPr>
    <w:rPr>
      <w:rFonts w:eastAsia="바탕" w:cs="Times New Roman"/>
      <w:kern w:val="0"/>
      <w:sz w:val="23"/>
      <w:szCs w:val="23"/>
    </w:rPr>
  </w:style>
  <w:style w:type="character" w:customStyle="1" w:styleId="1Char0">
    <w:name w:val="스타일1 Char"/>
    <w:link w:val="1"/>
    <w:rsid w:val="004E0541"/>
    <w:rPr>
      <w:rFonts w:eastAsia="바탕" w:cs="Times New Roman"/>
      <w:kern w:val="0"/>
      <w:szCs w:val="23"/>
    </w:rPr>
  </w:style>
  <w:style w:type="paragraph" w:customStyle="1" w:styleId="af2">
    <w:name w:val="국문유형"/>
    <w:basedOn w:val="a"/>
    <w:link w:val="Char6"/>
    <w:rsid w:val="00BF7F32"/>
    <w:pPr>
      <w:adjustRightInd/>
      <w:spacing w:line="460" w:lineRule="exact"/>
    </w:pPr>
    <w:rPr>
      <w:rFonts w:cs="굴림"/>
      <w:sz w:val="24"/>
      <w:szCs w:val="20"/>
    </w:rPr>
  </w:style>
  <w:style w:type="character" w:customStyle="1" w:styleId="Char6">
    <w:name w:val="국문유형 Char"/>
    <w:link w:val="af2"/>
    <w:rsid w:val="00BF7F32"/>
    <w:rPr>
      <w:rFonts w:cs="굴림"/>
      <w:sz w:val="24"/>
      <w:szCs w:val="20"/>
    </w:rPr>
  </w:style>
  <w:style w:type="character" w:customStyle="1" w:styleId="fontstyle01">
    <w:name w:val="fontstyle01"/>
    <w:basedOn w:val="a0"/>
    <w:rsid w:val="00B510AA"/>
    <w:rPr>
      <w:rFonts w:ascii="바탕" w:eastAsia="바탕" w:hAnsi="바탕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B510A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styleId="af3">
    <w:name w:val="FollowedHyperlink"/>
    <w:basedOn w:val="a0"/>
    <w:uiPriority w:val="99"/>
    <w:semiHidden/>
    <w:unhideWhenUsed/>
    <w:rsid w:val="00BF4538"/>
    <w:rPr>
      <w:color w:val="99999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63" Type="http://schemas.openxmlformats.org/officeDocument/2006/relationships/image" Target="media/image51.jpeg"/><Relationship Id="rId68" Type="http://schemas.openxmlformats.org/officeDocument/2006/relationships/image" Target="media/image56.jpeg"/><Relationship Id="rId84" Type="http://schemas.openxmlformats.org/officeDocument/2006/relationships/image" Target="media/image72.jpeg"/><Relationship Id="rId89" Type="http://schemas.openxmlformats.org/officeDocument/2006/relationships/fontTable" Target="fontTable.xml"/><Relationship Id="rId16" Type="http://schemas.openxmlformats.org/officeDocument/2006/relationships/comments" Target="comments.xml"/><Relationship Id="rId11" Type="http://schemas.openxmlformats.org/officeDocument/2006/relationships/footer" Target="footer2.xml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53" Type="http://schemas.openxmlformats.org/officeDocument/2006/relationships/image" Target="media/image41.jpeg"/><Relationship Id="rId58" Type="http://schemas.openxmlformats.org/officeDocument/2006/relationships/image" Target="media/image46.jpeg"/><Relationship Id="rId74" Type="http://schemas.openxmlformats.org/officeDocument/2006/relationships/image" Target="media/image62.jpeg"/><Relationship Id="rId79" Type="http://schemas.openxmlformats.org/officeDocument/2006/relationships/image" Target="media/image67.jpeg"/><Relationship Id="rId5" Type="http://schemas.openxmlformats.org/officeDocument/2006/relationships/webSettings" Target="webSettings.xml"/><Relationship Id="rId90" Type="http://schemas.microsoft.com/office/2011/relationships/people" Target="people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64" Type="http://schemas.openxmlformats.org/officeDocument/2006/relationships/image" Target="media/image52.jpeg"/><Relationship Id="rId69" Type="http://schemas.openxmlformats.org/officeDocument/2006/relationships/image" Target="media/image57.jpeg"/><Relationship Id="rId8" Type="http://schemas.openxmlformats.org/officeDocument/2006/relationships/header" Target="header1.xml"/><Relationship Id="rId51" Type="http://schemas.openxmlformats.org/officeDocument/2006/relationships/image" Target="media/image39.jpeg"/><Relationship Id="rId72" Type="http://schemas.openxmlformats.org/officeDocument/2006/relationships/image" Target="media/image60.jpeg"/><Relationship Id="rId80" Type="http://schemas.openxmlformats.org/officeDocument/2006/relationships/image" Target="media/image68.jpeg"/><Relationship Id="rId85" Type="http://schemas.openxmlformats.org/officeDocument/2006/relationships/image" Target="media/image73.jpeg"/><Relationship Id="rId93" Type="http://schemas.microsoft.com/office/2018/08/relationships/commentsExtensible" Target="commentsExtensible.xml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microsoft.com/office/2011/relationships/commentsExtended" Target="commentsExtended.xml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image" Target="media/image47.jpeg"/><Relationship Id="rId67" Type="http://schemas.openxmlformats.org/officeDocument/2006/relationships/image" Target="media/image55.jpeg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62" Type="http://schemas.openxmlformats.org/officeDocument/2006/relationships/image" Target="media/image50.jpeg"/><Relationship Id="rId70" Type="http://schemas.openxmlformats.org/officeDocument/2006/relationships/image" Target="media/image58.jpeg"/><Relationship Id="rId75" Type="http://schemas.openxmlformats.org/officeDocument/2006/relationships/image" Target="media/image63.jpeg"/><Relationship Id="rId83" Type="http://schemas.openxmlformats.org/officeDocument/2006/relationships/image" Target="media/image71.jpeg"/><Relationship Id="rId88" Type="http://schemas.openxmlformats.org/officeDocument/2006/relationships/header" Target="header4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10" Type="http://schemas.openxmlformats.org/officeDocument/2006/relationships/header" Target="header2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image" Target="media/image53.jpeg"/><Relationship Id="rId73" Type="http://schemas.openxmlformats.org/officeDocument/2006/relationships/image" Target="media/image61.jpeg"/><Relationship Id="rId78" Type="http://schemas.openxmlformats.org/officeDocument/2006/relationships/image" Target="media/image66.jpeg"/><Relationship Id="rId81" Type="http://schemas.openxmlformats.org/officeDocument/2006/relationships/image" Target="media/image69.jpeg"/><Relationship Id="rId86" Type="http://schemas.openxmlformats.org/officeDocument/2006/relationships/image" Target="media/image74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9" Type="http://schemas.openxmlformats.org/officeDocument/2006/relationships/image" Target="media/image27.jpeg"/><Relationship Id="rId34" Type="http://schemas.openxmlformats.org/officeDocument/2006/relationships/image" Target="media/image22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76" Type="http://schemas.openxmlformats.org/officeDocument/2006/relationships/image" Target="media/image64.jpeg"/><Relationship Id="rId7" Type="http://schemas.openxmlformats.org/officeDocument/2006/relationships/endnotes" Target="endnotes.xml"/><Relationship Id="rId71" Type="http://schemas.openxmlformats.org/officeDocument/2006/relationships/image" Target="media/image59.jpeg"/><Relationship Id="rId92" Type="http://schemas.microsoft.com/office/2016/09/relationships/commentsIds" Target="commentsIds.xml"/><Relationship Id="rId2" Type="http://schemas.openxmlformats.org/officeDocument/2006/relationships/numbering" Target="numbering.xml"/><Relationship Id="rId29" Type="http://schemas.openxmlformats.org/officeDocument/2006/relationships/image" Target="media/image17.jpeg"/><Relationship Id="rId24" Type="http://schemas.openxmlformats.org/officeDocument/2006/relationships/image" Target="media/image12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66" Type="http://schemas.openxmlformats.org/officeDocument/2006/relationships/image" Target="media/image54.jpeg"/><Relationship Id="rId87" Type="http://schemas.openxmlformats.org/officeDocument/2006/relationships/image" Target="media/image75.jpeg"/><Relationship Id="rId61" Type="http://schemas.openxmlformats.org/officeDocument/2006/relationships/image" Target="media/image49.jpeg"/><Relationship Id="rId82" Type="http://schemas.openxmlformats.org/officeDocument/2006/relationships/image" Target="media/image70.jpeg"/><Relationship Id="rId19" Type="http://schemas.openxmlformats.org/officeDocument/2006/relationships/image" Target="media/image7.jpeg"/><Relationship Id="rId14" Type="http://schemas.openxmlformats.org/officeDocument/2006/relationships/header" Target="header3.xml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56" Type="http://schemas.openxmlformats.org/officeDocument/2006/relationships/image" Target="media/image44.jpeg"/><Relationship Id="rId77" Type="http://schemas.openxmlformats.org/officeDocument/2006/relationships/image" Target="media/image6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KIM &amp; CHANG">
      <a:dk1>
        <a:srgbClr val="000000"/>
      </a:dk1>
      <a:lt1>
        <a:sysClr val="window" lastClr="FFFFFF"/>
      </a:lt1>
      <a:dk2>
        <a:srgbClr val="5D2A2C"/>
      </a:dk2>
      <a:lt2>
        <a:srgbClr val="9D0001"/>
      </a:lt2>
      <a:accent1>
        <a:srgbClr val="908D83"/>
      </a:accent1>
      <a:accent2>
        <a:srgbClr val="FF8733"/>
      </a:accent2>
      <a:accent3>
        <a:srgbClr val="6B81A1"/>
      </a:accent3>
      <a:accent4>
        <a:srgbClr val="C3A00A"/>
      </a:accent4>
      <a:accent5>
        <a:srgbClr val="3DC0BA"/>
      </a:accent5>
      <a:accent6>
        <a:srgbClr val="6F56A0"/>
      </a:accent6>
      <a:hlink>
        <a:srgbClr val="F1590E"/>
      </a:hlink>
      <a:folHlink>
        <a:srgbClr val="999999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6DAA9-C34D-4EBA-A31D-50A9B41E6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10633</Words>
  <Characters>60614</Characters>
  <Application>Microsoft Office Word</Application>
  <DocSecurity>4</DocSecurity>
  <Lines>505</Lines>
  <Paragraphs>142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K&amp;C</dc:creator>
  <cp:keywords/>
  <dc:description/>
  <cp:lastModifiedBy>jiwon.suh1</cp:lastModifiedBy>
  <cp:revision>2</cp:revision>
  <cp:lastPrinted>2023-03-13T05:59:00Z</cp:lastPrinted>
  <dcterms:created xsi:type="dcterms:W3CDTF">2023-05-25T04:39:00Z</dcterms:created>
  <dcterms:modified xsi:type="dcterms:W3CDTF">2023-05-25T04:39:00Z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B20FC5BF1C729F945A6858C28551C344</vt:lpwstr>
  </property>
</Properties>
</file>